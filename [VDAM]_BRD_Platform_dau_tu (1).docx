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B4D2" w14:textId="77777777" w:rsidR="007308AB" w:rsidRPr="0020260E" w:rsidRDefault="007308AB" w:rsidP="00D41797">
      <w:pPr>
        <w:rPr>
          <w:b/>
          <w:bCs/>
          <w:sz w:val="52"/>
          <w:szCs w:val="52"/>
        </w:rPr>
      </w:pPr>
      <w:bookmarkStart w:id="0" w:name="_Hlk164860708"/>
      <w:bookmarkEnd w:id="0"/>
    </w:p>
    <w:p w14:paraId="5891A891" w14:textId="08ABC412" w:rsidR="007308AB" w:rsidRPr="0020260E" w:rsidRDefault="007308AB" w:rsidP="00D41797">
      <w:pPr>
        <w:jc w:val="center"/>
        <w:rPr>
          <w:b/>
          <w:bCs/>
          <w:sz w:val="52"/>
          <w:szCs w:val="52"/>
        </w:rPr>
      </w:pPr>
      <w:r w:rsidRPr="0020260E">
        <w:rPr>
          <w:b/>
          <w:bCs/>
          <w:sz w:val="52"/>
          <w:szCs w:val="52"/>
        </w:rPr>
        <w:t xml:space="preserve">CÔNG TY CỔ PHẦN </w:t>
      </w:r>
      <w:r w:rsidR="005B5502">
        <w:rPr>
          <w:b/>
          <w:bCs/>
          <w:sz w:val="52"/>
          <w:szCs w:val="52"/>
        </w:rPr>
        <w:t>QUẢN LÝ QUỸ</w:t>
      </w:r>
    </w:p>
    <w:p w14:paraId="66FC9911" w14:textId="77777777" w:rsidR="007308AB" w:rsidRPr="0020260E" w:rsidRDefault="007308AB" w:rsidP="00D41797">
      <w:pPr>
        <w:jc w:val="center"/>
        <w:rPr>
          <w:sz w:val="52"/>
          <w:szCs w:val="52"/>
        </w:rPr>
      </w:pPr>
      <w:r w:rsidRPr="0020260E">
        <w:rPr>
          <w:b/>
          <w:bCs/>
          <w:sz w:val="52"/>
          <w:szCs w:val="52"/>
        </w:rPr>
        <w:t>RỒNG VIỆT</w:t>
      </w:r>
    </w:p>
    <w:p w14:paraId="03890B94" w14:textId="77777777" w:rsidR="007308AB" w:rsidRPr="0020260E" w:rsidRDefault="007308AB" w:rsidP="00D41797">
      <w:pPr>
        <w:rPr>
          <w:sz w:val="32"/>
          <w:szCs w:val="32"/>
        </w:rPr>
      </w:pPr>
    </w:p>
    <w:p w14:paraId="3B8DDD8B" w14:textId="77777777" w:rsidR="007308AB" w:rsidRPr="0020260E" w:rsidRDefault="007308AB" w:rsidP="00D41797">
      <w:pPr>
        <w:rPr>
          <w:sz w:val="32"/>
          <w:szCs w:val="32"/>
        </w:rPr>
      </w:pPr>
    </w:p>
    <w:p w14:paraId="4C7900DA" w14:textId="77777777" w:rsidR="007308AB" w:rsidRPr="0020260E" w:rsidRDefault="007308AB" w:rsidP="00D41797">
      <w:pPr>
        <w:rPr>
          <w:sz w:val="32"/>
          <w:szCs w:val="32"/>
        </w:rPr>
      </w:pPr>
    </w:p>
    <w:p w14:paraId="59227F7D" w14:textId="77777777" w:rsidR="007308AB" w:rsidRPr="0020260E" w:rsidRDefault="007308AB" w:rsidP="00D41797">
      <w:pPr>
        <w:rPr>
          <w:sz w:val="32"/>
          <w:szCs w:val="32"/>
        </w:rPr>
      </w:pPr>
    </w:p>
    <w:p w14:paraId="1B81C584" w14:textId="77777777" w:rsidR="007308AB" w:rsidRPr="0020260E" w:rsidRDefault="007308AB" w:rsidP="00D41797">
      <w:pPr>
        <w:pBdr>
          <w:bottom w:val="triple" w:sz="4" w:space="1" w:color="auto"/>
        </w:pBdr>
        <w:rPr>
          <w:b/>
          <w:bCs/>
          <w:sz w:val="28"/>
          <w:szCs w:val="28"/>
        </w:rPr>
      </w:pPr>
    </w:p>
    <w:p w14:paraId="5C830A08" w14:textId="77777777" w:rsidR="007308AB" w:rsidRPr="0020260E" w:rsidRDefault="007308AB" w:rsidP="00D41797">
      <w:pPr>
        <w:rPr>
          <w:sz w:val="32"/>
          <w:szCs w:val="32"/>
        </w:rPr>
      </w:pPr>
    </w:p>
    <w:p w14:paraId="6FC7FAB6" w14:textId="1268E7FE" w:rsidR="00933DFF" w:rsidRDefault="007308AB" w:rsidP="00D41797">
      <w:pPr>
        <w:jc w:val="center"/>
        <w:rPr>
          <w:b/>
          <w:bCs/>
          <w:sz w:val="28"/>
          <w:szCs w:val="28"/>
        </w:rPr>
      </w:pPr>
      <w:r w:rsidRPr="0020260E">
        <w:rPr>
          <w:b/>
          <w:bCs/>
          <w:sz w:val="28"/>
          <w:szCs w:val="28"/>
        </w:rPr>
        <w:t xml:space="preserve">DỰ ÁN: PLATFORM DÀNH CHO NGHIỆP VỤ </w:t>
      </w:r>
      <w:r w:rsidR="00933DFF">
        <w:rPr>
          <w:b/>
          <w:bCs/>
          <w:sz w:val="28"/>
          <w:szCs w:val="28"/>
        </w:rPr>
        <w:t>ĐẦU TƯ</w:t>
      </w:r>
    </w:p>
    <w:p w14:paraId="2A24ADC6" w14:textId="15216C5D" w:rsidR="007308AB" w:rsidRPr="0020260E" w:rsidRDefault="007308AB" w:rsidP="00D41797">
      <w:pPr>
        <w:jc w:val="center"/>
        <w:rPr>
          <w:b/>
          <w:bCs/>
          <w:sz w:val="28"/>
          <w:szCs w:val="28"/>
        </w:rPr>
      </w:pPr>
      <w:r w:rsidRPr="0020260E">
        <w:rPr>
          <w:b/>
          <w:bCs/>
          <w:sz w:val="28"/>
          <w:szCs w:val="28"/>
        </w:rPr>
        <w:t xml:space="preserve">(PLATFORM </w:t>
      </w:r>
      <w:r w:rsidR="005B5502">
        <w:rPr>
          <w:b/>
          <w:bCs/>
          <w:sz w:val="28"/>
          <w:szCs w:val="28"/>
        </w:rPr>
        <w:t>ĐẦU TƯ</w:t>
      </w:r>
      <w:r w:rsidRPr="0020260E">
        <w:rPr>
          <w:b/>
          <w:bCs/>
          <w:sz w:val="28"/>
          <w:szCs w:val="28"/>
        </w:rPr>
        <w:t>)</w:t>
      </w:r>
    </w:p>
    <w:p w14:paraId="733965CE" w14:textId="77777777" w:rsidR="007308AB" w:rsidRPr="0020260E" w:rsidRDefault="007308AB" w:rsidP="00D41797">
      <w:pPr>
        <w:jc w:val="center"/>
        <w:rPr>
          <w:b/>
          <w:bCs/>
          <w:sz w:val="28"/>
          <w:szCs w:val="28"/>
        </w:rPr>
      </w:pPr>
    </w:p>
    <w:p w14:paraId="5C2B48BD" w14:textId="77777777" w:rsidR="007308AB" w:rsidRPr="0020260E" w:rsidRDefault="007308AB" w:rsidP="00D41797">
      <w:pPr>
        <w:pBdr>
          <w:bottom w:val="triple" w:sz="4" w:space="1" w:color="auto"/>
        </w:pBdr>
        <w:jc w:val="center"/>
        <w:rPr>
          <w:b/>
          <w:bCs/>
          <w:sz w:val="28"/>
          <w:szCs w:val="28"/>
        </w:rPr>
      </w:pPr>
      <w:r w:rsidRPr="0020260E">
        <w:rPr>
          <w:b/>
          <w:bCs/>
          <w:sz w:val="28"/>
          <w:szCs w:val="28"/>
        </w:rPr>
        <w:t>TÀI LIỆU ĐẶC TẢ YÊU CẦU NGHIỆP VỤ</w:t>
      </w:r>
    </w:p>
    <w:p w14:paraId="03926344" w14:textId="77777777" w:rsidR="007308AB" w:rsidRPr="0020260E" w:rsidRDefault="007308AB" w:rsidP="00D41797">
      <w:pPr>
        <w:pBdr>
          <w:bottom w:val="triple" w:sz="4" w:space="1" w:color="auto"/>
        </w:pBdr>
        <w:jc w:val="center"/>
        <w:rPr>
          <w:b/>
          <w:bCs/>
          <w:sz w:val="28"/>
          <w:szCs w:val="28"/>
        </w:rPr>
      </w:pPr>
      <w:r w:rsidRPr="0020260E">
        <w:rPr>
          <w:b/>
          <w:bCs/>
          <w:sz w:val="28"/>
          <w:szCs w:val="28"/>
        </w:rPr>
        <w:t>(BRD - BUSINESS REQUIREMENTS DOCUMENT)</w:t>
      </w:r>
    </w:p>
    <w:p w14:paraId="21F6CAB2" w14:textId="77777777" w:rsidR="007308AB" w:rsidRPr="0020260E" w:rsidRDefault="007308AB" w:rsidP="00D41797">
      <w:pPr>
        <w:pBdr>
          <w:bottom w:val="triple" w:sz="4" w:space="1" w:color="auto"/>
        </w:pBdr>
        <w:rPr>
          <w:b/>
          <w:bCs/>
          <w:sz w:val="28"/>
          <w:szCs w:val="28"/>
        </w:rPr>
      </w:pPr>
    </w:p>
    <w:p w14:paraId="13CAE1D6" w14:textId="77777777" w:rsidR="007308AB" w:rsidRPr="0020260E" w:rsidRDefault="007308AB" w:rsidP="00D41797"/>
    <w:p w14:paraId="69469A0B" w14:textId="77777777" w:rsidR="007308AB" w:rsidRPr="0020260E" w:rsidRDefault="007308AB" w:rsidP="00D41797"/>
    <w:p w14:paraId="03326BC3" w14:textId="77777777" w:rsidR="007308AB" w:rsidRPr="0020260E" w:rsidRDefault="007308AB" w:rsidP="00D41797">
      <w:pPr>
        <w:rPr>
          <w:b/>
          <w:bCs/>
          <w:szCs w:val="24"/>
        </w:rPr>
      </w:pPr>
      <w:r w:rsidRPr="0020260E">
        <w:rPr>
          <w:b/>
          <w:bCs/>
          <w:szCs w:val="24"/>
        </w:rPr>
        <w:t>Người tham gia biên soạn tài liệu</w:t>
      </w:r>
    </w:p>
    <w:tbl>
      <w:tblPr>
        <w:tblStyle w:val="TableGrid"/>
        <w:tblW w:w="94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30"/>
        <w:gridCol w:w="2880"/>
        <w:gridCol w:w="2934"/>
        <w:gridCol w:w="2065"/>
      </w:tblGrid>
      <w:tr w:rsidR="007308AB" w:rsidRPr="0020260E" w14:paraId="270D3CFC" w14:textId="77777777" w:rsidTr="002633FD">
        <w:trPr>
          <w:trHeight w:val="368"/>
        </w:trPr>
        <w:tc>
          <w:tcPr>
            <w:tcW w:w="1530" w:type="dxa"/>
            <w:tcBorders>
              <w:top w:val="single" w:sz="4" w:space="0" w:color="auto"/>
              <w:bottom w:val="single" w:sz="4" w:space="0" w:color="000000" w:themeColor="text1"/>
            </w:tcBorders>
            <w:shd w:val="clear" w:color="auto" w:fill="D9F2D0" w:themeFill="accent6" w:themeFillTint="33"/>
            <w:vAlign w:val="center"/>
          </w:tcPr>
          <w:p w14:paraId="405CD056" w14:textId="77777777" w:rsidR="007308AB" w:rsidRPr="0020260E" w:rsidRDefault="007308AB" w:rsidP="00D41797">
            <w:pPr>
              <w:rPr>
                <w:b/>
                <w:bCs/>
                <w:szCs w:val="24"/>
              </w:rPr>
            </w:pPr>
            <w:r w:rsidRPr="0020260E">
              <w:rPr>
                <w:b/>
                <w:bCs/>
                <w:szCs w:val="24"/>
              </w:rPr>
              <w:t>Vai trò</w:t>
            </w:r>
          </w:p>
        </w:tc>
        <w:tc>
          <w:tcPr>
            <w:tcW w:w="2880" w:type="dxa"/>
            <w:tcBorders>
              <w:top w:val="single" w:sz="4" w:space="0" w:color="auto"/>
              <w:bottom w:val="single" w:sz="4" w:space="0" w:color="000000" w:themeColor="text1"/>
            </w:tcBorders>
            <w:shd w:val="clear" w:color="auto" w:fill="D9F2D0" w:themeFill="accent6" w:themeFillTint="33"/>
            <w:vAlign w:val="center"/>
          </w:tcPr>
          <w:p w14:paraId="43B14B6F" w14:textId="77777777" w:rsidR="007308AB" w:rsidRPr="0020260E" w:rsidRDefault="007308AB" w:rsidP="00D41797">
            <w:pPr>
              <w:rPr>
                <w:b/>
                <w:bCs/>
                <w:szCs w:val="24"/>
              </w:rPr>
            </w:pPr>
            <w:r w:rsidRPr="0020260E">
              <w:rPr>
                <w:b/>
                <w:bCs/>
                <w:szCs w:val="24"/>
              </w:rPr>
              <w:t>Vai trò</w:t>
            </w:r>
          </w:p>
        </w:tc>
        <w:tc>
          <w:tcPr>
            <w:tcW w:w="2934" w:type="dxa"/>
            <w:tcBorders>
              <w:top w:val="single" w:sz="4" w:space="0" w:color="auto"/>
              <w:bottom w:val="single" w:sz="4" w:space="0" w:color="000000" w:themeColor="text1"/>
            </w:tcBorders>
            <w:shd w:val="clear" w:color="auto" w:fill="D9F2D0" w:themeFill="accent6" w:themeFillTint="33"/>
            <w:vAlign w:val="center"/>
          </w:tcPr>
          <w:p w14:paraId="03A7CA27" w14:textId="77777777" w:rsidR="007308AB" w:rsidRPr="0020260E" w:rsidRDefault="007308AB" w:rsidP="00D41797">
            <w:pPr>
              <w:rPr>
                <w:b/>
                <w:bCs/>
                <w:szCs w:val="24"/>
              </w:rPr>
            </w:pPr>
            <w:r w:rsidRPr="0020260E">
              <w:rPr>
                <w:b/>
                <w:bCs/>
                <w:szCs w:val="24"/>
              </w:rPr>
              <w:t>Họ tên</w:t>
            </w:r>
          </w:p>
        </w:tc>
        <w:tc>
          <w:tcPr>
            <w:tcW w:w="2065" w:type="dxa"/>
            <w:tcBorders>
              <w:top w:val="single" w:sz="4" w:space="0" w:color="auto"/>
              <w:bottom w:val="single" w:sz="4" w:space="0" w:color="000000" w:themeColor="text1"/>
            </w:tcBorders>
            <w:shd w:val="clear" w:color="auto" w:fill="D9F2D0" w:themeFill="accent6" w:themeFillTint="33"/>
            <w:vAlign w:val="center"/>
          </w:tcPr>
          <w:p w14:paraId="5702F210" w14:textId="77777777" w:rsidR="007308AB" w:rsidRPr="0020260E" w:rsidRDefault="007308AB" w:rsidP="00D41797">
            <w:pPr>
              <w:rPr>
                <w:b/>
                <w:bCs/>
                <w:szCs w:val="24"/>
              </w:rPr>
            </w:pPr>
            <w:r w:rsidRPr="0020260E">
              <w:rPr>
                <w:b/>
                <w:bCs/>
                <w:szCs w:val="24"/>
              </w:rPr>
              <w:t>Ghi chú</w:t>
            </w:r>
          </w:p>
        </w:tc>
      </w:tr>
      <w:tr w:rsidR="007308AB" w:rsidRPr="0020260E" w14:paraId="5CB39678" w14:textId="77777777">
        <w:trPr>
          <w:trHeight w:val="449"/>
        </w:trPr>
        <w:tc>
          <w:tcPr>
            <w:tcW w:w="1530" w:type="dxa"/>
            <w:vMerge w:val="restart"/>
            <w:tcBorders>
              <w:top w:val="single" w:sz="4" w:space="0" w:color="000000" w:themeColor="text1"/>
            </w:tcBorders>
            <w:vAlign w:val="center"/>
          </w:tcPr>
          <w:p w14:paraId="41E95BF9" w14:textId="77777777" w:rsidR="007308AB" w:rsidRPr="0020260E" w:rsidRDefault="007308AB" w:rsidP="00D41797">
            <w:pPr>
              <w:rPr>
                <w:szCs w:val="24"/>
              </w:rPr>
            </w:pPr>
            <w:r w:rsidRPr="0020260E">
              <w:rPr>
                <w:szCs w:val="24"/>
              </w:rPr>
              <w:t>Biên soạn</w:t>
            </w:r>
          </w:p>
        </w:tc>
        <w:tc>
          <w:tcPr>
            <w:tcW w:w="2880" w:type="dxa"/>
            <w:tcBorders>
              <w:top w:val="single" w:sz="4" w:space="0" w:color="000000" w:themeColor="text1"/>
              <w:bottom w:val="single" w:sz="4" w:space="0" w:color="000000" w:themeColor="text1"/>
            </w:tcBorders>
            <w:vAlign w:val="center"/>
          </w:tcPr>
          <w:p w14:paraId="307A43CA" w14:textId="57B34A79" w:rsidR="007308AB" w:rsidRPr="0020260E" w:rsidRDefault="007308AB" w:rsidP="00D41797">
            <w:pPr>
              <w:rPr>
                <w:szCs w:val="24"/>
              </w:rPr>
            </w:pPr>
            <w:r w:rsidRPr="0020260E">
              <w:rPr>
                <w:szCs w:val="24"/>
              </w:rPr>
              <w:t>Trưởng bộ phận BDA CĐS</w:t>
            </w:r>
          </w:p>
        </w:tc>
        <w:tc>
          <w:tcPr>
            <w:tcW w:w="2934" w:type="dxa"/>
            <w:tcBorders>
              <w:top w:val="single" w:sz="4" w:space="0" w:color="000000" w:themeColor="text1"/>
              <w:bottom w:val="single" w:sz="4" w:space="0" w:color="000000" w:themeColor="text1"/>
            </w:tcBorders>
            <w:vAlign w:val="center"/>
          </w:tcPr>
          <w:p w14:paraId="5D87582D" w14:textId="7C37B887" w:rsidR="007308AB" w:rsidRPr="0020260E" w:rsidRDefault="007308AB" w:rsidP="00D41797">
            <w:pPr>
              <w:rPr>
                <w:szCs w:val="24"/>
              </w:rPr>
            </w:pPr>
            <w:r w:rsidRPr="0020260E">
              <w:rPr>
                <w:szCs w:val="24"/>
              </w:rPr>
              <w:t>Đỗ Thành Trung</w:t>
            </w:r>
          </w:p>
        </w:tc>
        <w:tc>
          <w:tcPr>
            <w:tcW w:w="2065" w:type="dxa"/>
            <w:tcBorders>
              <w:top w:val="single" w:sz="4" w:space="0" w:color="000000" w:themeColor="text1"/>
              <w:bottom w:val="single" w:sz="4" w:space="0" w:color="000000" w:themeColor="text1"/>
            </w:tcBorders>
            <w:vAlign w:val="center"/>
          </w:tcPr>
          <w:p w14:paraId="2C4E8E3D" w14:textId="77777777" w:rsidR="007308AB" w:rsidRPr="0020260E" w:rsidRDefault="007308AB" w:rsidP="00D41797">
            <w:pPr>
              <w:rPr>
                <w:szCs w:val="24"/>
              </w:rPr>
            </w:pPr>
          </w:p>
        </w:tc>
      </w:tr>
      <w:tr w:rsidR="00C240E4" w:rsidRPr="0020260E" w14:paraId="6EA07413" w14:textId="77777777">
        <w:trPr>
          <w:trHeight w:val="449"/>
        </w:trPr>
        <w:tc>
          <w:tcPr>
            <w:tcW w:w="1530" w:type="dxa"/>
            <w:vMerge/>
            <w:tcBorders>
              <w:bottom w:val="single" w:sz="4" w:space="0" w:color="000000" w:themeColor="text1"/>
            </w:tcBorders>
            <w:vAlign w:val="center"/>
          </w:tcPr>
          <w:p w14:paraId="6EBB7B1B" w14:textId="77777777" w:rsidR="00C240E4" w:rsidRPr="0020260E" w:rsidRDefault="00C240E4" w:rsidP="00D41797">
            <w:pPr>
              <w:rPr>
                <w:szCs w:val="24"/>
              </w:rPr>
            </w:pPr>
          </w:p>
        </w:tc>
        <w:tc>
          <w:tcPr>
            <w:tcW w:w="2880" w:type="dxa"/>
            <w:tcBorders>
              <w:top w:val="single" w:sz="4" w:space="0" w:color="000000" w:themeColor="text1"/>
              <w:bottom w:val="single" w:sz="4" w:space="0" w:color="000000" w:themeColor="text1"/>
            </w:tcBorders>
            <w:vAlign w:val="center"/>
          </w:tcPr>
          <w:p w14:paraId="296E9B05" w14:textId="3CBA329E" w:rsidR="00C240E4" w:rsidRPr="0020260E" w:rsidRDefault="009968A3" w:rsidP="00D41797">
            <w:pPr>
              <w:rPr>
                <w:szCs w:val="24"/>
              </w:rPr>
            </w:pPr>
            <w:r>
              <w:rPr>
                <w:szCs w:val="24"/>
              </w:rPr>
              <w:t>Chuyên viên phân tích đầu tư - VDAM</w:t>
            </w:r>
          </w:p>
        </w:tc>
        <w:tc>
          <w:tcPr>
            <w:tcW w:w="2934" w:type="dxa"/>
            <w:tcBorders>
              <w:top w:val="single" w:sz="4" w:space="0" w:color="000000" w:themeColor="text1"/>
              <w:bottom w:val="single" w:sz="4" w:space="0" w:color="000000" w:themeColor="text1"/>
            </w:tcBorders>
            <w:vAlign w:val="center"/>
          </w:tcPr>
          <w:p w14:paraId="133DCAFD" w14:textId="41D876E9" w:rsidR="00C240E4" w:rsidRPr="0020260E" w:rsidRDefault="009968A3" w:rsidP="00D41797">
            <w:pPr>
              <w:rPr>
                <w:szCs w:val="24"/>
              </w:rPr>
            </w:pPr>
            <w:r>
              <w:rPr>
                <w:szCs w:val="24"/>
              </w:rPr>
              <w:t>Trần Mai Quang Bảo</w:t>
            </w:r>
          </w:p>
        </w:tc>
        <w:tc>
          <w:tcPr>
            <w:tcW w:w="2065" w:type="dxa"/>
            <w:tcBorders>
              <w:top w:val="single" w:sz="4" w:space="0" w:color="000000" w:themeColor="text1"/>
              <w:bottom w:val="single" w:sz="4" w:space="0" w:color="000000" w:themeColor="text1"/>
            </w:tcBorders>
            <w:vAlign w:val="center"/>
          </w:tcPr>
          <w:p w14:paraId="44A0F9EB" w14:textId="77777777" w:rsidR="00C240E4" w:rsidRPr="0020260E" w:rsidRDefault="00C240E4" w:rsidP="00D41797">
            <w:pPr>
              <w:rPr>
                <w:szCs w:val="24"/>
              </w:rPr>
            </w:pPr>
          </w:p>
        </w:tc>
      </w:tr>
      <w:tr w:rsidR="007308AB" w:rsidRPr="0020260E" w14:paraId="5A076CB2" w14:textId="77777777">
        <w:trPr>
          <w:trHeight w:val="449"/>
        </w:trPr>
        <w:tc>
          <w:tcPr>
            <w:tcW w:w="1530" w:type="dxa"/>
            <w:vMerge w:val="restart"/>
            <w:tcBorders>
              <w:top w:val="single" w:sz="4" w:space="0" w:color="000000" w:themeColor="text1"/>
            </w:tcBorders>
            <w:vAlign w:val="center"/>
          </w:tcPr>
          <w:p w14:paraId="70A07167" w14:textId="77777777" w:rsidR="007308AB" w:rsidRPr="0020260E" w:rsidRDefault="007308AB" w:rsidP="00D41797">
            <w:pPr>
              <w:rPr>
                <w:szCs w:val="24"/>
              </w:rPr>
            </w:pPr>
            <w:r w:rsidRPr="0020260E">
              <w:rPr>
                <w:szCs w:val="24"/>
              </w:rPr>
              <w:t>Kiểm soát</w:t>
            </w:r>
          </w:p>
        </w:tc>
        <w:tc>
          <w:tcPr>
            <w:tcW w:w="2880" w:type="dxa"/>
            <w:tcBorders>
              <w:top w:val="single" w:sz="4" w:space="0" w:color="000000" w:themeColor="text1"/>
              <w:bottom w:val="single" w:sz="4" w:space="0" w:color="000000" w:themeColor="text1"/>
            </w:tcBorders>
            <w:vAlign w:val="center"/>
          </w:tcPr>
          <w:p w14:paraId="562B6744" w14:textId="585BD8D6" w:rsidR="007308AB" w:rsidRPr="0020260E" w:rsidRDefault="00F71F8D" w:rsidP="00D41797">
            <w:pPr>
              <w:rPr>
                <w:szCs w:val="24"/>
              </w:rPr>
            </w:pPr>
            <w:r>
              <w:rPr>
                <w:szCs w:val="24"/>
              </w:rPr>
              <w:t>Phó Tổng Giám Đốc - VDAM</w:t>
            </w:r>
          </w:p>
        </w:tc>
        <w:tc>
          <w:tcPr>
            <w:tcW w:w="2934" w:type="dxa"/>
            <w:tcBorders>
              <w:top w:val="single" w:sz="4" w:space="0" w:color="000000" w:themeColor="text1"/>
              <w:bottom w:val="single" w:sz="4" w:space="0" w:color="000000" w:themeColor="text1"/>
            </w:tcBorders>
            <w:vAlign w:val="center"/>
          </w:tcPr>
          <w:p w14:paraId="5A257671" w14:textId="569A782F" w:rsidR="007308AB" w:rsidRPr="0020260E" w:rsidRDefault="00F71F8D" w:rsidP="00D41797">
            <w:pPr>
              <w:rPr>
                <w:szCs w:val="24"/>
              </w:rPr>
            </w:pPr>
            <w:r>
              <w:rPr>
                <w:szCs w:val="24"/>
              </w:rPr>
              <w:t>Đặng Thị Lan Hương</w:t>
            </w:r>
          </w:p>
        </w:tc>
        <w:tc>
          <w:tcPr>
            <w:tcW w:w="2065" w:type="dxa"/>
            <w:tcBorders>
              <w:top w:val="single" w:sz="4" w:space="0" w:color="000000" w:themeColor="text1"/>
              <w:bottom w:val="single" w:sz="4" w:space="0" w:color="000000" w:themeColor="text1"/>
            </w:tcBorders>
            <w:vAlign w:val="center"/>
          </w:tcPr>
          <w:p w14:paraId="6A3DA59D" w14:textId="77777777" w:rsidR="007308AB" w:rsidRPr="0020260E" w:rsidRDefault="007308AB" w:rsidP="00D41797">
            <w:pPr>
              <w:rPr>
                <w:szCs w:val="24"/>
              </w:rPr>
            </w:pPr>
          </w:p>
        </w:tc>
      </w:tr>
      <w:tr w:rsidR="00C240E4" w:rsidRPr="0020260E" w14:paraId="15DB795E" w14:textId="77777777">
        <w:trPr>
          <w:trHeight w:val="449"/>
        </w:trPr>
        <w:tc>
          <w:tcPr>
            <w:tcW w:w="1530" w:type="dxa"/>
            <w:vMerge/>
            <w:vAlign w:val="center"/>
          </w:tcPr>
          <w:p w14:paraId="28909DB7" w14:textId="77777777" w:rsidR="00C240E4" w:rsidRPr="0020260E" w:rsidRDefault="00C240E4" w:rsidP="00D41797">
            <w:pPr>
              <w:rPr>
                <w:szCs w:val="24"/>
              </w:rPr>
            </w:pPr>
          </w:p>
        </w:tc>
        <w:tc>
          <w:tcPr>
            <w:tcW w:w="2880" w:type="dxa"/>
            <w:tcBorders>
              <w:top w:val="single" w:sz="4" w:space="0" w:color="000000" w:themeColor="text1"/>
              <w:bottom w:val="single" w:sz="4" w:space="0" w:color="000000" w:themeColor="text1"/>
            </w:tcBorders>
            <w:vAlign w:val="center"/>
          </w:tcPr>
          <w:p w14:paraId="4EFF3E03" w14:textId="11F9CECC" w:rsidR="00C240E4" w:rsidRPr="0020260E" w:rsidRDefault="00C240E4" w:rsidP="00D41797">
            <w:pPr>
              <w:rPr>
                <w:szCs w:val="24"/>
              </w:rPr>
            </w:pPr>
          </w:p>
        </w:tc>
        <w:tc>
          <w:tcPr>
            <w:tcW w:w="2934" w:type="dxa"/>
            <w:tcBorders>
              <w:top w:val="single" w:sz="4" w:space="0" w:color="000000" w:themeColor="text1"/>
              <w:bottom w:val="single" w:sz="4" w:space="0" w:color="000000" w:themeColor="text1"/>
            </w:tcBorders>
            <w:vAlign w:val="center"/>
          </w:tcPr>
          <w:p w14:paraId="30FACC56" w14:textId="6DA5F01F" w:rsidR="00C240E4" w:rsidRPr="0020260E" w:rsidRDefault="00C240E4" w:rsidP="00D41797">
            <w:pPr>
              <w:rPr>
                <w:szCs w:val="24"/>
              </w:rPr>
            </w:pPr>
          </w:p>
        </w:tc>
        <w:tc>
          <w:tcPr>
            <w:tcW w:w="2065" w:type="dxa"/>
            <w:tcBorders>
              <w:top w:val="single" w:sz="4" w:space="0" w:color="000000" w:themeColor="text1"/>
              <w:bottom w:val="single" w:sz="4" w:space="0" w:color="000000" w:themeColor="text1"/>
            </w:tcBorders>
            <w:vAlign w:val="center"/>
          </w:tcPr>
          <w:p w14:paraId="207DD184" w14:textId="77777777" w:rsidR="00C240E4" w:rsidRPr="0020260E" w:rsidRDefault="00C240E4" w:rsidP="00D41797">
            <w:pPr>
              <w:rPr>
                <w:szCs w:val="24"/>
              </w:rPr>
            </w:pPr>
          </w:p>
        </w:tc>
      </w:tr>
      <w:tr w:rsidR="00C240E4" w:rsidRPr="0020260E" w14:paraId="158625E8" w14:textId="77777777">
        <w:trPr>
          <w:trHeight w:val="449"/>
        </w:trPr>
        <w:tc>
          <w:tcPr>
            <w:tcW w:w="1530" w:type="dxa"/>
            <w:vMerge/>
            <w:tcBorders>
              <w:bottom w:val="single" w:sz="4" w:space="0" w:color="auto"/>
            </w:tcBorders>
            <w:vAlign w:val="center"/>
          </w:tcPr>
          <w:p w14:paraId="0D377BB3" w14:textId="77777777" w:rsidR="00C240E4" w:rsidRPr="0020260E" w:rsidRDefault="00C240E4" w:rsidP="00C240E4">
            <w:pPr>
              <w:rPr>
                <w:szCs w:val="24"/>
              </w:rPr>
            </w:pPr>
          </w:p>
        </w:tc>
        <w:tc>
          <w:tcPr>
            <w:tcW w:w="2880" w:type="dxa"/>
            <w:tcBorders>
              <w:top w:val="single" w:sz="4" w:space="0" w:color="000000" w:themeColor="text1"/>
              <w:bottom w:val="single" w:sz="4" w:space="0" w:color="auto"/>
            </w:tcBorders>
            <w:vAlign w:val="center"/>
          </w:tcPr>
          <w:p w14:paraId="24913DE6" w14:textId="25E9F1C8" w:rsidR="00C240E4" w:rsidRPr="0020260E" w:rsidRDefault="00C240E4" w:rsidP="00C240E4">
            <w:pPr>
              <w:rPr>
                <w:szCs w:val="24"/>
              </w:rPr>
            </w:pPr>
          </w:p>
        </w:tc>
        <w:tc>
          <w:tcPr>
            <w:tcW w:w="2934" w:type="dxa"/>
            <w:tcBorders>
              <w:top w:val="single" w:sz="4" w:space="0" w:color="000000" w:themeColor="text1"/>
              <w:bottom w:val="single" w:sz="4" w:space="0" w:color="auto"/>
            </w:tcBorders>
            <w:vAlign w:val="center"/>
          </w:tcPr>
          <w:p w14:paraId="7300590C" w14:textId="377F3390" w:rsidR="00C240E4" w:rsidRPr="0020260E" w:rsidRDefault="00C240E4" w:rsidP="00C240E4">
            <w:pPr>
              <w:rPr>
                <w:szCs w:val="24"/>
              </w:rPr>
            </w:pPr>
          </w:p>
        </w:tc>
        <w:tc>
          <w:tcPr>
            <w:tcW w:w="2065" w:type="dxa"/>
            <w:tcBorders>
              <w:top w:val="single" w:sz="4" w:space="0" w:color="000000" w:themeColor="text1"/>
              <w:bottom w:val="single" w:sz="4" w:space="0" w:color="auto"/>
            </w:tcBorders>
            <w:vAlign w:val="center"/>
          </w:tcPr>
          <w:p w14:paraId="6F651FE9" w14:textId="77777777" w:rsidR="00C240E4" w:rsidRPr="0020260E" w:rsidRDefault="00C240E4" w:rsidP="00C240E4">
            <w:pPr>
              <w:rPr>
                <w:szCs w:val="24"/>
              </w:rPr>
            </w:pPr>
          </w:p>
        </w:tc>
      </w:tr>
    </w:tbl>
    <w:p w14:paraId="69E1E1BF" w14:textId="77777777" w:rsidR="007308AB" w:rsidRPr="0020260E" w:rsidRDefault="007308AB" w:rsidP="00D41797">
      <w:pPr>
        <w:pStyle w:val="zDocRevwH1"/>
        <w:spacing w:before="120" w:after="120" w:line="360" w:lineRule="auto"/>
        <w:rPr>
          <w:sz w:val="21"/>
          <w:szCs w:val="21"/>
        </w:rPr>
      </w:pPr>
    </w:p>
    <w:p w14:paraId="199E4A9C" w14:textId="77777777" w:rsidR="007308AB" w:rsidRPr="0020260E" w:rsidRDefault="007308AB" w:rsidP="00D41797">
      <w:pPr>
        <w:pStyle w:val="zDocRevwH2"/>
        <w:spacing w:line="360" w:lineRule="auto"/>
        <w:rPr>
          <w:rFonts w:cs="Arial"/>
          <w:color w:val="000000" w:themeColor="text1"/>
          <w:sz w:val="22"/>
        </w:rPr>
      </w:pPr>
      <w:r w:rsidRPr="0020260E">
        <w:rPr>
          <w:rFonts w:cs="Arial"/>
          <w:color w:val="000000" w:themeColor="text1"/>
          <w:sz w:val="22"/>
        </w:rPr>
        <w:t>Xem xét và phê duyệt bởi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2"/>
        <w:gridCol w:w="2948"/>
        <w:gridCol w:w="2136"/>
        <w:gridCol w:w="2080"/>
        <w:gridCol w:w="1634"/>
      </w:tblGrid>
      <w:tr w:rsidR="007308AB" w:rsidRPr="0020260E" w14:paraId="65F61638" w14:textId="77777777" w:rsidTr="00C240E4">
        <w:trPr>
          <w:trHeight w:val="287"/>
        </w:trPr>
        <w:tc>
          <w:tcPr>
            <w:tcW w:w="300" w:type="pct"/>
            <w:tcBorders>
              <w:top w:val="single" w:sz="4" w:space="0" w:color="auto"/>
              <w:left w:val="nil"/>
              <w:bottom w:val="single" w:sz="4" w:space="0" w:color="auto"/>
              <w:right w:val="nil"/>
            </w:tcBorders>
            <w:shd w:val="clear" w:color="auto" w:fill="D9F2D0" w:themeFill="accent6" w:themeFillTint="33"/>
          </w:tcPr>
          <w:p w14:paraId="68A0FD90" w14:textId="77777777" w:rsidR="007308AB" w:rsidRPr="0020260E" w:rsidRDefault="007308AB" w:rsidP="00D41797">
            <w:pPr>
              <w:pStyle w:val="BodyText3"/>
              <w:rPr>
                <w:rFonts w:cs="Arial"/>
                <w:b/>
                <w:bCs/>
                <w:color w:val="000000" w:themeColor="text1"/>
                <w:sz w:val="22"/>
                <w:szCs w:val="22"/>
              </w:rPr>
            </w:pPr>
          </w:p>
        </w:tc>
        <w:tc>
          <w:tcPr>
            <w:tcW w:w="1575" w:type="pct"/>
            <w:tcBorders>
              <w:top w:val="single" w:sz="4" w:space="0" w:color="auto"/>
              <w:left w:val="nil"/>
              <w:bottom w:val="single" w:sz="4" w:space="0" w:color="auto"/>
              <w:right w:val="nil"/>
            </w:tcBorders>
            <w:shd w:val="clear" w:color="auto" w:fill="D9F2D0" w:themeFill="accent6" w:themeFillTint="33"/>
            <w:vAlign w:val="center"/>
          </w:tcPr>
          <w:p w14:paraId="032C74AD"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Cấp phê duyệt</w:t>
            </w:r>
          </w:p>
        </w:tc>
        <w:tc>
          <w:tcPr>
            <w:tcW w:w="1141" w:type="pct"/>
            <w:tcBorders>
              <w:top w:val="single" w:sz="4" w:space="0" w:color="auto"/>
              <w:left w:val="nil"/>
              <w:bottom w:val="single" w:sz="4" w:space="0" w:color="auto"/>
              <w:right w:val="nil"/>
            </w:tcBorders>
            <w:shd w:val="clear" w:color="auto" w:fill="D9F2D0" w:themeFill="accent6" w:themeFillTint="33"/>
            <w:vAlign w:val="center"/>
          </w:tcPr>
          <w:p w14:paraId="5B84D1E2"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Người phê duyệt</w:t>
            </w:r>
          </w:p>
        </w:tc>
        <w:tc>
          <w:tcPr>
            <w:tcW w:w="1111" w:type="pct"/>
            <w:tcBorders>
              <w:top w:val="single" w:sz="4" w:space="0" w:color="auto"/>
              <w:left w:val="nil"/>
              <w:bottom w:val="single" w:sz="4" w:space="0" w:color="auto"/>
              <w:right w:val="nil"/>
            </w:tcBorders>
            <w:shd w:val="clear" w:color="auto" w:fill="D9F2D0" w:themeFill="accent6" w:themeFillTint="33"/>
            <w:vAlign w:val="center"/>
          </w:tcPr>
          <w:p w14:paraId="1174BE6C"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Chữ ký</w:t>
            </w:r>
          </w:p>
        </w:tc>
        <w:tc>
          <w:tcPr>
            <w:tcW w:w="873" w:type="pct"/>
            <w:tcBorders>
              <w:top w:val="single" w:sz="4" w:space="0" w:color="auto"/>
              <w:left w:val="nil"/>
              <w:bottom w:val="single" w:sz="4" w:space="0" w:color="auto"/>
              <w:right w:val="nil"/>
            </w:tcBorders>
            <w:shd w:val="clear" w:color="auto" w:fill="D9F2D0" w:themeFill="accent6" w:themeFillTint="33"/>
            <w:vAlign w:val="center"/>
          </w:tcPr>
          <w:p w14:paraId="46B9EE41"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Ngày</w:t>
            </w:r>
          </w:p>
        </w:tc>
      </w:tr>
      <w:tr w:rsidR="007308AB" w:rsidRPr="0020260E" w14:paraId="39886AA5" w14:textId="77777777" w:rsidTr="00C240E4">
        <w:trPr>
          <w:cantSplit/>
          <w:trHeight w:val="413"/>
        </w:trPr>
        <w:tc>
          <w:tcPr>
            <w:tcW w:w="300" w:type="pct"/>
            <w:tcBorders>
              <w:top w:val="single" w:sz="4" w:space="0" w:color="auto"/>
              <w:left w:val="nil"/>
              <w:bottom w:val="single" w:sz="4" w:space="0" w:color="999999"/>
              <w:right w:val="nil"/>
            </w:tcBorders>
          </w:tcPr>
          <w:p w14:paraId="2CBF3DAF" w14:textId="77777777" w:rsidR="007308AB" w:rsidRPr="0020260E" w:rsidRDefault="007308AB" w:rsidP="00D41797">
            <w:pPr>
              <w:pStyle w:val="BodyText3"/>
              <w:numPr>
                <w:ilvl w:val="0"/>
                <w:numId w:val="3"/>
              </w:numPr>
              <w:spacing w:before="120"/>
              <w:jc w:val="center"/>
              <w:rPr>
                <w:rFonts w:cs="Arial"/>
                <w:sz w:val="22"/>
                <w:szCs w:val="22"/>
              </w:rPr>
            </w:pPr>
          </w:p>
        </w:tc>
        <w:tc>
          <w:tcPr>
            <w:tcW w:w="1575" w:type="pct"/>
            <w:tcBorders>
              <w:top w:val="single" w:sz="4" w:space="0" w:color="auto"/>
              <w:left w:val="nil"/>
              <w:bottom w:val="single" w:sz="4" w:space="0" w:color="999999"/>
              <w:right w:val="nil"/>
            </w:tcBorders>
            <w:vAlign w:val="center"/>
          </w:tcPr>
          <w:p w14:paraId="3FAE2629" w14:textId="4A1EA8B5" w:rsidR="007308AB" w:rsidRPr="009968A3" w:rsidRDefault="009968A3" w:rsidP="009968A3">
            <w:pPr>
              <w:rPr>
                <w:kern w:val="0"/>
                <w:szCs w:val="24"/>
                <w14:ligatures w14:val="none"/>
              </w:rPr>
            </w:pPr>
            <w:r w:rsidRPr="009968A3">
              <w:rPr>
                <w:kern w:val="0"/>
                <w:szCs w:val="24"/>
                <w14:ligatures w14:val="none"/>
              </w:rPr>
              <w:t>Phó Tổng Giám Đốc - VDAM</w:t>
            </w:r>
          </w:p>
        </w:tc>
        <w:tc>
          <w:tcPr>
            <w:tcW w:w="1141" w:type="pct"/>
            <w:tcBorders>
              <w:top w:val="single" w:sz="4" w:space="0" w:color="auto"/>
              <w:left w:val="nil"/>
              <w:bottom w:val="single" w:sz="4" w:space="0" w:color="999999"/>
              <w:right w:val="nil"/>
            </w:tcBorders>
            <w:vAlign w:val="center"/>
          </w:tcPr>
          <w:p w14:paraId="16FAC698" w14:textId="153AFF0C" w:rsidR="007308AB" w:rsidRPr="009968A3" w:rsidRDefault="009968A3" w:rsidP="009968A3">
            <w:pPr>
              <w:rPr>
                <w:kern w:val="0"/>
                <w:szCs w:val="24"/>
                <w14:ligatures w14:val="none"/>
              </w:rPr>
            </w:pPr>
            <w:r w:rsidRPr="009968A3">
              <w:rPr>
                <w:kern w:val="0"/>
                <w:szCs w:val="24"/>
                <w14:ligatures w14:val="none"/>
              </w:rPr>
              <w:t>Đặng Thị Lan Hương</w:t>
            </w:r>
          </w:p>
        </w:tc>
        <w:tc>
          <w:tcPr>
            <w:tcW w:w="1111" w:type="pct"/>
            <w:tcBorders>
              <w:top w:val="single" w:sz="4" w:space="0" w:color="auto"/>
              <w:left w:val="nil"/>
              <w:bottom w:val="single" w:sz="4" w:space="0" w:color="999999"/>
              <w:right w:val="nil"/>
            </w:tcBorders>
          </w:tcPr>
          <w:p w14:paraId="2DA16493" w14:textId="77777777" w:rsidR="007308AB" w:rsidRPr="009968A3" w:rsidRDefault="007308AB" w:rsidP="009968A3">
            <w:pPr>
              <w:rPr>
                <w:kern w:val="0"/>
                <w:szCs w:val="24"/>
                <w14:ligatures w14:val="none"/>
              </w:rPr>
            </w:pPr>
          </w:p>
        </w:tc>
        <w:tc>
          <w:tcPr>
            <w:tcW w:w="873" w:type="pct"/>
            <w:tcBorders>
              <w:top w:val="single" w:sz="4" w:space="0" w:color="auto"/>
              <w:left w:val="nil"/>
              <w:bottom w:val="single" w:sz="4" w:space="0" w:color="999999"/>
              <w:right w:val="nil"/>
            </w:tcBorders>
          </w:tcPr>
          <w:p w14:paraId="239C2D73" w14:textId="77777777" w:rsidR="007308AB" w:rsidRPr="0020260E" w:rsidRDefault="007308AB" w:rsidP="00D41797">
            <w:pPr>
              <w:pStyle w:val="BodyText3"/>
              <w:spacing w:before="120"/>
              <w:rPr>
                <w:rFonts w:cs="Arial"/>
                <w:sz w:val="22"/>
                <w:szCs w:val="22"/>
              </w:rPr>
            </w:pPr>
          </w:p>
        </w:tc>
      </w:tr>
      <w:tr w:rsidR="007308AB" w:rsidRPr="0020260E" w14:paraId="08D62D3C" w14:textId="77777777" w:rsidTr="00C240E4">
        <w:trPr>
          <w:cantSplit/>
          <w:trHeight w:val="395"/>
        </w:trPr>
        <w:tc>
          <w:tcPr>
            <w:tcW w:w="300" w:type="pct"/>
            <w:tcBorders>
              <w:top w:val="single" w:sz="4" w:space="0" w:color="999999"/>
              <w:left w:val="nil"/>
              <w:bottom w:val="single" w:sz="4" w:space="0" w:color="999999"/>
              <w:right w:val="nil"/>
            </w:tcBorders>
          </w:tcPr>
          <w:p w14:paraId="41701BED" w14:textId="77777777" w:rsidR="007308AB" w:rsidRPr="0020260E" w:rsidRDefault="007308AB" w:rsidP="00D41797">
            <w:pPr>
              <w:pStyle w:val="BodyText3"/>
              <w:numPr>
                <w:ilvl w:val="0"/>
                <w:numId w:val="3"/>
              </w:numPr>
              <w:spacing w:before="120"/>
              <w:rPr>
                <w:rFonts w:cs="Arial"/>
                <w:sz w:val="22"/>
                <w:szCs w:val="22"/>
              </w:rPr>
            </w:pPr>
          </w:p>
        </w:tc>
        <w:tc>
          <w:tcPr>
            <w:tcW w:w="1575" w:type="pct"/>
            <w:tcBorders>
              <w:top w:val="single" w:sz="4" w:space="0" w:color="999999"/>
              <w:left w:val="nil"/>
              <w:bottom w:val="single" w:sz="4" w:space="0" w:color="999999"/>
              <w:right w:val="nil"/>
            </w:tcBorders>
            <w:vAlign w:val="center"/>
          </w:tcPr>
          <w:p w14:paraId="04EC20BA" w14:textId="5A36DF6D" w:rsidR="007308AB" w:rsidRPr="0020260E" w:rsidRDefault="007308AB" w:rsidP="00D41797">
            <w:pPr>
              <w:pStyle w:val="BodyText3"/>
              <w:spacing w:before="120"/>
              <w:rPr>
                <w:rFonts w:cs="Arial"/>
                <w:sz w:val="22"/>
                <w:szCs w:val="22"/>
              </w:rPr>
            </w:pPr>
          </w:p>
        </w:tc>
        <w:tc>
          <w:tcPr>
            <w:tcW w:w="1141" w:type="pct"/>
            <w:tcBorders>
              <w:top w:val="single" w:sz="4" w:space="0" w:color="999999"/>
              <w:left w:val="nil"/>
              <w:bottom w:val="single" w:sz="4" w:space="0" w:color="999999"/>
              <w:right w:val="nil"/>
            </w:tcBorders>
            <w:vAlign w:val="center"/>
          </w:tcPr>
          <w:p w14:paraId="71B039F0" w14:textId="0696974B" w:rsidR="007308AB" w:rsidRPr="0020260E" w:rsidRDefault="007308AB" w:rsidP="00D41797">
            <w:pPr>
              <w:pStyle w:val="BodyText3"/>
              <w:spacing w:before="120"/>
              <w:rPr>
                <w:rFonts w:cs="Arial"/>
                <w:sz w:val="22"/>
                <w:szCs w:val="22"/>
              </w:rPr>
            </w:pPr>
          </w:p>
        </w:tc>
        <w:tc>
          <w:tcPr>
            <w:tcW w:w="1111" w:type="pct"/>
            <w:tcBorders>
              <w:top w:val="single" w:sz="4" w:space="0" w:color="999999"/>
              <w:left w:val="nil"/>
              <w:bottom w:val="single" w:sz="4" w:space="0" w:color="999999"/>
              <w:right w:val="nil"/>
            </w:tcBorders>
          </w:tcPr>
          <w:p w14:paraId="10AB9923" w14:textId="77777777" w:rsidR="007308AB" w:rsidRPr="0020260E" w:rsidRDefault="007308AB" w:rsidP="00D41797">
            <w:pPr>
              <w:pStyle w:val="BodyText3"/>
              <w:spacing w:before="120"/>
              <w:rPr>
                <w:rFonts w:cs="Arial"/>
                <w:sz w:val="22"/>
                <w:szCs w:val="22"/>
              </w:rPr>
            </w:pPr>
          </w:p>
        </w:tc>
        <w:tc>
          <w:tcPr>
            <w:tcW w:w="873" w:type="pct"/>
            <w:tcBorders>
              <w:top w:val="single" w:sz="4" w:space="0" w:color="999999"/>
              <w:left w:val="nil"/>
              <w:bottom w:val="single" w:sz="4" w:space="0" w:color="999999"/>
              <w:right w:val="nil"/>
            </w:tcBorders>
          </w:tcPr>
          <w:p w14:paraId="221E8B64" w14:textId="77777777" w:rsidR="007308AB" w:rsidRPr="0020260E" w:rsidRDefault="007308AB" w:rsidP="00D41797">
            <w:pPr>
              <w:pStyle w:val="BodyText3"/>
              <w:spacing w:before="120"/>
              <w:rPr>
                <w:rFonts w:cs="Arial"/>
                <w:sz w:val="22"/>
                <w:szCs w:val="22"/>
              </w:rPr>
            </w:pPr>
          </w:p>
        </w:tc>
      </w:tr>
      <w:tr w:rsidR="007308AB" w:rsidRPr="0020260E" w14:paraId="6F17371E" w14:textId="77777777" w:rsidTr="00C240E4">
        <w:trPr>
          <w:cantSplit/>
          <w:trHeight w:val="557"/>
        </w:trPr>
        <w:tc>
          <w:tcPr>
            <w:tcW w:w="300" w:type="pct"/>
            <w:tcBorders>
              <w:top w:val="single" w:sz="4" w:space="0" w:color="999999"/>
              <w:left w:val="nil"/>
              <w:bottom w:val="single" w:sz="4" w:space="0" w:color="999999"/>
              <w:right w:val="nil"/>
            </w:tcBorders>
          </w:tcPr>
          <w:p w14:paraId="1B92093A" w14:textId="77777777" w:rsidR="007308AB" w:rsidRPr="0020260E" w:rsidRDefault="007308AB" w:rsidP="00D41797">
            <w:pPr>
              <w:pStyle w:val="BodyText3"/>
              <w:numPr>
                <w:ilvl w:val="0"/>
                <w:numId w:val="3"/>
              </w:numPr>
              <w:spacing w:before="120"/>
              <w:rPr>
                <w:rFonts w:cs="Arial"/>
                <w:sz w:val="22"/>
                <w:szCs w:val="22"/>
              </w:rPr>
            </w:pPr>
          </w:p>
        </w:tc>
        <w:tc>
          <w:tcPr>
            <w:tcW w:w="1575" w:type="pct"/>
            <w:tcBorders>
              <w:top w:val="single" w:sz="4" w:space="0" w:color="999999"/>
              <w:left w:val="nil"/>
              <w:bottom w:val="single" w:sz="4" w:space="0" w:color="999999"/>
              <w:right w:val="nil"/>
            </w:tcBorders>
            <w:vAlign w:val="center"/>
          </w:tcPr>
          <w:p w14:paraId="4C78B2E9" w14:textId="059FDF60" w:rsidR="007308AB" w:rsidRPr="0020260E" w:rsidRDefault="007308AB" w:rsidP="00D41797">
            <w:pPr>
              <w:pStyle w:val="BodyText3"/>
              <w:spacing w:before="120"/>
              <w:rPr>
                <w:rFonts w:cs="Arial"/>
                <w:sz w:val="22"/>
                <w:szCs w:val="22"/>
              </w:rPr>
            </w:pPr>
          </w:p>
        </w:tc>
        <w:tc>
          <w:tcPr>
            <w:tcW w:w="1141" w:type="pct"/>
            <w:tcBorders>
              <w:top w:val="single" w:sz="4" w:space="0" w:color="999999"/>
              <w:left w:val="nil"/>
              <w:bottom w:val="single" w:sz="4" w:space="0" w:color="999999"/>
              <w:right w:val="nil"/>
            </w:tcBorders>
            <w:vAlign w:val="center"/>
          </w:tcPr>
          <w:p w14:paraId="4D74815D" w14:textId="062647DF" w:rsidR="007308AB" w:rsidRPr="0020260E" w:rsidRDefault="007308AB" w:rsidP="00D41797">
            <w:pPr>
              <w:pStyle w:val="BodyText3"/>
              <w:spacing w:before="120"/>
              <w:rPr>
                <w:rFonts w:cs="Arial"/>
                <w:sz w:val="22"/>
                <w:szCs w:val="22"/>
              </w:rPr>
            </w:pPr>
          </w:p>
        </w:tc>
        <w:tc>
          <w:tcPr>
            <w:tcW w:w="1111" w:type="pct"/>
            <w:tcBorders>
              <w:top w:val="single" w:sz="4" w:space="0" w:color="999999"/>
              <w:left w:val="nil"/>
              <w:bottom w:val="single" w:sz="4" w:space="0" w:color="999999"/>
              <w:right w:val="nil"/>
            </w:tcBorders>
          </w:tcPr>
          <w:p w14:paraId="0993BC22" w14:textId="77777777" w:rsidR="007308AB" w:rsidRPr="0020260E" w:rsidRDefault="007308AB" w:rsidP="00D41797">
            <w:pPr>
              <w:pStyle w:val="BodyText3"/>
              <w:spacing w:before="120"/>
              <w:rPr>
                <w:rFonts w:cs="Arial"/>
                <w:sz w:val="22"/>
                <w:szCs w:val="22"/>
              </w:rPr>
            </w:pPr>
          </w:p>
        </w:tc>
        <w:tc>
          <w:tcPr>
            <w:tcW w:w="873" w:type="pct"/>
            <w:tcBorders>
              <w:top w:val="single" w:sz="4" w:space="0" w:color="999999"/>
              <w:left w:val="nil"/>
              <w:bottom w:val="single" w:sz="4" w:space="0" w:color="999999"/>
              <w:right w:val="nil"/>
            </w:tcBorders>
          </w:tcPr>
          <w:p w14:paraId="03A514AF" w14:textId="77777777" w:rsidR="007308AB" w:rsidRPr="0020260E" w:rsidRDefault="007308AB" w:rsidP="00D41797">
            <w:pPr>
              <w:pStyle w:val="BodyText3"/>
              <w:spacing w:before="120"/>
              <w:rPr>
                <w:rFonts w:cs="Arial"/>
                <w:sz w:val="22"/>
                <w:szCs w:val="22"/>
              </w:rPr>
            </w:pPr>
          </w:p>
        </w:tc>
      </w:tr>
      <w:tr w:rsidR="007308AB" w:rsidRPr="0020260E" w14:paraId="0970DA2E" w14:textId="77777777" w:rsidTr="00C240E4">
        <w:trPr>
          <w:cantSplit/>
          <w:trHeight w:val="359"/>
        </w:trPr>
        <w:tc>
          <w:tcPr>
            <w:tcW w:w="300" w:type="pct"/>
            <w:tcBorders>
              <w:top w:val="single" w:sz="4" w:space="0" w:color="999999"/>
              <w:left w:val="nil"/>
              <w:bottom w:val="single" w:sz="4" w:space="0" w:color="999999"/>
              <w:right w:val="nil"/>
            </w:tcBorders>
          </w:tcPr>
          <w:p w14:paraId="68AA66EB" w14:textId="77777777" w:rsidR="007308AB" w:rsidRPr="0020260E" w:rsidRDefault="007308AB" w:rsidP="00D41797">
            <w:pPr>
              <w:pStyle w:val="BodyText3"/>
              <w:numPr>
                <w:ilvl w:val="0"/>
                <w:numId w:val="3"/>
              </w:numPr>
              <w:spacing w:before="120"/>
              <w:rPr>
                <w:rFonts w:cs="Arial"/>
                <w:sz w:val="22"/>
                <w:szCs w:val="22"/>
              </w:rPr>
            </w:pPr>
          </w:p>
        </w:tc>
        <w:tc>
          <w:tcPr>
            <w:tcW w:w="1575" w:type="pct"/>
            <w:tcBorders>
              <w:top w:val="single" w:sz="4" w:space="0" w:color="999999"/>
              <w:left w:val="nil"/>
              <w:bottom w:val="single" w:sz="4" w:space="0" w:color="999999"/>
              <w:right w:val="nil"/>
            </w:tcBorders>
            <w:vAlign w:val="center"/>
          </w:tcPr>
          <w:p w14:paraId="6C3B2A4C" w14:textId="4DE551C7" w:rsidR="007308AB" w:rsidRPr="0020260E" w:rsidRDefault="007308AB" w:rsidP="00D41797">
            <w:pPr>
              <w:pStyle w:val="BodyText3"/>
              <w:spacing w:before="120"/>
              <w:rPr>
                <w:rFonts w:cs="Arial"/>
                <w:sz w:val="22"/>
                <w:szCs w:val="22"/>
              </w:rPr>
            </w:pPr>
          </w:p>
        </w:tc>
        <w:tc>
          <w:tcPr>
            <w:tcW w:w="1141" w:type="pct"/>
            <w:tcBorders>
              <w:top w:val="single" w:sz="4" w:space="0" w:color="999999"/>
              <w:left w:val="nil"/>
              <w:bottom w:val="single" w:sz="4" w:space="0" w:color="999999"/>
              <w:right w:val="nil"/>
            </w:tcBorders>
            <w:vAlign w:val="center"/>
          </w:tcPr>
          <w:p w14:paraId="34D29926" w14:textId="6149238A" w:rsidR="007308AB" w:rsidRPr="0020260E" w:rsidRDefault="007308AB" w:rsidP="00D41797">
            <w:pPr>
              <w:pStyle w:val="BodyText3"/>
              <w:spacing w:before="120"/>
              <w:rPr>
                <w:rFonts w:cs="Arial"/>
                <w:sz w:val="22"/>
                <w:szCs w:val="22"/>
              </w:rPr>
            </w:pPr>
          </w:p>
        </w:tc>
        <w:tc>
          <w:tcPr>
            <w:tcW w:w="1111" w:type="pct"/>
            <w:tcBorders>
              <w:top w:val="single" w:sz="4" w:space="0" w:color="999999"/>
              <w:left w:val="nil"/>
              <w:bottom w:val="single" w:sz="4" w:space="0" w:color="999999"/>
              <w:right w:val="nil"/>
            </w:tcBorders>
          </w:tcPr>
          <w:p w14:paraId="0E4A243E" w14:textId="77777777" w:rsidR="007308AB" w:rsidRPr="0020260E" w:rsidRDefault="007308AB" w:rsidP="00D41797">
            <w:pPr>
              <w:pStyle w:val="BodyText3"/>
              <w:spacing w:before="120"/>
              <w:rPr>
                <w:rFonts w:cs="Arial"/>
                <w:sz w:val="22"/>
                <w:szCs w:val="22"/>
              </w:rPr>
            </w:pPr>
          </w:p>
        </w:tc>
        <w:tc>
          <w:tcPr>
            <w:tcW w:w="873" w:type="pct"/>
            <w:tcBorders>
              <w:top w:val="single" w:sz="4" w:space="0" w:color="999999"/>
              <w:left w:val="nil"/>
              <w:bottom w:val="single" w:sz="4" w:space="0" w:color="999999"/>
              <w:right w:val="nil"/>
            </w:tcBorders>
          </w:tcPr>
          <w:p w14:paraId="4D5D2568" w14:textId="77777777" w:rsidR="007308AB" w:rsidRPr="0020260E" w:rsidRDefault="007308AB" w:rsidP="00D41797">
            <w:pPr>
              <w:pStyle w:val="BodyText3"/>
              <w:spacing w:before="120"/>
              <w:rPr>
                <w:rFonts w:cs="Arial"/>
                <w:sz w:val="22"/>
                <w:szCs w:val="22"/>
              </w:rPr>
            </w:pPr>
          </w:p>
        </w:tc>
      </w:tr>
    </w:tbl>
    <w:p w14:paraId="496ED08E" w14:textId="77777777" w:rsidR="007308AB" w:rsidRPr="0020260E" w:rsidRDefault="007308AB" w:rsidP="00D41797">
      <w:pPr>
        <w:rPr>
          <w:b/>
          <w:color w:val="00338D"/>
          <w:sz w:val="32"/>
        </w:rPr>
      </w:pPr>
    </w:p>
    <w:p w14:paraId="3B43BA1E" w14:textId="77777777" w:rsidR="007308AB" w:rsidRPr="0020260E" w:rsidRDefault="007308AB" w:rsidP="00D41797">
      <w:pPr>
        <w:pStyle w:val="zDocRevwH2"/>
        <w:spacing w:before="120" w:after="120" w:line="360" w:lineRule="auto"/>
        <w:rPr>
          <w:rFonts w:cs="Arial"/>
          <w:color w:val="000000" w:themeColor="text1"/>
          <w:sz w:val="22"/>
        </w:rPr>
      </w:pPr>
      <w:r w:rsidRPr="0020260E">
        <w:rPr>
          <w:rFonts w:cs="Arial"/>
          <w:color w:val="000000" w:themeColor="text1"/>
          <w:sz w:val="22"/>
        </w:rPr>
        <w:t xml:space="preserve">Lịch sử chỉnh sửa </w:t>
      </w:r>
    </w:p>
    <w:tbl>
      <w:tblPr>
        <w:tblW w:w="50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1"/>
        <w:gridCol w:w="2821"/>
        <w:gridCol w:w="1914"/>
        <w:gridCol w:w="3379"/>
      </w:tblGrid>
      <w:tr w:rsidR="007308AB" w:rsidRPr="0020260E" w14:paraId="04BF9411" w14:textId="77777777" w:rsidTr="002633FD">
        <w:trPr>
          <w:trHeight w:val="557"/>
          <w:jc w:val="center"/>
        </w:trPr>
        <w:tc>
          <w:tcPr>
            <w:tcW w:w="1411" w:type="dxa"/>
            <w:tcBorders>
              <w:top w:val="single" w:sz="4" w:space="0" w:color="auto"/>
              <w:left w:val="nil"/>
              <w:bottom w:val="single" w:sz="4" w:space="0" w:color="auto"/>
              <w:right w:val="nil"/>
            </w:tcBorders>
            <w:shd w:val="clear" w:color="auto" w:fill="D9F2D0" w:themeFill="accent6" w:themeFillTint="33"/>
            <w:vAlign w:val="center"/>
          </w:tcPr>
          <w:p w14:paraId="3047E545"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Phiên bản</w:t>
            </w:r>
          </w:p>
        </w:tc>
        <w:tc>
          <w:tcPr>
            <w:tcW w:w="2821" w:type="dxa"/>
            <w:tcBorders>
              <w:top w:val="single" w:sz="4" w:space="0" w:color="auto"/>
              <w:left w:val="nil"/>
              <w:bottom w:val="single" w:sz="4" w:space="0" w:color="auto"/>
              <w:right w:val="nil"/>
            </w:tcBorders>
            <w:shd w:val="clear" w:color="auto" w:fill="D9F2D0" w:themeFill="accent6" w:themeFillTint="33"/>
            <w:vAlign w:val="center"/>
          </w:tcPr>
          <w:p w14:paraId="51334FC6"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Biên soạn</w:t>
            </w:r>
          </w:p>
        </w:tc>
        <w:tc>
          <w:tcPr>
            <w:tcW w:w="1914" w:type="dxa"/>
            <w:tcBorders>
              <w:top w:val="single" w:sz="4" w:space="0" w:color="auto"/>
              <w:left w:val="nil"/>
              <w:bottom w:val="single" w:sz="4" w:space="0" w:color="auto"/>
              <w:right w:val="nil"/>
            </w:tcBorders>
            <w:shd w:val="clear" w:color="auto" w:fill="D9F2D0" w:themeFill="accent6" w:themeFillTint="33"/>
            <w:vAlign w:val="center"/>
          </w:tcPr>
          <w:p w14:paraId="38883240"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Ngày</w:t>
            </w:r>
          </w:p>
        </w:tc>
        <w:tc>
          <w:tcPr>
            <w:tcW w:w="3379" w:type="dxa"/>
            <w:tcBorders>
              <w:top w:val="single" w:sz="4" w:space="0" w:color="auto"/>
              <w:left w:val="nil"/>
              <w:bottom w:val="single" w:sz="4" w:space="0" w:color="auto"/>
              <w:right w:val="nil"/>
            </w:tcBorders>
            <w:shd w:val="clear" w:color="auto" w:fill="D9F2D0" w:themeFill="accent6" w:themeFillTint="33"/>
            <w:vAlign w:val="center"/>
          </w:tcPr>
          <w:p w14:paraId="5BFC9A7D" w14:textId="77777777" w:rsidR="007308AB" w:rsidRPr="0020260E" w:rsidRDefault="007308AB" w:rsidP="00D41797">
            <w:pPr>
              <w:pStyle w:val="BodyText3"/>
              <w:rPr>
                <w:rFonts w:cs="Arial"/>
                <w:b/>
                <w:bCs/>
                <w:color w:val="000000" w:themeColor="text1"/>
                <w:sz w:val="22"/>
                <w:szCs w:val="22"/>
              </w:rPr>
            </w:pPr>
            <w:r w:rsidRPr="0020260E">
              <w:rPr>
                <w:rFonts w:cs="Arial"/>
                <w:b/>
                <w:bCs/>
                <w:color w:val="000000" w:themeColor="text1"/>
                <w:sz w:val="22"/>
                <w:szCs w:val="22"/>
              </w:rPr>
              <w:t>Nội dung chỉnh sửa</w:t>
            </w:r>
          </w:p>
        </w:tc>
      </w:tr>
      <w:tr w:rsidR="007308AB" w:rsidRPr="0020260E" w14:paraId="73CDDC41" w14:textId="77777777" w:rsidTr="002421EF">
        <w:trPr>
          <w:trHeight w:val="383"/>
          <w:jc w:val="center"/>
        </w:trPr>
        <w:tc>
          <w:tcPr>
            <w:tcW w:w="1411" w:type="dxa"/>
            <w:tcBorders>
              <w:top w:val="single" w:sz="4" w:space="0" w:color="auto"/>
              <w:left w:val="nil"/>
              <w:bottom w:val="single" w:sz="4" w:space="0" w:color="999999"/>
              <w:right w:val="nil"/>
            </w:tcBorders>
            <w:vAlign w:val="center"/>
          </w:tcPr>
          <w:p w14:paraId="449FFDCF" w14:textId="77777777" w:rsidR="007308AB" w:rsidRPr="0020260E" w:rsidRDefault="007308AB" w:rsidP="00D41797">
            <w:pPr>
              <w:pStyle w:val="BodyText3"/>
              <w:rPr>
                <w:rFonts w:cs="Arial"/>
                <w:sz w:val="22"/>
                <w:szCs w:val="22"/>
              </w:rPr>
            </w:pPr>
            <w:r w:rsidRPr="0020260E">
              <w:rPr>
                <w:rFonts w:cs="Arial"/>
                <w:sz w:val="22"/>
                <w:szCs w:val="22"/>
              </w:rPr>
              <w:t>0.1</w:t>
            </w:r>
          </w:p>
        </w:tc>
        <w:tc>
          <w:tcPr>
            <w:tcW w:w="2821" w:type="dxa"/>
            <w:tcBorders>
              <w:top w:val="single" w:sz="4" w:space="0" w:color="auto"/>
              <w:left w:val="nil"/>
              <w:bottom w:val="single" w:sz="4" w:space="0" w:color="999999"/>
              <w:right w:val="nil"/>
            </w:tcBorders>
            <w:vAlign w:val="center"/>
          </w:tcPr>
          <w:p w14:paraId="48D8B96D" w14:textId="38D883D1" w:rsidR="007308AB" w:rsidRPr="0020260E" w:rsidRDefault="00836614" w:rsidP="00D41797">
            <w:pPr>
              <w:pStyle w:val="BodyText3"/>
              <w:rPr>
                <w:rFonts w:cs="Arial"/>
                <w:sz w:val="22"/>
                <w:szCs w:val="22"/>
              </w:rPr>
            </w:pPr>
            <w:r w:rsidRPr="0020260E">
              <w:rPr>
                <w:rFonts w:cs="Arial"/>
                <w:sz w:val="22"/>
                <w:szCs w:val="22"/>
              </w:rPr>
              <w:t>Đỗ Thành Trung</w:t>
            </w:r>
          </w:p>
        </w:tc>
        <w:tc>
          <w:tcPr>
            <w:tcW w:w="1914" w:type="dxa"/>
            <w:tcBorders>
              <w:top w:val="single" w:sz="4" w:space="0" w:color="auto"/>
              <w:left w:val="nil"/>
              <w:bottom w:val="single" w:sz="4" w:space="0" w:color="999999"/>
              <w:right w:val="nil"/>
            </w:tcBorders>
            <w:vAlign w:val="center"/>
          </w:tcPr>
          <w:p w14:paraId="3D4E7286" w14:textId="3621A5EF" w:rsidR="007308AB" w:rsidRPr="0020260E" w:rsidRDefault="007308AB" w:rsidP="00D41797">
            <w:pPr>
              <w:pStyle w:val="BodyText3"/>
              <w:rPr>
                <w:rFonts w:cs="Arial"/>
                <w:sz w:val="22"/>
                <w:szCs w:val="22"/>
              </w:rPr>
            </w:pPr>
          </w:p>
        </w:tc>
        <w:tc>
          <w:tcPr>
            <w:tcW w:w="3379" w:type="dxa"/>
            <w:tcBorders>
              <w:top w:val="single" w:sz="4" w:space="0" w:color="auto"/>
              <w:left w:val="nil"/>
              <w:bottom w:val="single" w:sz="4" w:space="0" w:color="999999"/>
              <w:right w:val="nil"/>
            </w:tcBorders>
            <w:vAlign w:val="center"/>
          </w:tcPr>
          <w:p w14:paraId="058C560D" w14:textId="4521BE88" w:rsidR="007308AB" w:rsidRPr="0020260E" w:rsidRDefault="00836614" w:rsidP="00D41797">
            <w:pPr>
              <w:pStyle w:val="BodyText3"/>
              <w:rPr>
                <w:rFonts w:cs="Arial"/>
                <w:sz w:val="22"/>
                <w:szCs w:val="22"/>
              </w:rPr>
            </w:pPr>
            <w:r w:rsidRPr="0020260E">
              <w:rPr>
                <w:rFonts w:cs="Arial"/>
                <w:sz w:val="22"/>
                <w:szCs w:val="22"/>
              </w:rPr>
              <w:t>Tạo mới tài liệu</w:t>
            </w:r>
          </w:p>
        </w:tc>
      </w:tr>
      <w:tr w:rsidR="007308AB" w:rsidRPr="0020260E" w14:paraId="59DFF823" w14:textId="77777777" w:rsidTr="002421EF">
        <w:trPr>
          <w:trHeight w:val="428"/>
          <w:jc w:val="center"/>
        </w:trPr>
        <w:tc>
          <w:tcPr>
            <w:tcW w:w="1411" w:type="dxa"/>
            <w:tcBorders>
              <w:top w:val="single" w:sz="4" w:space="0" w:color="999999"/>
              <w:left w:val="nil"/>
              <w:bottom w:val="single" w:sz="4" w:space="0" w:color="999999"/>
              <w:right w:val="nil"/>
            </w:tcBorders>
            <w:vAlign w:val="center"/>
          </w:tcPr>
          <w:p w14:paraId="3B8797E9" w14:textId="77777777" w:rsidR="007308AB" w:rsidRPr="0020260E" w:rsidRDefault="007308AB" w:rsidP="00D41797">
            <w:pPr>
              <w:pStyle w:val="BodyText3"/>
              <w:rPr>
                <w:rFonts w:cs="Arial"/>
                <w:sz w:val="22"/>
                <w:szCs w:val="22"/>
              </w:rPr>
            </w:pPr>
            <w:r w:rsidRPr="0020260E">
              <w:rPr>
                <w:rFonts w:cs="Arial"/>
                <w:sz w:val="22"/>
                <w:szCs w:val="22"/>
              </w:rPr>
              <w:t>0.2</w:t>
            </w:r>
          </w:p>
        </w:tc>
        <w:tc>
          <w:tcPr>
            <w:tcW w:w="2821" w:type="dxa"/>
            <w:tcBorders>
              <w:top w:val="single" w:sz="4" w:space="0" w:color="999999"/>
              <w:left w:val="nil"/>
              <w:bottom w:val="single" w:sz="4" w:space="0" w:color="999999"/>
              <w:right w:val="nil"/>
            </w:tcBorders>
            <w:vAlign w:val="center"/>
          </w:tcPr>
          <w:p w14:paraId="5BDB8781" w14:textId="5B15E554" w:rsidR="007308AB" w:rsidRPr="0020260E" w:rsidRDefault="007308AB" w:rsidP="00D41797">
            <w:pPr>
              <w:pStyle w:val="BodyText3"/>
              <w:rPr>
                <w:rFonts w:cs="Arial"/>
                <w:sz w:val="22"/>
                <w:szCs w:val="22"/>
              </w:rPr>
            </w:pPr>
          </w:p>
        </w:tc>
        <w:tc>
          <w:tcPr>
            <w:tcW w:w="1914" w:type="dxa"/>
            <w:tcBorders>
              <w:top w:val="single" w:sz="4" w:space="0" w:color="999999"/>
              <w:left w:val="nil"/>
              <w:bottom w:val="single" w:sz="4" w:space="0" w:color="999999"/>
              <w:right w:val="nil"/>
            </w:tcBorders>
            <w:vAlign w:val="center"/>
          </w:tcPr>
          <w:p w14:paraId="0FEA531B" w14:textId="5757B70A" w:rsidR="007308AB" w:rsidRPr="0020260E" w:rsidRDefault="007308AB" w:rsidP="00D41797">
            <w:pPr>
              <w:pStyle w:val="BodyText3"/>
              <w:rPr>
                <w:rFonts w:cs="Arial"/>
                <w:sz w:val="22"/>
                <w:szCs w:val="22"/>
              </w:rPr>
            </w:pPr>
          </w:p>
        </w:tc>
        <w:tc>
          <w:tcPr>
            <w:tcW w:w="3379" w:type="dxa"/>
            <w:tcBorders>
              <w:top w:val="single" w:sz="4" w:space="0" w:color="999999"/>
              <w:left w:val="nil"/>
              <w:bottom w:val="single" w:sz="4" w:space="0" w:color="999999"/>
              <w:right w:val="nil"/>
            </w:tcBorders>
            <w:vAlign w:val="center"/>
          </w:tcPr>
          <w:p w14:paraId="2B82F439" w14:textId="2826109A" w:rsidR="007308AB" w:rsidRPr="0020260E" w:rsidRDefault="007308AB" w:rsidP="00D41797">
            <w:pPr>
              <w:pStyle w:val="BodyText3"/>
              <w:rPr>
                <w:rFonts w:cs="Arial"/>
                <w:sz w:val="22"/>
                <w:szCs w:val="22"/>
              </w:rPr>
            </w:pPr>
          </w:p>
        </w:tc>
      </w:tr>
      <w:tr w:rsidR="007308AB" w:rsidRPr="0020260E" w14:paraId="05DEA154" w14:textId="77777777" w:rsidTr="002421EF">
        <w:trPr>
          <w:trHeight w:val="355"/>
          <w:jc w:val="center"/>
        </w:trPr>
        <w:tc>
          <w:tcPr>
            <w:tcW w:w="1411" w:type="dxa"/>
            <w:tcBorders>
              <w:top w:val="single" w:sz="4" w:space="0" w:color="999999"/>
              <w:left w:val="nil"/>
              <w:bottom w:val="single" w:sz="4" w:space="0" w:color="999999"/>
              <w:right w:val="nil"/>
            </w:tcBorders>
            <w:vAlign w:val="center"/>
          </w:tcPr>
          <w:p w14:paraId="003F30DC" w14:textId="77777777" w:rsidR="007308AB" w:rsidRPr="0020260E" w:rsidRDefault="007308AB" w:rsidP="00D41797">
            <w:pPr>
              <w:pStyle w:val="BodyText3"/>
              <w:rPr>
                <w:rFonts w:cs="Arial"/>
                <w:sz w:val="22"/>
                <w:szCs w:val="22"/>
              </w:rPr>
            </w:pPr>
            <w:r w:rsidRPr="0020260E">
              <w:rPr>
                <w:rFonts w:cs="Arial"/>
                <w:sz w:val="22"/>
                <w:szCs w:val="22"/>
              </w:rPr>
              <w:t>0.3</w:t>
            </w:r>
          </w:p>
        </w:tc>
        <w:tc>
          <w:tcPr>
            <w:tcW w:w="2821" w:type="dxa"/>
            <w:tcBorders>
              <w:top w:val="single" w:sz="4" w:space="0" w:color="999999"/>
              <w:left w:val="nil"/>
              <w:bottom w:val="single" w:sz="4" w:space="0" w:color="999999"/>
              <w:right w:val="nil"/>
            </w:tcBorders>
            <w:vAlign w:val="center"/>
          </w:tcPr>
          <w:p w14:paraId="134208BE" w14:textId="5D6667BC" w:rsidR="007308AB" w:rsidRPr="0020260E" w:rsidRDefault="007308AB" w:rsidP="00D41797">
            <w:pPr>
              <w:pStyle w:val="BodyText3"/>
              <w:rPr>
                <w:rFonts w:cs="Arial"/>
                <w:sz w:val="22"/>
                <w:szCs w:val="22"/>
              </w:rPr>
            </w:pPr>
          </w:p>
        </w:tc>
        <w:tc>
          <w:tcPr>
            <w:tcW w:w="1914" w:type="dxa"/>
            <w:tcBorders>
              <w:top w:val="single" w:sz="4" w:space="0" w:color="999999"/>
              <w:left w:val="nil"/>
              <w:bottom w:val="single" w:sz="4" w:space="0" w:color="999999"/>
              <w:right w:val="nil"/>
            </w:tcBorders>
            <w:vAlign w:val="center"/>
          </w:tcPr>
          <w:p w14:paraId="675629EE" w14:textId="46FFC647" w:rsidR="007308AB" w:rsidRPr="0020260E" w:rsidRDefault="007308AB" w:rsidP="00D41797">
            <w:pPr>
              <w:pStyle w:val="BodyText3"/>
              <w:rPr>
                <w:rFonts w:cs="Arial"/>
                <w:sz w:val="22"/>
                <w:szCs w:val="22"/>
              </w:rPr>
            </w:pPr>
          </w:p>
        </w:tc>
        <w:tc>
          <w:tcPr>
            <w:tcW w:w="3379" w:type="dxa"/>
            <w:tcBorders>
              <w:top w:val="single" w:sz="4" w:space="0" w:color="999999"/>
              <w:left w:val="nil"/>
              <w:bottom w:val="single" w:sz="4" w:space="0" w:color="999999"/>
              <w:right w:val="nil"/>
            </w:tcBorders>
            <w:vAlign w:val="center"/>
          </w:tcPr>
          <w:p w14:paraId="6F936D8D" w14:textId="720BBA87" w:rsidR="007308AB" w:rsidRPr="0020260E" w:rsidRDefault="007308AB" w:rsidP="00D41797">
            <w:pPr>
              <w:pStyle w:val="BodyText3"/>
              <w:rPr>
                <w:rFonts w:cs="Arial"/>
                <w:sz w:val="22"/>
                <w:szCs w:val="22"/>
              </w:rPr>
            </w:pPr>
          </w:p>
        </w:tc>
      </w:tr>
      <w:tr w:rsidR="007308AB" w:rsidRPr="0020260E" w14:paraId="02BB0A43" w14:textId="77777777" w:rsidTr="002421EF">
        <w:trPr>
          <w:trHeight w:val="383"/>
          <w:jc w:val="center"/>
        </w:trPr>
        <w:tc>
          <w:tcPr>
            <w:tcW w:w="1411" w:type="dxa"/>
            <w:tcBorders>
              <w:top w:val="single" w:sz="4" w:space="0" w:color="999999"/>
              <w:left w:val="nil"/>
              <w:bottom w:val="single" w:sz="4" w:space="0" w:color="999999"/>
              <w:right w:val="nil"/>
            </w:tcBorders>
            <w:vAlign w:val="center"/>
          </w:tcPr>
          <w:p w14:paraId="48DFC498" w14:textId="77777777" w:rsidR="007308AB" w:rsidRPr="0020260E" w:rsidRDefault="007308AB" w:rsidP="00D41797">
            <w:pPr>
              <w:pStyle w:val="BodyText3"/>
              <w:rPr>
                <w:rFonts w:cs="Arial"/>
                <w:sz w:val="22"/>
                <w:szCs w:val="22"/>
              </w:rPr>
            </w:pPr>
            <w:r w:rsidRPr="0020260E">
              <w:rPr>
                <w:rFonts w:cs="Arial"/>
                <w:sz w:val="22"/>
                <w:szCs w:val="22"/>
              </w:rPr>
              <w:t>0.4</w:t>
            </w:r>
          </w:p>
        </w:tc>
        <w:tc>
          <w:tcPr>
            <w:tcW w:w="2821" w:type="dxa"/>
            <w:tcBorders>
              <w:top w:val="single" w:sz="4" w:space="0" w:color="999999"/>
              <w:left w:val="nil"/>
              <w:bottom w:val="single" w:sz="4" w:space="0" w:color="999999"/>
              <w:right w:val="nil"/>
            </w:tcBorders>
            <w:vAlign w:val="center"/>
          </w:tcPr>
          <w:p w14:paraId="4B85D415" w14:textId="50499B38" w:rsidR="007308AB" w:rsidRPr="0020260E" w:rsidRDefault="007308AB" w:rsidP="00D41797">
            <w:pPr>
              <w:pStyle w:val="BodyText3"/>
              <w:rPr>
                <w:rFonts w:cs="Arial"/>
                <w:sz w:val="22"/>
                <w:szCs w:val="22"/>
              </w:rPr>
            </w:pPr>
          </w:p>
        </w:tc>
        <w:tc>
          <w:tcPr>
            <w:tcW w:w="1914" w:type="dxa"/>
            <w:tcBorders>
              <w:top w:val="single" w:sz="4" w:space="0" w:color="999999"/>
              <w:left w:val="nil"/>
              <w:bottom w:val="single" w:sz="4" w:space="0" w:color="999999"/>
              <w:right w:val="nil"/>
            </w:tcBorders>
            <w:vAlign w:val="center"/>
          </w:tcPr>
          <w:p w14:paraId="682613CD" w14:textId="5A4626C1" w:rsidR="007308AB" w:rsidRPr="0020260E" w:rsidRDefault="007308AB" w:rsidP="00D41797">
            <w:pPr>
              <w:pStyle w:val="BodyText3"/>
              <w:rPr>
                <w:rFonts w:cs="Arial"/>
                <w:sz w:val="22"/>
                <w:szCs w:val="22"/>
              </w:rPr>
            </w:pPr>
          </w:p>
        </w:tc>
        <w:tc>
          <w:tcPr>
            <w:tcW w:w="3379" w:type="dxa"/>
            <w:tcBorders>
              <w:top w:val="single" w:sz="4" w:space="0" w:color="999999"/>
              <w:left w:val="nil"/>
              <w:bottom w:val="single" w:sz="4" w:space="0" w:color="999999"/>
              <w:right w:val="nil"/>
            </w:tcBorders>
            <w:vAlign w:val="center"/>
          </w:tcPr>
          <w:p w14:paraId="17D28813" w14:textId="3CA67E40" w:rsidR="007308AB" w:rsidRPr="0020260E" w:rsidRDefault="007308AB" w:rsidP="00D41797">
            <w:pPr>
              <w:pStyle w:val="BodyText3"/>
              <w:rPr>
                <w:rFonts w:cs="Arial"/>
                <w:sz w:val="22"/>
                <w:szCs w:val="22"/>
              </w:rPr>
            </w:pPr>
          </w:p>
        </w:tc>
      </w:tr>
      <w:tr w:rsidR="007308AB" w:rsidRPr="0020260E" w14:paraId="3DEAD2EC" w14:textId="77777777" w:rsidTr="002421EF">
        <w:trPr>
          <w:trHeight w:val="373"/>
          <w:jc w:val="center"/>
        </w:trPr>
        <w:tc>
          <w:tcPr>
            <w:tcW w:w="1411" w:type="dxa"/>
            <w:tcBorders>
              <w:top w:val="single" w:sz="4" w:space="0" w:color="999999"/>
              <w:left w:val="nil"/>
              <w:bottom w:val="single" w:sz="4" w:space="0" w:color="999999"/>
              <w:right w:val="nil"/>
            </w:tcBorders>
            <w:vAlign w:val="center"/>
          </w:tcPr>
          <w:p w14:paraId="5C855925" w14:textId="77777777" w:rsidR="007308AB" w:rsidRPr="0020260E" w:rsidRDefault="007308AB" w:rsidP="00D41797">
            <w:pPr>
              <w:pStyle w:val="BodyText3"/>
              <w:rPr>
                <w:rFonts w:cs="Arial"/>
                <w:sz w:val="22"/>
                <w:szCs w:val="22"/>
              </w:rPr>
            </w:pPr>
            <w:r w:rsidRPr="0020260E">
              <w:rPr>
                <w:rFonts w:cs="Arial"/>
                <w:sz w:val="22"/>
                <w:szCs w:val="22"/>
              </w:rPr>
              <w:t>1.0</w:t>
            </w:r>
          </w:p>
        </w:tc>
        <w:tc>
          <w:tcPr>
            <w:tcW w:w="2821" w:type="dxa"/>
            <w:tcBorders>
              <w:top w:val="single" w:sz="4" w:space="0" w:color="999999"/>
              <w:left w:val="nil"/>
              <w:bottom w:val="single" w:sz="4" w:space="0" w:color="999999"/>
              <w:right w:val="nil"/>
            </w:tcBorders>
            <w:vAlign w:val="center"/>
          </w:tcPr>
          <w:p w14:paraId="02B9D21D" w14:textId="053A230A" w:rsidR="007308AB" w:rsidRPr="0020260E" w:rsidRDefault="007308AB" w:rsidP="00D41797">
            <w:pPr>
              <w:pStyle w:val="BodyText3"/>
              <w:rPr>
                <w:rFonts w:cs="Arial"/>
                <w:sz w:val="22"/>
                <w:szCs w:val="22"/>
              </w:rPr>
            </w:pPr>
          </w:p>
        </w:tc>
        <w:tc>
          <w:tcPr>
            <w:tcW w:w="1914" w:type="dxa"/>
            <w:tcBorders>
              <w:top w:val="single" w:sz="4" w:space="0" w:color="999999"/>
              <w:left w:val="nil"/>
              <w:bottom w:val="single" w:sz="4" w:space="0" w:color="999999"/>
              <w:right w:val="nil"/>
            </w:tcBorders>
            <w:vAlign w:val="center"/>
          </w:tcPr>
          <w:p w14:paraId="2DBE5BB5" w14:textId="218EFAD9" w:rsidR="007308AB" w:rsidRPr="0020260E" w:rsidRDefault="007308AB" w:rsidP="00D41797">
            <w:pPr>
              <w:pStyle w:val="BodyText3"/>
              <w:rPr>
                <w:rFonts w:cs="Arial"/>
                <w:sz w:val="22"/>
                <w:szCs w:val="22"/>
              </w:rPr>
            </w:pPr>
          </w:p>
        </w:tc>
        <w:tc>
          <w:tcPr>
            <w:tcW w:w="3379" w:type="dxa"/>
            <w:tcBorders>
              <w:top w:val="single" w:sz="4" w:space="0" w:color="999999"/>
              <w:left w:val="nil"/>
              <w:bottom w:val="single" w:sz="4" w:space="0" w:color="999999"/>
              <w:right w:val="nil"/>
            </w:tcBorders>
            <w:vAlign w:val="center"/>
          </w:tcPr>
          <w:p w14:paraId="7AD0F8EF" w14:textId="32D49CC5" w:rsidR="007308AB" w:rsidRPr="0020260E" w:rsidRDefault="007308AB" w:rsidP="00D41797">
            <w:pPr>
              <w:pStyle w:val="BodyText3"/>
              <w:rPr>
                <w:rFonts w:cs="Arial"/>
                <w:sz w:val="22"/>
                <w:szCs w:val="22"/>
              </w:rPr>
            </w:pPr>
          </w:p>
        </w:tc>
      </w:tr>
      <w:tr w:rsidR="007308AB" w:rsidRPr="0020260E" w14:paraId="4B6E8EDE" w14:textId="77777777" w:rsidTr="002421EF">
        <w:trPr>
          <w:trHeight w:val="373"/>
          <w:jc w:val="center"/>
        </w:trPr>
        <w:tc>
          <w:tcPr>
            <w:tcW w:w="1411" w:type="dxa"/>
            <w:tcBorders>
              <w:top w:val="single" w:sz="4" w:space="0" w:color="999999"/>
              <w:left w:val="nil"/>
              <w:bottom w:val="single" w:sz="4" w:space="0" w:color="999999"/>
              <w:right w:val="nil"/>
            </w:tcBorders>
            <w:vAlign w:val="center"/>
          </w:tcPr>
          <w:p w14:paraId="74AA895D" w14:textId="77777777" w:rsidR="007308AB" w:rsidRPr="0020260E" w:rsidRDefault="007308AB" w:rsidP="00D41797">
            <w:pPr>
              <w:pStyle w:val="BodyText3"/>
              <w:rPr>
                <w:rFonts w:cs="Arial"/>
                <w:sz w:val="22"/>
                <w:szCs w:val="22"/>
              </w:rPr>
            </w:pPr>
            <w:r w:rsidRPr="0020260E">
              <w:rPr>
                <w:rFonts w:cs="Arial"/>
                <w:sz w:val="22"/>
                <w:szCs w:val="22"/>
              </w:rPr>
              <w:t>1.0</w:t>
            </w:r>
          </w:p>
        </w:tc>
        <w:tc>
          <w:tcPr>
            <w:tcW w:w="2821" w:type="dxa"/>
            <w:tcBorders>
              <w:top w:val="single" w:sz="4" w:space="0" w:color="999999"/>
              <w:left w:val="nil"/>
              <w:bottom w:val="single" w:sz="4" w:space="0" w:color="999999"/>
              <w:right w:val="nil"/>
            </w:tcBorders>
            <w:vAlign w:val="center"/>
          </w:tcPr>
          <w:p w14:paraId="4D64A8A0" w14:textId="3BD98A0E" w:rsidR="007308AB" w:rsidRPr="0020260E" w:rsidRDefault="007308AB" w:rsidP="00D41797">
            <w:pPr>
              <w:pStyle w:val="BodyText3"/>
              <w:rPr>
                <w:rFonts w:cs="Arial"/>
                <w:sz w:val="22"/>
                <w:szCs w:val="22"/>
              </w:rPr>
            </w:pPr>
          </w:p>
        </w:tc>
        <w:tc>
          <w:tcPr>
            <w:tcW w:w="1914" w:type="dxa"/>
            <w:tcBorders>
              <w:top w:val="single" w:sz="4" w:space="0" w:color="999999"/>
              <w:left w:val="nil"/>
              <w:bottom w:val="single" w:sz="4" w:space="0" w:color="999999"/>
              <w:right w:val="nil"/>
            </w:tcBorders>
            <w:vAlign w:val="center"/>
          </w:tcPr>
          <w:p w14:paraId="29A5D513" w14:textId="2CB877D2" w:rsidR="007308AB" w:rsidRPr="0020260E" w:rsidRDefault="007308AB" w:rsidP="00D41797">
            <w:pPr>
              <w:pStyle w:val="BodyText3"/>
              <w:rPr>
                <w:rFonts w:cs="Arial"/>
                <w:sz w:val="22"/>
                <w:szCs w:val="22"/>
              </w:rPr>
            </w:pPr>
          </w:p>
        </w:tc>
        <w:tc>
          <w:tcPr>
            <w:tcW w:w="3379" w:type="dxa"/>
            <w:tcBorders>
              <w:top w:val="single" w:sz="4" w:space="0" w:color="999999"/>
              <w:left w:val="nil"/>
              <w:bottom w:val="single" w:sz="4" w:space="0" w:color="999999"/>
              <w:right w:val="nil"/>
            </w:tcBorders>
            <w:vAlign w:val="center"/>
          </w:tcPr>
          <w:p w14:paraId="59EBF04D" w14:textId="225EDFB2" w:rsidR="007308AB" w:rsidRPr="0020260E" w:rsidRDefault="007308AB" w:rsidP="00D41797">
            <w:pPr>
              <w:pStyle w:val="BodyText3"/>
              <w:rPr>
                <w:rFonts w:cs="Arial"/>
                <w:sz w:val="22"/>
                <w:szCs w:val="22"/>
              </w:rPr>
            </w:pPr>
          </w:p>
        </w:tc>
      </w:tr>
    </w:tbl>
    <w:p w14:paraId="4810A138" w14:textId="6A467E00" w:rsidR="00717520" w:rsidRPr="0020260E" w:rsidRDefault="00717520" w:rsidP="00D41797">
      <w:pPr>
        <w:sectPr w:rsidR="00717520" w:rsidRPr="0020260E" w:rsidSect="00D20CD0">
          <w:headerReference w:type="default" r:id="rId11"/>
          <w:pgSz w:w="12240" w:h="15840"/>
          <w:pgMar w:top="1440" w:right="1440" w:bottom="1440" w:left="1440" w:header="720" w:footer="720" w:gutter="0"/>
          <w:cols w:space="720"/>
          <w:docGrid w:linePitch="360"/>
        </w:sectPr>
      </w:pPr>
    </w:p>
    <w:p w14:paraId="299D53CA" w14:textId="77777777" w:rsidR="00303C71" w:rsidRPr="0020260E" w:rsidRDefault="00303C71" w:rsidP="00D41797">
      <w:pPr>
        <w:pStyle w:val="Heading1"/>
      </w:pPr>
      <w:bookmarkStart w:id="1" w:name="_Toc128495164"/>
      <w:bookmarkStart w:id="2" w:name="_Toc128495287"/>
      <w:bookmarkStart w:id="3" w:name="_Toc134695366"/>
      <w:bookmarkStart w:id="4" w:name="_Toc134866568"/>
      <w:r w:rsidRPr="0020260E">
        <w:lastRenderedPageBreak/>
        <w:t>Giới thiệu</w:t>
      </w:r>
      <w:bookmarkEnd w:id="1"/>
      <w:bookmarkEnd w:id="2"/>
      <w:bookmarkEnd w:id="3"/>
      <w:bookmarkEnd w:id="4"/>
    </w:p>
    <w:p w14:paraId="13A427A7" w14:textId="77777777" w:rsidR="00303C71" w:rsidRPr="0020260E" w:rsidRDefault="00303C71" w:rsidP="00D41797">
      <w:pPr>
        <w:pStyle w:val="Heading2"/>
      </w:pPr>
      <w:bookmarkStart w:id="5" w:name="_Toc128495165"/>
      <w:bookmarkStart w:id="6" w:name="_Toc128495288"/>
      <w:bookmarkStart w:id="7" w:name="_Toc134695367"/>
      <w:bookmarkStart w:id="8" w:name="_Toc134866569"/>
      <w:r w:rsidRPr="0020260E">
        <w:t>Mục đích</w:t>
      </w:r>
      <w:bookmarkEnd w:id="5"/>
      <w:bookmarkEnd w:id="6"/>
      <w:bookmarkEnd w:id="7"/>
      <w:bookmarkEnd w:id="8"/>
    </w:p>
    <w:p w14:paraId="1B91FF25" w14:textId="1CF44D63" w:rsidR="00303C71" w:rsidRPr="0020260E" w:rsidRDefault="00303C71" w:rsidP="00D41797">
      <w:pPr>
        <w:rPr>
          <w:rFonts w:eastAsia="Calibri" w:cs="Arial"/>
          <w:lang w:val="vi-VN"/>
        </w:rPr>
      </w:pPr>
      <w:r w:rsidRPr="0020260E">
        <w:rPr>
          <w:rFonts w:eastAsia="Calibri" w:cs="Arial"/>
          <w:lang w:val="vi-VN"/>
        </w:rPr>
        <w:t>Tài liệu này được thực hiện nhằm mục đích thu thập thông tin quy trình nghiệp vụ và yêu cầu chức năng về</w:t>
      </w:r>
      <w:r w:rsidRPr="0020260E">
        <w:rPr>
          <w:rFonts w:eastAsia="Calibri" w:cs="Arial"/>
        </w:rPr>
        <w:t xml:space="preserve"> xây dựng Platform dành cho</w:t>
      </w:r>
      <w:r w:rsidRPr="0020260E">
        <w:rPr>
          <w:rFonts w:eastAsia="Calibri" w:cs="Arial"/>
          <w:lang w:val="vi-VN"/>
        </w:rPr>
        <w:t xml:space="preserve"> </w:t>
      </w:r>
      <w:r w:rsidRPr="0020260E">
        <w:rPr>
          <w:rFonts w:eastAsia="Calibri" w:cs="Arial"/>
        </w:rPr>
        <w:t xml:space="preserve">nghiệp vụ </w:t>
      </w:r>
      <w:r w:rsidR="00B02C9C">
        <w:rPr>
          <w:rFonts w:eastAsia="Calibri" w:cs="Arial"/>
        </w:rPr>
        <w:t>Đầu tư tại CTCP Quản lý Quỹ Rồng Việt</w:t>
      </w:r>
      <w:r w:rsidRPr="0020260E">
        <w:rPr>
          <w:rFonts w:eastAsia="Calibri" w:cs="Arial"/>
          <w:lang w:val="vi-VN"/>
        </w:rPr>
        <w:t>. Tài liệu đã có tham chiếu quy trình</w:t>
      </w:r>
      <w:r w:rsidRPr="0020260E">
        <w:rPr>
          <w:rFonts w:eastAsia="Calibri" w:cs="Arial"/>
        </w:rPr>
        <w:t xml:space="preserve"> Tài chính Kế toán, </w:t>
      </w:r>
      <w:r w:rsidR="00B02C9C">
        <w:rPr>
          <w:rFonts w:eastAsia="Calibri" w:cs="Arial"/>
        </w:rPr>
        <w:t>Bộ phận</w:t>
      </w:r>
      <w:r w:rsidRPr="0020260E">
        <w:rPr>
          <w:rFonts w:eastAsia="Calibri" w:cs="Arial"/>
        </w:rPr>
        <w:t xml:space="preserve"> Đầu tư</w:t>
      </w:r>
      <w:r w:rsidRPr="0020260E">
        <w:rPr>
          <w:rFonts w:eastAsia="Calibri" w:cs="Arial"/>
          <w:lang w:val="vi-VN"/>
        </w:rPr>
        <w:t xml:space="preserve"> và các </w:t>
      </w:r>
      <w:r w:rsidRPr="0020260E">
        <w:rPr>
          <w:rFonts w:eastAsia="Calibri" w:cs="Arial"/>
        </w:rPr>
        <w:t>nội dung</w:t>
      </w:r>
      <w:r w:rsidRPr="0020260E">
        <w:rPr>
          <w:rFonts w:eastAsia="Calibri" w:cs="Arial"/>
          <w:lang w:val="vi-VN"/>
        </w:rPr>
        <w:t xml:space="preserve"> thống nhất trong giai đoạn trao đổi yêu cầu. </w:t>
      </w:r>
    </w:p>
    <w:p w14:paraId="4AF6013D" w14:textId="77777777" w:rsidR="00303C71" w:rsidRPr="0020260E" w:rsidRDefault="00303C71" w:rsidP="00D41797">
      <w:pPr>
        <w:pStyle w:val="Heading2"/>
      </w:pPr>
      <w:bookmarkStart w:id="9" w:name="_Toc128495167"/>
      <w:bookmarkStart w:id="10" w:name="_Toc128495290"/>
      <w:bookmarkStart w:id="11" w:name="_Toc134695368"/>
      <w:bookmarkStart w:id="12" w:name="_Toc134866570"/>
      <w:r w:rsidRPr="0020260E">
        <w:t>Thuật ngữ, viết tắt</w:t>
      </w:r>
      <w:bookmarkEnd w:id="9"/>
      <w:bookmarkEnd w:id="10"/>
      <w:bookmarkEnd w:id="11"/>
      <w:bookmarkEnd w:id="12"/>
    </w:p>
    <w:tbl>
      <w:tblPr>
        <w:tblStyle w:val="TableGrid"/>
        <w:tblW w:w="0" w:type="auto"/>
        <w:tblInd w:w="85" w:type="dxa"/>
        <w:tblLook w:val="04A0" w:firstRow="1" w:lastRow="0" w:firstColumn="1" w:lastColumn="0" w:noHBand="0" w:noVBand="1"/>
      </w:tblPr>
      <w:tblGrid>
        <w:gridCol w:w="1006"/>
        <w:gridCol w:w="2954"/>
        <w:gridCol w:w="8849"/>
      </w:tblGrid>
      <w:tr w:rsidR="00303C71" w:rsidRPr="0020260E" w14:paraId="4E76F4F1" w14:textId="77777777" w:rsidTr="00E718BA">
        <w:trPr>
          <w:trHeight w:val="275"/>
          <w:tblHeader/>
        </w:trPr>
        <w:tc>
          <w:tcPr>
            <w:tcW w:w="1006" w:type="dxa"/>
            <w:shd w:val="clear" w:color="auto" w:fill="F2CEED" w:themeFill="accent5" w:themeFillTint="33"/>
          </w:tcPr>
          <w:p w14:paraId="5A9A4FFC" w14:textId="77777777" w:rsidR="00303C71" w:rsidRPr="0020260E" w:rsidRDefault="00303C71" w:rsidP="00D41797">
            <w:pPr>
              <w:pStyle w:val="ListParagraph"/>
              <w:ind w:left="0"/>
              <w:rPr>
                <w:b/>
                <w:bCs/>
              </w:rPr>
            </w:pPr>
            <w:r w:rsidRPr="0020260E">
              <w:rPr>
                <w:b/>
                <w:bCs/>
              </w:rPr>
              <w:t>STT</w:t>
            </w:r>
          </w:p>
        </w:tc>
        <w:tc>
          <w:tcPr>
            <w:tcW w:w="2954" w:type="dxa"/>
            <w:shd w:val="clear" w:color="auto" w:fill="F2CEED" w:themeFill="accent5" w:themeFillTint="33"/>
          </w:tcPr>
          <w:p w14:paraId="6CFB53AE" w14:textId="77777777" w:rsidR="00303C71" w:rsidRPr="0020260E" w:rsidRDefault="00303C71" w:rsidP="00D41797">
            <w:pPr>
              <w:pStyle w:val="ListParagraph"/>
              <w:ind w:left="0"/>
              <w:rPr>
                <w:b/>
                <w:bCs/>
              </w:rPr>
            </w:pPr>
            <w:r w:rsidRPr="0020260E">
              <w:rPr>
                <w:b/>
                <w:bCs/>
              </w:rPr>
              <w:t>Thuật ngữ/ từ viết tắt</w:t>
            </w:r>
          </w:p>
        </w:tc>
        <w:tc>
          <w:tcPr>
            <w:tcW w:w="8849" w:type="dxa"/>
            <w:shd w:val="clear" w:color="auto" w:fill="F2CEED" w:themeFill="accent5" w:themeFillTint="33"/>
          </w:tcPr>
          <w:p w14:paraId="00C631F3" w14:textId="77777777" w:rsidR="00303C71" w:rsidRPr="0020260E" w:rsidRDefault="00303C71" w:rsidP="00D41797">
            <w:pPr>
              <w:pStyle w:val="ListParagraph"/>
              <w:ind w:left="0"/>
              <w:rPr>
                <w:b/>
                <w:bCs/>
              </w:rPr>
            </w:pPr>
            <w:r w:rsidRPr="0020260E">
              <w:rPr>
                <w:b/>
                <w:bCs/>
              </w:rPr>
              <w:t>Mô tả</w:t>
            </w:r>
          </w:p>
        </w:tc>
      </w:tr>
      <w:tr w:rsidR="00303C71" w:rsidRPr="0020260E" w14:paraId="460550B8" w14:textId="77777777" w:rsidTr="00E94F4D">
        <w:trPr>
          <w:trHeight w:val="258"/>
        </w:trPr>
        <w:tc>
          <w:tcPr>
            <w:tcW w:w="1006" w:type="dxa"/>
            <w:vAlign w:val="center"/>
          </w:tcPr>
          <w:p w14:paraId="449FAE33" w14:textId="77777777" w:rsidR="00303C71" w:rsidRPr="0020260E" w:rsidRDefault="00303C71" w:rsidP="00D41797">
            <w:pPr>
              <w:pStyle w:val="ListParagraph"/>
              <w:ind w:left="0"/>
              <w:jc w:val="center"/>
            </w:pPr>
            <w:r w:rsidRPr="0020260E">
              <w:t>1</w:t>
            </w:r>
          </w:p>
        </w:tc>
        <w:tc>
          <w:tcPr>
            <w:tcW w:w="2954" w:type="dxa"/>
            <w:vAlign w:val="center"/>
          </w:tcPr>
          <w:p w14:paraId="3CEAA801" w14:textId="7DEE7867" w:rsidR="00303C71" w:rsidRPr="0020260E" w:rsidRDefault="00E36776" w:rsidP="00D41797">
            <w:pPr>
              <w:pStyle w:val="ListParagraph"/>
              <w:ind w:left="0"/>
            </w:pPr>
            <w:r>
              <w:t>VDAM</w:t>
            </w:r>
          </w:p>
        </w:tc>
        <w:tc>
          <w:tcPr>
            <w:tcW w:w="8849" w:type="dxa"/>
            <w:vAlign w:val="center"/>
          </w:tcPr>
          <w:p w14:paraId="113C012A" w14:textId="2C0F2A7A" w:rsidR="00303C71" w:rsidRPr="0020260E" w:rsidRDefault="00E36776" w:rsidP="00D41797">
            <w:pPr>
              <w:pStyle w:val="ListParagraph"/>
              <w:ind w:left="0"/>
            </w:pPr>
            <w:r>
              <w:t>CTCP Quản lý Quỹ Rồng Việt</w:t>
            </w:r>
          </w:p>
        </w:tc>
      </w:tr>
      <w:tr w:rsidR="00E36776" w:rsidRPr="0020260E" w14:paraId="19C12BF1" w14:textId="77777777" w:rsidTr="00E36776">
        <w:trPr>
          <w:trHeight w:val="332"/>
        </w:trPr>
        <w:tc>
          <w:tcPr>
            <w:tcW w:w="1006" w:type="dxa"/>
            <w:vAlign w:val="center"/>
          </w:tcPr>
          <w:p w14:paraId="54F67FFB" w14:textId="77777777" w:rsidR="00E36776" w:rsidRPr="0020260E" w:rsidRDefault="00E36776" w:rsidP="00E36776">
            <w:pPr>
              <w:pStyle w:val="ListParagraph"/>
              <w:ind w:left="0"/>
              <w:jc w:val="center"/>
            </w:pPr>
            <w:r w:rsidRPr="0020260E">
              <w:t>2</w:t>
            </w:r>
          </w:p>
        </w:tc>
        <w:tc>
          <w:tcPr>
            <w:tcW w:w="2954" w:type="dxa"/>
            <w:vAlign w:val="center"/>
          </w:tcPr>
          <w:p w14:paraId="0F98918F" w14:textId="58F616DA" w:rsidR="00E36776" w:rsidRPr="0020260E" w:rsidRDefault="00E36776" w:rsidP="00E36776">
            <w:pPr>
              <w:pStyle w:val="ListParagraph"/>
              <w:ind w:left="0"/>
            </w:pPr>
            <w:r>
              <w:t>HĐĐT</w:t>
            </w:r>
          </w:p>
        </w:tc>
        <w:tc>
          <w:tcPr>
            <w:tcW w:w="8849" w:type="dxa"/>
            <w:vAlign w:val="center"/>
          </w:tcPr>
          <w:p w14:paraId="6B14D877" w14:textId="73D77FBC" w:rsidR="00E36776" w:rsidRPr="0020260E" w:rsidRDefault="00E36776" w:rsidP="00E36776">
            <w:pPr>
              <w:pStyle w:val="ListParagraph"/>
              <w:ind w:left="0"/>
            </w:pPr>
            <w:r>
              <w:t>Hội đồng Đầu tư</w:t>
            </w:r>
          </w:p>
        </w:tc>
      </w:tr>
      <w:tr w:rsidR="00E36776" w:rsidRPr="0020260E" w14:paraId="27D42161" w14:textId="77777777" w:rsidTr="00E94F4D">
        <w:trPr>
          <w:trHeight w:val="275"/>
        </w:trPr>
        <w:tc>
          <w:tcPr>
            <w:tcW w:w="1006" w:type="dxa"/>
            <w:vAlign w:val="center"/>
          </w:tcPr>
          <w:p w14:paraId="22BF86CF" w14:textId="77777777" w:rsidR="00E36776" w:rsidRPr="0020260E" w:rsidRDefault="00E36776" w:rsidP="00E36776">
            <w:pPr>
              <w:pStyle w:val="ListParagraph"/>
              <w:ind w:left="0"/>
              <w:jc w:val="center"/>
            </w:pPr>
            <w:r w:rsidRPr="0020260E">
              <w:t>3</w:t>
            </w:r>
          </w:p>
        </w:tc>
        <w:tc>
          <w:tcPr>
            <w:tcW w:w="2954" w:type="dxa"/>
            <w:vAlign w:val="center"/>
          </w:tcPr>
          <w:p w14:paraId="28A366E7" w14:textId="2D4C47A2" w:rsidR="00E36776" w:rsidRPr="0020260E" w:rsidRDefault="00E36776" w:rsidP="00E36776">
            <w:pPr>
              <w:pStyle w:val="ListParagraph"/>
              <w:ind w:left="0"/>
            </w:pPr>
            <w:r>
              <w:t>BĐT</w:t>
            </w:r>
          </w:p>
        </w:tc>
        <w:tc>
          <w:tcPr>
            <w:tcW w:w="8849" w:type="dxa"/>
            <w:vAlign w:val="center"/>
          </w:tcPr>
          <w:p w14:paraId="1FAF6C22" w14:textId="6264E0E6" w:rsidR="00E36776" w:rsidRPr="0020260E" w:rsidRDefault="00E36776" w:rsidP="00E36776">
            <w:pPr>
              <w:pStyle w:val="ListParagraph"/>
              <w:ind w:left="0"/>
            </w:pPr>
            <w:r>
              <w:t>Ban đầu tư</w:t>
            </w:r>
          </w:p>
        </w:tc>
      </w:tr>
      <w:tr w:rsidR="00E36776" w:rsidRPr="0020260E" w14:paraId="0C53DF9B" w14:textId="77777777" w:rsidTr="00E94F4D">
        <w:trPr>
          <w:trHeight w:val="258"/>
        </w:trPr>
        <w:tc>
          <w:tcPr>
            <w:tcW w:w="1006" w:type="dxa"/>
            <w:vAlign w:val="center"/>
          </w:tcPr>
          <w:p w14:paraId="10115597" w14:textId="77777777" w:rsidR="00E36776" w:rsidRPr="0020260E" w:rsidRDefault="00E36776" w:rsidP="00E36776">
            <w:pPr>
              <w:pStyle w:val="ListParagraph"/>
              <w:ind w:left="0"/>
              <w:jc w:val="center"/>
            </w:pPr>
            <w:r w:rsidRPr="0020260E">
              <w:t>4</w:t>
            </w:r>
          </w:p>
        </w:tc>
        <w:tc>
          <w:tcPr>
            <w:tcW w:w="2954" w:type="dxa"/>
            <w:vAlign w:val="center"/>
          </w:tcPr>
          <w:p w14:paraId="040D430C" w14:textId="5314C998" w:rsidR="00E36776" w:rsidRPr="0020260E" w:rsidRDefault="00E36776" w:rsidP="00E36776">
            <w:pPr>
              <w:pStyle w:val="ListParagraph"/>
              <w:ind w:left="0"/>
            </w:pPr>
            <w:r>
              <w:t>GĐ</w:t>
            </w:r>
          </w:p>
        </w:tc>
        <w:tc>
          <w:tcPr>
            <w:tcW w:w="8849" w:type="dxa"/>
            <w:vAlign w:val="center"/>
          </w:tcPr>
          <w:p w14:paraId="0BD1D7E3" w14:textId="5F86B797" w:rsidR="00E36776" w:rsidRPr="0020260E" w:rsidRDefault="00E36776" w:rsidP="00E36776">
            <w:pPr>
              <w:pStyle w:val="ListParagraph"/>
              <w:ind w:left="0"/>
            </w:pPr>
            <w:r>
              <w:t>Giám đốc</w:t>
            </w:r>
          </w:p>
        </w:tc>
      </w:tr>
      <w:tr w:rsidR="00E36776" w:rsidRPr="0020260E" w14:paraId="3970A9D0" w14:textId="77777777" w:rsidTr="00E94F4D">
        <w:trPr>
          <w:trHeight w:val="258"/>
        </w:trPr>
        <w:tc>
          <w:tcPr>
            <w:tcW w:w="1006" w:type="dxa"/>
            <w:vAlign w:val="center"/>
          </w:tcPr>
          <w:p w14:paraId="08B6035F" w14:textId="77777777" w:rsidR="00E36776" w:rsidRPr="0020260E" w:rsidRDefault="00E36776" w:rsidP="00E36776">
            <w:pPr>
              <w:pStyle w:val="ListParagraph"/>
              <w:ind w:left="0"/>
              <w:jc w:val="center"/>
            </w:pPr>
            <w:r w:rsidRPr="0020260E">
              <w:t>5</w:t>
            </w:r>
          </w:p>
        </w:tc>
        <w:tc>
          <w:tcPr>
            <w:tcW w:w="2954" w:type="dxa"/>
            <w:vAlign w:val="center"/>
          </w:tcPr>
          <w:p w14:paraId="49AC009E" w14:textId="4E3E00DC" w:rsidR="00E36776" w:rsidRPr="0020260E" w:rsidRDefault="00E36776" w:rsidP="00E36776">
            <w:pPr>
              <w:pStyle w:val="ListParagraph"/>
              <w:ind w:left="0"/>
            </w:pPr>
            <w:r>
              <w:t>QLQ</w:t>
            </w:r>
          </w:p>
        </w:tc>
        <w:tc>
          <w:tcPr>
            <w:tcW w:w="8849" w:type="dxa"/>
            <w:vAlign w:val="center"/>
          </w:tcPr>
          <w:p w14:paraId="66A09493" w14:textId="3BB3CC11" w:rsidR="00E36776" w:rsidRPr="0020260E" w:rsidRDefault="00E36776" w:rsidP="00E36776">
            <w:pPr>
              <w:pStyle w:val="ListParagraph"/>
              <w:ind w:left="0"/>
            </w:pPr>
            <w:r>
              <w:t>Quản lý Quỹ</w:t>
            </w:r>
          </w:p>
        </w:tc>
      </w:tr>
      <w:tr w:rsidR="00E36776" w:rsidRPr="0020260E" w14:paraId="56CDFD1D" w14:textId="77777777" w:rsidTr="00E94F4D">
        <w:trPr>
          <w:trHeight w:val="258"/>
        </w:trPr>
        <w:tc>
          <w:tcPr>
            <w:tcW w:w="1006" w:type="dxa"/>
            <w:vAlign w:val="center"/>
          </w:tcPr>
          <w:p w14:paraId="5E04D774" w14:textId="601770E9" w:rsidR="00E36776" w:rsidRPr="0020260E" w:rsidRDefault="00E36776" w:rsidP="00E36776">
            <w:pPr>
              <w:pStyle w:val="ListParagraph"/>
              <w:ind w:left="0"/>
              <w:jc w:val="center"/>
            </w:pPr>
            <w:r w:rsidRPr="0020260E">
              <w:t>6</w:t>
            </w:r>
          </w:p>
        </w:tc>
        <w:tc>
          <w:tcPr>
            <w:tcW w:w="2954" w:type="dxa"/>
            <w:vAlign w:val="center"/>
          </w:tcPr>
          <w:p w14:paraId="7ACA73C0" w14:textId="7BA88156" w:rsidR="00E36776" w:rsidRPr="0020260E" w:rsidRDefault="00E36776" w:rsidP="00E36776">
            <w:pPr>
              <w:pStyle w:val="ListParagraph"/>
              <w:ind w:left="0"/>
            </w:pPr>
            <w:r>
              <w:t>NAV</w:t>
            </w:r>
          </w:p>
        </w:tc>
        <w:tc>
          <w:tcPr>
            <w:tcW w:w="8849" w:type="dxa"/>
            <w:vAlign w:val="center"/>
          </w:tcPr>
          <w:p w14:paraId="43C77B32" w14:textId="066B6C44" w:rsidR="00E36776" w:rsidRPr="0020260E" w:rsidRDefault="00E36776" w:rsidP="00E36776">
            <w:pPr>
              <w:pStyle w:val="ListParagraph"/>
              <w:ind w:left="0"/>
            </w:pPr>
            <w:r>
              <w:t xml:space="preserve">Net Assets Value </w:t>
            </w:r>
            <w:r w:rsidR="00636E99">
              <w:t>–</w:t>
            </w:r>
            <w:r>
              <w:t xml:space="preserve"> </w:t>
            </w:r>
            <w:r w:rsidR="00636E99">
              <w:t>Giá trị tài sản ròng</w:t>
            </w:r>
          </w:p>
        </w:tc>
      </w:tr>
      <w:tr w:rsidR="00E36776" w:rsidRPr="0020260E" w14:paraId="02DA79D4" w14:textId="77777777" w:rsidTr="00E94F4D">
        <w:trPr>
          <w:trHeight w:val="275"/>
        </w:trPr>
        <w:tc>
          <w:tcPr>
            <w:tcW w:w="1006" w:type="dxa"/>
            <w:vAlign w:val="center"/>
          </w:tcPr>
          <w:p w14:paraId="322F654F" w14:textId="7E538796" w:rsidR="00E36776" w:rsidRPr="0020260E" w:rsidRDefault="00E36776" w:rsidP="00E36776">
            <w:pPr>
              <w:pStyle w:val="ListParagraph"/>
              <w:ind w:left="0"/>
              <w:jc w:val="center"/>
            </w:pPr>
            <w:r w:rsidRPr="0020260E">
              <w:t>7</w:t>
            </w:r>
          </w:p>
        </w:tc>
        <w:tc>
          <w:tcPr>
            <w:tcW w:w="2954" w:type="dxa"/>
            <w:vAlign w:val="center"/>
          </w:tcPr>
          <w:p w14:paraId="5F4E4BE2" w14:textId="09A1DD14" w:rsidR="00E36776" w:rsidRPr="0020260E" w:rsidRDefault="00E36776" w:rsidP="00E36776">
            <w:pPr>
              <w:pStyle w:val="ListParagraph"/>
              <w:ind w:left="0"/>
            </w:pPr>
            <w:r>
              <w:t>NHLK</w:t>
            </w:r>
          </w:p>
        </w:tc>
        <w:tc>
          <w:tcPr>
            <w:tcW w:w="8849" w:type="dxa"/>
            <w:vAlign w:val="center"/>
          </w:tcPr>
          <w:p w14:paraId="59C2022E" w14:textId="21AAF3BA" w:rsidR="00E36776" w:rsidRPr="0020260E" w:rsidRDefault="00E36776" w:rsidP="00E36776">
            <w:pPr>
              <w:pStyle w:val="ListParagraph"/>
              <w:ind w:left="0"/>
            </w:pPr>
            <w:r>
              <w:t>Ngân hàng lưu ký</w:t>
            </w:r>
          </w:p>
        </w:tc>
      </w:tr>
      <w:tr w:rsidR="00E36776" w:rsidRPr="0020260E" w14:paraId="5F723A61" w14:textId="77777777" w:rsidTr="00E94F4D">
        <w:trPr>
          <w:trHeight w:val="258"/>
        </w:trPr>
        <w:tc>
          <w:tcPr>
            <w:tcW w:w="1006" w:type="dxa"/>
            <w:vAlign w:val="center"/>
          </w:tcPr>
          <w:p w14:paraId="128068B3" w14:textId="658589BD" w:rsidR="00E36776" w:rsidRPr="0020260E" w:rsidRDefault="00E36776" w:rsidP="00E36776">
            <w:pPr>
              <w:pStyle w:val="ListParagraph"/>
              <w:ind w:left="0"/>
              <w:jc w:val="center"/>
            </w:pPr>
            <w:r w:rsidRPr="0020260E">
              <w:t>8</w:t>
            </w:r>
          </w:p>
        </w:tc>
        <w:tc>
          <w:tcPr>
            <w:tcW w:w="2954" w:type="dxa"/>
            <w:vAlign w:val="center"/>
          </w:tcPr>
          <w:p w14:paraId="633D54B9" w14:textId="2716E4C6" w:rsidR="00E36776" w:rsidRPr="0020260E" w:rsidRDefault="002273AF" w:rsidP="00E36776">
            <w:pPr>
              <w:pStyle w:val="ListParagraph"/>
              <w:ind w:left="0"/>
            </w:pPr>
            <w:r>
              <w:t>CCQ</w:t>
            </w:r>
          </w:p>
        </w:tc>
        <w:tc>
          <w:tcPr>
            <w:tcW w:w="8849" w:type="dxa"/>
            <w:vAlign w:val="center"/>
          </w:tcPr>
          <w:p w14:paraId="42E828CE" w14:textId="20EDD587" w:rsidR="00E36776" w:rsidRPr="0020260E" w:rsidRDefault="002273AF" w:rsidP="00E36776">
            <w:pPr>
              <w:pStyle w:val="ListParagraph"/>
              <w:ind w:left="0"/>
            </w:pPr>
            <w:r>
              <w:t>Chứng chỉ quỹ</w:t>
            </w:r>
          </w:p>
        </w:tc>
      </w:tr>
      <w:tr w:rsidR="00E36776" w:rsidRPr="0020260E" w14:paraId="7BFA0BF0" w14:textId="77777777" w:rsidTr="00E94F4D">
        <w:trPr>
          <w:trHeight w:val="275"/>
        </w:trPr>
        <w:tc>
          <w:tcPr>
            <w:tcW w:w="1006" w:type="dxa"/>
            <w:vAlign w:val="center"/>
          </w:tcPr>
          <w:p w14:paraId="3C368962" w14:textId="4F02086D" w:rsidR="00E36776" w:rsidRPr="0020260E" w:rsidRDefault="00E36776" w:rsidP="00E36776">
            <w:pPr>
              <w:pStyle w:val="ListParagraph"/>
              <w:ind w:left="0"/>
              <w:jc w:val="center"/>
            </w:pPr>
            <w:r w:rsidRPr="0020260E">
              <w:t>9</w:t>
            </w:r>
          </w:p>
        </w:tc>
        <w:tc>
          <w:tcPr>
            <w:tcW w:w="2954" w:type="dxa"/>
            <w:vAlign w:val="center"/>
          </w:tcPr>
          <w:p w14:paraId="13414EE5" w14:textId="1EB7BAB5" w:rsidR="00E36776" w:rsidRPr="0020260E" w:rsidRDefault="00E36776" w:rsidP="00E36776">
            <w:pPr>
              <w:pStyle w:val="ListParagraph"/>
              <w:ind w:left="0"/>
            </w:pPr>
          </w:p>
        </w:tc>
        <w:tc>
          <w:tcPr>
            <w:tcW w:w="8849" w:type="dxa"/>
            <w:vAlign w:val="center"/>
          </w:tcPr>
          <w:p w14:paraId="4B7C55F2" w14:textId="691D28EB" w:rsidR="00E36776" w:rsidRPr="0020260E" w:rsidRDefault="00E36776" w:rsidP="00E36776">
            <w:pPr>
              <w:pStyle w:val="ListParagraph"/>
              <w:ind w:left="0"/>
            </w:pPr>
          </w:p>
        </w:tc>
      </w:tr>
      <w:tr w:rsidR="00E36776" w:rsidRPr="0020260E" w14:paraId="28ADD5FE" w14:textId="77777777" w:rsidTr="00E94F4D">
        <w:trPr>
          <w:trHeight w:val="258"/>
        </w:trPr>
        <w:tc>
          <w:tcPr>
            <w:tcW w:w="1006" w:type="dxa"/>
            <w:vAlign w:val="center"/>
          </w:tcPr>
          <w:p w14:paraId="42A8ED06" w14:textId="1C0A259A" w:rsidR="00E36776" w:rsidRPr="0020260E" w:rsidRDefault="00E36776" w:rsidP="00E36776">
            <w:pPr>
              <w:pStyle w:val="ListParagraph"/>
              <w:ind w:left="0"/>
              <w:jc w:val="center"/>
            </w:pPr>
            <w:r w:rsidRPr="0020260E">
              <w:t>10</w:t>
            </w:r>
          </w:p>
        </w:tc>
        <w:tc>
          <w:tcPr>
            <w:tcW w:w="2954" w:type="dxa"/>
            <w:vAlign w:val="center"/>
          </w:tcPr>
          <w:p w14:paraId="6599DC50" w14:textId="6A559B65" w:rsidR="00E36776" w:rsidRPr="0020260E" w:rsidRDefault="00E36776" w:rsidP="00E36776">
            <w:pPr>
              <w:pStyle w:val="ListParagraph"/>
              <w:ind w:left="0"/>
            </w:pPr>
          </w:p>
        </w:tc>
        <w:tc>
          <w:tcPr>
            <w:tcW w:w="8849" w:type="dxa"/>
            <w:vAlign w:val="center"/>
          </w:tcPr>
          <w:p w14:paraId="5AA5E0CC" w14:textId="0982647C" w:rsidR="00E36776" w:rsidRPr="0020260E" w:rsidRDefault="00E36776" w:rsidP="00E36776">
            <w:pPr>
              <w:pStyle w:val="ListParagraph"/>
              <w:ind w:left="0"/>
              <w:rPr>
                <w:rFonts w:eastAsia="Arial" w:cs="Arial"/>
                <w:color w:val="000000" w:themeColor="text1"/>
                <w:lang w:eastAsia="zh-CN"/>
              </w:rPr>
            </w:pPr>
          </w:p>
        </w:tc>
      </w:tr>
      <w:tr w:rsidR="00E36776" w:rsidRPr="0020260E" w14:paraId="7B575087" w14:textId="77777777" w:rsidTr="00E94F4D">
        <w:trPr>
          <w:trHeight w:val="258"/>
        </w:trPr>
        <w:tc>
          <w:tcPr>
            <w:tcW w:w="1006" w:type="dxa"/>
            <w:vAlign w:val="center"/>
          </w:tcPr>
          <w:p w14:paraId="2FF7299F" w14:textId="4695CE51" w:rsidR="00E36776" w:rsidRPr="0020260E" w:rsidRDefault="00E36776" w:rsidP="00E36776">
            <w:pPr>
              <w:pStyle w:val="ListParagraph"/>
              <w:ind w:left="0"/>
              <w:jc w:val="center"/>
            </w:pPr>
            <w:r w:rsidRPr="0020260E">
              <w:t>11</w:t>
            </w:r>
          </w:p>
        </w:tc>
        <w:tc>
          <w:tcPr>
            <w:tcW w:w="2954" w:type="dxa"/>
            <w:vAlign w:val="center"/>
          </w:tcPr>
          <w:p w14:paraId="38048304" w14:textId="77752BB9" w:rsidR="00E36776" w:rsidRPr="0020260E" w:rsidRDefault="00E36776" w:rsidP="00E36776">
            <w:pPr>
              <w:pStyle w:val="ListParagraph"/>
              <w:ind w:left="0"/>
            </w:pPr>
          </w:p>
        </w:tc>
        <w:tc>
          <w:tcPr>
            <w:tcW w:w="8849" w:type="dxa"/>
            <w:vAlign w:val="center"/>
          </w:tcPr>
          <w:p w14:paraId="20230A85" w14:textId="7137744A" w:rsidR="00E36776" w:rsidRPr="0020260E" w:rsidRDefault="00E36776" w:rsidP="00E36776">
            <w:pPr>
              <w:pStyle w:val="ListParagraph"/>
              <w:ind w:left="0"/>
              <w:rPr>
                <w:rFonts w:eastAsia="Arial" w:cs="Arial"/>
                <w:color w:val="000000" w:themeColor="text1"/>
                <w:lang w:eastAsia="zh-CN"/>
              </w:rPr>
            </w:pPr>
          </w:p>
        </w:tc>
      </w:tr>
    </w:tbl>
    <w:p w14:paraId="5FB624E8" w14:textId="77777777" w:rsidR="00303C71" w:rsidRPr="0020260E" w:rsidRDefault="00303C71" w:rsidP="00D41797">
      <w:pPr>
        <w:pStyle w:val="ListParagraph"/>
        <w:ind w:left="360"/>
      </w:pPr>
    </w:p>
    <w:p w14:paraId="69B2CA9F" w14:textId="77777777" w:rsidR="00303C71" w:rsidRPr="0020260E" w:rsidRDefault="00303C71" w:rsidP="00D41797">
      <w:pPr>
        <w:pStyle w:val="Heading2"/>
      </w:pPr>
      <w:bookmarkStart w:id="13" w:name="_Toc128495168"/>
      <w:bookmarkStart w:id="14" w:name="_Toc128495291"/>
      <w:bookmarkStart w:id="15" w:name="_Toc134695369"/>
      <w:bookmarkStart w:id="16" w:name="_Toc134866571"/>
      <w:r w:rsidRPr="0020260E">
        <w:t>Ý nghĩa ký hiệu</w:t>
      </w:r>
      <w:bookmarkEnd w:id="13"/>
      <w:bookmarkEnd w:id="14"/>
      <w:r w:rsidRPr="0020260E">
        <w:t xml:space="preserve"> quy trình</w:t>
      </w:r>
      <w:bookmarkEnd w:id="15"/>
      <w:bookmarkEnd w:id="16"/>
    </w:p>
    <w:p w14:paraId="0B1416A6" w14:textId="77777777" w:rsidR="00303C71" w:rsidRPr="0020260E" w:rsidRDefault="00303C71" w:rsidP="00D41797">
      <w:pPr>
        <w:pStyle w:val="ListParagraph"/>
        <w:ind w:left="0"/>
      </w:pPr>
      <w:r w:rsidRPr="0020260E">
        <w:t xml:space="preserve">Lưu đồ sử dụng trong tài liệu này được quy ước theo chuẩn BPMN. </w:t>
      </w:r>
    </w:p>
    <w:p w14:paraId="1CB58C77" w14:textId="77777777" w:rsidR="00303C71" w:rsidRPr="0020260E" w:rsidRDefault="00303C71" w:rsidP="00D41797">
      <w:pPr>
        <w:pStyle w:val="ListParagraph"/>
        <w:ind w:left="0"/>
      </w:pPr>
      <w:r w:rsidRPr="0020260E">
        <w:t>BPMN (Business Process Model and Notation) là một chuẩn để mô hình hóa các quy trình kinh doanh.</w:t>
      </w:r>
    </w:p>
    <w:tbl>
      <w:tblPr>
        <w:tblStyle w:val="TableGrid"/>
        <w:tblW w:w="12870" w:type="dxa"/>
        <w:tblInd w:w="85" w:type="dxa"/>
        <w:tblLayout w:type="fixed"/>
        <w:tblLook w:val="04A0" w:firstRow="1" w:lastRow="0" w:firstColumn="1" w:lastColumn="0" w:noHBand="0" w:noVBand="1"/>
      </w:tblPr>
      <w:tblGrid>
        <w:gridCol w:w="1080"/>
        <w:gridCol w:w="1890"/>
        <w:gridCol w:w="4680"/>
        <w:gridCol w:w="5220"/>
      </w:tblGrid>
      <w:tr w:rsidR="00303C71" w:rsidRPr="0020260E" w14:paraId="03B54CAC" w14:textId="77777777" w:rsidTr="00233ECC">
        <w:trPr>
          <w:tblHeader/>
        </w:trPr>
        <w:tc>
          <w:tcPr>
            <w:tcW w:w="12870" w:type="dxa"/>
            <w:gridSpan w:val="4"/>
            <w:shd w:val="clear" w:color="auto" w:fill="CAEDFB" w:themeFill="accent4" w:themeFillTint="33"/>
            <w:vAlign w:val="bottom"/>
          </w:tcPr>
          <w:p w14:paraId="7BDA6082" w14:textId="77777777" w:rsidR="00303C71" w:rsidRPr="0020260E" w:rsidRDefault="00303C71" w:rsidP="00D41797">
            <w:pPr>
              <w:rPr>
                <w:b/>
                <w:bCs/>
              </w:rPr>
            </w:pPr>
            <w:r w:rsidRPr="0020260E">
              <w:rPr>
                <w:b/>
                <w:bCs/>
              </w:rPr>
              <w:lastRenderedPageBreak/>
              <w:t>Quy ước trong lưu đồ</w:t>
            </w:r>
          </w:p>
        </w:tc>
      </w:tr>
      <w:tr w:rsidR="00303C71" w:rsidRPr="0020260E" w14:paraId="64BA9402" w14:textId="77777777" w:rsidTr="00233ECC">
        <w:trPr>
          <w:trHeight w:val="368"/>
          <w:tblHeader/>
        </w:trPr>
        <w:tc>
          <w:tcPr>
            <w:tcW w:w="1080" w:type="dxa"/>
            <w:shd w:val="clear" w:color="auto" w:fill="F2CEED" w:themeFill="accent5" w:themeFillTint="33"/>
          </w:tcPr>
          <w:p w14:paraId="5D4B1642" w14:textId="77777777" w:rsidR="00303C71" w:rsidRPr="0020260E" w:rsidRDefault="00303C71" w:rsidP="00D41797">
            <w:pPr>
              <w:pStyle w:val="ListParagraph"/>
              <w:ind w:left="360"/>
              <w:rPr>
                <w:b/>
                <w:bCs/>
              </w:rPr>
            </w:pPr>
            <w:r w:rsidRPr="0020260E">
              <w:rPr>
                <w:b/>
                <w:bCs/>
              </w:rPr>
              <w:t>STT</w:t>
            </w:r>
          </w:p>
        </w:tc>
        <w:tc>
          <w:tcPr>
            <w:tcW w:w="1890" w:type="dxa"/>
            <w:shd w:val="clear" w:color="auto" w:fill="F2CEED" w:themeFill="accent5" w:themeFillTint="33"/>
          </w:tcPr>
          <w:p w14:paraId="24A1CF86" w14:textId="77777777" w:rsidR="00303C71" w:rsidRPr="0020260E" w:rsidRDefault="00303C71" w:rsidP="00D41797">
            <w:pPr>
              <w:pStyle w:val="ListParagraph"/>
              <w:ind w:left="360"/>
              <w:rPr>
                <w:b/>
                <w:bCs/>
              </w:rPr>
            </w:pPr>
            <w:r w:rsidRPr="0020260E">
              <w:rPr>
                <w:b/>
                <w:bCs/>
              </w:rPr>
              <w:t>Tên</w:t>
            </w:r>
          </w:p>
        </w:tc>
        <w:tc>
          <w:tcPr>
            <w:tcW w:w="4680" w:type="dxa"/>
            <w:shd w:val="clear" w:color="auto" w:fill="F2CEED" w:themeFill="accent5" w:themeFillTint="33"/>
          </w:tcPr>
          <w:p w14:paraId="6EA31095" w14:textId="77777777" w:rsidR="00303C71" w:rsidRPr="0020260E" w:rsidRDefault="00303C71" w:rsidP="00D41797">
            <w:pPr>
              <w:pStyle w:val="ListParagraph"/>
              <w:ind w:left="360"/>
              <w:rPr>
                <w:b/>
                <w:bCs/>
              </w:rPr>
            </w:pPr>
            <w:r w:rsidRPr="0020260E">
              <w:rPr>
                <w:b/>
                <w:bCs/>
              </w:rPr>
              <w:t>Mô tả</w:t>
            </w:r>
          </w:p>
        </w:tc>
        <w:tc>
          <w:tcPr>
            <w:tcW w:w="5220" w:type="dxa"/>
            <w:shd w:val="clear" w:color="auto" w:fill="F2CEED" w:themeFill="accent5" w:themeFillTint="33"/>
          </w:tcPr>
          <w:p w14:paraId="00C01A38" w14:textId="77777777" w:rsidR="00303C71" w:rsidRPr="0020260E" w:rsidRDefault="00303C71" w:rsidP="00D41797">
            <w:pPr>
              <w:pStyle w:val="ListParagraph"/>
              <w:ind w:left="360"/>
              <w:rPr>
                <w:b/>
                <w:bCs/>
              </w:rPr>
            </w:pPr>
            <w:r w:rsidRPr="0020260E">
              <w:rPr>
                <w:b/>
                <w:bCs/>
              </w:rPr>
              <w:t>Ký hiệu hình vẽ</w:t>
            </w:r>
          </w:p>
        </w:tc>
      </w:tr>
      <w:tr w:rsidR="00303C71" w:rsidRPr="0020260E" w14:paraId="5D45EA37" w14:textId="77777777" w:rsidTr="002421EF">
        <w:trPr>
          <w:trHeight w:val="1250"/>
        </w:trPr>
        <w:tc>
          <w:tcPr>
            <w:tcW w:w="1080" w:type="dxa"/>
            <w:vAlign w:val="center"/>
          </w:tcPr>
          <w:p w14:paraId="64CCFD5F" w14:textId="77777777" w:rsidR="00303C71" w:rsidRPr="0020260E" w:rsidRDefault="00303C71" w:rsidP="00D41797">
            <w:pPr>
              <w:pStyle w:val="ListParagraph"/>
              <w:spacing w:after="160"/>
              <w:ind w:left="360"/>
            </w:pPr>
            <w:r w:rsidRPr="0020260E">
              <w:t>01</w:t>
            </w:r>
          </w:p>
        </w:tc>
        <w:tc>
          <w:tcPr>
            <w:tcW w:w="1890" w:type="dxa"/>
            <w:vAlign w:val="center"/>
          </w:tcPr>
          <w:p w14:paraId="2721195A" w14:textId="77777777" w:rsidR="00303C71" w:rsidRPr="0020260E" w:rsidRDefault="00303C71" w:rsidP="00D41797">
            <w:pPr>
              <w:pStyle w:val="ListParagraph"/>
              <w:spacing w:after="160"/>
              <w:ind w:left="163" w:hanging="90"/>
            </w:pPr>
            <w:r w:rsidRPr="0020260E">
              <w:t>Pool</w:t>
            </w:r>
          </w:p>
        </w:tc>
        <w:tc>
          <w:tcPr>
            <w:tcW w:w="4680" w:type="dxa"/>
            <w:vAlign w:val="center"/>
          </w:tcPr>
          <w:p w14:paraId="3BD6647E" w14:textId="77777777" w:rsidR="00303C71" w:rsidRPr="0020260E" w:rsidRDefault="00303C71" w:rsidP="00D41797">
            <w:pPr>
              <w:pStyle w:val="ListParagraph"/>
              <w:numPr>
                <w:ilvl w:val="0"/>
                <w:numId w:val="5"/>
              </w:numPr>
              <w:spacing w:after="160"/>
            </w:pPr>
            <w:r w:rsidRPr="0020260E">
              <w:t>Thể hiện các tổ chức khác nhau hoặc các quy trình hoàn toàn riêng biệt.</w:t>
            </w:r>
          </w:p>
          <w:p w14:paraId="2ADA049A" w14:textId="77777777" w:rsidR="00303C71" w:rsidRPr="0020260E" w:rsidRDefault="00303C71" w:rsidP="00D41797">
            <w:pPr>
              <w:pStyle w:val="ListParagraph"/>
              <w:numPr>
                <w:ilvl w:val="0"/>
                <w:numId w:val="5"/>
              </w:numPr>
              <w:spacing w:after="160"/>
            </w:pPr>
            <w:r w:rsidRPr="0020260E">
              <w:t xml:space="preserve">Là đại diện cho người tham gia trong một quy trình nghiệp vụ. </w:t>
            </w:r>
          </w:p>
        </w:tc>
        <w:tc>
          <w:tcPr>
            <w:tcW w:w="5220" w:type="dxa"/>
            <w:vAlign w:val="center"/>
          </w:tcPr>
          <w:p w14:paraId="08EF3EB9" w14:textId="77777777" w:rsidR="00303C71" w:rsidRPr="0020260E" w:rsidRDefault="00303C71" w:rsidP="00D41797">
            <w:pPr>
              <w:jc w:val="center"/>
            </w:pPr>
            <w:r w:rsidRPr="0020260E">
              <w:rPr>
                <w:noProof/>
              </w:rPr>
              <w:drawing>
                <wp:inline distT="0" distB="0" distL="0" distR="0" wp14:anchorId="7CB938E7" wp14:editId="68C8FCDD">
                  <wp:extent cx="2583815" cy="632460"/>
                  <wp:effectExtent l="0" t="0" r="6985" b="0"/>
                  <wp:docPr id="37" name="Picture 37"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12">
                            <a:extLst>
                              <a:ext uri="{28A0092B-C50C-407E-A947-70E740481C1C}">
                                <a14:useLocalDpi xmlns:a14="http://schemas.microsoft.com/office/drawing/2010/main" val="0"/>
                              </a:ext>
                            </a:extLst>
                          </a:blip>
                          <a:stretch>
                            <a:fillRect/>
                          </a:stretch>
                        </pic:blipFill>
                        <pic:spPr>
                          <a:xfrm>
                            <a:off x="0" y="0"/>
                            <a:ext cx="2583815" cy="632460"/>
                          </a:xfrm>
                          <a:prstGeom prst="rect">
                            <a:avLst/>
                          </a:prstGeom>
                        </pic:spPr>
                      </pic:pic>
                    </a:graphicData>
                  </a:graphic>
                </wp:inline>
              </w:drawing>
            </w:r>
          </w:p>
        </w:tc>
      </w:tr>
      <w:tr w:rsidR="00303C71" w:rsidRPr="0020260E" w14:paraId="519819E2" w14:textId="77777777" w:rsidTr="002421EF">
        <w:trPr>
          <w:trHeight w:val="1691"/>
        </w:trPr>
        <w:tc>
          <w:tcPr>
            <w:tcW w:w="1080" w:type="dxa"/>
            <w:vAlign w:val="center"/>
          </w:tcPr>
          <w:p w14:paraId="5E3723DC" w14:textId="77777777" w:rsidR="00303C71" w:rsidRPr="0020260E" w:rsidRDefault="00303C71" w:rsidP="00D41797">
            <w:pPr>
              <w:pStyle w:val="ListParagraph"/>
              <w:spacing w:after="160"/>
              <w:ind w:left="360"/>
            </w:pPr>
            <w:r w:rsidRPr="0020260E">
              <w:t>02</w:t>
            </w:r>
          </w:p>
        </w:tc>
        <w:tc>
          <w:tcPr>
            <w:tcW w:w="1890" w:type="dxa"/>
            <w:vAlign w:val="center"/>
          </w:tcPr>
          <w:p w14:paraId="04678DA3" w14:textId="77777777" w:rsidR="00303C71" w:rsidRPr="0020260E" w:rsidRDefault="00303C71" w:rsidP="00D41797">
            <w:pPr>
              <w:pStyle w:val="ListParagraph"/>
              <w:spacing w:after="160"/>
              <w:ind w:left="163" w:hanging="90"/>
            </w:pPr>
            <w:r w:rsidRPr="0020260E">
              <w:t>Lane</w:t>
            </w:r>
          </w:p>
        </w:tc>
        <w:tc>
          <w:tcPr>
            <w:tcW w:w="4680" w:type="dxa"/>
            <w:vAlign w:val="center"/>
          </w:tcPr>
          <w:p w14:paraId="13B14A1C" w14:textId="77777777" w:rsidR="00303C71" w:rsidRPr="0020260E" w:rsidRDefault="00303C71" w:rsidP="00D41797">
            <w:pPr>
              <w:pStyle w:val="ListParagraph"/>
              <w:numPr>
                <w:ilvl w:val="0"/>
                <w:numId w:val="6"/>
              </w:numPr>
              <w:spacing w:after="160"/>
            </w:pPr>
            <w:r w:rsidRPr="0020260E">
              <w:t>Thể hiện các team hoặc cá thể khác nhau trong cùng một tổ chức.</w:t>
            </w:r>
          </w:p>
          <w:p w14:paraId="1374C7E0" w14:textId="77777777" w:rsidR="00303C71" w:rsidRPr="0020260E" w:rsidRDefault="00303C71" w:rsidP="00D41797">
            <w:pPr>
              <w:pStyle w:val="ListParagraph"/>
              <w:numPr>
                <w:ilvl w:val="0"/>
                <w:numId w:val="6"/>
              </w:numPr>
              <w:spacing w:after="160"/>
            </w:pPr>
            <w:r w:rsidRPr="0020260E">
              <w:t xml:space="preserve">Là phân vùng phụ của Pools. Một Pools có thể có nhiều lanes. </w:t>
            </w:r>
          </w:p>
        </w:tc>
        <w:tc>
          <w:tcPr>
            <w:tcW w:w="5220" w:type="dxa"/>
            <w:vAlign w:val="center"/>
          </w:tcPr>
          <w:p w14:paraId="02249C98" w14:textId="77777777" w:rsidR="00303C71" w:rsidRPr="0020260E" w:rsidRDefault="00303C71" w:rsidP="00D41797">
            <w:pPr>
              <w:jc w:val="center"/>
            </w:pPr>
            <w:r w:rsidRPr="0020260E">
              <w:rPr>
                <w:noProof/>
              </w:rPr>
              <w:drawing>
                <wp:inline distT="0" distB="0" distL="0" distR="0" wp14:anchorId="01998960" wp14:editId="7A37C83E">
                  <wp:extent cx="2543810" cy="1005840"/>
                  <wp:effectExtent l="0" t="0" r="8890" b="3810"/>
                  <wp:docPr id="38" name="Picture 3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3810" cy="1005840"/>
                          </a:xfrm>
                          <a:prstGeom prst="rect">
                            <a:avLst/>
                          </a:prstGeom>
                        </pic:spPr>
                      </pic:pic>
                    </a:graphicData>
                  </a:graphic>
                </wp:inline>
              </w:drawing>
            </w:r>
          </w:p>
        </w:tc>
      </w:tr>
      <w:tr w:rsidR="00303C71" w:rsidRPr="0020260E" w14:paraId="3AD3FD0B" w14:textId="77777777" w:rsidTr="002421EF">
        <w:trPr>
          <w:trHeight w:val="1349"/>
        </w:trPr>
        <w:tc>
          <w:tcPr>
            <w:tcW w:w="1080" w:type="dxa"/>
            <w:vAlign w:val="center"/>
          </w:tcPr>
          <w:p w14:paraId="5325C274" w14:textId="77777777" w:rsidR="00303C71" w:rsidRPr="0020260E" w:rsidRDefault="00303C71" w:rsidP="00D41797">
            <w:pPr>
              <w:pStyle w:val="ListParagraph"/>
              <w:ind w:left="360"/>
            </w:pPr>
            <w:r w:rsidRPr="0020260E">
              <w:t>03</w:t>
            </w:r>
          </w:p>
        </w:tc>
        <w:tc>
          <w:tcPr>
            <w:tcW w:w="1890" w:type="dxa"/>
            <w:vAlign w:val="center"/>
          </w:tcPr>
          <w:p w14:paraId="6AA1B454" w14:textId="77777777" w:rsidR="00303C71" w:rsidRPr="0020260E" w:rsidRDefault="00303C71" w:rsidP="00D41797">
            <w:pPr>
              <w:pStyle w:val="ListParagraph"/>
              <w:ind w:left="163" w:hanging="90"/>
            </w:pPr>
            <w:r w:rsidRPr="0020260E">
              <w:t>Call Activity</w:t>
            </w:r>
          </w:p>
        </w:tc>
        <w:tc>
          <w:tcPr>
            <w:tcW w:w="4680" w:type="dxa"/>
            <w:vAlign w:val="center"/>
          </w:tcPr>
          <w:p w14:paraId="588FF2B3" w14:textId="77777777" w:rsidR="00303C71" w:rsidRPr="0020260E" w:rsidRDefault="00303C71" w:rsidP="00D41797">
            <w:pPr>
              <w:pStyle w:val="ListParagraph"/>
              <w:numPr>
                <w:ilvl w:val="0"/>
                <w:numId w:val="7"/>
              </w:numPr>
            </w:pPr>
            <w:r w:rsidRPr="0020260E">
              <w:t>Là quy trình tham chiếu, và được sử dụng để tham chiếu đến một quy trình khác/ một quy trình con</w:t>
            </w:r>
          </w:p>
        </w:tc>
        <w:tc>
          <w:tcPr>
            <w:tcW w:w="5220" w:type="dxa"/>
            <w:vAlign w:val="center"/>
          </w:tcPr>
          <w:p w14:paraId="255EA45B" w14:textId="77777777" w:rsidR="00303C71" w:rsidRPr="0020260E" w:rsidRDefault="00303C71" w:rsidP="00D41797">
            <w:r w:rsidRPr="0020260E">
              <w:rPr>
                <w:noProof/>
              </w:rPr>
              <w:drawing>
                <wp:anchor distT="0" distB="0" distL="114300" distR="114300" simplePos="0" relativeHeight="251658241" behindDoc="0" locked="0" layoutInCell="1" allowOverlap="1" wp14:anchorId="4909DE59" wp14:editId="1AA3CA09">
                  <wp:simplePos x="0" y="0"/>
                  <wp:positionH relativeFrom="column">
                    <wp:posOffset>1205865</wp:posOffset>
                  </wp:positionH>
                  <wp:positionV relativeFrom="paragraph">
                    <wp:posOffset>-724535</wp:posOffset>
                  </wp:positionV>
                  <wp:extent cx="1012190" cy="759460"/>
                  <wp:effectExtent l="0" t="0" r="0" b="2540"/>
                  <wp:wrapTopAndBottom/>
                  <wp:docPr id="9" name="Picture 9" descr="A black and white rectangle with a plus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and white rectangle with a plus sig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12190" cy="759460"/>
                          </a:xfrm>
                          <a:prstGeom prst="rect">
                            <a:avLst/>
                          </a:prstGeom>
                        </pic:spPr>
                      </pic:pic>
                    </a:graphicData>
                  </a:graphic>
                  <wp14:sizeRelH relativeFrom="margin">
                    <wp14:pctWidth>0</wp14:pctWidth>
                  </wp14:sizeRelH>
                  <wp14:sizeRelV relativeFrom="margin">
                    <wp14:pctHeight>0</wp14:pctHeight>
                  </wp14:sizeRelV>
                </wp:anchor>
              </w:drawing>
            </w:r>
          </w:p>
        </w:tc>
      </w:tr>
      <w:tr w:rsidR="00303C71" w:rsidRPr="0020260E" w14:paraId="00913FE2" w14:textId="77777777" w:rsidTr="002421EF">
        <w:trPr>
          <w:trHeight w:val="300"/>
        </w:trPr>
        <w:tc>
          <w:tcPr>
            <w:tcW w:w="1080" w:type="dxa"/>
            <w:vAlign w:val="center"/>
          </w:tcPr>
          <w:p w14:paraId="719F5B7F" w14:textId="77777777" w:rsidR="00303C71" w:rsidRPr="0020260E" w:rsidRDefault="00303C71" w:rsidP="00D41797">
            <w:pPr>
              <w:pStyle w:val="ListParagraph"/>
              <w:spacing w:after="160"/>
              <w:ind w:left="360"/>
            </w:pPr>
            <w:r w:rsidRPr="0020260E">
              <w:t>03</w:t>
            </w:r>
          </w:p>
        </w:tc>
        <w:tc>
          <w:tcPr>
            <w:tcW w:w="1890" w:type="dxa"/>
            <w:vAlign w:val="center"/>
          </w:tcPr>
          <w:p w14:paraId="09860270" w14:textId="77777777" w:rsidR="00303C71" w:rsidRPr="0020260E" w:rsidRDefault="00303C71" w:rsidP="00D41797">
            <w:pPr>
              <w:pStyle w:val="ListParagraph"/>
              <w:spacing w:after="160"/>
              <w:ind w:left="163" w:hanging="90"/>
            </w:pPr>
            <w:r w:rsidRPr="0020260E">
              <w:t>Manual Task</w:t>
            </w:r>
          </w:p>
        </w:tc>
        <w:tc>
          <w:tcPr>
            <w:tcW w:w="4680" w:type="dxa"/>
            <w:vAlign w:val="center"/>
          </w:tcPr>
          <w:p w14:paraId="75183A5B" w14:textId="77777777" w:rsidR="00303C71" w:rsidRPr="0020260E" w:rsidRDefault="00303C71" w:rsidP="00D41797">
            <w:pPr>
              <w:pStyle w:val="ListParagraph"/>
              <w:numPr>
                <w:ilvl w:val="0"/>
                <w:numId w:val="7"/>
              </w:numPr>
              <w:spacing w:after="160"/>
            </w:pPr>
            <w:r w:rsidRPr="0020260E">
              <w:t>Là task được thực hiện bởi người dùng, ngoài hệ thống và được thực hiện một cách thủ công.</w:t>
            </w:r>
            <w:r w:rsidRPr="0020260E">
              <w:rPr>
                <w:b/>
                <w:bCs/>
              </w:rPr>
              <w:t> </w:t>
            </w:r>
          </w:p>
        </w:tc>
        <w:tc>
          <w:tcPr>
            <w:tcW w:w="5220" w:type="dxa"/>
            <w:vAlign w:val="center"/>
          </w:tcPr>
          <w:p w14:paraId="3D83B3B0" w14:textId="77777777" w:rsidR="00303C71" w:rsidRPr="0020260E" w:rsidRDefault="00303C71" w:rsidP="00D41797">
            <w:pPr>
              <w:pStyle w:val="ListParagraph"/>
              <w:spacing w:after="160"/>
              <w:ind w:left="360"/>
              <w:jc w:val="center"/>
            </w:pPr>
            <w:r w:rsidRPr="0020260E">
              <w:rPr>
                <w:noProof/>
              </w:rPr>
              <w:drawing>
                <wp:inline distT="0" distB="0" distL="0" distR="0" wp14:anchorId="188A7C9C" wp14:editId="13DB2F23">
                  <wp:extent cx="1008380" cy="779145"/>
                  <wp:effectExtent l="0" t="0" r="1270" b="1905"/>
                  <wp:docPr id="34" name="Picture 34" descr="A black and white rectangle with a hand pointing at the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ack and white rectangle with a hand pointing at the corn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008380" cy="779145"/>
                          </a:xfrm>
                          <a:prstGeom prst="rect">
                            <a:avLst/>
                          </a:prstGeom>
                        </pic:spPr>
                      </pic:pic>
                    </a:graphicData>
                  </a:graphic>
                </wp:inline>
              </w:drawing>
            </w:r>
          </w:p>
        </w:tc>
      </w:tr>
      <w:tr w:rsidR="00303C71" w:rsidRPr="0020260E" w14:paraId="20F337A2" w14:textId="77777777" w:rsidTr="002421EF">
        <w:tc>
          <w:tcPr>
            <w:tcW w:w="1080" w:type="dxa"/>
            <w:vAlign w:val="center"/>
          </w:tcPr>
          <w:p w14:paraId="5F4C6584" w14:textId="77777777" w:rsidR="00303C71" w:rsidRPr="0020260E" w:rsidRDefault="00303C71" w:rsidP="00D41797">
            <w:pPr>
              <w:pStyle w:val="ListParagraph"/>
              <w:ind w:left="360"/>
            </w:pPr>
            <w:r w:rsidRPr="0020260E">
              <w:t>04</w:t>
            </w:r>
          </w:p>
        </w:tc>
        <w:tc>
          <w:tcPr>
            <w:tcW w:w="1890" w:type="dxa"/>
            <w:vAlign w:val="center"/>
          </w:tcPr>
          <w:p w14:paraId="10DF5D70" w14:textId="77777777" w:rsidR="00303C71" w:rsidRPr="0020260E" w:rsidRDefault="00303C71" w:rsidP="00D41797">
            <w:pPr>
              <w:pStyle w:val="ListParagraph"/>
              <w:ind w:left="163" w:hanging="90"/>
            </w:pPr>
            <w:r w:rsidRPr="0020260E">
              <w:t>User Task</w:t>
            </w:r>
          </w:p>
        </w:tc>
        <w:tc>
          <w:tcPr>
            <w:tcW w:w="4680" w:type="dxa"/>
            <w:vAlign w:val="center"/>
          </w:tcPr>
          <w:p w14:paraId="64104084" w14:textId="77777777" w:rsidR="00303C71" w:rsidRPr="0020260E" w:rsidRDefault="00303C71" w:rsidP="00D41797">
            <w:pPr>
              <w:pStyle w:val="ListParagraph"/>
              <w:numPr>
                <w:ilvl w:val="0"/>
                <w:numId w:val="7"/>
              </w:numPr>
            </w:pPr>
            <w:r w:rsidRPr="0020260E">
              <w:t>Là task được thực hiện bởi người dùng, trên hệ thống </w:t>
            </w:r>
          </w:p>
        </w:tc>
        <w:tc>
          <w:tcPr>
            <w:tcW w:w="5220" w:type="dxa"/>
            <w:vAlign w:val="center"/>
          </w:tcPr>
          <w:p w14:paraId="5E87F5F2" w14:textId="77777777" w:rsidR="00303C71" w:rsidRPr="0020260E" w:rsidRDefault="00303C71" w:rsidP="00D41797">
            <w:pPr>
              <w:pStyle w:val="ListParagraph"/>
              <w:ind w:left="360"/>
              <w:jc w:val="center"/>
            </w:pPr>
            <w:r w:rsidRPr="0020260E">
              <w:rPr>
                <w:noProof/>
              </w:rPr>
              <w:drawing>
                <wp:inline distT="0" distB="0" distL="0" distR="0" wp14:anchorId="5AAC099C" wp14:editId="14F992D8">
                  <wp:extent cx="1063625" cy="807720"/>
                  <wp:effectExtent l="0" t="0" r="3175" b="0"/>
                  <wp:docPr id="33" name="Picture 33" descr="A black and white rectangular object with a person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white rectangular object with a person in the midd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063625" cy="807720"/>
                          </a:xfrm>
                          <a:prstGeom prst="rect">
                            <a:avLst/>
                          </a:prstGeom>
                        </pic:spPr>
                      </pic:pic>
                    </a:graphicData>
                  </a:graphic>
                </wp:inline>
              </w:drawing>
            </w:r>
          </w:p>
        </w:tc>
      </w:tr>
      <w:tr w:rsidR="00303C71" w:rsidRPr="0020260E" w14:paraId="35D1EE9F" w14:textId="77777777" w:rsidTr="002421EF">
        <w:trPr>
          <w:trHeight w:val="1340"/>
        </w:trPr>
        <w:tc>
          <w:tcPr>
            <w:tcW w:w="1080" w:type="dxa"/>
            <w:vAlign w:val="center"/>
          </w:tcPr>
          <w:p w14:paraId="2DA9F8DA" w14:textId="77777777" w:rsidR="00303C71" w:rsidRPr="0020260E" w:rsidRDefault="00303C71" w:rsidP="00D41797">
            <w:pPr>
              <w:pStyle w:val="ListParagraph"/>
              <w:spacing w:after="160"/>
              <w:ind w:left="360"/>
            </w:pPr>
            <w:r w:rsidRPr="0020260E">
              <w:lastRenderedPageBreak/>
              <w:t>05</w:t>
            </w:r>
          </w:p>
        </w:tc>
        <w:tc>
          <w:tcPr>
            <w:tcW w:w="1890" w:type="dxa"/>
            <w:vAlign w:val="center"/>
          </w:tcPr>
          <w:p w14:paraId="6CBC831B" w14:textId="77777777" w:rsidR="00303C71" w:rsidRPr="0020260E" w:rsidRDefault="00303C71" w:rsidP="00D41797">
            <w:pPr>
              <w:pStyle w:val="ListParagraph"/>
              <w:spacing w:after="160"/>
              <w:ind w:left="163" w:hanging="90"/>
            </w:pPr>
            <w:r w:rsidRPr="0020260E">
              <w:t>Service Task</w:t>
            </w:r>
          </w:p>
        </w:tc>
        <w:tc>
          <w:tcPr>
            <w:tcW w:w="4680" w:type="dxa"/>
            <w:vAlign w:val="center"/>
          </w:tcPr>
          <w:p w14:paraId="16FEA0B1" w14:textId="77777777" w:rsidR="00303C71" w:rsidRPr="0020260E" w:rsidRDefault="00303C71" w:rsidP="00D41797">
            <w:pPr>
              <w:pStyle w:val="ListParagraph"/>
              <w:numPr>
                <w:ilvl w:val="0"/>
                <w:numId w:val="7"/>
              </w:numPr>
              <w:spacing w:after="160"/>
            </w:pPr>
            <w:r w:rsidRPr="0020260E">
              <w:t>Là task được thực hiện tự động bởi hệ thống.</w:t>
            </w:r>
          </w:p>
        </w:tc>
        <w:tc>
          <w:tcPr>
            <w:tcW w:w="5220" w:type="dxa"/>
            <w:vAlign w:val="center"/>
          </w:tcPr>
          <w:p w14:paraId="41675FC5" w14:textId="77777777" w:rsidR="00303C71" w:rsidRPr="0020260E" w:rsidRDefault="00303C71" w:rsidP="00D41797">
            <w:pPr>
              <w:pStyle w:val="ListParagraph"/>
              <w:spacing w:after="160"/>
              <w:ind w:left="360"/>
              <w:jc w:val="center"/>
            </w:pPr>
            <w:r w:rsidRPr="0020260E">
              <w:rPr>
                <w:noProof/>
              </w:rPr>
              <w:drawing>
                <wp:inline distT="0" distB="0" distL="0" distR="0" wp14:anchorId="458334E5" wp14:editId="55911985">
                  <wp:extent cx="1063625" cy="819150"/>
                  <wp:effectExtent l="0" t="0" r="3175" b="0"/>
                  <wp:docPr id="1" name="Picture 1" descr="A white rectangular object with a black and whit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object with a black and white desig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063625" cy="819150"/>
                          </a:xfrm>
                          <a:prstGeom prst="rect">
                            <a:avLst/>
                          </a:prstGeom>
                        </pic:spPr>
                      </pic:pic>
                    </a:graphicData>
                  </a:graphic>
                </wp:inline>
              </w:drawing>
            </w:r>
          </w:p>
        </w:tc>
      </w:tr>
      <w:tr w:rsidR="00303C71" w:rsidRPr="0020260E" w14:paraId="36BB8930" w14:textId="77777777" w:rsidTr="002421EF">
        <w:trPr>
          <w:trHeight w:val="845"/>
        </w:trPr>
        <w:tc>
          <w:tcPr>
            <w:tcW w:w="1080" w:type="dxa"/>
            <w:vAlign w:val="center"/>
          </w:tcPr>
          <w:p w14:paraId="51BC0C5F" w14:textId="77777777" w:rsidR="00303C71" w:rsidRPr="0020260E" w:rsidRDefault="00303C71" w:rsidP="00D41797">
            <w:pPr>
              <w:pStyle w:val="ListParagraph"/>
              <w:spacing w:after="160"/>
              <w:ind w:left="360"/>
            </w:pPr>
            <w:r w:rsidRPr="0020260E">
              <w:t>06</w:t>
            </w:r>
          </w:p>
        </w:tc>
        <w:tc>
          <w:tcPr>
            <w:tcW w:w="1890" w:type="dxa"/>
            <w:vAlign w:val="center"/>
          </w:tcPr>
          <w:p w14:paraId="363384B6" w14:textId="77777777" w:rsidR="00303C71" w:rsidRPr="0020260E" w:rsidRDefault="00303C71" w:rsidP="00D41797">
            <w:pPr>
              <w:pStyle w:val="ListParagraph"/>
              <w:spacing w:after="160"/>
              <w:ind w:left="163" w:hanging="90"/>
            </w:pPr>
            <w:r w:rsidRPr="0020260E">
              <w:t>Start Event</w:t>
            </w:r>
          </w:p>
        </w:tc>
        <w:tc>
          <w:tcPr>
            <w:tcW w:w="4680" w:type="dxa"/>
            <w:vAlign w:val="center"/>
          </w:tcPr>
          <w:p w14:paraId="7176F8AE" w14:textId="77777777" w:rsidR="00303C71" w:rsidRPr="0020260E" w:rsidRDefault="00303C71" w:rsidP="00D41797">
            <w:pPr>
              <w:pStyle w:val="ListParagraph"/>
              <w:numPr>
                <w:ilvl w:val="0"/>
                <w:numId w:val="7"/>
              </w:numPr>
              <w:spacing w:after="160"/>
            </w:pPr>
            <w:r w:rsidRPr="0020260E">
              <w:t>Bắt đầu quy trình</w:t>
            </w:r>
          </w:p>
        </w:tc>
        <w:tc>
          <w:tcPr>
            <w:tcW w:w="5220" w:type="dxa"/>
            <w:vAlign w:val="center"/>
          </w:tcPr>
          <w:p w14:paraId="7C2F1EBF" w14:textId="77777777" w:rsidR="00303C71" w:rsidRPr="0020260E" w:rsidRDefault="00303C71" w:rsidP="00D41797">
            <w:pPr>
              <w:pStyle w:val="ListParagraph"/>
              <w:spacing w:after="160"/>
              <w:ind w:left="360"/>
              <w:jc w:val="center"/>
            </w:pPr>
            <w:r w:rsidRPr="0020260E">
              <w:rPr>
                <w:noProof/>
              </w:rPr>
              <w:drawing>
                <wp:inline distT="0" distB="0" distL="0" distR="0" wp14:anchorId="3A8CE579" wp14:editId="4A4C2AD9">
                  <wp:extent cx="638175" cy="571500"/>
                  <wp:effectExtent l="0" t="0" r="9525" b="0"/>
                  <wp:docPr id="25" name="Picture 25"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8">
                            <a:extLst>
                              <a:ext uri="{28A0092B-C50C-407E-A947-70E740481C1C}">
                                <a14:useLocalDpi xmlns:a14="http://schemas.microsoft.com/office/drawing/2010/main" val="0"/>
                              </a:ext>
                            </a:extLst>
                          </a:blip>
                          <a:stretch>
                            <a:fillRect/>
                          </a:stretch>
                        </pic:blipFill>
                        <pic:spPr>
                          <a:xfrm>
                            <a:off x="0" y="0"/>
                            <a:ext cx="638175" cy="571500"/>
                          </a:xfrm>
                          <a:prstGeom prst="rect">
                            <a:avLst/>
                          </a:prstGeom>
                        </pic:spPr>
                      </pic:pic>
                    </a:graphicData>
                  </a:graphic>
                </wp:inline>
              </w:drawing>
            </w:r>
          </w:p>
        </w:tc>
      </w:tr>
      <w:tr w:rsidR="00303C71" w:rsidRPr="0020260E" w14:paraId="7C80E8AC" w14:textId="77777777" w:rsidTr="002421EF">
        <w:trPr>
          <w:trHeight w:val="827"/>
        </w:trPr>
        <w:tc>
          <w:tcPr>
            <w:tcW w:w="1080" w:type="dxa"/>
            <w:vAlign w:val="center"/>
          </w:tcPr>
          <w:p w14:paraId="538ABD65" w14:textId="77777777" w:rsidR="00303C71" w:rsidRPr="0020260E" w:rsidRDefault="00303C71" w:rsidP="00D41797">
            <w:pPr>
              <w:pStyle w:val="ListParagraph"/>
              <w:spacing w:after="160"/>
              <w:ind w:left="360"/>
            </w:pPr>
            <w:r w:rsidRPr="0020260E">
              <w:t>07</w:t>
            </w:r>
          </w:p>
        </w:tc>
        <w:tc>
          <w:tcPr>
            <w:tcW w:w="1890" w:type="dxa"/>
            <w:vAlign w:val="center"/>
          </w:tcPr>
          <w:p w14:paraId="0C90A60F" w14:textId="77777777" w:rsidR="00303C71" w:rsidRPr="0020260E" w:rsidRDefault="00303C71" w:rsidP="00D41797">
            <w:pPr>
              <w:pStyle w:val="ListParagraph"/>
              <w:spacing w:after="160"/>
              <w:ind w:left="163" w:hanging="90"/>
            </w:pPr>
            <w:r w:rsidRPr="0020260E">
              <w:t>End Event</w:t>
            </w:r>
          </w:p>
        </w:tc>
        <w:tc>
          <w:tcPr>
            <w:tcW w:w="4680" w:type="dxa"/>
            <w:vAlign w:val="center"/>
          </w:tcPr>
          <w:p w14:paraId="243F432D" w14:textId="77777777" w:rsidR="00303C71" w:rsidRPr="0020260E" w:rsidRDefault="00303C71" w:rsidP="00D41797">
            <w:pPr>
              <w:pStyle w:val="ListParagraph"/>
              <w:numPr>
                <w:ilvl w:val="0"/>
                <w:numId w:val="7"/>
              </w:numPr>
              <w:spacing w:after="160"/>
            </w:pPr>
            <w:r w:rsidRPr="0020260E">
              <w:t>Kết thúc quy trình</w:t>
            </w:r>
          </w:p>
        </w:tc>
        <w:tc>
          <w:tcPr>
            <w:tcW w:w="5220" w:type="dxa"/>
            <w:vAlign w:val="center"/>
          </w:tcPr>
          <w:p w14:paraId="2A00D1E4" w14:textId="77777777" w:rsidR="00303C71" w:rsidRPr="0020260E" w:rsidRDefault="00303C71" w:rsidP="00D41797">
            <w:r w:rsidRPr="0020260E">
              <w:rPr>
                <w:noProof/>
              </w:rPr>
              <w:drawing>
                <wp:anchor distT="0" distB="0" distL="114300" distR="114300" simplePos="0" relativeHeight="251658240" behindDoc="0" locked="0" layoutInCell="1" allowOverlap="1" wp14:anchorId="6714A324" wp14:editId="1DC393E4">
                  <wp:simplePos x="0" y="0"/>
                  <wp:positionH relativeFrom="column">
                    <wp:posOffset>1322070</wp:posOffset>
                  </wp:positionH>
                  <wp:positionV relativeFrom="paragraph">
                    <wp:posOffset>0</wp:posOffset>
                  </wp:positionV>
                  <wp:extent cx="762000" cy="533400"/>
                  <wp:effectExtent l="0" t="0" r="0" b="0"/>
                  <wp:wrapTopAndBottom/>
                  <wp:docPr id="27" name="Picture 2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19">
                            <a:extLst>
                              <a:ext uri="{28A0092B-C50C-407E-A947-70E740481C1C}">
                                <a14:useLocalDpi xmlns:a14="http://schemas.microsoft.com/office/drawing/2010/main" val="0"/>
                              </a:ext>
                            </a:extLst>
                          </a:blip>
                          <a:stretch>
                            <a:fillRect/>
                          </a:stretch>
                        </pic:blipFill>
                        <pic:spPr>
                          <a:xfrm>
                            <a:off x="0" y="0"/>
                            <a:ext cx="762000" cy="533400"/>
                          </a:xfrm>
                          <a:prstGeom prst="rect">
                            <a:avLst/>
                          </a:prstGeom>
                        </pic:spPr>
                      </pic:pic>
                    </a:graphicData>
                  </a:graphic>
                  <wp14:sizeRelH relativeFrom="margin">
                    <wp14:pctWidth>0</wp14:pctWidth>
                  </wp14:sizeRelH>
                  <wp14:sizeRelV relativeFrom="margin">
                    <wp14:pctHeight>0</wp14:pctHeight>
                  </wp14:sizeRelV>
                </wp:anchor>
              </w:drawing>
            </w:r>
          </w:p>
        </w:tc>
      </w:tr>
      <w:tr w:rsidR="00303C71" w:rsidRPr="0020260E" w14:paraId="045EF1D7" w14:textId="77777777" w:rsidTr="002421EF">
        <w:tc>
          <w:tcPr>
            <w:tcW w:w="1080" w:type="dxa"/>
            <w:vAlign w:val="center"/>
          </w:tcPr>
          <w:p w14:paraId="786B0E4F" w14:textId="77777777" w:rsidR="00303C71" w:rsidRPr="0020260E" w:rsidRDefault="00303C71" w:rsidP="00D41797">
            <w:pPr>
              <w:pStyle w:val="ListParagraph"/>
              <w:spacing w:after="160"/>
              <w:ind w:left="360"/>
            </w:pPr>
            <w:r w:rsidRPr="0020260E">
              <w:t>08</w:t>
            </w:r>
          </w:p>
        </w:tc>
        <w:tc>
          <w:tcPr>
            <w:tcW w:w="1890" w:type="dxa"/>
            <w:vAlign w:val="center"/>
          </w:tcPr>
          <w:p w14:paraId="3E10E868" w14:textId="77777777" w:rsidR="00303C71" w:rsidRPr="0020260E" w:rsidRDefault="00303C71" w:rsidP="00D41797">
            <w:pPr>
              <w:pStyle w:val="ListParagraph"/>
              <w:spacing w:after="160"/>
              <w:ind w:left="163" w:hanging="90"/>
            </w:pPr>
            <w:r w:rsidRPr="0020260E">
              <w:t>Sequence Flow</w:t>
            </w:r>
          </w:p>
        </w:tc>
        <w:tc>
          <w:tcPr>
            <w:tcW w:w="4680" w:type="dxa"/>
            <w:vAlign w:val="center"/>
          </w:tcPr>
          <w:p w14:paraId="29B0B36D" w14:textId="77777777" w:rsidR="00303C71" w:rsidRPr="0020260E" w:rsidRDefault="00303C71" w:rsidP="00D41797">
            <w:pPr>
              <w:pStyle w:val="ListParagraph"/>
              <w:numPr>
                <w:ilvl w:val="0"/>
                <w:numId w:val="7"/>
              </w:numPr>
            </w:pPr>
            <w:r w:rsidRPr="0020260E">
              <w:t xml:space="preserve">Là điểm nối bước các hoạt động thực hiện trong cùng một quy trình </w:t>
            </w:r>
          </w:p>
        </w:tc>
        <w:tc>
          <w:tcPr>
            <w:tcW w:w="5220" w:type="dxa"/>
          </w:tcPr>
          <w:p w14:paraId="7AE027AC" w14:textId="77777777" w:rsidR="00303C71" w:rsidRPr="0020260E" w:rsidRDefault="00303C71" w:rsidP="00D41797">
            <w:pPr>
              <w:pStyle w:val="ListParagraph"/>
              <w:spacing w:after="160"/>
              <w:ind w:left="360"/>
              <w:jc w:val="center"/>
            </w:pPr>
            <w:r w:rsidRPr="0020260E">
              <w:rPr>
                <w:noProof/>
              </w:rPr>
              <w:drawing>
                <wp:inline distT="0" distB="0" distL="0" distR="0" wp14:anchorId="730D564F" wp14:editId="61B515A6">
                  <wp:extent cx="1312545" cy="354330"/>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0">
                            <a:extLst>
                              <a:ext uri="{28A0092B-C50C-407E-A947-70E740481C1C}">
                                <a14:useLocalDpi xmlns:a14="http://schemas.microsoft.com/office/drawing/2010/main" val="0"/>
                              </a:ext>
                            </a:extLst>
                          </a:blip>
                          <a:stretch>
                            <a:fillRect/>
                          </a:stretch>
                        </pic:blipFill>
                        <pic:spPr>
                          <a:xfrm>
                            <a:off x="0" y="0"/>
                            <a:ext cx="1312545" cy="354330"/>
                          </a:xfrm>
                          <a:prstGeom prst="rect">
                            <a:avLst/>
                          </a:prstGeom>
                        </pic:spPr>
                      </pic:pic>
                    </a:graphicData>
                  </a:graphic>
                </wp:inline>
              </w:drawing>
            </w:r>
          </w:p>
        </w:tc>
      </w:tr>
      <w:tr w:rsidR="00303C71" w:rsidRPr="0020260E" w14:paraId="2FCF3200" w14:textId="77777777" w:rsidTr="002421EF">
        <w:tc>
          <w:tcPr>
            <w:tcW w:w="1080" w:type="dxa"/>
            <w:vAlign w:val="center"/>
          </w:tcPr>
          <w:p w14:paraId="49707E6D" w14:textId="77777777" w:rsidR="00303C71" w:rsidRPr="0020260E" w:rsidRDefault="00303C71" w:rsidP="00D41797">
            <w:pPr>
              <w:pStyle w:val="ListParagraph"/>
              <w:spacing w:after="160"/>
              <w:ind w:left="360"/>
            </w:pPr>
            <w:r w:rsidRPr="0020260E">
              <w:t>09</w:t>
            </w:r>
          </w:p>
        </w:tc>
        <w:tc>
          <w:tcPr>
            <w:tcW w:w="1890" w:type="dxa"/>
            <w:vAlign w:val="center"/>
          </w:tcPr>
          <w:p w14:paraId="7BAEF3B6" w14:textId="77777777" w:rsidR="00303C71" w:rsidRPr="0020260E" w:rsidRDefault="00303C71" w:rsidP="00D41797">
            <w:pPr>
              <w:pStyle w:val="ListParagraph"/>
              <w:spacing w:after="160"/>
              <w:ind w:left="163" w:hanging="90"/>
            </w:pPr>
            <w:r w:rsidRPr="0020260E">
              <w:t>Message Flow</w:t>
            </w:r>
          </w:p>
        </w:tc>
        <w:tc>
          <w:tcPr>
            <w:tcW w:w="4680" w:type="dxa"/>
            <w:vAlign w:val="center"/>
          </w:tcPr>
          <w:p w14:paraId="01C87E57" w14:textId="77777777" w:rsidR="00303C71" w:rsidRPr="0020260E" w:rsidRDefault="00303C71" w:rsidP="00D41797">
            <w:pPr>
              <w:pStyle w:val="ListParagraph"/>
              <w:numPr>
                <w:ilvl w:val="0"/>
                <w:numId w:val="7"/>
              </w:numPr>
              <w:spacing w:after="160"/>
            </w:pPr>
            <w:r w:rsidRPr="0020260E">
              <w:t xml:space="preserve">Biểu diễn luồng thông tin trao đổi giữa các Pool hoặc Lane với nhau. </w:t>
            </w:r>
          </w:p>
        </w:tc>
        <w:tc>
          <w:tcPr>
            <w:tcW w:w="5220" w:type="dxa"/>
            <w:vAlign w:val="center"/>
          </w:tcPr>
          <w:p w14:paraId="03A36E68" w14:textId="77777777" w:rsidR="00303C71" w:rsidRPr="0020260E" w:rsidRDefault="00303C71" w:rsidP="00D41797">
            <w:pPr>
              <w:pStyle w:val="ListParagraph"/>
              <w:spacing w:after="160"/>
              <w:ind w:left="360"/>
              <w:jc w:val="center"/>
            </w:pPr>
            <w:r w:rsidRPr="0020260E">
              <w:rPr>
                <w:noProof/>
              </w:rPr>
              <w:drawing>
                <wp:inline distT="0" distB="0" distL="0" distR="0" wp14:anchorId="7B0C725E" wp14:editId="278C8406">
                  <wp:extent cx="1327150" cy="265430"/>
                  <wp:effectExtent l="0" t="0" r="635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1">
                            <a:extLst>
                              <a:ext uri="{28A0092B-C50C-407E-A947-70E740481C1C}">
                                <a14:useLocalDpi xmlns:a14="http://schemas.microsoft.com/office/drawing/2010/main" val="0"/>
                              </a:ext>
                            </a:extLst>
                          </a:blip>
                          <a:stretch>
                            <a:fillRect/>
                          </a:stretch>
                        </pic:blipFill>
                        <pic:spPr>
                          <a:xfrm>
                            <a:off x="0" y="0"/>
                            <a:ext cx="1327150" cy="265430"/>
                          </a:xfrm>
                          <a:prstGeom prst="rect">
                            <a:avLst/>
                          </a:prstGeom>
                        </pic:spPr>
                      </pic:pic>
                    </a:graphicData>
                  </a:graphic>
                </wp:inline>
              </w:drawing>
            </w:r>
          </w:p>
        </w:tc>
      </w:tr>
      <w:tr w:rsidR="00303C71" w:rsidRPr="0020260E" w14:paraId="302A3B1C" w14:textId="77777777" w:rsidTr="002421EF">
        <w:tc>
          <w:tcPr>
            <w:tcW w:w="1080" w:type="dxa"/>
            <w:vAlign w:val="center"/>
          </w:tcPr>
          <w:p w14:paraId="3ABDE689" w14:textId="77777777" w:rsidR="00303C71" w:rsidRPr="0020260E" w:rsidRDefault="00303C71" w:rsidP="00D41797">
            <w:pPr>
              <w:pStyle w:val="ListParagraph"/>
              <w:ind w:left="360"/>
            </w:pPr>
            <w:r w:rsidRPr="0020260E">
              <w:t>10</w:t>
            </w:r>
          </w:p>
        </w:tc>
        <w:tc>
          <w:tcPr>
            <w:tcW w:w="1890" w:type="dxa"/>
            <w:vAlign w:val="center"/>
          </w:tcPr>
          <w:p w14:paraId="2241D75F" w14:textId="77777777" w:rsidR="00303C71" w:rsidRPr="0020260E" w:rsidRDefault="00303C71" w:rsidP="00D41797">
            <w:pPr>
              <w:pStyle w:val="ListParagraph"/>
              <w:ind w:left="76"/>
            </w:pPr>
            <w:r w:rsidRPr="0020260E">
              <w:t>Association Direction One</w:t>
            </w:r>
          </w:p>
        </w:tc>
        <w:tc>
          <w:tcPr>
            <w:tcW w:w="4680" w:type="dxa"/>
            <w:vAlign w:val="center"/>
          </w:tcPr>
          <w:p w14:paraId="52F01F24" w14:textId="77777777" w:rsidR="00303C71" w:rsidRPr="0020260E" w:rsidRDefault="00303C71" w:rsidP="00D41797">
            <w:pPr>
              <w:pStyle w:val="ListParagraph"/>
              <w:numPr>
                <w:ilvl w:val="0"/>
                <w:numId w:val="7"/>
              </w:numPr>
            </w:pPr>
            <w:r w:rsidRPr="0020260E">
              <w:t>Đươc sử dụng để chỉ định rõ ràng hướng di chuyển của thông tin hoặc dữ liệu giữa nguồn và đích.</w:t>
            </w:r>
          </w:p>
        </w:tc>
        <w:tc>
          <w:tcPr>
            <w:tcW w:w="5220" w:type="dxa"/>
            <w:vAlign w:val="center"/>
          </w:tcPr>
          <w:p w14:paraId="60E79ACB" w14:textId="77777777" w:rsidR="00303C71" w:rsidRPr="0020260E" w:rsidRDefault="00303C71" w:rsidP="00D41797">
            <w:pPr>
              <w:pStyle w:val="ListParagraph"/>
              <w:ind w:left="360"/>
              <w:jc w:val="center"/>
              <w:rPr>
                <w:noProof/>
              </w:rPr>
            </w:pPr>
            <w:r w:rsidRPr="0020260E">
              <w:rPr>
                <w:noProof/>
              </w:rPr>
              <w:drawing>
                <wp:inline distT="0" distB="0" distL="0" distR="0" wp14:anchorId="54B1A807" wp14:editId="3E880A2E">
                  <wp:extent cx="1114425" cy="1619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1114425" cy="161925"/>
                          </a:xfrm>
                          <a:prstGeom prst="rect">
                            <a:avLst/>
                          </a:prstGeom>
                        </pic:spPr>
                      </pic:pic>
                    </a:graphicData>
                  </a:graphic>
                </wp:inline>
              </w:drawing>
            </w:r>
          </w:p>
        </w:tc>
      </w:tr>
      <w:tr w:rsidR="00303C71" w:rsidRPr="0020260E" w14:paraId="1E00BB59" w14:textId="77777777" w:rsidTr="002421EF">
        <w:trPr>
          <w:trHeight w:val="1115"/>
        </w:trPr>
        <w:tc>
          <w:tcPr>
            <w:tcW w:w="1080" w:type="dxa"/>
            <w:vAlign w:val="center"/>
          </w:tcPr>
          <w:p w14:paraId="5F2A6116" w14:textId="77777777" w:rsidR="00303C71" w:rsidRPr="0020260E" w:rsidRDefault="00303C71" w:rsidP="00D41797">
            <w:pPr>
              <w:pStyle w:val="ListParagraph"/>
              <w:spacing w:after="160"/>
              <w:ind w:left="360"/>
            </w:pPr>
            <w:r w:rsidRPr="0020260E">
              <w:t>11</w:t>
            </w:r>
          </w:p>
        </w:tc>
        <w:tc>
          <w:tcPr>
            <w:tcW w:w="1890" w:type="dxa"/>
            <w:vAlign w:val="center"/>
          </w:tcPr>
          <w:p w14:paraId="77DB6081" w14:textId="77777777" w:rsidR="00303C71" w:rsidRPr="0020260E" w:rsidRDefault="00303C71" w:rsidP="00D41797">
            <w:pPr>
              <w:pStyle w:val="ListParagraph"/>
              <w:spacing w:after="160"/>
              <w:ind w:left="76"/>
            </w:pPr>
            <w:r w:rsidRPr="0020260E">
              <w:t xml:space="preserve">Exclusive Data </w:t>
            </w:r>
          </w:p>
        </w:tc>
        <w:tc>
          <w:tcPr>
            <w:tcW w:w="4680" w:type="dxa"/>
            <w:vAlign w:val="center"/>
          </w:tcPr>
          <w:p w14:paraId="36123B10" w14:textId="77777777" w:rsidR="00303C71" w:rsidRPr="0020260E" w:rsidRDefault="00303C71" w:rsidP="00D41797">
            <w:pPr>
              <w:pStyle w:val="ListParagraph"/>
              <w:numPr>
                <w:ilvl w:val="0"/>
                <w:numId w:val="7"/>
              </w:numPr>
              <w:spacing w:after="160"/>
            </w:pPr>
            <w:r w:rsidRPr="0020260E">
              <w:t>Được sử dụng để thể hiện nhánh này hoặc nhánh kia, nhưng chỉ được phép một trong hai.</w:t>
            </w:r>
          </w:p>
        </w:tc>
        <w:tc>
          <w:tcPr>
            <w:tcW w:w="5220" w:type="dxa"/>
          </w:tcPr>
          <w:p w14:paraId="74709493" w14:textId="77777777" w:rsidR="00303C71" w:rsidRPr="0020260E" w:rsidRDefault="00303C71" w:rsidP="00D41797">
            <w:pPr>
              <w:pStyle w:val="ListParagraph"/>
              <w:spacing w:after="160"/>
              <w:ind w:left="360"/>
              <w:jc w:val="center"/>
            </w:pPr>
            <w:r w:rsidRPr="0020260E">
              <w:rPr>
                <w:noProof/>
              </w:rPr>
              <w:drawing>
                <wp:inline distT="0" distB="0" distL="0" distR="0" wp14:anchorId="03FB674C" wp14:editId="5EB68741">
                  <wp:extent cx="1021080" cy="687705"/>
                  <wp:effectExtent l="0" t="0" r="7620" b="0"/>
                  <wp:docPr id="30" name="Picture 30"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3">
                            <a:extLst>
                              <a:ext uri="{28A0092B-C50C-407E-A947-70E740481C1C}">
                                <a14:useLocalDpi xmlns:a14="http://schemas.microsoft.com/office/drawing/2010/main" val="0"/>
                              </a:ext>
                            </a:extLst>
                          </a:blip>
                          <a:stretch>
                            <a:fillRect/>
                          </a:stretch>
                        </pic:blipFill>
                        <pic:spPr>
                          <a:xfrm>
                            <a:off x="0" y="0"/>
                            <a:ext cx="1021080" cy="687705"/>
                          </a:xfrm>
                          <a:prstGeom prst="rect">
                            <a:avLst/>
                          </a:prstGeom>
                        </pic:spPr>
                      </pic:pic>
                    </a:graphicData>
                  </a:graphic>
                </wp:inline>
              </w:drawing>
            </w:r>
          </w:p>
        </w:tc>
      </w:tr>
      <w:tr w:rsidR="00303C71" w:rsidRPr="0020260E" w14:paraId="268E1F6A" w14:textId="77777777" w:rsidTr="002421EF">
        <w:trPr>
          <w:trHeight w:val="1070"/>
        </w:trPr>
        <w:tc>
          <w:tcPr>
            <w:tcW w:w="1080" w:type="dxa"/>
            <w:vAlign w:val="center"/>
          </w:tcPr>
          <w:p w14:paraId="1D200732" w14:textId="77777777" w:rsidR="00303C71" w:rsidRPr="0020260E" w:rsidRDefault="00303C71" w:rsidP="00D41797">
            <w:pPr>
              <w:pStyle w:val="ListParagraph"/>
              <w:ind w:left="360"/>
            </w:pPr>
            <w:r w:rsidRPr="0020260E">
              <w:lastRenderedPageBreak/>
              <w:t>12</w:t>
            </w:r>
          </w:p>
        </w:tc>
        <w:tc>
          <w:tcPr>
            <w:tcW w:w="1890" w:type="dxa"/>
            <w:vAlign w:val="center"/>
          </w:tcPr>
          <w:p w14:paraId="70C0D60A" w14:textId="77777777" w:rsidR="00303C71" w:rsidRPr="0020260E" w:rsidRDefault="00303C71" w:rsidP="00D41797">
            <w:pPr>
              <w:pStyle w:val="ListParagraph"/>
              <w:ind w:left="163" w:hanging="90"/>
            </w:pPr>
            <w:r w:rsidRPr="0020260E">
              <w:t>Parallel Event</w:t>
            </w:r>
          </w:p>
        </w:tc>
        <w:tc>
          <w:tcPr>
            <w:tcW w:w="4680" w:type="dxa"/>
            <w:vAlign w:val="center"/>
          </w:tcPr>
          <w:p w14:paraId="30E02569" w14:textId="77777777" w:rsidR="00303C71" w:rsidRPr="0020260E" w:rsidRDefault="00303C71" w:rsidP="00D41797">
            <w:pPr>
              <w:pStyle w:val="ListParagraph"/>
              <w:numPr>
                <w:ilvl w:val="0"/>
                <w:numId w:val="7"/>
              </w:numPr>
            </w:pPr>
            <w:r w:rsidRPr="0020260E">
              <w:t>Được sử dụng để biểu thị các sự kiện xảy ra đồng thời và độc lập với nhau trong quy trình.</w:t>
            </w:r>
          </w:p>
        </w:tc>
        <w:tc>
          <w:tcPr>
            <w:tcW w:w="5220" w:type="dxa"/>
          </w:tcPr>
          <w:p w14:paraId="2207F6A7" w14:textId="77777777" w:rsidR="00303C71" w:rsidRPr="0020260E" w:rsidRDefault="00303C71" w:rsidP="00D41797">
            <w:pPr>
              <w:pStyle w:val="ListParagraph"/>
              <w:ind w:left="360"/>
              <w:jc w:val="center"/>
              <w:rPr>
                <w:noProof/>
              </w:rPr>
            </w:pPr>
            <w:r w:rsidRPr="0020260E">
              <w:rPr>
                <w:noProof/>
              </w:rPr>
              <w:drawing>
                <wp:inline distT="0" distB="0" distL="0" distR="0" wp14:anchorId="1B6FAEBE" wp14:editId="268F789B">
                  <wp:extent cx="753745" cy="600075"/>
                  <wp:effectExtent l="0" t="0" r="8255" b="9525"/>
                  <wp:docPr id="3" name="Picture 3" descr="A black cross in a diamond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cross in a diamond shap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753745" cy="600075"/>
                          </a:xfrm>
                          <a:prstGeom prst="rect">
                            <a:avLst/>
                          </a:prstGeom>
                        </pic:spPr>
                      </pic:pic>
                    </a:graphicData>
                  </a:graphic>
                </wp:inline>
              </w:drawing>
            </w:r>
          </w:p>
        </w:tc>
      </w:tr>
      <w:tr w:rsidR="00303C71" w:rsidRPr="0020260E" w14:paraId="2588D52F" w14:textId="77777777" w:rsidTr="002421EF">
        <w:trPr>
          <w:trHeight w:val="980"/>
        </w:trPr>
        <w:tc>
          <w:tcPr>
            <w:tcW w:w="1080" w:type="dxa"/>
            <w:vAlign w:val="center"/>
          </w:tcPr>
          <w:p w14:paraId="3557E892" w14:textId="77777777" w:rsidR="00303C71" w:rsidRPr="0020260E" w:rsidRDefault="00303C71" w:rsidP="00D41797">
            <w:pPr>
              <w:pStyle w:val="ListParagraph"/>
              <w:ind w:left="360"/>
            </w:pPr>
            <w:r w:rsidRPr="0020260E">
              <w:t>13</w:t>
            </w:r>
          </w:p>
        </w:tc>
        <w:tc>
          <w:tcPr>
            <w:tcW w:w="1890" w:type="dxa"/>
            <w:vAlign w:val="center"/>
          </w:tcPr>
          <w:p w14:paraId="0881F253" w14:textId="77777777" w:rsidR="00303C71" w:rsidRPr="0020260E" w:rsidRDefault="00303C71" w:rsidP="00D41797">
            <w:pPr>
              <w:pStyle w:val="ListParagraph"/>
              <w:ind w:left="71"/>
            </w:pPr>
            <w:r w:rsidRPr="0020260E">
              <w:t>Data Store</w:t>
            </w:r>
          </w:p>
        </w:tc>
        <w:tc>
          <w:tcPr>
            <w:tcW w:w="4680" w:type="dxa"/>
            <w:vAlign w:val="center"/>
          </w:tcPr>
          <w:p w14:paraId="7C39FFFD" w14:textId="77777777" w:rsidR="00303C71" w:rsidRPr="0020260E" w:rsidRDefault="00303C71" w:rsidP="00D41797">
            <w:pPr>
              <w:pStyle w:val="ListParagraph"/>
              <w:numPr>
                <w:ilvl w:val="0"/>
                <w:numId w:val="8"/>
              </w:numPr>
            </w:pPr>
            <w:r w:rsidRPr="0020260E">
              <w:t>Database của hệ thống</w:t>
            </w:r>
          </w:p>
        </w:tc>
        <w:tc>
          <w:tcPr>
            <w:tcW w:w="5220" w:type="dxa"/>
          </w:tcPr>
          <w:p w14:paraId="581E82B2" w14:textId="77777777" w:rsidR="00303C71" w:rsidRPr="0020260E" w:rsidRDefault="00303C71" w:rsidP="00D41797">
            <w:pPr>
              <w:pStyle w:val="ListParagraph"/>
              <w:ind w:left="360"/>
              <w:jc w:val="center"/>
            </w:pPr>
            <w:r w:rsidRPr="0020260E">
              <w:rPr>
                <w:noProof/>
              </w:rPr>
              <w:drawing>
                <wp:inline distT="0" distB="0" distL="0" distR="0" wp14:anchorId="69129405" wp14:editId="08C56920">
                  <wp:extent cx="629920" cy="519430"/>
                  <wp:effectExtent l="0" t="0" r="0" b="0"/>
                  <wp:docPr id="2" name="Picture 2" descr="A black and white drawing of a p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drawing of a po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9920" cy="519430"/>
                          </a:xfrm>
                          <a:prstGeom prst="rect">
                            <a:avLst/>
                          </a:prstGeom>
                        </pic:spPr>
                      </pic:pic>
                    </a:graphicData>
                  </a:graphic>
                </wp:inline>
              </w:drawing>
            </w:r>
          </w:p>
        </w:tc>
      </w:tr>
      <w:tr w:rsidR="00303C71" w:rsidRPr="0020260E" w14:paraId="31430A9C" w14:textId="77777777" w:rsidTr="002421EF">
        <w:trPr>
          <w:trHeight w:val="1052"/>
        </w:trPr>
        <w:tc>
          <w:tcPr>
            <w:tcW w:w="1080" w:type="dxa"/>
            <w:vAlign w:val="center"/>
          </w:tcPr>
          <w:p w14:paraId="0D6742D8" w14:textId="77777777" w:rsidR="00303C71" w:rsidRPr="0020260E" w:rsidRDefault="00303C71" w:rsidP="00D41797">
            <w:pPr>
              <w:pStyle w:val="ListParagraph"/>
              <w:ind w:left="360"/>
            </w:pPr>
            <w:r w:rsidRPr="0020260E">
              <w:t>14</w:t>
            </w:r>
          </w:p>
        </w:tc>
        <w:tc>
          <w:tcPr>
            <w:tcW w:w="1890" w:type="dxa"/>
            <w:vAlign w:val="center"/>
          </w:tcPr>
          <w:p w14:paraId="4D7C18FB" w14:textId="77777777" w:rsidR="00303C71" w:rsidRPr="0020260E" w:rsidRDefault="00303C71" w:rsidP="00D41797">
            <w:pPr>
              <w:pStyle w:val="ListParagraph"/>
              <w:ind w:left="76"/>
            </w:pPr>
            <w:r w:rsidRPr="0020260E">
              <w:t>Data Object</w:t>
            </w:r>
          </w:p>
        </w:tc>
        <w:tc>
          <w:tcPr>
            <w:tcW w:w="4680" w:type="dxa"/>
            <w:vAlign w:val="center"/>
          </w:tcPr>
          <w:p w14:paraId="2CD73E16" w14:textId="77777777" w:rsidR="00303C71" w:rsidRPr="0020260E" w:rsidRDefault="00303C71" w:rsidP="00D41797">
            <w:pPr>
              <w:pStyle w:val="ListParagraph"/>
              <w:numPr>
                <w:ilvl w:val="0"/>
                <w:numId w:val="8"/>
              </w:numPr>
            </w:pPr>
            <w:r w:rsidRPr="0020260E">
              <w:t>Báo cáo/ tài liệu trong hệ thống</w:t>
            </w:r>
          </w:p>
        </w:tc>
        <w:tc>
          <w:tcPr>
            <w:tcW w:w="5220" w:type="dxa"/>
          </w:tcPr>
          <w:p w14:paraId="587590DB" w14:textId="77777777" w:rsidR="00303C71" w:rsidRPr="0020260E" w:rsidRDefault="00303C71" w:rsidP="00D41797">
            <w:pPr>
              <w:pStyle w:val="ListParagraph"/>
              <w:ind w:left="360"/>
              <w:jc w:val="center"/>
              <w:rPr>
                <w:noProof/>
              </w:rPr>
            </w:pPr>
            <w:r w:rsidRPr="0020260E">
              <w:rPr>
                <w:noProof/>
              </w:rPr>
              <w:drawing>
                <wp:inline distT="0" distB="0" distL="0" distR="0" wp14:anchorId="185E93EB" wp14:editId="7F5D670C">
                  <wp:extent cx="506095" cy="654050"/>
                  <wp:effectExtent l="0" t="0" r="8255" b="0"/>
                  <wp:docPr id="5" name="Picture 5" descr="A black outline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outline of a pap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06095" cy="654050"/>
                          </a:xfrm>
                          <a:prstGeom prst="rect">
                            <a:avLst/>
                          </a:prstGeom>
                        </pic:spPr>
                      </pic:pic>
                    </a:graphicData>
                  </a:graphic>
                </wp:inline>
              </w:drawing>
            </w:r>
          </w:p>
        </w:tc>
      </w:tr>
      <w:tr w:rsidR="00303C71" w:rsidRPr="0020260E" w14:paraId="576B8850" w14:textId="77777777" w:rsidTr="002421EF">
        <w:trPr>
          <w:trHeight w:val="1052"/>
        </w:trPr>
        <w:tc>
          <w:tcPr>
            <w:tcW w:w="1080" w:type="dxa"/>
            <w:vAlign w:val="center"/>
          </w:tcPr>
          <w:p w14:paraId="73FACF78" w14:textId="77777777" w:rsidR="00303C71" w:rsidRPr="0020260E" w:rsidRDefault="00303C71" w:rsidP="00D41797">
            <w:pPr>
              <w:pStyle w:val="ListParagraph"/>
              <w:ind w:left="360"/>
            </w:pPr>
            <w:r w:rsidRPr="0020260E">
              <w:t>15</w:t>
            </w:r>
          </w:p>
        </w:tc>
        <w:tc>
          <w:tcPr>
            <w:tcW w:w="1890" w:type="dxa"/>
            <w:vAlign w:val="center"/>
          </w:tcPr>
          <w:p w14:paraId="77F635C3" w14:textId="77777777" w:rsidR="00303C71" w:rsidRPr="0020260E" w:rsidRDefault="00303C71" w:rsidP="00D41797">
            <w:pPr>
              <w:pStyle w:val="ListParagraph"/>
              <w:ind w:left="76"/>
            </w:pPr>
            <w:r w:rsidRPr="0020260E">
              <w:t>Group</w:t>
            </w:r>
          </w:p>
        </w:tc>
        <w:tc>
          <w:tcPr>
            <w:tcW w:w="4680" w:type="dxa"/>
            <w:vAlign w:val="center"/>
          </w:tcPr>
          <w:p w14:paraId="3B796DC1" w14:textId="77777777" w:rsidR="00303C71" w:rsidRPr="0020260E" w:rsidRDefault="00303C71" w:rsidP="00D41797">
            <w:pPr>
              <w:pStyle w:val="ListParagraph"/>
              <w:numPr>
                <w:ilvl w:val="0"/>
                <w:numId w:val="8"/>
              </w:numPr>
            </w:pPr>
            <w:r w:rsidRPr="0020260E">
              <w:t>Được sử dụng để đại diện cho một nhóm các hoạt động hoặc sự kiện trong một quy trình.</w:t>
            </w:r>
          </w:p>
        </w:tc>
        <w:tc>
          <w:tcPr>
            <w:tcW w:w="5220" w:type="dxa"/>
          </w:tcPr>
          <w:p w14:paraId="3C745EF4" w14:textId="77777777" w:rsidR="00303C71" w:rsidRPr="0020260E" w:rsidRDefault="00303C71" w:rsidP="00D41797">
            <w:pPr>
              <w:pStyle w:val="ListParagraph"/>
              <w:ind w:left="360"/>
              <w:jc w:val="center"/>
              <w:rPr>
                <w:noProof/>
              </w:rPr>
            </w:pPr>
            <w:r w:rsidRPr="0020260E">
              <w:rPr>
                <w:noProof/>
              </w:rPr>
              <w:drawing>
                <wp:inline distT="0" distB="0" distL="0" distR="0" wp14:anchorId="3D473EE8" wp14:editId="71451462">
                  <wp:extent cx="1249680" cy="676373"/>
                  <wp:effectExtent l="0" t="0" r="7620" b="9525"/>
                  <wp:docPr id="4" name="Picture 4" descr="A black rectang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rectangle with black line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249680" cy="676373"/>
                          </a:xfrm>
                          <a:prstGeom prst="rect">
                            <a:avLst/>
                          </a:prstGeom>
                        </pic:spPr>
                      </pic:pic>
                    </a:graphicData>
                  </a:graphic>
                </wp:inline>
              </w:drawing>
            </w:r>
          </w:p>
        </w:tc>
      </w:tr>
    </w:tbl>
    <w:p w14:paraId="53593E73" w14:textId="77777777" w:rsidR="00303C71" w:rsidRPr="0020260E" w:rsidRDefault="00303C71" w:rsidP="00D41797">
      <w:pPr>
        <w:pStyle w:val="ListParagraph"/>
        <w:ind w:left="360"/>
        <w:rPr>
          <w:b/>
          <w:bCs/>
        </w:rPr>
      </w:pPr>
    </w:p>
    <w:p w14:paraId="21BDB65E" w14:textId="77777777" w:rsidR="00303C71" w:rsidRPr="0020260E" w:rsidRDefault="00303C71" w:rsidP="00D41797">
      <w:pPr>
        <w:pStyle w:val="Heading2"/>
      </w:pPr>
      <w:bookmarkStart w:id="17" w:name="_Toc134695370"/>
      <w:bookmarkStart w:id="18" w:name="_Toc134866572"/>
      <w:r w:rsidRPr="0020260E">
        <w:t>Quy ước loại dữ liệu</w:t>
      </w:r>
      <w:bookmarkEnd w:id="17"/>
      <w:bookmarkEnd w:id="18"/>
    </w:p>
    <w:tbl>
      <w:tblPr>
        <w:tblW w:w="1283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1621"/>
        <w:gridCol w:w="8781"/>
        <w:gridCol w:w="1857"/>
      </w:tblGrid>
      <w:tr w:rsidR="00831A6E" w14:paraId="5BB78D2B" w14:textId="77777777" w:rsidTr="009656A0">
        <w:trPr>
          <w:trHeight w:val="274"/>
          <w:tblHeader/>
        </w:trPr>
        <w:tc>
          <w:tcPr>
            <w:tcW w:w="573" w:type="dxa"/>
            <w:shd w:val="clear" w:color="auto" w:fill="F2CEED" w:themeFill="accent5" w:themeFillTint="33"/>
          </w:tcPr>
          <w:p w14:paraId="32425CE2" w14:textId="77777777" w:rsidR="00831A6E" w:rsidRDefault="00831A6E">
            <w:pPr>
              <w:pStyle w:val="NoSpacing"/>
              <w:jc w:val="center"/>
              <w:rPr>
                <w:b/>
                <w:bCs/>
              </w:rPr>
            </w:pPr>
            <w:r>
              <w:rPr>
                <w:b/>
                <w:bCs/>
              </w:rPr>
              <w:t>STT</w:t>
            </w:r>
          </w:p>
        </w:tc>
        <w:tc>
          <w:tcPr>
            <w:tcW w:w="1622" w:type="dxa"/>
            <w:shd w:val="clear" w:color="auto" w:fill="F2CEED" w:themeFill="accent5" w:themeFillTint="33"/>
          </w:tcPr>
          <w:p w14:paraId="36F22032" w14:textId="77777777" w:rsidR="00831A6E" w:rsidRDefault="00831A6E">
            <w:pPr>
              <w:pStyle w:val="NoSpacing"/>
              <w:jc w:val="center"/>
              <w:rPr>
                <w:b/>
                <w:bCs/>
              </w:rPr>
            </w:pPr>
            <w:r>
              <w:rPr>
                <w:b/>
                <w:bCs/>
              </w:rPr>
              <w:t>Tên loại dữ liệu</w:t>
            </w:r>
          </w:p>
        </w:tc>
        <w:tc>
          <w:tcPr>
            <w:tcW w:w="8783" w:type="dxa"/>
            <w:shd w:val="clear" w:color="auto" w:fill="F2CEED" w:themeFill="accent5" w:themeFillTint="33"/>
          </w:tcPr>
          <w:p w14:paraId="01C9ECB1" w14:textId="77777777" w:rsidR="00831A6E" w:rsidRDefault="00831A6E">
            <w:pPr>
              <w:pStyle w:val="NoSpacing"/>
              <w:jc w:val="center"/>
              <w:rPr>
                <w:b/>
                <w:bCs/>
              </w:rPr>
            </w:pPr>
            <w:r>
              <w:rPr>
                <w:b/>
                <w:bCs/>
              </w:rPr>
              <w:t>Mô tả loại dữ liệu/ thành phần</w:t>
            </w:r>
          </w:p>
        </w:tc>
        <w:tc>
          <w:tcPr>
            <w:tcW w:w="1857" w:type="dxa"/>
            <w:shd w:val="clear" w:color="auto" w:fill="F2CEED" w:themeFill="accent5" w:themeFillTint="33"/>
          </w:tcPr>
          <w:p w14:paraId="3A8A0390" w14:textId="77777777" w:rsidR="00831A6E" w:rsidRDefault="00831A6E">
            <w:pPr>
              <w:pStyle w:val="NoSpacing"/>
              <w:rPr>
                <w:b/>
                <w:bCs/>
              </w:rPr>
            </w:pPr>
            <w:r>
              <w:rPr>
                <w:b/>
                <w:bCs/>
              </w:rPr>
              <w:t>Phân loại sử dụng</w:t>
            </w:r>
          </w:p>
        </w:tc>
      </w:tr>
      <w:tr w:rsidR="00831A6E" w:rsidRPr="003C3403" w14:paraId="4E04D8CB" w14:textId="77777777" w:rsidTr="00BC55E1">
        <w:trPr>
          <w:trHeight w:val="836"/>
        </w:trPr>
        <w:tc>
          <w:tcPr>
            <w:tcW w:w="573" w:type="dxa"/>
            <w:vAlign w:val="center"/>
          </w:tcPr>
          <w:p w14:paraId="2BAFA402" w14:textId="77777777" w:rsidR="00831A6E" w:rsidRPr="007A3F8E" w:rsidRDefault="00831A6E">
            <w:pPr>
              <w:pStyle w:val="NoSpacing"/>
              <w:jc w:val="center"/>
            </w:pPr>
            <w:r>
              <w:t>1</w:t>
            </w:r>
          </w:p>
        </w:tc>
        <w:tc>
          <w:tcPr>
            <w:tcW w:w="1622" w:type="dxa"/>
            <w:vAlign w:val="center"/>
          </w:tcPr>
          <w:p w14:paraId="0C339E19" w14:textId="77777777" w:rsidR="00831A6E" w:rsidRPr="003220F6" w:rsidRDefault="00831A6E">
            <w:pPr>
              <w:pStyle w:val="NoSpacing"/>
            </w:pPr>
            <w:r>
              <w:t>N</w:t>
            </w:r>
            <w:r w:rsidRPr="00AF3F42">
              <w:t>varchar</w:t>
            </w:r>
            <w:r>
              <w:t>()</w:t>
            </w:r>
          </w:p>
        </w:tc>
        <w:tc>
          <w:tcPr>
            <w:tcW w:w="8783" w:type="dxa"/>
            <w:vAlign w:val="center"/>
          </w:tcPr>
          <w:p w14:paraId="3344CF7E" w14:textId="77777777" w:rsidR="00831A6E" w:rsidRDefault="00831A6E" w:rsidP="00831A6E">
            <w:pPr>
              <w:pStyle w:val="NoSpacing"/>
              <w:numPr>
                <w:ilvl w:val="0"/>
                <w:numId w:val="30"/>
              </w:numPr>
            </w:pPr>
            <w:r>
              <w:t xml:space="preserve">Mô tả: </w:t>
            </w:r>
            <w:r w:rsidRPr="00C7754D">
              <w:rPr>
                <w:lang w:val="vi-VN"/>
              </w:rPr>
              <w:t>Kiểu chuỗi ký tự có độ dài thay đổi, hỗ trợ Unicode.</w:t>
            </w:r>
          </w:p>
          <w:p w14:paraId="71D8E744" w14:textId="77777777" w:rsidR="00831A6E" w:rsidRDefault="00831A6E" w:rsidP="00831A6E">
            <w:pPr>
              <w:pStyle w:val="NoSpacing"/>
              <w:numPr>
                <w:ilvl w:val="0"/>
                <w:numId w:val="30"/>
              </w:numPr>
            </w:pPr>
            <w:r>
              <w:t xml:space="preserve">Sử dụng: </w:t>
            </w:r>
            <w:r w:rsidRPr="00C7754D">
              <w:rPr>
                <w:lang w:val="vi-VN"/>
              </w:rPr>
              <w:t>Lưu trữ chuỗi ký tự</w:t>
            </w:r>
            <w:r>
              <w:t xml:space="preserve"> như</w:t>
            </w:r>
            <w:r w:rsidRPr="00C7754D">
              <w:rPr>
                <w:lang w:val="vi-VN"/>
              </w:rPr>
              <w:t xml:space="preserve"> tên, mô tả</w:t>
            </w:r>
            <w:r>
              <w:t>.</w:t>
            </w:r>
          </w:p>
          <w:p w14:paraId="292D1B62" w14:textId="77777777" w:rsidR="00831A6E" w:rsidRPr="00CA036F" w:rsidRDefault="00831A6E" w:rsidP="00831A6E">
            <w:pPr>
              <w:pStyle w:val="NoSpacing"/>
              <w:numPr>
                <w:ilvl w:val="0"/>
                <w:numId w:val="30"/>
              </w:numPr>
            </w:pPr>
            <w:r>
              <w:t>Ví dụ: nvarchar(50) lưu chuổi ký tự có độ dài tối đa 50 ký tự</w:t>
            </w:r>
          </w:p>
        </w:tc>
        <w:tc>
          <w:tcPr>
            <w:tcW w:w="1857" w:type="dxa"/>
            <w:vAlign w:val="center"/>
          </w:tcPr>
          <w:p w14:paraId="428045DC" w14:textId="77777777" w:rsidR="00831A6E" w:rsidRPr="001845A4" w:rsidRDefault="00831A6E">
            <w:pPr>
              <w:pStyle w:val="NoSpacing"/>
              <w:jc w:val="center"/>
            </w:pPr>
            <w:r>
              <w:t>Bảng dữ liệu</w:t>
            </w:r>
          </w:p>
        </w:tc>
      </w:tr>
      <w:tr w:rsidR="00831A6E" w14:paraId="6163E9D7" w14:textId="77777777" w:rsidTr="00BC55E1">
        <w:trPr>
          <w:trHeight w:val="821"/>
        </w:trPr>
        <w:tc>
          <w:tcPr>
            <w:tcW w:w="573" w:type="dxa"/>
            <w:vAlign w:val="center"/>
          </w:tcPr>
          <w:p w14:paraId="2AFDD5B7" w14:textId="77777777" w:rsidR="00831A6E" w:rsidRPr="007A3F8E" w:rsidRDefault="00831A6E">
            <w:pPr>
              <w:pStyle w:val="NoSpacing"/>
              <w:jc w:val="center"/>
            </w:pPr>
            <w:r>
              <w:t>2</w:t>
            </w:r>
          </w:p>
        </w:tc>
        <w:tc>
          <w:tcPr>
            <w:tcW w:w="1622" w:type="dxa"/>
            <w:vAlign w:val="center"/>
          </w:tcPr>
          <w:p w14:paraId="66FC8B85" w14:textId="77777777" w:rsidR="00831A6E" w:rsidRPr="0059286F" w:rsidRDefault="00831A6E">
            <w:pPr>
              <w:pStyle w:val="NoSpacing"/>
            </w:pPr>
            <w:r>
              <w:t>Integer()</w:t>
            </w:r>
          </w:p>
        </w:tc>
        <w:tc>
          <w:tcPr>
            <w:tcW w:w="8783" w:type="dxa"/>
            <w:vAlign w:val="center"/>
          </w:tcPr>
          <w:p w14:paraId="01815672" w14:textId="77777777" w:rsidR="00831A6E" w:rsidRDefault="00831A6E" w:rsidP="00831A6E">
            <w:pPr>
              <w:pStyle w:val="NoSpacing"/>
              <w:numPr>
                <w:ilvl w:val="0"/>
                <w:numId w:val="30"/>
              </w:numPr>
            </w:pPr>
            <w:r>
              <w:t xml:space="preserve">Mô tả: </w:t>
            </w:r>
            <w:r w:rsidRPr="00592376">
              <w:rPr>
                <w:lang w:val="vi-VN"/>
              </w:rPr>
              <w:t>Số nguyên, không có phần thập phân.</w:t>
            </w:r>
          </w:p>
          <w:p w14:paraId="59DE00D2" w14:textId="77777777" w:rsidR="00831A6E" w:rsidRPr="005B6966" w:rsidRDefault="00831A6E" w:rsidP="00831A6E">
            <w:pPr>
              <w:pStyle w:val="NoSpacing"/>
              <w:numPr>
                <w:ilvl w:val="0"/>
                <w:numId w:val="30"/>
              </w:numPr>
            </w:pPr>
            <w:r>
              <w:t xml:space="preserve">Sử dụng: </w:t>
            </w:r>
            <w:r w:rsidRPr="00592376">
              <w:rPr>
                <w:lang w:val="vi-VN"/>
              </w:rPr>
              <w:t>Lưu trữ các số nguyên như ID, tuổi, số lượng.</w:t>
            </w:r>
          </w:p>
          <w:p w14:paraId="34D254FA" w14:textId="77777777" w:rsidR="00831A6E" w:rsidRDefault="00831A6E" w:rsidP="00831A6E">
            <w:pPr>
              <w:pStyle w:val="NoSpacing"/>
              <w:numPr>
                <w:ilvl w:val="0"/>
                <w:numId w:val="30"/>
              </w:numPr>
            </w:pPr>
            <w:r>
              <w:t>Ví dụ: int(5) lưu số nguyên có độ dài tối đa 5 ký tự</w:t>
            </w:r>
          </w:p>
        </w:tc>
        <w:tc>
          <w:tcPr>
            <w:tcW w:w="1857" w:type="dxa"/>
            <w:vAlign w:val="center"/>
          </w:tcPr>
          <w:p w14:paraId="0412D437" w14:textId="77777777" w:rsidR="00831A6E" w:rsidRPr="001845A4" w:rsidRDefault="00831A6E">
            <w:pPr>
              <w:pStyle w:val="NoSpacing"/>
              <w:jc w:val="center"/>
            </w:pPr>
            <w:r>
              <w:t>Bảng dữ liệu</w:t>
            </w:r>
          </w:p>
        </w:tc>
      </w:tr>
      <w:tr w:rsidR="00831A6E" w14:paraId="4E00B015" w14:textId="77777777" w:rsidTr="00BC55E1">
        <w:trPr>
          <w:trHeight w:val="1082"/>
        </w:trPr>
        <w:tc>
          <w:tcPr>
            <w:tcW w:w="573" w:type="dxa"/>
            <w:vAlign w:val="center"/>
          </w:tcPr>
          <w:p w14:paraId="510ECF38" w14:textId="77777777" w:rsidR="00831A6E" w:rsidRPr="007A3F8E" w:rsidRDefault="00831A6E">
            <w:pPr>
              <w:pStyle w:val="NoSpacing"/>
              <w:jc w:val="center"/>
            </w:pPr>
            <w:r>
              <w:lastRenderedPageBreak/>
              <w:t>3</w:t>
            </w:r>
          </w:p>
        </w:tc>
        <w:tc>
          <w:tcPr>
            <w:tcW w:w="1622" w:type="dxa"/>
            <w:vAlign w:val="center"/>
          </w:tcPr>
          <w:p w14:paraId="403089AF" w14:textId="77777777" w:rsidR="00831A6E" w:rsidRPr="00645206" w:rsidRDefault="00831A6E">
            <w:pPr>
              <w:pStyle w:val="NoSpacing"/>
            </w:pPr>
            <w:r w:rsidRPr="17BC9A71">
              <w:rPr>
                <w:lang w:val="vi-VN"/>
              </w:rPr>
              <w:t>Num</w:t>
            </w:r>
            <w:r>
              <w:rPr>
                <w:lang w:val="vi-VN"/>
              </w:rPr>
              <w:t>eric</w:t>
            </w:r>
            <w:r>
              <w:t>(p,s)</w:t>
            </w:r>
          </w:p>
        </w:tc>
        <w:tc>
          <w:tcPr>
            <w:tcW w:w="8783" w:type="dxa"/>
            <w:vAlign w:val="center"/>
          </w:tcPr>
          <w:p w14:paraId="211EDF75" w14:textId="77777777" w:rsidR="00831A6E" w:rsidRDefault="00831A6E" w:rsidP="00831A6E">
            <w:pPr>
              <w:pStyle w:val="NoSpacing"/>
              <w:numPr>
                <w:ilvl w:val="0"/>
                <w:numId w:val="30"/>
              </w:numPr>
            </w:pPr>
            <w:r>
              <w:t xml:space="preserve">Mô tả: </w:t>
            </w:r>
            <w:r w:rsidRPr="00F75322">
              <w:rPr>
                <w:lang w:val="vi-VN"/>
              </w:rPr>
              <w:t>Số thập phân với độ chính xác cao, có thể chỉ định số chữ số và phần thập phân.</w:t>
            </w:r>
          </w:p>
          <w:p w14:paraId="386F6006" w14:textId="77777777" w:rsidR="00831A6E" w:rsidRDefault="00831A6E" w:rsidP="00831A6E">
            <w:pPr>
              <w:pStyle w:val="NoSpacing"/>
              <w:numPr>
                <w:ilvl w:val="1"/>
                <w:numId w:val="30"/>
              </w:numPr>
            </w:pPr>
            <w:r>
              <w:t xml:space="preserve">p: </w:t>
            </w:r>
            <w:r w:rsidRPr="00832475">
              <w:rPr>
                <w:lang w:val="vi-VN"/>
              </w:rPr>
              <w:t>tổng số chữ số</w:t>
            </w:r>
          </w:p>
          <w:p w14:paraId="23C39BD3" w14:textId="77777777" w:rsidR="00831A6E" w:rsidRDefault="00831A6E" w:rsidP="00831A6E">
            <w:pPr>
              <w:pStyle w:val="NoSpacing"/>
              <w:numPr>
                <w:ilvl w:val="1"/>
                <w:numId w:val="30"/>
              </w:numPr>
            </w:pPr>
            <w:r w:rsidRPr="00832475">
              <w:rPr>
                <w:lang w:val="vi-VN"/>
              </w:rPr>
              <w:t>s: chữ số sau dấu thập phân</w:t>
            </w:r>
          </w:p>
          <w:p w14:paraId="223DB8BC" w14:textId="77777777" w:rsidR="00831A6E" w:rsidRPr="00F75322" w:rsidRDefault="00831A6E" w:rsidP="00831A6E">
            <w:pPr>
              <w:pStyle w:val="NoSpacing"/>
              <w:numPr>
                <w:ilvl w:val="0"/>
                <w:numId w:val="30"/>
              </w:numPr>
            </w:pPr>
            <w:r>
              <w:t xml:space="preserve">Sử dụng: </w:t>
            </w:r>
            <w:r w:rsidRPr="00760A58">
              <w:rPr>
                <w:lang w:val="vi-VN"/>
              </w:rPr>
              <w:t>Lưu trữ các số có phần thập phân như tiền tệ, tỷ lệ phần trăm.</w:t>
            </w:r>
          </w:p>
          <w:p w14:paraId="34E4B7EC" w14:textId="77777777" w:rsidR="00831A6E" w:rsidRDefault="00831A6E" w:rsidP="00831A6E">
            <w:pPr>
              <w:pStyle w:val="NoSpacing"/>
              <w:numPr>
                <w:ilvl w:val="0"/>
                <w:numId w:val="30"/>
              </w:numPr>
            </w:pPr>
            <w:r>
              <w:t xml:space="preserve">Ví dụ: </w:t>
            </w:r>
          </w:p>
          <w:p w14:paraId="4570B858" w14:textId="77777777" w:rsidR="00831A6E" w:rsidRDefault="00831A6E" w:rsidP="00831A6E">
            <w:pPr>
              <w:pStyle w:val="NoSpacing"/>
              <w:numPr>
                <w:ilvl w:val="1"/>
                <w:numId w:val="30"/>
              </w:numPr>
            </w:pPr>
            <w:r>
              <w:t xml:space="preserve">numeric(5,2): </w:t>
            </w:r>
            <w:r w:rsidRPr="005C29A0">
              <w:rPr>
                <w:lang w:val="vi-VN"/>
              </w:rPr>
              <w:t>lưu giá trị 123.45</w:t>
            </w:r>
            <w:r>
              <w:t>, 10,000.32</w:t>
            </w:r>
          </w:p>
          <w:p w14:paraId="105CD91F" w14:textId="77777777" w:rsidR="00831A6E" w:rsidRDefault="00831A6E" w:rsidP="00831A6E">
            <w:pPr>
              <w:pStyle w:val="NoSpacing"/>
              <w:numPr>
                <w:ilvl w:val="1"/>
                <w:numId w:val="30"/>
              </w:numPr>
            </w:pPr>
            <w:r>
              <w:t xml:space="preserve">numeric(5,0): </w:t>
            </w:r>
            <w:r w:rsidRPr="005C29A0">
              <w:rPr>
                <w:lang w:val="vi-VN"/>
              </w:rPr>
              <w:t>lưu giá trị 123</w:t>
            </w:r>
            <w:r>
              <w:t>, 10.000</w:t>
            </w:r>
          </w:p>
        </w:tc>
        <w:tc>
          <w:tcPr>
            <w:tcW w:w="1857" w:type="dxa"/>
            <w:vAlign w:val="center"/>
          </w:tcPr>
          <w:p w14:paraId="550222DF" w14:textId="77777777" w:rsidR="00831A6E" w:rsidRPr="001845A4" w:rsidRDefault="00831A6E">
            <w:pPr>
              <w:pStyle w:val="NoSpacing"/>
              <w:jc w:val="center"/>
            </w:pPr>
            <w:r>
              <w:t>Bảng dữ liệu</w:t>
            </w:r>
          </w:p>
        </w:tc>
      </w:tr>
      <w:tr w:rsidR="00831A6E" w:rsidRPr="003721F0" w14:paraId="265E417F" w14:textId="77777777" w:rsidTr="00BC55E1">
        <w:trPr>
          <w:trHeight w:val="145"/>
        </w:trPr>
        <w:tc>
          <w:tcPr>
            <w:tcW w:w="573" w:type="dxa"/>
            <w:vAlign w:val="center"/>
          </w:tcPr>
          <w:p w14:paraId="0B700520" w14:textId="77777777" w:rsidR="00831A6E" w:rsidRDefault="00831A6E">
            <w:pPr>
              <w:pStyle w:val="NoSpacing"/>
              <w:jc w:val="center"/>
            </w:pPr>
            <w:r>
              <w:t>4</w:t>
            </w:r>
          </w:p>
        </w:tc>
        <w:tc>
          <w:tcPr>
            <w:tcW w:w="1622" w:type="dxa"/>
            <w:vAlign w:val="center"/>
          </w:tcPr>
          <w:p w14:paraId="63815AE3" w14:textId="77777777" w:rsidR="00831A6E" w:rsidRPr="003721F0" w:rsidRDefault="00831A6E">
            <w:pPr>
              <w:pStyle w:val="NoSpacing"/>
            </w:pPr>
            <w:r w:rsidRPr="17BC9A71">
              <w:rPr>
                <w:lang w:val="vi-VN"/>
              </w:rPr>
              <w:t>Date</w:t>
            </w:r>
          </w:p>
        </w:tc>
        <w:tc>
          <w:tcPr>
            <w:tcW w:w="8783" w:type="dxa"/>
            <w:vAlign w:val="center"/>
          </w:tcPr>
          <w:p w14:paraId="7488B47E" w14:textId="77777777" w:rsidR="00831A6E" w:rsidRDefault="00831A6E" w:rsidP="00831A6E">
            <w:pPr>
              <w:pStyle w:val="NoSpacing"/>
              <w:numPr>
                <w:ilvl w:val="0"/>
                <w:numId w:val="30"/>
              </w:numPr>
            </w:pPr>
            <w:r>
              <w:t xml:space="preserve">Mô tả: </w:t>
            </w:r>
            <w:r w:rsidRPr="002B0C28">
              <w:rPr>
                <w:lang w:val="vi-VN"/>
              </w:rPr>
              <w:t>Lưu trữ ngày (không có giờ).</w:t>
            </w:r>
          </w:p>
          <w:p w14:paraId="3B81338B" w14:textId="77777777" w:rsidR="00831A6E" w:rsidRPr="002B0C28" w:rsidRDefault="00831A6E" w:rsidP="00831A6E">
            <w:pPr>
              <w:pStyle w:val="NoSpacing"/>
              <w:numPr>
                <w:ilvl w:val="0"/>
                <w:numId w:val="30"/>
              </w:numPr>
            </w:pPr>
            <w:r>
              <w:t xml:space="preserve">Sử dụng: </w:t>
            </w:r>
            <w:r w:rsidRPr="002B0C28">
              <w:rPr>
                <w:lang w:val="vi-VN"/>
              </w:rPr>
              <w:t>Lưu trữ ngày sinh, ngày giao dịch, ngày đăng ký.</w:t>
            </w:r>
          </w:p>
          <w:p w14:paraId="66A33961" w14:textId="77777777" w:rsidR="00831A6E" w:rsidRPr="003721F0" w:rsidRDefault="00831A6E" w:rsidP="00831A6E">
            <w:pPr>
              <w:pStyle w:val="NoSpacing"/>
              <w:numPr>
                <w:ilvl w:val="0"/>
                <w:numId w:val="30"/>
              </w:numPr>
            </w:pPr>
            <w:r>
              <w:t xml:space="preserve">Ví dụ: </w:t>
            </w:r>
            <w:r w:rsidRPr="00BB70A9">
              <w:rPr>
                <w:lang w:val="vi-VN"/>
              </w:rPr>
              <w:t>DATE lưu ngày 2023-11-06</w:t>
            </w:r>
          </w:p>
        </w:tc>
        <w:tc>
          <w:tcPr>
            <w:tcW w:w="1857" w:type="dxa"/>
            <w:vAlign w:val="center"/>
          </w:tcPr>
          <w:p w14:paraId="1EDD2EEF" w14:textId="77777777" w:rsidR="00831A6E" w:rsidRPr="001845A4" w:rsidRDefault="00831A6E">
            <w:pPr>
              <w:pStyle w:val="NoSpacing"/>
              <w:jc w:val="center"/>
            </w:pPr>
            <w:r>
              <w:t>Bảng dữ liệu</w:t>
            </w:r>
          </w:p>
        </w:tc>
      </w:tr>
      <w:tr w:rsidR="00831A6E" w:rsidRPr="003721F0" w14:paraId="35099CCE" w14:textId="77777777" w:rsidTr="00BC55E1">
        <w:trPr>
          <w:trHeight w:val="145"/>
        </w:trPr>
        <w:tc>
          <w:tcPr>
            <w:tcW w:w="573" w:type="dxa"/>
            <w:vAlign w:val="center"/>
          </w:tcPr>
          <w:p w14:paraId="0903613C" w14:textId="77777777" w:rsidR="00831A6E" w:rsidRDefault="00831A6E">
            <w:pPr>
              <w:pStyle w:val="NoSpacing"/>
              <w:jc w:val="center"/>
            </w:pPr>
            <w:r>
              <w:t>5</w:t>
            </w:r>
          </w:p>
        </w:tc>
        <w:tc>
          <w:tcPr>
            <w:tcW w:w="1622" w:type="dxa"/>
            <w:vAlign w:val="center"/>
          </w:tcPr>
          <w:p w14:paraId="61B5E1D5" w14:textId="77777777" w:rsidR="00831A6E" w:rsidRPr="003721F0" w:rsidRDefault="00831A6E">
            <w:pPr>
              <w:pStyle w:val="NoSpacing"/>
            </w:pPr>
            <w:r w:rsidRPr="17BC9A71">
              <w:rPr>
                <w:lang w:val="vi-VN"/>
              </w:rPr>
              <w:t>DateTime</w:t>
            </w:r>
          </w:p>
        </w:tc>
        <w:tc>
          <w:tcPr>
            <w:tcW w:w="8783" w:type="dxa"/>
            <w:vAlign w:val="center"/>
          </w:tcPr>
          <w:p w14:paraId="19A59A93" w14:textId="77777777" w:rsidR="00831A6E" w:rsidRDefault="00831A6E" w:rsidP="00831A6E">
            <w:pPr>
              <w:pStyle w:val="NoSpacing"/>
              <w:numPr>
                <w:ilvl w:val="0"/>
                <w:numId w:val="30"/>
              </w:numPr>
            </w:pPr>
            <w:r>
              <w:t xml:space="preserve">Mô tả: </w:t>
            </w:r>
            <w:r w:rsidRPr="00911900">
              <w:rPr>
                <w:lang w:val="vi-VN"/>
              </w:rPr>
              <w:t>Lưu trữ ngày và giờ.</w:t>
            </w:r>
          </w:p>
          <w:p w14:paraId="0127A5FD" w14:textId="77777777" w:rsidR="00831A6E" w:rsidRPr="00911900" w:rsidRDefault="00831A6E" w:rsidP="00831A6E">
            <w:pPr>
              <w:pStyle w:val="NoSpacing"/>
              <w:numPr>
                <w:ilvl w:val="0"/>
                <w:numId w:val="30"/>
              </w:numPr>
            </w:pPr>
            <w:r>
              <w:t xml:space="preserve">Sử dụng: </w:t>
            </w:r>
            <w:r w:rsidRPr="00911900">
              <w:rPr>
                <w:lang w:val="vi-VN"/>
              </w:rPr>
              <w:t>Lưu trữ thời điểm cụ thể bao gồm ngày và giờ.</w:t>
            </w:r>
          </w:p>
          <w:p w14:paraId="6917914E" w14:textId="77777777" w:rsidR="00831A6E" w:rsidRPr="003721F0" w:rsidRDefault="00831A6E" w:rsidP="00831A6E">
            <w:pPr>
              <w:pStyle w:val="NoSpacing"/>
              <w:numPr>
                <w:ilvl w:val="0"/>
                <w:numId w:val="30"/>
              </w:numPr>
            </w:pPr>
            <w:r>
              <w:t xml:space="preserve">Ví dụ: </w:t>
            </w:r>
            <w:r w:rsidRPr="00D06F0D">
              <w:rPr>
                <w:lang w:val="vi-VN"/>
              </w:rPr>
              <w:t>DATETIME lưu ngày và giờ 2023-11-06 15:30:00</w:t>
            </w:r>
          </w:p>
        </w:tc>
        <w:tc>
          <w:tcPr>
            <w:tcW w:w="1857" w:type="dxa"/>
            <w:vAlign w:val="center"/>
          </w:tcPr>
          <w:p w14:paraId="482E5898" w14:textId="77777777" w:rsidR="00831A6E" w:rsidRPr="001845A4" w:rsidRDefault="00831A6E">
            <w:pPr>
              <w:pStyle w:val="NoSpacing"/>
              <w:jc w:val="center"/>
            </w:pPr>
            <w:r>
              <w:t>Bảng dữ liệu</w:t>
            </w:r>
          </w:p>
        </w:tc>
      </w:tr>
      <w:tr w:rsidR="00831A6E" w:rsidRPr="003721F0" w14:paraId="418522DE" w14:textId="77777777" w:rsidTr="00BC55E1">
        <w:trPr>
          <w:trHeight w:val="145"/>
        </w:trPr>
        <w:tc>
          <w:tcPr>
            <w:tcW w:w="573" w:type="dxa"/>
            <w:vAlign w:val="center"/>
          </w:tcPr>
          <w:p w14:paraId="4CD15FA8" w14:textId="77777777" w:rsidR="00831A6E" w:rsidRDefault="00831A6E">
            <w:pPr>
              <w:pStyle w:val="NoSpacing"/>
              <w:jc w:val="center"/>
            </w:pPr>
            <w:r>
              <w:t>6</w:t>
            </w:r>
          </w:p>
        </w:tc>
        <w:tc>
          <w:tcPr>
            <w:tcW w:w="1622" w:type="dxa"/>
            <w:vAlign w:val="center"/>
          </w:tcPr>
          <w:p w14:paraId="174F7B30" w14:textId="77777777" w:rsidR="00831A6E" w:rsidRPr="003721F0" w:rsidRDefault="00831A6E">
            <w:pPr>
              <w:pStyle w:val="NoSpacing"/>
            </w:pPr>
            <w:r w:rsidRPr="17BC9A71">
              <w:rPr>
                <w:lang w:val="vi-VN"/>
              </w:rPr>
              <w:t>Boolean</w:t>
            </w:r>
          </w:p>
        </w:tc>
        <w:tc>
          <w:tcPr>
            <w:tcW w:w="8783" w:type="dxa"/>
            <w:vAlign w:val="center"/>
          </w:tcPr>
          <w:p w14:paraId="5F359B08" w14:textId="77777777" w:rsidR="00831A6E" w:rsidRDefault="00831A6E" w:rsidP="00831A6E">
            <w:pPr>
              <w:pStyle w:val="NoSpacing"/>
              <w:numPr>
                <w:ilvl w:val="0"/>
                <w:numId w:val="30"/>
              </w:numPr>
            </w:pPr>
            <w:r>
              <w:t xml:space="preserve">Mô tả: </w:t>
            </w:r>
            <w:r w:rsidRPr="001440F2">
              <w:rPr>
                <w:lang w:val="vi-VN"/>
              </w:rPr>
              <w:t>Lưu trữ giá trị đúng hoặc sai (True/False).</w:t>
            </w:r>
          </w:p>
          <w:p w14:paraId="26895D65" w14:textId="77777777" w:rsidR="00831A6E" w:rsidRPr="001440F2" w:rsidRDefault="00831A6E" w:rsidP="00831A6E">
            <w:pPr>
              <w:pStyle w:val="NoSpacing"/>
              <w:numPr>
                <w:ilvl w:val="0"/>
                <w:numId w:val="30"/>
              </w:numPr>
            </w:pPr>
            <w:r>
              <w:t xml:space="preserve">Sử dụng: </w:t>
            </w:r>
            <w:r w:rsidRPr="001440F2">
              <w:rPr>
                <w:lang w:val="vi-VN"/>
              </w:rPr>
              <w:t>Dùng cho các trường trạng thái, cờ (flag) như kích hoạt hoặc không kích hoạt.</w:t>
            </w:r>
          </w:p>
          <w:p w14:paraId="7ED0BD36" w14:textId="77777777" w:rsidR="00831A6E" w:rsidRPr="003721F0" w:rsidRDefault="00831A6E" w:rsidP="00831A6E">
            <w:pPr>
              <w:pStyle w:val="NoSpacing"/>
              <w:numPr>
                <w:ilvl w:val="0"/>
                <w:numId w:val="30"/>
              </w:numPr>
            </w:pPr>
            <w:r>
              <w:t xml:space="preserve">Ví dụ: </w:t>
            </w:r>
            <w:r w:rsidRPr="00A2368F">
              <w:rPr>
                <w:lang w:val="vi-VN"/>
              </w:rPr>
              <w:t>BOOLEAN</w:t>
            </w:r>
            <w:r w:rsidRPr="001440F2">
              <w:rPr>
                <w:lang w:val="vi-VN"/>
              </w:rPr>
              <w:t xml:space="preserve"> lưu </w:t>
            </w:r>
            <w:r>
              <w:rPr>
                <w:lang w:val="vi-VN"/>
              </w:rPr>
              <w:t>Đ</w:t>
            </w:r>
            <w:r>
              <w:t>úng/ sai, Nam/ Nữ</w:t>
            </w:r>
          </w:p>
        </w:tc>
        <w:tc>
          <w:tcPr>
            <w:tcW w:w="1857" w:type="dxa"/>
            <w:vAlign w:val="center"/>
          </w:tcPr>
          <w:p w14:paraId="28F7B26F" w14:textId="77777777" w:rsidR="00831A6E" w:rsidRPr="001845A4" w:rsidRDefault="00831A6E">
            <w:pPr>
              <w:pStyle w:val="NoSpacing"/>
              <w:jc w:val="center"/>
            </w:pPr>
            <w:r>
              <w:t>Bảng dữ liệu</w:t>
            </w:r>
          </w:p>
        </w:tc>
      </w:tr>
      <w:tr w:rsidR="00831A6E" w:rsidRPr="003721F0" w14:paraId="2737F647" w14:textId="77777777" w:rsidTr="00BC55E1">
        <w:trPr>
          <w:trHeight w:val="145"/>
        </w:trPr>
        <w:tc>
          <w:tcPr>
            <w:tcW w:w="573" w:type="dxa"/>
            <w:vAlign w:val="center"/>
          </w:tcPr>
          <w:p w14:paraId="2B97709F" w14:textId="77777777" w:rsidR="00831A6E" w:rsidRDefault="00831A6E">
            <w:pPr>
              <w:pStyle w:val="NoSpacing"/>
              <w:jc w:val="center"/>
            </w:pPr>
            <w:r>
              <w:t>7</w:t>
            </w:r>
          </w:p>
        </w:tc>
        <w:tc>
          <w:tcPr>
            <w:tcW w:w="1622" w:type="dxa"/>
            <w:vAlign w:val="center"/>
          </w:tcPr>
          <w:p w14:paraId="6BC852A9" w14:textId="77777777" w:rsidR="00831A6E" w:rsidRPr="17BC9A71" w:rsidRDefault="00831A6E">
            <w:pPr>
              <w:pStyle w:val="NoSpacing"/>
              <w:rPr>
                <w:lang w:val="vi-VN"/>
              </w:rPr>
            </w:pPr>
            <w:r w:rsidRPr="17BC9A71">
              <w:rPr>
                <w:lang w:val="vi-VN"/>
              </w:rPr>
              <w:t>Unique</w:t>
            </w:r>
          </w:p>
        </w:tc>
        <w:tc>
          <w:tcPr>
            <w:tcW w:w="8783" w:type="dxa"/>
            <w:vAlign w:val="center"/>
          </w:tcPr>
          <w:p w14:paraId="7F18017F" w14:textId="77777777" w:rsidR="00831A6E" w:rsidRDefault="00831A6E" w:rsidP="00831A6E">
            <w:pPr>
              <w:pStyle w:val="NoSpacing"/>
              <w:numPr>
                <w:ilvl w:val="0"/>
                <w:numId w:val="30"/>
              </w:numPr>
            </w:pPr>
            <w:r>
              <w:t xml:space="preserve">Mô tả: </w:t>
            </w:r>
            <w:r w:rsidRPr="00DE07D6">
              <w:rPr>
                <w:lang w:val="vi-VN"/>
              </w:rPr>
              <w:t>Lưu trữ giá trị duy nhất, không trùng lặp trong bảng.</w:t>
            </w:r>
          </w:p>
          <w:p w14:paraId="56FE58C0" w14:textId="77777777" w:rsidR="00831A6E" w:rsidRPr="00DE07D6" w:rsidRDefault="00831A6E" w:rsidP="00831A6E">
            <w:pPr>
              <w:pStyle w:val="NoSpacing"/>
              <w:numPr>
                <w:ilvl w:val="0"/>
                <w:numId w:val="30"/>
              </w:numPr>
            </w:pPr>
            <w:r>
              <w:t>Sử dụng: Dùng cho các trường hợp cần</w:t>
            </w:r>
            <w:r w:rsidRPr="00942257">
              <w:rPr>
                <w:lang w:val="vi-VN"/>
              </w:rPr>
              <w:t xml:space="preserve"> giá trị không bị trùng lặp trong bảng như ID, email.</w:t>
            </w:r>
          </w:p>
          <w:p w14:paraId="769FA213" w14:textId="77777777" w:rsidR="00831A6E" w:rsidRPr="00741F3D" w:rsidRDefault="00831A6E" w:rsidP="00831A6E">
            <w:pPr>
              <w:pStyle w:val="NoSpacing"/>
              <w:numPr>
                <w:ilvl w:val="0"/>
                <w:numId w:val="30"/>
              </w:numPr>
            </w:pPr>
            <w:r>
              <w:t>Ví dụ: Email/ CCCD</w:t>
            </w:r>
          </w:p>
        </w:tc>
        <w:tc>
          <w:tcPr>
            <w:tcW w:w="1857" w:type="dxa"/>
            <w:vAlign w:val="center"/>
          </w:tcPr>
          <w:p w14:paraId="6519BB6B" w14:textId="77777777" w:rsidR="00831A6E" w:rsidRPr="001845A4" w:rsidRDefault="00831A6E">
            <w:pPr>
              <w:pStyle w:val="NoSpacing"/>
              <w:jc w:val="center"/>
            </w:pPr>
            <w:r>
              <w:t>Bảng dữ liệu</w:t>
            </w:r>
          </w:p>
        </w:tc>
      </w:tr>
      <w:tr w:rsidR="00831A6E" w:rsidRPr="003721F0" w14:paraId="621D2DE2" w14:textId="77777777" w:rsidTr="00BC55E1">
        <w:trPr>
          <w:trHeight w:val="145"/>
        </w:trPr>
        <w:tc>
          <w:tcPr>
            <w:tcW w:w="573" w:type="dxa"/>
            <w:vAlign w:val="center"/>
          </w:tcPr>
          <w:p w14:paraId="28EFC5AE" w14:textId="77777777" w:rsidR="00831A6E" w:rsidRDefault="00831A6E">
            <w:pPr>
              <w:pStyle w:val="NoSpacing"/>
              <w:jc w:val="center"/>
            </w:pPr>
            <w:r>
              <w:t>8</w:t>
            </w:r>
          </w:p>
        </w:tc>
        <w:tc>
          <w:tcPr>
            <w:tcW w:w="1622" w:type="dxa"/>
            <w:vAlign w:val="center"/>
          </w:tcPr>
          <w:p w14:paraId="117F6D6B" w14:textId="77777777" w:rsidR="00831A6E" w:rsidRPr="17BC9A71" w:rsidRDefault="00831A6E">
            <w:pPr>
              <w:pStyle w:val="NoSpacing"/>
              <w:rPr>
                <w:lang w:val="vi-VN"/>
              </w:rPr>
            </w:pPr>
            <w:r w:rsidRPr="17BC9A71">
              <w:rPr>
                <w:lang w:val="vi-VN"/>
              </w:rPr>
              <w:t>Lookup</w:t>
            </w:r>
          </w:p>
        </w:tc>
        <w:tc>
          <w:tcPr>
            <w:tcW w:w="8783" w:type="dxa"/>
            <w:vAlign w:val="center"/>
          </w:tcPr>
          <w:p w14:paraId="6095671A" w14:textId="77777777" w:rsidR="00831A6E" w:rsidRDefault="00831A6E" w:rsidP="00831A6E">
            <w:pPr>
              <w:pStyle w:val="NoSpacing"/>
              <w:numPr>
                <w:ilvl w:val="0"/>
                <w:numId w:val="30"/>
              </w:numPr>
            </w:pPr>
            <w:r>
              <w:t xml:space="preserve">Mô tả: </w:t>
            </w:r>
            <w:r w:rsidRPr="002905DA">
              <w:rPr>
                <w:lang w:val="vi-VN"/>
              </w:rPr>
              <w:t>Trường tham chiếu đến bảng hoặc dữ liệu khác.</w:t>
            </w:r>
          </w:p>
          <w:p w14:paraId="5EA14A5A" w14:textId="77777777" w:rsidR="00831A6E" w:rsidRPr="002905DA" w:rsidRDefault="00831A6E" w:rsidP="00831A6E">
            <w:pPr>
              <w:pStyle w:val="NoSpacing"/>
              <w:numPr>
                <w:ilvl w:val="0"/>
                <w:numId w:val="30"/>
              </w:numPr>
            </w:pPr>
            <w:r>
              <w:t xml:space="preserve">Sử dụng: </w:t>
            </w:r>
            <w:r w:rsidRPr="002905DA">
              <w:rPr>
                <w:lang w:val="vi-VN"/>
              </w:rPr>
              <w:t>Khi cần tham chiếu dữ liệu từ bảng khác.</w:t>
            </w:r>
          </w:p>
          <w:p w14:paraId="6CAE4CD6" w14:textId="77777777" w:rsidR="00831A6E" w:rsidRPr="002905DA" w:rsidRDefault="00831A6E" w:rsidP="00831A6E">
            <w:pPr>
              <w:pStyle w:val="NoSpacing"/>
              <w:numPr>
                <w:ilvl w:val="0"/>
                <w:numId w:val="30"/>
              </w:numPr>
            </w:pPr>
            <w:r>
              <w:t xml:space="preserve">Ví dụ: </w:t>
            </w:r>
            <w:r w:rsidRPr="00204132">
              <w:rPr>
                <w:lang w:val="vi-VN"/>
              </w:rPr>
              <w:t>CustomerID tham chiếu tới bảng Customer</w:t>
            </w:r>
            <w:r>
              <w:t xml:space="preserve"> (</w:t>
            </w:r>
            <w:r w:rsidRPr="001A1AA9">
              <w:rPr>
                <w:lang w:val="vi-VN"/>
              </w:rPr>
              <w:t>Chọn</w:t>
            </w:r>
            <w:r>
              <w:t xml:space="preserve"> khách hàng</w:t>
            </w:r>
            <w:r w:rsidRPr="001A1AA9">
              <w:rPr>
                <w:lang w:val="vi-VN"/>
              </w:rPr>
              <w:t xml:space="preserve"> (</w:t>
            </w:r>
            <w:r>
              <w:rPr>
                <w:lang w:val="vi-VN"/>
              </w:rPr>
              <w:t>N</w:t>
            </w:r>
            <w:r>
              <w:t>guyễn văn A, Lê văn B</w:t>
            </w:r>
            <w:r w:rsidRPr="001A1AA9">
              <w:rPr>
                <w:lang w:val="vi-VN"/>
              </w:rPr>
              <w:t>)</w:t>
            </w:r>
          </w:p>
        </w:tc>
        <w:tc>
          <w:tcPr>
            <w:tcW w:w="1857" w:type="dxa"/>
            <w:vAlign w:val="center"/>
          </w:tcPr>
          <w:p w14:paraId="75C6AE64" w14:textId="77777777" w:rsidR="00831A6E" w:rsidRPr="001845A4" w:rsidRDefault="00831A6E">
            <w:pPr>
              <w:pStyle w:val="NoSpacing"/>
              <w:jc w:val="center"/>
            </w:pPr>
            <w:r>
              <w:t>Bảng dữ liệu</w:t>
            </w:r>
          </w:p>
        </w:tc>
      </w:tr>
      <w:tr w:rsidR="00831A6E" w:rsidRPr="003721F0" w14:paraId="4236297D" w14:textId="77777777" w:rsidTr="00BC55E1">
        <w:trPr>
          <w:trHeight w:val="145"/>
        </w:trPr>
        <w:tc>
          <w:tcPr>
            <w:tcW w:w="573" w:type="dxa"/>
            <w:vAlign w:val="center"/>
          </w:tcPr>
          <w:p w14:paraId="1476252D" w14:textId="77777777" w:rsidR="00831A6E" w:rsidRDefault="00831A6E">
            <w:pPr>
              <w:pStyle w:val="NoSpacing"/>
              <w:jc w:val="center"/>
            </w:pPr>
            <w:r>
              <w:t>9</w:t>
            </w:r>
          </w:p>
        </w:tc>
        <w:tc>
          <w:tcPr>
            <w:tcW w:w="1622" w:type="dxa"/>
            <w:vAlign w:val="center"/>
          </w:tcPr>
          <w:p w14:paraId="137CDC4F" w14:textId="77777777" w:rsidR="00831A6E" w:rsidRPr="003721F0" w:rsidRDefault="00831A6E">
            <w:pPr>
              <w:pStyle w:val="NoSpacing"/>
              <w:rPr>
                <w:lang w:val="vi-VN"/>
              </w:rPr>
            </w:pPr>
            <w:r w:rsidRPr="7A182EEE">
              <w:rPr>
                <w:lang w:val="vi-VN"/>
              </w:rPr>
              <w:t>Optio</w:t>
            </w:r>
            <w:r>
              <w:t>n</w:t>
            </w:r>
            <w:r w:rsidRPr="7A182EEE">
              <w:rPr>
                <w:lang w:val="vi-VN"/>
              </w:rPr>
              <w:t>set</w:t>
            </w:r>
          </w:p>
        </w:tc>
        <w:tc>
          <w:tcPr>
            <w:tcW w:w="8783" w:type="dxa"/>
            <w:vAlign w:val="center"/>
          </w:tcPr>
          <w:p w14:paraId="381C7594" w14:textId="77777777" w:rsidR="00831A6E" w:rsidRDefault="00831A6E" w:rsidP="00831A6E">
            <w:pPr>
              <w:pStyle w:val="NoSpacing"/>
              <w:numPr>
                <w:ilvl w:val="0"/>
                <w:numId w:val="30"/>
              </w:numPr>
            </w:pPr>
            <w:r>
              <w:t xml:space="preserve">Mô tả: </w:t>
            </w:r>
            <w:r w:rsidRPr="00997707">
              <w:rPr>
                <w:lang w:val="vi-VN"/>
              </w:rPr>
              <w:t>Một tập hợp các tùy chọn cố định mà</w:t>
            </w:r>
            <w:r>
              <w:t xml:space="preserve"> cho phép</w:t>
            </w:r>
            <w:r w:rsidRPr="00997707">
              <w:rPr>
                <w:lang w:val="vi-VN"/>
              </w:rPr>
              <w:t xml:space="preserve"> người dùng chọn một giá trị.</w:t>
            </w:r>
          </w:p>
          <w:p w14:paraId="36D76F0E" w14:textId="77777777" w:rsidR="00831A6E" w:rsidRPr="00B62802" w:rsidRDefault="00831A6E" w:rsidP="00831A6E">
            <w:pPr>
              <w:pStyle w:val="NoSpacing"/>
              <w:numPr>
                <w:ilvl w:val="0"/>
                <w:numId w:val="30"/>
              </w:numPr>
            </w:pPr>
            <w:r>
              <w:t xml:space="preserve">Sử dụng: </w:t>
            </w:r>
            <w:r w:rsidRPr="00796D74">
              <w:rPr>
                <w:lang w:val="vi-VN"/>
              </w:rPr>
              <w:t>Khi</w:t>
            </w:r>
            <w:r>
              <w:t xml:space="preserve"> cần</w:t>
            </w:r>
            <w:r w:rsidRPr="00796D74">
              <w:rPr>
                <w:lang w:val="vi-VN"/>
              </w:rPr>
              <w:t xml:space="preserve"> người dùng chọn một trong các giá trị cố định.</w:t>
            </w:r>
          </w:p>
          <w:p w14:paraId="01CC4016" w14:textId="77777777" w:rsidR="00831A6E" w:rsidRPr="00997707" w:rsidRDefault="00831A6E" w:rsidP="00831A6E">
            <w:pPr>
              <w:pStyle w:val="NoSpacing"/>
              <w:numPr>
                <w:ilvl w:val="0"/>
                <w:numId w:val="30"/>
              </w:numPr>
            </w:pPr>
            <w:r>
              <w:t xml:space="preserve">Ví dụ: </w:t>
            </w:r>
            <w:r w:rsidRPr="00796D74">
              <w:rPr>
                <w:lang w:val="vi-VN"/>
              </w:rPr>
              <w:t xml:space="preserve">Chọn </w:t>
            </w:r>
            <w:r>
              <w:t>ngành nghề</w:t>
            </w:r>
            <w:r w:rsidRPr="00796D74">
              <w:rPr>
                <w:lang w:val="vi-VN"/>
              </w:rPr>
              <w:t xml:space="preserve"> </w:t>
            </w:r>
            <w:r>
              <w:t>(Chứng khoán</w:t>
            </w:r>
            <w:r w:rsidRPr="00796D74">
              <w:rPr>
                <w:lang w:val="vi-VN"/>
              </w:rPr>
              <w:t xml:space="preserve">, </w:t>
            </w:r>
            <w:r>
              <w:t>Ngân hàng</w:t>
            </w:r>
            <w:r w:rsidRPr="00796D74">
              <w:rPr>
                <w:lang w:val="vi-VN"/>
              </w:rPr>
              <w:t xml:space="preserve">, </w:t>
            </w:r>
            <w:r>
              <w:t>Dịch vụ</w:t>
            </w:r>
            <w:r w:rsidRPr="00796D74">
              <w:rPr>
                <w:lang w:val="vi-VN"/>
              </w:rPr>
              <w:t>)</w:t>
            </w:r>
          </w:p>
        </w:tc>
        <w:tc>
          <w:tcPr>
            <w:tcW w:w="1857" w:type="dxa"/>
            <w:vAlign w:val="center"/>
          </w:tcPr>
          <w:p w14:paraId="13C330DC" w14:textId="77777777" w:rsidR="00831A6E" w:rsidRPr="001845A4" w:rsidRDefault="00831A6E">
            <w:pPr>
              <w:pStyle w:val="NoSpacing"/>
              <w:jc w:val="center"/>
            </w:pPr>
            <w:r>
              <w:t>Giao diện</w:t>
            </w:r>
          </w:p>
        </w:tc>
      </w:tr>
      <w:tr w:rsidR="00831A6E" w14:paraId="19CA0764" w14:textId="77777777" w:rsidTr="00BC55E1">
        <w:trPr>
          <w:trHeight w:val="145"/>
        </w:trPr>
        <w:tc>
          <w:tcPr>
            <w:tcW w:w="573" w:type="dxa"/>
            <w:vAlign w:val="center"/>
          </w:tcPr>
          <w:p w14:paraId="32E2686B" w14:textId="77777777" w:rsidR="00831A6E" w:rsidRDefault="00831A6E">
            <w:pPr>
              <w:pStyle w:val="NoSpacing"/>
              <w:jc w:val="center"/>
            </w:pPr>
            <w:r>
              <w:t>10</w:t>
            </w:r>
          </w:p>
        </w:tc>
        <w:tc>
          <w:tcPr>
            <w:tcW w:w="1622" w:type="dxa"/>
            <w:vAlign w:val="center"/>
          </w:tcPr>
          <w:p w14:paraId="32CC99B4" w14:textId="77777777" w:rsidR="00831A6E" w:rsidRPr="00AE2878" w:rsidRDefault="00831A6E">
            <w:pPr>
              <w:pStyle w:val="NoSpacing"/>
              <w:rPr>
                <w:lang w:val="vi-VN"/>
              </w:rPr>
            </w:pPr>
            <w:r w:rsidRPr="17BC9A71">
              <w:rPr>
                <w:lang w:val="vi-VN"/>
              </w:rPr>
              <w:t>Muti-Optionset</w:t>
            </w:r>
          </w:p>
        </w:tc>
        <w:tc>
          <w:tcPr>
            <w:tcW w:w="8783" w:type="dxa"/>
            <w:vAlign w:val="center"/>
          </w:tcPr>
          <w:p w14:paraId="6E315725" w14:textId="77777777" w:rsidR="00831A6E" w:rsidRDefault="00831A6E" w:rsidP="00831A6E">
            <w:pPr>
              <w:pStyle w:val="NoSpacing"/>
              <w:numPr>
                <w:ilvl w:val="0"/>
                <w:numId w:val="30"/>
              </w:numPr>
            </w:pPr>
            <w:r>
              <w:t xml:space="preserve">Mô tả: </w:t>
            </w:r>
            <w:r w:rsidRPr="004E79D0">
              <w:rPr>
                <w:lang w:val="vi-VN"/>
              </w:rPr>
              <w:t>Tập hợp các tùy chọn cố định mà người dùng có thể chọn nhiều giá trị</w:t>
            </w:r>
            <w:r>
              <w:t>.</w:t>
            </w:r>
          </w:p>
          <w:p w14:paraId="75E90E97" w14:textId="77777777" w:rsidR="00831A6E" w:rsidRPr="001503B4" w:rsidRDefault="00831A6E" w:rsidP="00831A6E">
            <w:pPr>
              <w:pStyle w:val="NoSpacing"/>
              <w:numPr>
                <w:ilvl w:val="0"/>
                <w:numId w:val="30"/>
              </w:numPr>
            </w:pPr>
            <w:r>
              <w:t xml:space="preserve">Sử dụng: </w:t>
            </w:r>
            <w:r w:rsidRPr="0024453A">
              <w:rPr>
                <w:lang w:val="vi-VN"/>
              </w:rPr>
              <w:t>Khi người dùng có thể chọn nhiều mục từ danh sách cố định.</w:t>
            </w:r>
          </w:p>
          <w:p w14:paraId="08E1A348" w14:textId="77777777" w:rsidR="00831A6E" w:rsidRPr="00377CB0" w:rsidRDefault="00831A6E" w:rsidP="00831A6E">
            <w:pPr>
              <w:pStyle w:val="NoSpacing"/>
              <w:numPr>
                <w:ilvl w:val="0"/>
                <w:numId w:val="30"/>
              </w:numPr>
            </w:pPr>
            <w:r>
              <w:t xml:space="preserve">Ví dụ: </w:t>
            </w:r>
            <w:r w:rsidRPr="004E79D0">
              <w:rPr>
                <w:lang w:val="vi-VN"/>
              </w:rPr>
              <w:t>Chọn các ngôn ngữ (Anh, Pháp, Nhật)</w:t>
            </w:r>
          </w:p>
        </w:tc>
        <w:tc>
          <w:tcPr>
            <w:tcW w:w="1857" w:type="dxa"/>
            <w:vAlign w:val="center"/>
          </w:tcPr>
          <w:p w14:paraId="5341AE56" w14:textId="77777777" w:rsidR="00831A6E" w:rsidRPr="001845A4" w:rsidRDefault="00831A6E">
            <w:pPr>
              <w:pStyle w:val="NoSpacing"/>
              <w:jc w:val="center"/>
              <w:rPr>
                <w:lang w:val="vi-VN"/>
              </w:rPr>
            </w:pPr>
            <w:r>
              <w:t>Giao diện</w:t>
            </w:r>
          </w:p>
        </w:tc>
      </w:tr>
      <w:tr w:rsidR="00831A6E" w:rsidRPr="00AE2878" w14:paraId="03297B13" w14:textId="77777777" w:rsidTr="00BC55E1">
        <w:trPr>
          <w:trHeight w:val="145"/>
        </w:trPr>
        <w:tc>
          <w:tcPr>
            <w:tcW w:w="573" w:type="dxa"/>
            <w:vAlign w:val="center"/>
          </w:tcPr>
          <w:p w14:paraId="768A3B40" w14:textId="77777777" w:rsidR="00831A6E" w:rsidRDefault="00831A6E">
            <w:pPr>
              <w:pStyle w:val="NoSpacing"/>
              <w:jc w:val="center"/>
            </w:pPr>
            <w:r>
              <w:t>11</w:t>
            </w:r>
          </w:p>
        </w:tc>
        <w:tc>
          <w:tcPr>
            <w:tcW w:w="1622" w:type="dxa"/>
            <w:vAlign w:val="center"/>
          </w:tcPr>
          <w:p w14:paraId="301001BC" w14:textId="77777777" w:rsidR="00831A6E" w:rsidRPr="17BC9A71" w:rsidRDefault="00831A6E">
            <w:pPr>
              <w:pStyle w:val="NoSpacing"/>
              <w:rPr>
                <w:lang w:val="vi-VN"/>
              </w:rPr>
            </w:pPr>
            <w:r w:rsidRPr="17BC9A71">
              <w:rPr>
                <w:lang w:val="vi-VN"/>
              </w:rPr>
              <w:t>Text Area</w:t>
            </w:r>
          </w:p>
        </w:tc>
        <w:tc>
          <w:tcPr>
            <w:tcW w:w="8783" w:type="dxa"/>
            <w:vAlign w:val="center"/>
          </w:tcPr>
          <w:p w14:paraId="711F49F5" w14:textId="77777777" w:rsidR="00831A6E" w:rsidRDefault="00831A6E" w:rsidP="00831A6E">
            <w:pPr>
              <w:pStyle w:val="NoSpacing"/>
              <w:numPr>
                <w:ilvl w:val="0"/>
                <w:numId w:val="30"/>
              </w:numPr>
            </w:pPr>
            <w:r>
              <w:t xml:space="preserve">Mô tả: </w:t>
            </w:r>
            <w:r w:rsidRPr="00FD2C5D">
              <w:rPr>
                <w:lang w:val="vi-VN"/>
              </w:rPr>
              <w:t>Hộp nhập liệu văn bản lớn cho phép nhập nhiều dòng</w:t>
            </w:r>
            <w:r>
              <w:t>.</w:t>
            </w:r>
          </w:p>
          <w:p w14:paraId="586532D7" w14:textId="77777777" w:rsidR="00831A6E" w:rsidRPr="005965C2" w:rsidRDefault="00831A6E" w:rsidP="00831A6E">
            <w:pPr>
              <w:pStyle w:val="NoSpacing"/>
              <w:numPr>
                <w:ilvl w:val="0"/>
                <w:numId w:val="30"/>
              </w:numPr>
            </w:pPr>
            <w:r>
              <w:lastRenderedPageBreak/>
              <w:t xml:space="preserve">Sử dụng: </w:t>
            </w:r>
            <w:r w:rsidRPr="00885BA1">
              <w:rPr>
                <w:lang w:val="vi-VN"/>
              </w:rPr>
              <w:t>Khi cần lưu trữ mô tả dài, ghi chú.</w:t>
            </w:r>
          </w:p>
          <w:p w14:paraId="3D5C3F3E" w14:textId="77777777" w:rsidR="00831A6E" w:rsidRPr="005965C2" w:rsidRDefault="00831A6E" w:rsidP="00831A6E">
            <w:pPr>
              <w:pStyle w:val="NoSpacing"/>
              <w:numPr>
                <w:ilvl w:val="0"/>
                <w:numId w:val="30"/>
              </w:numPr>
            </w:pPr>
            <w:r>
              <w:t>Ví dụ: Mô tả, ghi chú</w:t>
            </w:r>
          </w:p>
        </w:tc>
        <w:tc>
          <w:tcPr>
            <w:tcW w:w="1857" w:type="dxa"/>
            <w:vAlign w:val="center"/>
          </w:tcPr>
          <w:p w14:paraId="16F2FEE6" w14:textId="77777777" w:rsidR="00831A6E" w:rsidRPr="001845A4" w:rsidRDefault="00831A6E">
            <w:pPr>
              <w:pStyle w:val="NoSpacing"/>
              <w:jc w:val="center"/>
              <w:rPr>
                <w:lang w:val="vi-VN"/>
              </w:rPr>
            </w:pPr>
            <w:r>
              <w:lastRenderedPageBreak/>
              <w:t>Giao diện</w:t>
            </w:r>
          </w:p>
        </w:tc>
      </w:tr>
      <w:tr w:rsidR="00831A6E" w:rsidRPr="008E2505" w14:paraId="6F4EB509" w14:textId="77777777" w:rsidTr="00BC55E1">
        <w:trPr>
          <w:trHeight w:val="145"/>
        </w:trPr>
        <w:tc>
          <w:tcPr>
            <w:tcW w:w="573" w:type="dxa"/>
            <w:vAlign w:val="center"/>
          </w:tcPr>
          <w:p w14:paraId="6963403F" w14:textId="77777777" w:rsidR="00831A6E" w:rsidRDefault="00831A6E">
            <w:pPr>
              <w:pStyle w:val="NoSpacing"/>
              <w:jc w:val="center"/>
            </w:pPr>
            <w:r>
              <w:t>12</w:t>
            </w:r>
          </w:p>
        </w:tc>
        <w:tc>
          <w:tcPr>
            <w:tcW w:w="1622" w:type="dxa"/>
            <w:vAlign w:val="center"/>
          </w:tcPr>
          <w:p w14:paraId="1FA4A182" w14:textId="77777777" w:rsidR="00831A6E" w:rsidRPr="008E2505" w:rsidRDefault="00831A6E">
            <w:pPr>
              <w:pStyle w:val="NoSpacing"/>
              <w:rPr>
                <w:lang w:val="vi-VN"/>
              </w:rPr>
            </w:pPr>
            <w:r w:rsidRPr="17BC9A71">
              <w:rPr>
                <w:lang w:val="vi-VN"/>
              </w:rPr>
              <w:t>Read Only</w:t>
            </w:r>
          </w:p>
        </w:tc>
        <w:tc>
          <w:tcPr>
            <w:tcW w:w="8783" w:type="dxa"/>
            <w:vAlign w:val="center"/>
          </w:tcPr>
          <w:p w14:paraId="09D4C2EF" w14:textId="77777777" w:rsidR="00831A6E" w:rsidRDefault="00831A6E" w:rsidP="00831A6E">
            <w:pPr>
              <w:pStyle w:val="NoSpacing"/>
              <w:numPr>
                <w:ilvl w:val="0"/>
                <w:numId w:val="30"/>
              </w:numPr>
            </w:pPr>
            <w:r>
              <w:t xml:space="preserve">Mô tả: </w:t>
            </w:r>
            <w:r w:rsidRPr="00650F21">
              <w:rPr>
                <w:lang w:val="vi-VN"/>
              </w:rPr>
              <w:t>Trường chỉ cho phép xem, không cho phép chỉnh sửa.</w:t>
            </w:r>
          </w:p>
          <w:p w14:paraId="424701F9" w14:textId="77777777" w:rsidR="00831A6E" w:rsidRPr="00650F21" w:rsidRDefault="00831A6E" w:rsidP="00831A6E">
            <w:pPr>
              <w:pStyle w:val="NoSpacing"/>
              <w:numPr>
                <w:ilvl w:val="0"/>
                <w:numId w:val="30"/>
              </w:numPr>
            </w:pPr>
            <w:r>
              <w:t xml:space="preserve">Sử dụng: </w:t>
            </w:r>
            <w:r w:rsidRPr="00650F21">
              <w:rPr>
                <w:lang w:val="vi-VN"/>
              </w:rPr>
              <w:t>Khi muốn người dùng chỉ xem, không được sửa.</w:t>
            </w:r>
          </w:p>
          <w:p w14:paraId="39237B4F" w14:textId="77777777" w:rsidR="00831A6E" w:rsidRPr="008E2505" w:rsidRDefault="00831A6E" w:rsidP="00831A6E">
            <w:pPr>
              <w:pStyle w:val="NoSpacing"/>
              <w:numPr>
                <w:ilvl w:val="0"/>
                <w:numId w:val="30"/>
              </w:numPr>
            </w:pPr>
            <w:r>
              <w:t xml:space="preserve">Ví dụ: </w:t>
            </w:r>
            <w:r w:rsidRPr="00650F21">
              <w:rPr>
                <w:lang w:val="vi-VN"/>
              </w:rPr>
              <w:t>Trường “Mã khách hàng” chỉ đọc</w:t>
            </w:r>
          </w:p>
        </w:tc>
        <w:tc>
          <w:tcPr>
            <w:tcW w:w="1857" w:type="dxa"/>
            <w:vAlign w:val="center"/>
          </w:tcPr>
          <w:p w14:paraId="213E54FA" w14:textId="77777777" w:rsidR="00831A6E" w:rsidRPr="001845A4" w:rsidRDefault="00831A6E">
            <w:pPr>
              <w:pStyle w:val="NoSpacing"/>
              <w:jc w:val="center"/>
            </w:pPr>
            <w:r>
              <w:t>Giao diện</w:t>
            </w:r>
          </w:p>
        </w:tc>
      </w:tr>
      <w:tr w:rsidR="00831A6E" w14:paraId="78B0B8B7" w14:textId="77777777" w:rsidTr="00BC55E1">
        <w:trPr>
          <w:trHeight w:val="821"/>
        </w:trPr>
        <w:tc>
          <w:tcPr>
            <w:tcW w:w="573" w:type="dxa"/>
            <w:vAlign w:val="center"/>
          </w:tcPr>
          <w:p w14:paraId="39841FA5" w14:textId="77777777" w:rsidR="00831A6E" w:rsidRDefault="00831A6E">
            <w:pPr>
              <w:pStyle w:val="NoSpacing"/>
              <w:jc w:val="center"/>
            </w:pPr>
            <w:r>
              <w:t>13</w:t>
            </w:r>
          </w:p>
        </w:tc>
        <w:tc>
          <w:tcPr>
            <w:tcW w:w="1622" w:type="dxa"/>
            <w:vAlign w:val="center"/>
          </w:tcPr>
          <w:p w14:paraId="1CBEBCB5" w14:textId="77777777" w:rsidR="00831A6E" w:rsidRDefault="00831A6E">
            <w:pPr>
              <w:pStyle w:val="NoSpacing"/>
              <w:rPr>
                <w:lang w:val="vi-VN"/>
              </w:rPr>
            </w:pPr>
            <w:r w:rsidRPr="17BC9A71">
              <w:rPr>
                <w:lang w:val="vi-VN"/>
              </w:rPr>
              <w:t>Tooltip</w:t>
            </w:r>
          </w:p>
        </w:tc>
        <w:tc>
          <w:tcPr>
            <w:tcW w:w="8783" w:type="dxa"/>
            <w:vAlign w:val="center"/>
          </w:tcPr>
          <w:p w14:paraId="5C5A3555" w14:textId="77777777" w:rsidR="00831A6E" w:rsidRDefault="00831A6E" w:rsidP="00831A6E">
            <w:pPr>
              <w:pStyle w:val="NoSpacing"/>
              <w:numPr>
                <w:ilvl w:val="0"/>
                <w:numId w:val="30"/>
              </w:numPr>
            </w:pPr>
            <w:r>
              <w:t>Mô tả: L</w:t>
            </w:r>
            <w:r w:rsidRPr="000415CF">
              <w:t>à một hộp thoại  hiển thị ngắn gọn khi người dùng di chuột qua hoặc nhấp vào</w:t>
            </w:r>
            <w:r>
              <w:t>.</w:t>
            </w:r>
          </w:p>
          <w:p w14:paraId="0BBCE5F5" w14:textId="77777777" w:rsidR="00831A6E" w:rsidRPr="00945205" w:rsidRDefault="00831A6E" w:rsidP="00831A6E">
            <w:pPr>
              <w:pStyle w:val="NoSpacing"/>
              <w:numPr>
                <w:ilvl w:val="0"/>
                <w:numId w:val="30"/>
              </w:numPr>
            </w:pPr>
            <w:r>
              <w:t xml:space="preserve">Sử dụng: </w:t>
            </w:r>
            <w:r w:rsidRPr="00945205">
              <w:rPr>
                <w:lang w:val="vi-VN"/>
              </w:rPr>
              <w:t>Khi cần cung cấp hướng dẫn hoặc mô tả ngắn.</w:t>
            </w:r>
          </w:p>
          <w:p w14:paraId="68CEA6F1" w14:textId="77777777" w:rsidR="00831A6E" w:rsidRDefault="00831A6E" w:rsidP="00831A6E">
            <w:pPr>
              <w:pStyle w:val="NoSpacing"/>
              <w:numPr>
                <w:ilvl w:val="0"/>
                <w:numId w:val="30"/>
              </w:numPr>
            </w:pPr>
            <w:r>
              <w:t xml:space="preserve">Ví dụ: </w:t>
            </w:r>
            <w:r w:rsidRPr="000C072D">
              <w:rPr>
                <w:lang w:val="vi-VN"/>
              </w:rPr>
              <w:t>“?” hiển thị thông tin khi hover</w:t>
            </w:r>
          </w:p>
        </w:tc>
        <w:tc>
          <w:tcPr>
            <w:tcW w:w="1857" w:type="dxa"/>
            <w:vAlign w:val="center"/>
          </w:tcPr>
          <w:p w14:paraId="5AE75B91" w14:textId="77777777" w:rsidR="00831A6E" w:rsidRPr="001845A4" w:rsidRDefault="00831A6E">
            <w:pPr>
              <w:pStyle w:val="NoSpacing"/>
              <w:jc w:val="center"/>
            </w:pPr>
            <w:r>
              <w:t>Giao diện</w:t>
            </w:r>
          </w:p>
        </w:tc>
      </w:tr>
      <w:tr w:rsidR="00831A6E" w14:paraId="34138338" w14:textId="77777777" w:rsidTr="00BC55E1">
        <w:trPr>
          <w:trHeight w:val="821"/>
        </w:trPr>
        <w:tc>
          <w:tcPr>
            <w:tcW w:w="573" w:type="dxa"/>
            <w:vAlign w:val="center"/>
          </w:tcPr>
          <w:p w14:paraId="2EAB4C07" w14:textId="77777777" w:rsidR="00831A6E" w:rsidRDefault="00831A6E">
            <w:pPr>
              <w:pStyle w:val="NoSpacing"/>
              <w:jc w:val="center"/>
            </w:pPr>
            <w:r>
              <w:t>14</w:t>
            </w:r>
          </w:p>
        </w:tc>
        <w:tc>
          <w:tcPr>
            <w:tcW w:w="1622" w:type="dxa"/>
            <w:vAlign w:val="center"/>
          </w:tcPr>
          <w:p w14:paraId="7C9072A5" w14:textId="77777777" w:rsidR="00831A6E" w:rsidRDefault="00831A6E">
            <w:pPr>
              <w:pStyle w:val="NoSpacing"/>
              <w:rPr>
                <w:lang w:val="vi-VN"/>
              </w:rPr>
            </w:pPr>
            <w:r w:rsidRPr="17BC9A71">
              <w:rPr>
                <w:lang w:val="vi-VN"/>
              </w:rPr>
              <w:t>Hidden field</w:t>
            </w:r>
          </w:p>
        </w:tc>
        <w:tc>
          <w:tcPr>
            <w:tcW w:w="8783" w:type="dxa"/>
            <w:vAlign w:val="center"/>
          </w:tcPr>
          <w:p w14:paraId="4C8B166E" w14:textId="77777777" w:rsidR="00831A6E" w:rsidRDefault="00831A6E" w:rsidP="00831A6E">
            <w:pPr>
              <w:pStyle w:val="NoSpacing"/>
              <w:numPr>
                <w:ilvl w:val="0"/>
                <w:numId w:val="30"/>
              </w:numPr>
            </w:pPr>
            <w:r>
              <w:t>Mô tả: T</w:t>
            </w:r>
            <w:r w:rsidRPr="00B91787">
              <w:t>rường dữ</w:t>
            </w:r>
            <w:r>
              <w:t xml:space="preserve"> liệu</w:t>
            </w:r>
            <w:r w:rsidRPr="00B91787">
              <w:t xml:space="preserve"> không hiển thị trực tiếp cho người dùng</w:t>
            </w:r>
            <w:r>
              <w:t>, chỉ hiện thị khi kích hoạt điều kiện</w:t>
            </w:r>
          </w:p>
          <w:p w14:paraId="0EE868C8" w14:textId="77777777" w:rsidR="00831A6E" w:rsidRDefault="00831A6E" w:rsidP="00831A6E">
            <w:pPr>
              <w:pStyle w:val="NoSpacing"/>
              <w:numPr>
                <w:ilvl w:val="0"/>
                <w:numId w:val="30"/>
              </w:numPr>
            </w:pPr>
            <w:r w:rsidRPr="005068E3">
              <w:rPr>
                <w:lang w:val="vi-VN"/>
              </w:rPr>
              <w:t>Khi cần giữ giá trị nhưng không hiển thị.</w:t>
            </w:r>
          </w:p>
        </w:tc>
        <w:tc>
          <w:tcPr>
            <w:tcW w:w="1857" w:type="dxa"/>
            <w:vAlign w:val="center"/>
          </w:tcPr>
          <w:p w14:paraId="05088CF0" w14:textId="77777777" w:rsidR="00831A6E" w:rsidRPr="001845A4" w:rsidRDefault="00831A6E">
            <w:pPr>
              <w:pStyle w:val="NoSpacing"/>
              <w:jc w:val="center"/>
            </w:pPr>
            <w:r>
              <w:t>Giao diện</w:t>
            </w:r>
          </w:p>
        </w:tc>
      </w:tr>
      <w:tr w:rsidR="00831A6E" w14:paraId="1B75480B" w14:textId="77777777" w:rsidTr="00BC55E1">
        <w:trPr>
          <w:trHeight w:val="836"/>
        </w:trPr>
        <w:tc>
          <w:tcPr>
            <w:tcW w:w="573" w:type="dxa"/>
            <w:vAlign w:val="center"/>
          </w:tcPr>
          <w:p w14:paraId="6B9DBF60" w14:textId="77777777" w:rsidR="00831A6E" w:rsidRDefault="00831A6E">
            <w:pPr>
              <w:pStyle w:val="NoSpacing"/>
              <w:jc w:val="center"/>
            </w:pPr>
            <w:r>
              <w:t>15</w:t>
            </w:r>
          </w:p>
        </w:tc>
        <w:tc>
          <w:tcPr>
            <w:tcW w:w="1622" w:type="dxa"/>
            <w:vAlign w:val="center"/>
          </w:tcPr>
          <w:p w14:paraId="1DC3C362" w14:textId="77777777" w:rsidR="00831A6E" w:rsidRDefault="00831A6E">
            <w:pPr>
              <w:pStyle w:val="NoSpacing"/>
              <w:rPr>
                <w:lang w:val="vi-VN"/>
              </w:rPr>
            </w:pPr>
            <w:r w:rsidRPr="17BC9A71">
              <w:rPr>
                <w:lang w:val="vi-VN"/>
              </w:rPr>
              <w:t>On-</w:t>
            </w:r>
            <w:r w:rsidRPr="7A182EEE">
              <w:rPr>
                <w:lang w:val="vi-VN"/>
              </w:rPr>
              <w:t>click</w:t>
            </w:r>
            <w:r w:rsidRPr="17BC9A71">
              <w:rPr>
                <w:lang w:val="vi-VN"/>
              </w:rPr>
              <w:t xml:space="preserve"> popups</w:t>
            </w:r>
          </w:p>
        </w:tc>
        <w:tc>
          <w:tcPr>
            <w:tcW w:w="8783" w:type="dxa"/>
            <w:vAlign w:val="center"/>
          </w:tcPr>
          <w:p w14:paraId="7A2B43AA" w14:textId="77777777" w:rsidR="00831A6E" w:rsidRDefault="00831A6E" w:rsidP="00831A6E">
            <w:pPr>
              <w:pStyle w:val="NoSpacing"/>
              <w:numPr>
                <w:ilvl w:val="0"/>
                <w:numId w:val="30"/>
              </w:numPr>
            </w:pPr>
            <w:r>
              <w:t xml:space="preserve">Mô tả: </w:t>
            </w:r>
            <w:r w:rsidRPr="008B0E98">
              <w:rPr>
                <w:lang w:val="vi-VN"/>
              </w:rPr>
              <w:t xml:space="preserve">Cửa sổ hiển thị thông tin khi người dùng nhấp vào một phần tử. </w:t>
            </w:r>
          </w:p>
          <w:p w14:paraId="68CFD262" w14:textId="77777777" w:rsidR="00831A6E" w:rsidRPr="0066007A" w:rsidRDefault="00831A6E" w:rsidP="00831A6E">
            <w:pPr>
              <w:pStyle w:val="NoSpacing"/>
              <w:numPr>
                <w:ilvl w:val="0"/>
                <w:numId w:val="30"/>
              </w:numPr>
            </w:pPr>
            <w:r>
              <w:t xml:space="preserve">Sử dụng: </w:t>
            </w:r>
            <w:r w:rsidRPr="008B0E98">
              <w:rPr>
                <w:lang w:val="vi-VN"/>
              </w:rPr>
              <w:t>Cung cấp thêm thông tin hoặc yêu cầu hành động ngay khi nhấp.</w:t>
            </w:r>
          </w:p>
          <w:p w14:paraId="07C6DCBC" w14:textId="77777777" w:rsidR="00831A6E" w:rsidRPr="008B0E98" w:rsidRDefault="00831A6E" w:rsidP="00831A6E">
            <w:pPr>
              <w:pStyle w:val="NoSpacing"/>
              <w:numPr>
                <w:ilvl w:val="0"/>
                <w:numId w:val="30"/>
              </w:numPr>
            </w:pPr>
            <w:r>
              <w:t xml:space="preserve">Ví dụ: </w:t>
            </w:r>
            <w:r w:rsidRPr="003C28F6">
              <w:rPr>
                <w:lang w:val="vi-VN"/>
              </w:rPr>
              <w:t>Popup xác nhận trước khi xóa dữ liệu</w:t>
            </w:r>
          </w:p>
        </w:tc>
        <w:tc>
          <w:tcPr>
            <w:tcW w:w="1857" w:type="dxa"/>
            <w:vAlign w:val="center"/>
          </w:tcPr>
          <w:p w14:paraId="730ED7AF" w14:textId="77777777" w:rsidR="00831A6E" w:rsidRPr="001845A4" w:rsidRDefault="00831A6E">
            <w:pPr>
              <w:pStyle w:val="NoSpacing"/>
              <w:jc w:val="center"/>
              <w:rPr>
                <w:lang w:val="vi-VN"/>
              </w:rPr>
            </w:pPr>
            <w:r>
              <w:t>Giao diện</w:t>
            </w:r>
          </w:p>
        </w:tc>
      </w:tr>
      <w:tr w:rsidR="00831A6E" w14:paraId="26783B8E" w14:textId="77777777" w:rsidTr="00BC55E1">
        <w:trPr>
          <w:trHeight w:val="74"/>
        </w:trPr>
        <w:tc>
          <w:tcPr>
            <w:tcW w:w="573" w:type="dxa"/>
            <w:vAlign w:val="center"/>
          </w:tcPr>
          <w:p w14:paraId="7D597E06" w14:textId="77777777" w:rsidR="00831A6E" w:rsidRDefault="00831A6E">
            <w:pPr>
              <w:pStyle w:val="NoSpacing"/>
              <w:jc w:val="center"/>
            </w:pPr>
            <w:r>
              <w:t>16</w:t>
            </w:r>
          </w:p>
        </w:tc>
        <w:tc>
          <w:tcPr>
            <w:tcW w:w="1622" w:type="dxa"/>
            <w:vAlign w:val="center"/>
          </w:tcPr>
          <w:p w14:paraId="6D449693" w14:textId="77777777" w:rsidR="00831A6E" w:rsidRPr="00806295" w:rsidRDefault="00831A6E">
            <w:pPr>
              <w:pStyle w:val="NoSpacing"/>
              <w:rPr>
                <w:lang w:val="vi-VN"/>
              </w:rPr>
            </w:pPr>
            <w:r w:rsidRPr="17BC9A71">
              <w:rPr>
                <w:lang w:val="vi-VN"/>
              </w:rPr>
              <w:t>Popup</w:t>
            </w:r>
          </w:p>
        </w:tc>
        <w:tc>
          <w:tcPr>
            <w:tcW w:w="8783" w:type="dxa"/>
            <w:vAlign w:val="center"/>
          </w:tcPr>
          <w:p w14:paraId="7B5182E7" w14:textId="77777777" w:rsidR="00831A6E" w:rsidRDefault="00831A6E" w:rsidP="00831A6E">
            <w:pPr>
              <w:pStyle w:val="NoSpacing"/>
              <w:numPr>
                <w:ilvl w:val="0"/>
                <w:numId w:val="30"/>
              </w:numPr>
            </w:pPr>
            <w:r>
              <w:t>Mô tả: L</w:t>
            </w:r>
            <w:r w:rsidRPr="00175225">
              <w:t>à một cửa sổ hoặc hộp thoại nhỏ xuất hiện</w:t>
            </w:r>
            <w:r>
              <w:t xml:space="preserve"> </w:t>
            </w:r>
            <w:r w:rsidRPr="003C02DE">
              <w:t>tự động sau một khoảng thời gian nhất định</w:t>
            </w:r>
            <w:r w:rsidRPr="008B0E98">
              <w:rPr>
                <w:lang w:val="vi-VN"/>
              </w:rPr>
              <w:t xml:space="preserve">. </w:t>
            </w:r>
          </w:p>
          <w:p w14:paraId="0117E1B7" w14:textId="77777777" w:rsidR="00831A6E" w:rsidRDefault="00831A6E" w:rsidP="00831A6E">
            <w:pPr>
              <w:pStyle w:val="NoSpacing"/>
              <w:numPr>
                <w:ilvl w:val="0"/>
                <w:numId w:val="30"/>
              </w:numPr>
            </w:pPr>
            <w:r>
              <w:t xml:space="preserve">Sử dụng: </w:t>
            </w:r>
            <w:r w:rsidRPr="004E4E03">
              <w:rPr>
                <w:lang w:val="vi-VN"/>
              </w:rPr>
              <w:t xml:space="preserve">Hiển thị nội dung </w:t>
            </w:r>
            <w:r>
              <w:t>thông báo</w:t>
            </w:r>
            <w:r w:rsidRPr="004E4E03">
              <w:rPr>
                <w:lang w:val="vi-VN"/>
              </w:rPr>
              <w:t xml:space="preserve"> hoặc thông tin khẩn.</w:t>
            </w:r>
          </w:p>
          <w:p w14:paraId="0C3ADE75" w14:textId="77777777" w:rsidR="00831A6E" w:rsidRDefault="00831A6E" w:rsidP="00831A6E">
            <w:pPr>
              <w:pStyle w:val="NoSpacing"/>
              <w:numPr>
                <w:ilvl w:val="0"/>
                <w:numId w:val="30"/>
              </w:numPr>
            </w:pPr>
            <w:r>
              <w:t xml:space="preserve">Ví dụ: </w:t>
            </w:r>
            <w:r w:rsidRPr="00BE29D1">
              <w:rPr>
                <w:lang w:val="vi-VN"/>
              </w:rPr>
              <w:t>Popup quảng cáo, popup yêu cầu đăng ký</w:t>
            </w:r>
          </w:p>
        </w:tc>
        <w:tc>
          <w:tcPr>
            <w:tcW w:w="1857" w:type="dxa"/>
            <w:vAlign w:val="center"/>
          </w:tcPr>
          <w:p w14:paraId="4974F217" w14:textId="77777777" w:rsidR="00831A6E" w:rsidRPr="001845A4" w:rsidRDefault="00831A6E">
            <w:pPr>
              <w:pStyle w:val="NoSpacing"/>
              <w:jc w:val="center"/>
            </w:pPr>
            <w:r>
              <w:t>Giao diện</w:t>
            </w:r>
          </w:p>
        </w:tc>
      </w:tr>
      <w:tr w:rsidR="00831A6E" w14:paraId="65617BF6" w14:textId="77777777" w:rsidTr="00BC55E1">
        <w:trPr>
          <w:trHeight w:val="74"/>
        </w:trPr>
        <w:tc>
          <w:tcPr>
            <w:tcW w:w="573" w:type="dxa"/>
            <w:vAlign w:val="center"/>
          </w:tcPr>
          <w:p w14:paraId="6D9174A0" w14:textId="77777777" w:rsidR="00831A6E" w:rsidRDefault="00831A6E">
            <w:pPr>
              <w:pStyle w:val="NoSpacing"/>
              <w:jc w:val="center"/>
            </w:pPr>
            <w:r>
              <w:t>17</w:t>
            </w:r>
          </w:p>
        </w:tc>
        <w:tc>
          <w:tcPr>
            <w:tcW w:w="1622" w:type="dxa"/>
            <w:vAlign w:val="center"/>
          </w:tcPr>
          <w:p w14:paraId="00340741" w14:textId="77777777" w:rsidR="00831A6E" w:rsidRPr="17BC9A71" w:rsidRDefault="00831A6E">
            <w:pPr>
              <w:pStyle w:val="NoSpacing"/>
              <w:rPr>
                <w:lang w:val="vi-VN"/>
              </w:rPr>
            </w:pPr>
            <w:r w:rsidRPr="17BC9A71">
              <w:rPr>
                <w:lang w:val="vi-VN"/>
              </w:rPr>
              <w:t>Suggestion Text</w:t>
            </w:r>
          </w:p>
        </w:tc>
        <w:tc>
          <w:tcPr>
            <w:tcW w:w="8783" w:type="dxa"/>
            <w:vAlign w:val="center"/>
          </w:tcPr>
          <w:p w14:paraId="6706F618" w14:textId="77777777" w:rsidR="00831A6E" w:rsidRDefault="00831A6E" w:rsidP="00831A6E">
            <w:pPr>
              <w:pStyle w:val="NoSpacing"/>
              <w:numPr>
                <w:ilvl w:val="0"/>
                <w:numId w:val="30"/>
              </w:numPr>
            </w:pPr>
            <w:r>
              <w:t xml:space="preserve">Mô tả: </w:t>
            </w:r>
            <w:r w:rsidRPr="007A26F8">
              <w:rPr>
                <w:lang w:val="vi-VN"/>
              </w:rPr>
              <w:t>Văn bản gợi ý trong trường đầu vào để hướng dẫn người dùng.</w:t>
            </w:r>
          </w:p>
          <w:p w14:paraId="111BDA61" w14:textId="77777777" w:rsidR="00831A6E" w:rsidRPr="00BE29D1" w:rsidRDefault="00831A6E" w:rsidP="00831A6E">
            <w:pPr>
              <w:pStyle w:val="NoSpacing"/>
              <w:numPr>
                <w:ilvl w:val="0"/>
                <w:numId w:val="30"/>
              </w:numPr>
            </w:pPr>
            <w:r>
              <w:t xml:space="preserve">Sử dụng: </w:t>
            </w:r>
            <w:r w:rsidRPr="007A26F8">
              <w:rPr>
                <w:lang w:val="vi-VN"/>
              </w:rPr>
              <w:t>Cung cấp ví dụ hoặc gợi ý cho dữ liệu đầu vào.</w:t>
            </w:r>
          </w:p>
          <w:p w14:paraId="74956D10" w14:textId="77777777" w:rsidR="00831A6E" w:rsidRDefault="00831A6E" w:rsidP="00831A6E">
            <w:pPr>
              <w:pStyle w:val="NoSpacing"/>
              <w:numPr>
                <w:ilvl w:val="0"/>
                <w:numId w:val="30"/>
              </w:numPr>
            </w:pPr>
            <w:r>
              <w:t xml:space="preserve">Ví dụ: </w:t>
            </w:r>
            <w:r w:rsidRPr="007A26F8">
              <w:rPr>
                <w:lang w:val="vi-VN"/>
              </w:rPr>
              <w:t>"Nhập tên của bạn" trong trường đầu vào</w:t>
            </w:r>
          </w:p>
        </w:tc>
        <w:tc>
          <w:tcPr>
            <w:tcW w:w="1857" w:type="dxa"/>
            <w:vAlign w:val="center"/>
          </w:tcPr>
          <w:p w14:paraId="2385F700" w14:textId="77777777" w:rsidR="00831A6E" w:rsidRPr="001845A4" w:rsidRDefault="00831A6E">
            <w:pPr>
              <w:pStyle w:val="NoSpacing"/>
              <w:jc w:val="center"/>
            </w:pPr>
            <w:r>
              <w:t>Giao diện</w:t>
            </w:r>
          </w:p>
        </w:tc>
      </w:tr>
    </w:tbl>
    <w:p w14:paraId="6BF82481" w14:textId="77777777" w:rsidR="00303C71" w:rsidRPr="0020260E" w:rsidRDefault="00303C71" w:rsidP="00D41797"/>
    <w:p w14:paraId="0A79E3B7" w14:textId="74CEBE12" w:rsidR="00233ECC" w:rsidRDefault="00EB3DD1" w:rsidP="00D41797">
      <w:pPr>
        <w:pStyle w:val="Heading1"/>
      </w:pPr>
      <w:r w:rsidRPr="0020260E">
        <w:t>Yêu cầu chức năng Hệ thống</w:t>
      </w:r>
    </w:p>
    <w:p w14:paraId="372B3035" w14:textId="5618298C" w:rsidR="00880299" w:rsidRDefault="00102D71" w:rsidP="008D3EE2">
      <w:pPr>
        <w:pStyle w:val="Heading2"/>
      </w:pPr>
      <w:r>
        <w:t>Cài đặt thông tin đầu vào</w:t>
      </w:r>
    </w:p>
    <w:p w14:paraId="23C37D50" w14:textId="48CD40BC" w:rsidR="00AC0C37" w:rsidRDefault="00AC0C37" w:rsidP="008D3EE2">
      <w:pPr>
        <w:pStyle w:val="Heading3"/>
      </w:pPr>
      <w:bookmarkStart w:id="19" w:name="_Cài_đặt_Thông"/>
      <w:bookmarkEnd w:id="19"/>
      <w:r>
        <w:t>Cài đặt Thông tin Ngân hàng Lưu ký</w:t>
      </w:r>
    </w:p>
    <w:p w14:paraId="59F26222" w14:textId="77777777" w:rsidR="00EA73FA" w:rsidRDefault="00EA73FA" w:rsidP="00160E52">
      <w:r w:rsidRPr="00EA73FA">
        <w:t xml:space="preserve">NHLK </w:t>
      </w:r>
      <w:r>
        <w:t>l</w:t>
      </w:r>
      <w:r w:rsidRPr="00EA73FA">
        <w:t xml:space="preserve">à ngân hàng thương mại, chi nhánh ngân hàng nước ngoài được Ủy ban Chứng khoán Nhà nước cấp Giấy chứng nhận đăng ký hoạt động lưu ký chứng khoán và được Tổng công ty lưu ký và bù trừ chứng khoán Việt Nam chấp thuận trở thành thành viên lưu ký. </w:t>
      </w:r>
    </w:p>
    <w:p w14:paraId="132E54FF" w14:textId="32860173" w:rsidR="00EA73FA" w:rsidRDefault="00EA73FA" w:rsidP="00160E52">
      <w:pPr>
        <w:rPr>
          <w:ins w:id="20" w:author="Do Thanh Trung" w:date="2025-10-16T14:11:00Z" w16du:dateUtc="2025-10-16T07:11:00Z"/>
        </w:rPr>
      </w:pPr>
      <w:r w:rsidRPr="00EA73FA">
        <w:t>NHLK cung cấp dịch vụ lưu ký và thanh toán giao dịch chứng khoán cho Quỹ đầu tư</w:t>
      </w:r>
    </w:p>
    <w:p w14:paraId="67E8BA24" w14:textId="4E725E71" w:rsidR="00137A52" w:rsidRDefault="00137A52" w:rsidP="00160E52">
      <w:ins w:id="21" w:author="Do Thanh Trung" w:date="2025-10-16T14:11:00Z" w16du:dateUtc="2025-10-16T07:11:00Z">
        <w:r>
          <w:lastRenderedPageBreak/>
          <w:t>Vào đầu ngày làm việc, ngân hàng lưu ký sẽ gửi cho Quỹ đầu tư thông tin chi tiết về tài khoản Quỹ.</w:t>
        </w:r>
      </w:ins>
    </w:p>
    <w:p w14:paraId="653EBC61" w14:textId="7C66D66E" w:rsidR="00A93F09" w:rsidRDefault="00A93F09" w:rsidP="00AF0F5A">
      <w:pPr>
        <w:pStyle w:val="Heading4"/>
      </w:pPr>
      <w:r>
        <w:t xml:space="preserve">Quy trình </w:t>
      </w:r>
      <w:r w:rsidR="00430E62">
        <w:t>cài đặt thông tin Ngân hàng lưu ký</w:t>
      </w:r>
    </w:p>
    <w:p w14:paraId="76F10FDA" w14:textId="4497BF04" w:rsidR="00AF0F5A" w:rsidRPr="00AF0F5A" w:rsidRDefault="00AF0F5A" w:rsidP="00AF0F5A">
      <w:r>
        <w:t>Lưu đồ tổng quan:</w:t>
      </w:r>
    </w:p>
    <w:p w14:paraId="1EFB1FF0" w14:textId="743E7924" w:rsidR="00591952" w:rsidRPr="00436729" w:rsidRDefault="00601DF2" w:rsidP="00AF0F5A">
      <w:pPr>
        <w:jc w:val="center"/>
      </w:pPr>
      <w:r>
        <w:rPr>
          <w:noProof/>
        </w:rPr>
        <w:drawing>
          <wp:inline distT="0" distB="0" distL="0" distR="0" wp14:anchorId="1BBA5E2E" wp14:editId="7B436010">
            <wp:extent cx="6408975" cy="3314987"/>
            <wp:effectExtent l="0" t="0" r="0" b="0"/>
            <wp:docPr id="41395345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53450" name="Picture 1" descr="A diagram of a flowchart&#10;&#10;Description automatically generated"/>
                    <pic:cNvPicPr/>
                  </pic:nvPicPr>
                  <pic:blipFill>
                    <a:blip r:embed="rId28"/>
                    <a:stretch>
                      <a:fillRect/>
                    </a:stretch>
                  </pic:blipFill>
                  <pic:spPr>
                    <a:xfrm>
                      <a:off x="0" y="0"/>
                      <a:ext cx="6408975" cy="3314987"/>
                    </a:xfrm>
                    <a:prstGeom prst="rect">
                      <a:avLst/>
                    </a:prstGeom>
                  </pic:spPr>
                </pic:pic>
              </a:graphicData>
            </a:graphic>
          </wp:inline>
        </w:drawing>
      </w:r>
    </w:p>
    <w:p w14:paraId="73156DFA" w14:textId="77777777" w:rsidR="00273C4F" w:rsidRDefault="00273C4F" w:rsidP="00273C4F">
      <w:r>
        <w:t>Mô tả các bước trong lưu dồ:</w:t>
      </w:r>
    </w:p>
    <w:tbl>
      <w:tblPr>
        <w:tblW w:w="12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478"/>
        <w:gridCol w:w="1387"/>
        <w:gridCol w:w="1599"/>
        <w:gridCol w:w="5884"/>
      </w:tblGrid>
      <w:tr w:rsidR="00AF0F5A" w:rsidRPr="006115EA" w14:paraId="3572E02F" w14:textId="77777777" w:rsidTr="009317A8">
        <w:trPr>
          <w:trHeight w:val="558"/>
          <w:tblHeader/>
        </w:trPr>
        <w:tc>
          <w:tcPr>
            <w:tcW w:w="537" w:type="dxa"/>
            <w:vAlign w:val="center"/>
          </w:tcPr>
          <w:p w14:paraId="316DAC57" w14:textId="77777777" w:rsidR="00AF0F5A" w:rsidRPr="006E0DD1" w:rsidRDefault="00AF0F5A">
            <w:pPr>
              <w:pStyle w:val="NoSpacing"/>
              <w:jc w:val="center"/>
              <w:rPr>
                <w:b/>
                <w:bCs/>
              </w:rPr>
            </w:pPr>
            <w:r w:rsidRPr="006E0DD1">
              <w:rPr>
                <w:b/>
                <w:bCs/>
              </w:rPr>
              <w:t>STT</w:t>
            </w:r>
          </w:p>
        </w:tc>
        <w:tc>
          <w:tcPr>
            <w:tcW w:w="3490" w:type="dxa"/>
            <w:vAlign w:val="center"/>
          </w:tcPr>
          <w:p w14:paraId="57796536" w14:textId="77777777" w:rsidR="00AF0F5A" w:rsidRPr="006E0DD1" w:rsidRDefault="00AF0F5A">
            <w:pPr>
              <w:pStyle w:val="NoSpacing"/>
              <w:jc w:val="center"/>
              <w:rPr>
                <w:b/>
                <w:bCs/>
              </w:rPr>
            </w:pPr>
            <w:r w:rsidRPr="006E0DD1">
              <w:rPr>
                <w:b/>
                <w:bCs/>
              </w:rPr>
              <w:t>Tên bước</w:t>
            </w:r>
          </w:p>
        </w:tc>
        <w:tc>
          <w:tcPr>
            <w:tcW w:w="1390" w:type="dxa"/>
          </w:tcPr>
          <w:p w14:paraId="672CC020" w14:textId="77777777" w:rsidR="00AF0F5A" w:rsidRPr="006E0DD1" w:rsidRDefault="00AF0F5A">
            <w:pPr>
              <w:pStyle w:val="NoSpacing"/>
              <w:jc w:val="center"/>
              <w:rPr>
                <w:b/>
                <w:bCs/>
              </w:rPr>
            </w:pPr>
            <w:r w:rsidRPr="006E0DD1">
              <w:rPr>
                <w:b/>
                <w:bCs/>
              </w:rPr>
              <w:t>Bước thực hiện</w:t>
            </w:r>
          </w:p>
        </w:tc>
        <w:tc>
          <w:tcPr>
            <w:tcW w:w="1603" w:type="dxa"/>
            <w:vAlign w:val="center"/>
          </w:tcPr>
          <w:p w14:paraId="3AD380F7" w14:textId="77777777" w:rsidR="00AF0F5A" w:rsidRPr="006E0DD1" w:rsidRDefault="00AF0F5A">
            <w:pPr>
              <w:pStyle w:val="NoSpacing"/>
              <w:jc w:val="center"/>
              <w:rPr>
                <w:b/>
                <w:bCs/>
              </w:rPr>
            </w:pPr>
            <w:r w:rsidRPr="006E0DD1">
              <w:rPr>
                <w:b/>
                <w:bCs/>
              </w:rPr>
              <w:t>Người thực hiện</w:t>
            </w:r>
          </w:p>
        </w:tc>
        <w:tc>
          <w:tcPr>
            <w:tcW w:w="5904" w:type="dxa"/>
            <w:vAlign w:val="center"/>
          </w:tcPr>
          <w:p w14:paraId="5F074870" w14:textId="77777777" w:rsidR="00AF0F5A" w:rsidRPr="006E0DD1" w:rsidRDefault="00AF0F5A">
            <w:pPr>
              <w:pStyle w:val="NoSpacing"/>
              <w:jc w:val="center"/>
              <w:rPr>
                <w:b/>
                <w:bCs/>
              </w:rPr>
            </w:pPr>
            <w:r w:rsidRPr="006E0DD1">
              <w:rPr>
                <w:b/>
                <w:bCs/>
              </w:rPr>
              <w:t>Diễn giải</w:t>
            </w:r>
          </w:p>
        </w:tc>
      </w:tr>
      <w:tr w:rsidR="00AF0F5A" w:rsidRPr="006115EA" w14:paraId="67266C11" w14:textId="77777777" w:rsidTr="00005689">
        <w:trPr>
          <w:trHeight w:val="359"/>
        </w:trPr>
        <w:tc>
          <w:tcPr>
            <w:tcW w:w="537" w:type="dxa"/>
            <w:vAlign w:val="center"/>
          </w:tcPr>
          <w:p w14:paraId="130F2958" w14:textId="77777777" w:rsidR="00AF0F5A" w:rsidRPr="006115EA" w:rsidRDefault="00AF0F5A">
            <w:pPr>
              <w:pStyle w:val="NoSpacing"/>
            </w:pPr>
            <w:r>
              <w:t>1</w:t>
            </w:r>
          </w:p>
        </w:tc>
        <w:tc>
          <w:tcPr>
            <w:tcW w:w="3490" w:type="dxa"/>
            <w:vAlign w:val="center"/>
          </w:tcPr>
          <w:p w14:paraId="47B1C645" w14:textId="45CC41FB" w:rsidR="00AF0F5A" w:rsidRPr="006115EA" w:rsidRDefault="00AF0F5A">
            <w:pPr>
              <w:pStyle w:val="NoSpacing"/>
            </w:pPr>
            <w:r>
              <w:t>Truy cập vào hệ thống</w:t>
            </w:r>
          </w:p>
        </w:tc>
        <w:tc>
          <w:tcPr>
            <w:tcW w:w="1390" w:type="dxa"/>
            <w:vAlign w:val="center"/>
          </w:tcPr>
          <w:p w14:paraId="0A1032D7" w14:textId="77777777" w:rsidR="00AF0F5A" w:rsidRPr="006E0DD1" w:rsidRDefault="00AF0F5A">
            <w:pPr>
              <w:pStyle w:val="NoSpacing"/>
              <w:jc w:val="center"/>
              <w:rPr>
                <w:iCs/>
              </w:rPr>
            </w:pPr>
            <w:r>
              <w:rPr>
                <w:iCs/>
              </w:rPr>
              <w:t>Thủ công</w:t>
            </w:r>
          </w:p>
        </w:tc>
        <w:tc>
          <w:tcPr>
            <w:tcW w:w="1603" w:type="dxa"/>
            <w:vAlign w:val="center"/>
          </w:tcPr>
          <w:p w14:paraId="2A7B198E" w14:textId="77777777" w:rsidR="00AF0F5A" w:rsidRPr="006115EA" w:rsidRDefault="00AF0F5A">
            <w:pPr>
              <w:pStyle w:val="NoSpacing"/>
              <w:jc w:val="center"/>
            </w:pPr>
            <w:r>
              <w:t>VDAM</w:t>
            </w:r>
          </w:p>
        </w:tc>
        <w:tc>
          <w:tcPr>
            <w:tcW w:w="5904" w:type="dxa"/>
            <w:vAlign w:val="center"/>
          </w:tcPr>
          <w:p w14:paraId="43B30798" w14:textId="6C9927A4" w:rsidR="00AF0F5A" w:rsidRDefault="00AF0F5A">
            <w:pPr>
              <w:pStyle w:val="NoSpacing"/>
            </w:pPr>
            <w:r w:rsidRPr="00F20563">
              <w:t xml:space="preserve">VDAM </w:t>
            </w:r>
            <w:r>
              <w:t>tiến hành các thủ tục làm việc với NHLK ngoài Hệ thống</w:t>
            </w:r>
          </w:p>
          <w:p w14:paraId="4F901FF2" w14:textId="280AF056" w:rsidR="00AF0F5A" w:rsidRPr="00F20563" w:rsidRDefault="00AF0F5A">
            <w:pPr>
              <w:pStyle w:val="NoSpacing"/>
            </w:pPr>
            <w:r>
              <w:t>K</w:t>
            </w:r>
            <w:r w:rsidRPr="00F20563">
              <w:t xml:space="preserve">hi </w:t>
            </w:r>
            <w:r>
              <w:t>thống nhất được thông tin NHLK, NV QLQ sẽ truy cập vào hệ thống để thực hiện khai báo</w:t>
            </w:r>
          </w:p>
        </w:tc>
      </w:tr>
      <w:tr w:rsidR="00AF0F5A" w:rsidRPr="006115EA" w14:paraId="0FB50147" w14:textId="77777777" w:rsidTr="00005689">
        <w:trPr>
          <w:trHeight w:val="359"/>
        </w:trPr>
        <w:tc>
          <w:tcPr>
            <w:tcW w:w="537" w:type="dxa"/>
            <w:vAlign w:val="center"/>
          </w:tcPr>
          <w:p w14:paraId="480CAA42" w14:textId="77777777" w:rsidR="00AF0F5A" w:rsidRPr="006115EA" w:rsidRDefault="00AF0F5A">
            <w:pPr>
              <w:pStyle w:val="NoSpacing"/>
            </w:pPr>
            <w:r>
              <w:t>2</w:t>
            </w:r>
          </w:p>
        </w:tc>
        <w:tc>
          <w:tcPr>
            <w:tcW w:w="3490" w:type="dxa"/>
            <w:vAlign w:val="center"/>
          </w:tcPr>
          <w:p w14:paraId="28EC76E7" w14:textId="6B04DCD7" w:rsidR="00AF0F5A" w:rsidRPr="006115EA" w:rsidRDefault="00AF0F5A">
            <w:pPr>
              <w:pStyle w:val="NoSpacing"/>
            </w:pPr>
            <w:r>
              <w:t>NHLK đã tồn tại?</w:t>
            </w:r>
          </w:p>
        </w:tc>
        <w:tc>
          <w:tcPr>
            <w:tcW w:w="1390" w:type="dxa"/>
            <w:vAlign w:val="center"/>
          </w:tcPr>
          <w:p w14:paraId="129A35FE" w14:textId="77777777" w:rsidR="00AF0F5A" w:rsidRPr="006E0DD1" w:rsidRDefault="00AF0F5A">
            <w:pPr>
              <w:pStyle w:val="NoSpacing"/>
              <w:jc w:val="center"/>
              <w:rPr>
                <w:iCs/>
              </w:rPr>
            </w:pPr>
            <w:r>
              <w:rPr>
                <w:iCs/>
              </w:rPr>
              <w:t>Thủ công</w:t>
            </w:r>
          </w:p>
        </w:tc>
        <w:tc>
          <w:tcPr>
            <w:tcW w:w="1603" w:type="dxa"/>
            <w:vAlign w:val="center"/>
          </w:tcPr>
          <w:p w14:paraId="4115FBFC" w14:textId="77777777" w:rsidR="00AF0F5A" w:rsidRPr="006115EA" w:rsidRDefault="00AF0F5A">
            <w:pPr>
              <w:pStyle w:val="NoSpacing"/>
              <w:jc w:val="center"/>
            </w:pPr>
            <w:r>
              <w:t>VDAM</w:t>
            </w:r>
          </w:p>
        </w:tc>
        <w:tc>
          <w:tcPr>
            <w:tcW w:w="5904" w:type="dxa"/>
            <w:vAlign w:val="center"/>
          </w:tcPr>
          <w:p w14:paraId="0370BA8F" w14:textId="2DD0E77F" w:rsidR="00AF0F5A" w:rsidRDefault="00AF0F5A" w:rsidP="00AF0F5A">
            <w:pPr>
              <w:pStyle w:val="NoSpacing"/>
              <w:numPr>
                <w:ilvl w:val="0"/>
                <w:numId w:val="31"/>
              </w:numPr>
            </w:pPr>
            <w:r>
              <w:t>NV QLQ sẽ kiểm tra NHLK đã tồn tại hay chưa:</w:t>
            </w:r>
          </w:p>
          <w:p w14:paraId="16B1A26B" w14:textId="144D3F21" w:rsidR="00AF0F5A" w:rsidRPr="00802281" w:rsidRDefault="00AF0F5A" w:rsidP="00AF0F5A">
            <w:pPr>
              <w:pStyle w:val="NoSpacing"/>
              <w:numPr>
                <w:ilvl w:val="1"/>
                <w:numId w:val="31"/>
              </w:numPr>
              <w:rPr>
                <w:u w:val="single"/>
              </w:rPr>
            </w:pPr>
            <w:r>
              <w:t xml:space="preserve">Nếu Có </w:t>
            </w:r>
            <w:r>
              <w:rPr>
                <w:rFonts w:ascii="Wingdings" w:eastAsia="Wingdings" w:hAnsi="Wingdings" w:cs="Wingdings"/>
              </w:rPr>
              <w:t>à</w:t>
            </w:r>
            <w:r>
              <w:t xml:space="preserve"> Kết thúc quy trình</w:t>
            </w:r>
          </w:p>
          <w:p w14:paraId="37B0ABA1" w14:textId="0C37007A" w:rsidR="00AF0F5A" w:rsidRPr="00802281" w:rsidRDefault="00AF0F5A" w:rsidP="00AF0F5A">
            <w:pPr>
              <w:pStyle w:val="NoSpacing"/>
              <w:numPr>
                <w:ilvl w:val="1"/>
                <w:numId w:val="31"/>
              </w:numPr>
              <w:rPr>
                <w:u w:val="single"/>
              </w:rPr>
            </w:pPr>
            <w:r>
              <w:lastRenderedPageBreak/>
              <w:t xml:space="preserve">Nếu Không </w:t>
            </w:r>
            <w:r>
              <w:rPr>
                <w:rFonts w:ascii="Wingdings" w:eastAsia="Wingdings" w:hAnsi="Wingdings" w:cs="Wingdings"/>
              </w:rPr>
              <w:t>à</w:t>
            </w:r>
            <w:r>
              <w:t xml:space="preserve"> Chuyển đến </w:t>
            </w:r>
            <w:r w:rsidRPr="00802281">
              <w:rPr>
                <w:u w:val="single"/>
              </w:rPr>
              <w:t xml:space="preserve">Bước </w:t>
            </w:r>
            <w:r>
              <w:rPr>
                <w:u w:val="single"/>
              </w:rPr>
              <w:t>3</w:t>
            </w:r>
          </w:p>
        </w:tc>
      </w:tr>
      <w:tr w:rsidR="00AF0F5A" w:rsidRPr="006115EA" w14:paraId="51BFFBF8" w14:textId="77777777" w:rsidTr="00005689">
        <w:trPr>
          <w:trHeight w:val="359"/>
        </w:trPr>
        <w:tc>
          <w:tcPr>
            <w:tcW w:w="537" w:type="dxa"/>
            <w:vAlign w:val="center"/>
          </w:tcPr>
          <w:p w14:paraId="05F458FC" w14:textId="2FB2323B" w:rsidR="00AF0F5A" w:rsidRDefault="00AF0F5A">
            <w:pPr>
              <w:pStyle w:val="NoSpacing"/>
            </w:pPr>
            <w:r>
              <w:lastRenderedPageBreak/>
              <w:t>3</w:t>
            </w:r>
          </w:p>
        </w:tc>
        <w:tc>
          <w:tcPr>
            <w:tcW w:w="3490" w:type="dxa"/>
            <w:vAlign w:val="center"/>
          </w:tcPr>
          <w:p w14:paraId="0A066D27" w14:textId="6DC59CB9" w:rsidR="00AF0F5A" w:rsidRDefault="00AF0F5A">
            <w:pPr>
              <w:pStyle w:val="NoSpacing"/>
            </w:pPr>
            <w:r>
              <w:t>Khai báo mới NHLK vào hệ thống</w:t>
            </w:r>
          </w:p>
        </w:tc>
        <w:tc>
          <w:tcPr>
            <w:tcW w:w="1390" w:type="dxa"/>
            <w:vAlign w:val="center"/>
          </w:tcPr>
          <w:p w14:paraId="33962E16" w14:textId="77777777" w:rsidR="00AF0F5A" w:rsidRPr="006E0DD1" w:rsidRDefault="00AF0F5A">
            <w:pPr>
              <w:pStyle w:val="NoSpacing"/>
              <w:jc w:val="center"/>
              <w:rPr>
                <w:iCs/>
              </w:rPr>
            </w:pPr>
            <w:r>
              <w:rPr>
                <w:iCs/>
              </w:rPr>
              <w:t>Thủ công</w:t>
            </w:r>
          </w:p>
        </w:tc>
        <w:tc>
          <w:tcPr>
            <w:tcW w:w="1603" w:type="dxa"/>
            <w:vAlign w:val="center"/>
          </w:tcPr>
          <w:p w14:paraId="2372CF52" w14:textId="77777777" w:rsidR="00AF0F5A" w:rsidRPr="006115EA" w:rsidRDefault="00AF0F5A">
            <w:pPr>
              <w:pStyle w:val="NoSpacing"/>
              <w:jc w:val="center"/>
            </w:pPr>
            <w:r>
              <w:t>VDAM</w:t>
            </w:r>
          </w:p>
        </w:tc>
        <w:tc>
          <w:tcPr>
            <w:tcW w:w="5904" w:type="dxa"/>
            <w:vAlign w:val="center"/>
          </w:tcPr>
          <w:p w14:paraId="48F09CE6" w14:textId="1D3B2D9E" w:rsidR="00AF0F5A" w:rsidRPr="00AF0F5A" w:rsidRDefault="00AF0F5A">
            <w:pPr>
              <w:pStyle w:val="NoSpacing"/>
            </w:pPr>
            <w:r>
              <w:t>Nếu NHLK chưa có tồn tại. Thì người dùng tạo mới NHLK</w:t>
            </w:r>
          </w:p>
        </w:tc>
      </w:tr>
      <w:tr w:rsidR="00AF0F5A" w:rsidRPr="006115EA" w14:paraId="24639440" w14:textId="77777777" w:rsidTr="00005689">
        <w:trPr>
          <w:trHeight w:val="359"/>
        </w:trPr>
        <w:tc>
          <w:tcPr>
            <w:tcW w:w="537" w:type="dxa"/>
            <w:vAlign w:val="center"/>
          </w:tcPr>
          <w:p w14:paraId="4D323FD2" w14:textId="79AA62C1" w:rsidR="00AF0F5A" w:rsidRDefault="00AF0F5A">
            <w:pPr>
              <w:pStyle w:val="NoSpacing"/>
            </w:pPr>
            <w:r>
              <w:t>4</w:t>
            </w:r>
          </w:p>
        </w:tc>
        <w:tc>
          <w:tcPr>
            <w:tcW w:w="3490" w:type="dxa"/>
            <w:vAlign w:val="center"/>
          </w:tcPr>
          <w:p w14:paraId="1BC73641" w14:textId="77777777" w:rsidR="00AF0F5A" w:rsidRDefault="00AF0F5A">
            <w:pPr>
              <w:pStyle w:val="NoSpacing"/>
            </w:pPr>
            <w:r>
              <w:t>Ghi nhận thông tin tạo mới/ thay đổi</w:t>
            </w:r>
          </w:p>
        </w:tc>
        <w:tc>
          <w:tcPr>
            <w:tcW w:w="1390" w:type="dxa"/>
            <w:vAlign w:val="center"/>
          </w:tcPr>
          <w:p w14:paraId="447922B8" w14:textId="77777777" w:rsidR="00AF0F5A" w:rsidRPr="006E0DD1" w:rsidRDefault="00AF0F5A">
            <w:pPr>
              <w:pStyle w:val="NoSpacing"/>
              <w:jc w:val="center"/>
              <w:rPr>
                <w:iCs/>
              </w:rPr>
            </w:pPr>
            <w:r>
              <w:rPr>
                <w:iCs/>
              </w:rPr>
              <w:t>Tự động</w:t>
            </w:r>
          </w:p>
        </w:tc>
        <w:tc>
          <w:tcPr>
            <w:tcW w:w="1603" w:type="dxa"/>
            <w:vAlign w:val="center"/>
          </w:tcPr>
          <w:p w14:paraId="7635D524" w14:textId="77777777" w:rsidR="00AF0F5A" w:rsidRPr="006115EA" w:rsidRDefault="00AF0F5A">
            <w:pPr>
              <w:pStyle w:val="NoSpacing"/>
              <w:jc w:val="center"/>
            </w:pPr>
            <w:r>
              <w:t>Hệ thống</w:t>
            </w:r>
          </w:p>
        </w:tc>
        <w:tc>
          <w:tcPr>
            <w:tcW w:w="5904" w:type="dxa"/>
            <w:vAlign w:val="center"/>
          </w:tcPr>
          <w:p w14:paraId="0A3EC04A" w14:textId="2C83D3E1" w:rsidR="00AF0F5A" w:rsidRPr="006E0DD1" w:rsidRDefault="00AF0F5A">
            <w:pPr>
              <w:pStyle w:val="NoSpacing"/>
            </w:pPr>
            <w:r>
              <w:t>Hệ thống ghi nhận và lưu lại kết quả tạo mới NHLK</w:t>
            </w:r>
          </w:p>
        </w:tc>
      </w:tr>
    </w:tbl>
    <w:p w14:paraId="7848312D" w14:textId="77777777" w:rsidR="00430E62" w:rsidRDefault="00430E62" w:rsidP="00591952"/>
    <w:p w14:paraId="6162BF40" w14:textId="09242A8E" w:rsidR="006E0FFC" w:rsidRDefault="00AF0F5A" w:rsidP="006E0FFC">
      <w:pPr>
        <w:pStyle w:val="Heading4"/>
        <w:rPr>
          <w:ins w:id="22" w:author="Do Thanh Trung" w:date="2025-06-12T09:39:00Z" w16du:dateUtc="2025-06-12T02:39:00Z"/>
        </w:rPr>
      </w:pPr>
      <w:del w:id="23" w:author="Do Thanh Trung" w:date="2025-06-10T15:23:00Z" w16du:dateUtc="2025-06-10T08:23:00Z">
        <w:r w:rsidDel="00883B6A">
          <w:delText xml:space="preserve">Mô tả dữ liệu </w:delText>
        </w:r>
      </w:del>
      <w:r>
        <w:t>Thông tin NHLK</w:t>
      </w:r>
    </w:p>
    <w:p w14:paraId="57525600" w14:textId="1F9AA9F4" w:rsidR="006E0FFC" w:rsidRPr="006E0FFC" w:rsidRDefault="006E0FFC">
      <w:pPr>
        <w:pStyle w:val="Heading6"/>
        <w:pPrChange w:id="24" w:author="Do Thanh Trung" w:date="2025-06-12T09:39:00Z" w16du:dateUtc="2025-06-12T02:39:00Z">
          <w:pPr>
            <w:pStyle w:val="Heading4"/>
          </w:pPr>
        </w:pPrChange>
      </w:pPr>
      <w:bookmarkStart w:id="25" w:name="_Thông_tin_NHLK"/>
      <w:bookmarkEnd w:id="25"/>
      <w:ins w:id="26" w:author="Do Thanh Trung" w:date="2025-06-12T09:39:00Z" w16du:dateUtc="2025-06-12T02:39:00Z">
        <w:r>
          <w:t>Thông tin NHLK</w:t>
        </w:r>
      </w:ins>
    </w:p>
    <w:tbl>
      <w:tblPr>
        <w:tblStyle w:val="TableGrid"/>
        <w:tblW w:w="0" w:type="auto"/>
        <w:tblLook w:val="04A0" w:firstRow="1" w:lastRow="0" w:firstColumn="1" w:lastColumn="0" w:noHBand="0" w:noVBand="1"/>
      </w:tblPr>
      <w:tblGrid>
        <w:gridCol w:w="576"/>
        <w:gridCol w:w="2691"/>
        <w:gridCol w:w="1436"/>
        <w:gridCol w:w="1078"/>
        <w:gridCol w:w="1347"/>
        <w:gridCol w:w="5822"/>
      </w:tblGrid>
      <w:tr w:rsidR="00C02A16" w14:paraId="695F6716" w14:textId="37B56296" w:rsidTr="006F5E59">
        <w:tc>
          <w:tcPr>
            <w:tcW w:w="576" w:type="dxa"/>
          </w:tcPr>
          <w:p w14:paraId="72BADC4C" w14:textId="1DDD33BE" w:rsidR="00C02A16" w:rsidRPr="00527516" w:rsidRDefault="00C02A16" w:rsidP="00527516">
            <w:pPr>
              <w:jc w:val="center"/>
              <w:rPr>
                <w:b/>
                <w:bCs/>
              </w:rPr>
            </w:pPr>
            <w:r w:rsidRPr="00527516">
              <w:rPr>
                <w:b/>
                <w:bCs/>
              </w:rPr>
              <w:t>STT</w:t>
            </w:r>
          </w:p>
        </w:tc>
        <w:tc>
          <w:tcPr>
            <w:tcW w:w="2691" w:type="dxa"/>
          </w:tcPr>
          <w:p w14:paraId="05A23451" w14:textId="04A6B180" w:rsidR="00C02A16" w:rsidRPr="00527516" w:rsidRDefault="00C02A16" w:rsidP="00527516">
            <w:pPr>
              <w:jc w:val="center"/>
              <w:rPr>
                <w:b/>
                <w:bCs/>
              </w:rPr>
            </w:pPr>
            <w:r w:rsidRPr="00527516">
              <w:rPr>
                <w:b/>
                <w:bCs/>
              </w:rPr>
              <w:t>Trường dữ liệu</w:t>
            </w:r>
          </w:p>
        </w:tc>
        <w:tc>
          <w:tcPr>
            <w:tcW w:w="1436" w:type="dxa"/>
          </w:tcPr>
          <w:p w14:paraId="3ABDBFB3" w14:textId="19BD46C3" w:rsidR="00C02A16" w:rsidRPr="00527516" w:rsidRDefault="00C02A16" w:rsidP="00527516">
            <w:pPr>
              <w:jc w:val="center"/>
              <w:rPr>
                <w:b/>
                <w:bCs/>
              </w:rPr>
            </w:pPr>
            <w:r w:rsidRPr="00527516">
              <w:rPr>
                <w:b/>
                <w:bCs/>
              </w:rPr>
              <w:t>Loại dữ liệu</w:t>
            </w:r>
          </w:p>
        </w:tc>
        <w:tc>
          <w:tcPr>
            <w:tcW w:w="1078" w:type="dxa"/>
          </w:tcPr>
          <w:p w14:paraId="1C6FF951" w14:textId="133830D7" w:rsidR="00C02A16" w:rsidRPr="00527516" w:rsidRDefault="00C02A16" w:rsidP="00527516">
            <w:pPr>
              <w:jc w:val="center"/>
              <w:rPr>
                <w:b/>
                <w:bCs/>
              </w:rPr>
            </w:pPr>
            <w:r w:rsidRPr="00527516">
              <w:rPr>
                <w:b/>
                <w:bCs/>
              </w:rPr>
              <w:t>Bắt buộc</w:t>
            </w:r>
          </w:p>
        </w:tc>
        <w:tc>
          <w:tcPr>
            <w:tcW w:w="1347" w:type="dxa"/>
          </w:tcPr>
          <w:p w14:paraId="0EBC5040" w14:textId="6C304A8A" w:rsidR="00C02A16" w:rsidRPr="00527516" w:rsidRDefault="00C02A16" w:rsidP="00527516">
            <w:pPr>
              <w:jc w:val="center"/>
              <w:rPr>
                <w:b/>
                <w:bCs/>
              </w:rPr>
            </w:pPr>
            <w:r w:rsidRPr="00527516">
              <w:rPr>
                <w:b/>
                <w:bCs/>
              </w:rPr>
              <w:t>Read Only</w:t>
            </w:r>
          </w:p>
        </w:tc>
        <w:tc>
          <w:tcPr>
            <w:tcW w:w="5822" w:type="dxa"/>
          </w:tcPr>
          <w:p w14:paraId="4493E065" w14:textId="65C166B1" w:rsidR="00C02A16" w:rsidRPr="00527516" w:rsidRDefault="00527516" w:rsidP="00527516">
            <w:pPr>
              <w:jc w:val="center"/>
              <w:rPr>
                <w:b/>
                <w:bCs/>
              </w:rPr>
            </w:pPr>
            <w:r w:rsidRPr="00527516">
              <w:rPr>
                <w:b/>
                <w:bCs/>
              </w:rPr>
              <w:t>Diễn giải</w:t>
            </w:r>
          </w:p>
        </w:tc>
      </w:tr>
      <w:tr w:rsidR="00C02A16" w14:paraId="1EDBDDF9" w14:textId="45E0059F" w:rsidTr="006F5E59">
        <w:tc>
          <w:tcPr>
            <w:tcW w:w="576" w:type="dxa"/>
          </w:tcPr>
          <w:p w14:paraId="0C02ADE8" w14:textId="71A27A8F" w:rsidR="00C02A16" w:rsidRDefault="00EF114D" w:rsidP="00AF0F5A">
            <w:r>
              <w:t>1</w:t>
            </w:r>
          </w:p>
        </w:tc>
        <w:tc>
          <w:tcPr>
            <w:tcW w:w="2691" w:type="dxa"/>
          </w:tcPr>
          <w:p w14:paraId="5DD65ADF" w14:textId="12E5D6E6" w:rsidR="00EE19E4" w:rsidRDefault="00EE19E4" w:rsidP="00AF0F5A">
            <w:r>
              <w:t>Mã lưu ký</w:t>
            </w:r>
          </w:p>
        </w:tc>
        <w:tc>
          <w:tcPr>
            <w:tcW w:w="1436" w:type="dxa"/>
          </w:tcPr>
          <w:p w14:paraId="036902B2" w14:textId="6803C23C" w:rsidR="00C02A16" w:rsidRDefault="00DD7953" w:rsidP="00AF0F5A">
            <w:r>
              <w:t>Text</w:t>
            </w:r>
          </w:p>
        </w:tc>
        <w:tc>
          <w:tcPr>
            <w:tcW w:w="1078" w:type="dxa"/>
          </w:tcPr>
          <w:p w14:paraId="6E99066E" w14:textId="0B244415" w:rsidR="00C02A16" w:rsidRDefault="0003752D" w:rsidP="00AF0F5A">
            <w:r>
              <w:t>x</w:t>
            </w:r>
          </w:p>
        </w:tc>
        <w:tc>
          <w:tcPr>
            <w:tcW w:w="1347" w:type="dxa"/>
          </w:tcPr>
          <w:p w14:paraId="7F98AAC2" w14:textId="77777777" w:rsidR="00C02A16" w:rsidRDefault="00C02A16" w:rsidP="00AF0F5A"/>
        </w:tc>
        <w:tc>
          <w:tcPr>
            <w:tcW w:w="5822" w:type="dxa"/>
          </w:tcPr>
          <w:p w14:paraId="036B05B1" w14:textId="09014470" w:rsidR="00DD7953" w:rsidRDefault="00DD7953" w:rsidP="00DD7953">
            <w:pPr>
              <w:pStyle w:val="NoSpacing"/>
              <w:numPr>
                <w:ilvl w:val="0"/>
                <w:numId w:val="37"/>
              </w:numPr>
            </w:pPr>
            <w:r w:rsidRPr="00640F2B">
              <w:t xml:space="preserve">Cho phép </w:t>
            </w:r>
            <w:r>
              <w:t>người dùng</w:t>
            </w:r>
            <w:r w:rsidRPr="00640F2B">
              <w:t xml:space="preserve"> tự nhập giá trị </w:t>
            </w:r>
            <w:r>
              <w:t xml:space="preserve">Mã </w:t>
            </w:r>
            <w:r w:rsidR="0003752D">
              <w:t xml:space="preserve">Lưu ký. Mỗi Ngân hàng lưu ký sẽ </w:t>
            </w:r>
            <w:r w:rsidR="006F5E59">
              <w:t>ứng với 1 mã lưu ký</w:t>
            </w:r>
          </w:p>
          <w:p w14:paraId="3BC6127F" w14:textId="77777777" w:rsidR="00DD7953" w:rsidRPr="00640F2B" w:rsidRDefault="00DD7953" w:rsidP="00DD7953">
            <w:pPr>
              <w:pStyle w:val="NoSpacing"/>
              <w:numPr>
                <w:ilvl w:val="0"/>
                <w:numId w:val="37"/>
              </w:numPr>
              <w:rPr>
                <w:b/>
                <w:bCs/>
              </w:rPr>
            </w:pPr>
            <w:r w:rsidRPr="00640F2B">
              <w:rPr>
                <w:b/>
                <w:bCs/>
              </w:rPr>
              <w:t xml:space="preserve">Kiểm tra </w:t>
            </w:r>
            <w:r>
              <w:rPr>
                <w:b/>
                <w:bCs/>
              </w:rPr>
              <w:t>trùng</w:t>
            </w:r>
            <w:r w:rsidRPr="00640F2B">
              <w:rPr>
                <w:b/>
                <w:bCs/>
              </w:rPr>
              <w:t>:</w:t>
            </w:r>
          </w:p>
          <w:p w14:paraId="3E447A55" w14:textId="26E29C7C" w:rsidR="00C02A16" w:rsidRPr="006F5E59" w:rsidRDefault="00DD7953" w:rsidP="00DD7953">
            <w:pPr>
              <w:pStyle w:val="NoSpacing"/>
              <w:numPr>
                <w:ilvl w:val="1"/>
                <w:numId w:val="37"/>
              </w:numPr>
            </w:pPr>
            <w:r>
              <w:t xml:space="preserve">Nếu trùng </w:t>
            </w:r>
            <w:r>
              <w:rPr>
                <w:rFonts w:ascii="Wingdings" w:eastAsia="Wingdings" w:hAnsi="Wingdings" w:cs="Wingdings"/>
              </w:rPr>
              <w:t>à</w:t>
            </w:r>
            <w:r>
              <w:t xml:space="preserve"> Hệ thống thông báo và không cho phép lưu thông tin</w:t>
            </w:r>
          </w:p>
        </w:tc>
      </w:tr>
      <w:tr w:rsidR="00C02A16" w14:paraId="5F8A23B3" w14:textId="655C290C" w:rsidTr="006F5E59">
        <w:tc>
          <w:tcPr>
            <w:tcW w:w="576" w:type="dxa"/>
          </w:tcPr>
          <w:p w14:paraId="73DF58EB" w14:textId="0144A854" w:rsidR="00C02A16" w:rsidRDefault="00EF114D" w:rsidP="00AF0F5A">
            <w:r>
              <w:t>2</w:t>
            </w:r>
          </w:p>
        </w:tc>
        <w:tc>
          <w:tcPr>
            <w:tcW w:w="2691" w:type="dxa"/>
          </w:tcPr>
          <w:p w14:paraId="5A6329CD" w14:textId="493B6615" w:rsidR="00C02A16" w:rsidRDefault="00EE19E4" w:rsidP="00AF0F5A">
            <w:r>
              <w:t>Tên ngân hàng</w:t>
            </w:r>
          </w:p>
        </w:tc>
        <w:tc>
          <w:tcPr>
            <w:tcW w:w="1436" w:type="dxa"/>
          </w:tcPr>
          <w:p w14:paraId="2947962F" w14:textId="050BE0DD" w:rsidR="00C02A16" w:rsidRDefault="006F5E59" w:rsidP="00AF0F5A">
            <w:r>
              <w:t>Text</w:t>
            </w:r>
          </w:p>
        </w:tc>
        <w:tc>
          <w:tcPr>
            <w:tcW w:w="1078" w:type="dxa"/>
          </w:tcPr>
          <w:p w14:paraId="3A595474" w14:textId="54124100" w:rsidR="00C02A16" w:rsidRDefault="006F5E59" w:rsidP="00AF0F5A">
            <w:r>
              <w:t>X</w:t>
            </w:r>
          </w:p>
        </w:tc>
        <w:tc>
          <w:tcPr>
            <w:tcW w:w="1347" w:type="dxa"/>
          </w:tcPr>
          <w:p w14:paraId="1009B5A5" w14:textId="77777777" w:rsidR="00C02A16" w:rsidRDefault="00C02A16" w:rsidP="00AF0F5A"/>
        </w:tc>
        <w:tc>
          <w:tcPr>
            <w:tcW w:w="5822" w:type="dxa"/>
          </w:tcPr>
          <w:p w14:paraId="1B9FAC65" w14:textId="3F4AF4A7" w:rsidR="00C02A16" w:rsidRPr="006F5E59" w:rsidRDefault="006F5E59" w:rsidP="006F5E59">
            <w:pPr>
              <w:pStyle w:val="NoSpacing"/>
            </w:pPr>
            <w:r w:rsidRPr="00640F2B">
              <w:t xml:space="preserve">Cho phép </w:t>
            </w:r>
            <w:r>
              <w:t>người dùng</w:t>
            </w:r>
            <w:r w:rsidRPr="00640F2B">
              <w:t xml:space="preserve"> tự nhập </w:t>
            </w:r>
            <w:r>
              <w:t>tên ngân hàng</w:t>
            </w:r>
          </w:p>
        </w:tc>
      </w:tr>
      <w:tr w:rsidR="006F5E59" w14:paraId="0CF224AA" w14:textId="77777777" w:rsidTr="006F5E59">
        <w:tc>
          <w:tcPr>
            <w:tcW w:w="576" w:type="dxa"/>
          </w:tcPr>
          <w:p w14:paraId="218B03CE" w14:textId="41FA530A" w:rsidR="006F5E59" w:rsidRDefault="006F5E59" w:rsidP="006F5E59">
            <w:r>
              <w:t>3</w:t>
            </w:r>
          </w:p>
        </w:tc>
        <w:tc>
          <w:tcPr>
            <w:tcW w:w="2691" w:type="dxa"/>
          </w:tcPr>
          <w:p w14:paraId="6D1DC5C8" w14:textId="6772587E" w:rsidR="006F5E59" w:rsidRDefault="006F5E59" w:rsidP="006F5E59">
            <w:r>
              <w:t>Tên ngân hàng (Viết tắt)</w:t>
            </w:r>
          </w:p>
        </w:tc>
        <w:tc>
          <w:tcPr>
            <w:tcW w:w="1436" w:type="dxa"/>
          </w:tcPr>
          <w:p w14:paraId="2A398298" w14:textId="7A6FAF45" w:rsidR="006F5E59" w:rsidRDefault="006F5E59" w:rsidP="006F5E59">
            <w:r>
              <w:t>Text</w:t>
            </w:r>
          </w:p>
        </w:tc>
        <w:tc>
          <w:tcPr>
            <w:tcW w:w="1078" w:type="dxa"/>
          </w:tcPr>
          <w:p w14:paraId="7B53BB49" w14:textId="5B5025A6" w:rsidR="006F5E59" w:rsidRDefault="006F5E59" w:rsidP="006F5E59">
            <w:r>
              <w:t>X</w:t>
            </w:r>
          </w:p>
        </w:tc>
        <w:tc>
          <w:tcPr>
            <w:tcW w:w="1347" w:type="dxa"/>
          </w:tcPr>
          <w:p w14:paraId="5644D6F4" w14:textId="77777777" w:rsidR="006F5E59" w:rsidRDefault="006F5E59" w:rsidP="006F5E59"/>
        </w:tc>
        <w:tc>
          <w:tcPr>
            <w:tcW w:w="5822" w:type="dxa"/>
          </w:tcPr>
          <w:p w14:paraId="14FF72C6" w14:textId="77777777" w:rsidR="006F5E59" w:rsidRDefault="006F5E59" w:rsidP="006F5E59">
            <w:r w:rsidRPr="00640F2B">
              <w:t xml:space="preserve">Cho phép </w:t>
            </w:r>
            <w:r>
              <w:t>người dùng</w:t>
            </w:r>
            <w:r w:rsidRPr="00640F2B">
              <w:t xml:space="preserve"> tự nhập </w:t>
            </w:r>
            <w:r>
              <w:t>tên viết tắt của ngân hàng</w:t>
            </w:r>
          </w:p>
          <w:p w14:paraId="29F73D29" w14:textId="65F3D248" w:rsidR="006F5E59" w:rsidRDefault="006F5E59" w:rsidP="006F5E59">
            <w:r>
              <w:t>Giới hạn 3 ký tự cho tên viết tắt của ngân hàng</w:t>
            </w:r>
          </w:p>
        </w:tc>
      </w:tr>
    </w:tbl>
    <w:p w14:paraId="53543FFC" w14:textId="77777777" w:rsidR="00AF0F5A" w:rsidRPr="00AF0F5A" w:rsidRDefault="00AF0F5A" w:rsidP="00AF0F5A"/>
    <w:p w14:paraId="027D15D3" w14:textId="523CE9A9" w:rsidR="00102D71" w:rsidRDefault="00102D71" w:rsidP="008D3EE2">
      <w:pPr>
        <w:pStyle w:val="Heading3"/>
      </w:pPr>
      <w:bookmarkStart w:id="27" w:name="_Cài_đặt_tài"/>
      <w:bookmarkEnd w:id="27"/>
      <w:r>
        <w:t xml:space="preserve">Cài đặt </w:t>
      </w:r>
      <w:r w:rsidR="00B40576">
        <w:t>tài khoản</w:t>
      </w:r>
      <w:r w:rsidR="00E828AC">
        <w:t xml:space="preserve"> Quỹ</w:t>
      </w:r>
      <w:r w:rsidR="00CB2C8E">
        <w:t xml:space="preserve"> đầu tư</w:t>
      </w:r>
    </w:p>
    <w:p w14:paraId="373097AA" w14:textId="5EDB31B1" w:rsidR="00C903FC" w:rsidRDefault="002273AF" w:rsidP="00782702">
      <w:r>
        <w:t>Sau khi phát hành CCQ</w:t>
      </w:r>
      <w:r w:rsidR="0075277A">
        <w:t xml:space="preserve"> được huy động từ NĐT, Công ty QLQ tiến hành </w:t>
      </w:r>
      <w:r w:rsidR="00782702">
        <w:t>tham gia vào các hoạt động giao dịch chứng khoán, trực tiếp giám sát và quản lý quỹ với mục tiêu đầu tư vào thị trường chứng khoán, cũng như các loại tài sản khác, vì lợi ích của NĐT</w:t>
      </w:r>
    </w:p>
    <w:p w14:paraId="2DC9A589" w14:textId="0EC3C48D" w:rsidR="00782702" w:rsidRDefault="00782702" w:rsidP="00782702">
      <w:r>
        <w:t xml:space="preserve">Đối với nghiệp vụ đầu tư chứng khoán niêm yết, Công ty QLQ sẽ tiến hành hoạt động giao dịch chứng khoán tại </w:t>
      </w:r>
      <w:r w:rsidR="00033FAC">
        <w:t xml:space="preserve">nhiều </w:t>
      </w:r>
      <w:r>
        <w:t>công ty chứng khoán khác nhau, theo quy định của pháp luật</w:t>
      </w:r>
      <w:r w:rsidR="00033FAC">
        <w:t xml:space="preserve">. Vì vậy, trong chức năng cài đặt thông tin tài khoản Quỹ Đầu tư, hệ thống hỗ trợ kết nối đến tài khoản chứng khoán của các CTCK mà Công ty QLQ mở, </w:t>
      </w:r>
      <w:r w:rsidR="00734B45">
        <w:t>giúp Công ty QLQ có thể đồng bộ nghiệp vụ đầu tư trên một nền tảng đồng nhất</w:t>
      </w:r>
    </w:p>
    <w:p w14:paraId="78F7D573" w14:textId="6EA8ABEC" w:rsidR="00460966" w:rsidRPr="00C91526" w:rsidRDefault="00C06BC5" w:rsidP="00C91526">
      <w:r>
        <w:t>Công ty QLQ tiến hành đầu tư vào các loại tài sản</w:t>
      </w:r>
      <w:r w:rsidR="003345E0">
        <w:t xml:space="preserve"> </w:t>
      </w:r>
    </w:p>
    <w:p w14:paraId="0AF04A31" w14:textId="0AF1031A" w:rsidR="001A7D96" w:rsidRDefault="00CB2C8E" w:rsidP="008D3EE2">
      <w:pPr>
        <w:pStyle w:val="Heading4"/>
      </w:pPr>
      <w:r>
        <w:lastRenderedPageBreak/>
        <w:t xml:space="preserve">Quy trình cài đặt thông tin </w:t>
      </w:r>
      <w:r w:rsidR="001A7D96">
        <w:t>Tài khoản Quỹ</w:t>
      </w:r>
      <w:r>
        <w:t xml:space="preserve"> đầu tư</w:t>
      </w:r>
    </w:p>
    <w:p w14:paraId="1B34C47D" w14:textId="7E5719F8" w:rsidR="00D20F14" w:rsidRDefault="00D20F14" w:rsidP="009F761A">
      <w:r>
        <w:t>Lưu đồ tổng quan:</w:t>
      </w:r>
    </w:p>
    <w:p w14:paraId="16E0874A" w14:textId="362C6D3B" w:rsidR="00D20F14" w:rsidRDefault="00DB6C96" w:rsidP="00273C4F">
      <w:pPr>
        <w:jc w:val="center"/>
      </w:pPr>
      <w:r>
        <w:rPr>
          <w:noProof/>
        </w:rPr>
        <w:drawing>
          <wp:inline distT="0" distB="0" distL="0" distR="0" wp14:anchorId="61673DAF" wp14:editId="65D28A3A">
            <wp:extent cx="6165114" cy="2644369"/>
            <wp:effectExtent l="0" t="0" r="7620" b="3810"/>
            <wp:docPr id="71215139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51397" name="Picture 1" descr="A diagram of a flowchart&#10;&#10;AI-generated content may be incorrect."/>
                    <pic:cNvPicPr/>
                  </pic:nvPicPr>
                  <pic:blipFill>
                    <a:blip r:embed="rId29"/>
                    <a:stretch>
                      <a:fillRect/>
                    </a:stretch>
                  </pic:blipFill>
                  <pic:spPr>
                    <a:xfrm>
                      <a:off x="0" y="0"/>
                      <a:ext cx="6165114" cy="2644369"/>
                    </a:xfrm>
                    <a:prstGeom prst="rect">
                      <a:avLst/>
                    </a:prstGeom>
                  </pic:spPr>
                </pic:pic>
              </a:graphicData>
            </a:graphic>
          </wp:inline>
        </w:drawing>
      </w:r>
    </w:p>
    <w:p w14:paraId="33E15EE2" w14:textId="47B1DE73" w:rsidR="00273C4F" w:rsidRDefault="00273C4F" w:rsidP="00273C4F">
      <w:r>
        <w:t>Mô tả các bước trong lưu dồ:</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019"/>
        <w:gridCol w:w="1440"/>
        <w:gridCol w:w="1710"/>
        <w:gridCol w:w="6210"/>
      </w:tblGrid>
      <w:tr w:rsidR="008F1E44" w:rsidRPr="006115EA" w14:paraId="6B1384C4" w14:textId="77777777" w:rsidTr="008F1E44">
        <w:tc>
          <w:tcPr>
            <w:tcW w:w="576" w:type="dxa"/>
            <w:vAlign w:val="center"/>
          </w:tcPr>
          <w:p w14:paraId="76475585" w14:textId="77777777" w:rsidR="00273C4F" w:rsidRPr="006E0DD1" w:rsidRDefault="00273C4F">
            <w:pPr>
              <w:pStyle w:val="NoSpacing"/>
              <w:jc w:val="center"/>
              <w:rPr>
                <w:b/>
                <w:bCs/>
              </w:rPr>
            </w:pPr>
            <w:r w:rsidRPr="006E0DD1">
              <w:rPr>
                <w:b/>
                <w:bCs/>
              </w:rPr>
              <w:t>STT</w:t>
            </w:r>
          </w:p>
        </w:tc>
        <w:tc>
          <w:tcPr>
            <w:tcW w:w="3019" w:type="dxa"/>
            <w:vAlign w:val="center"/>
          </w:tcPr>
          <w:p w14:paraId="29A8D73D" w14:textId="77777777" w:rsidR="00273C4F" w:rsidRPr="006E0DD1" w:rsidRDefault="00273C4F">
            <w:pPr>
              <w:pStyle w:val="NoSpacing"/>
              <w:jc w:val="center"/>
              <w:rPr>
                <w:b/>
                <w:bCs/>
              </w:rPr>
            </w:pPr>
            <w:r w:rsidRPr="006E0DD1">
              <w:rPr>
                <w:b/>
                <w:bCs/>
              </w:rPr>
              <w:t>Tên bước</w:t>
            </w:r>
          </w:p>
        </w:tc>
        <w:tc>
          <w:tcPr>
            <w:tcW w:w="1440" w:type="dxa"/>
          </w:tcPr>
          <w:p w14:paraId="4D5605D1" w14:textId="77777777" w:rsidR="00273C4F" w:rsidRPr="006E0DD1" w:rsidRDefault="00273C4F">
            <w:pPr>
              <w:pStyle w:val="NoSpacing"/>
              <w:jc w:val="center"/>
              <w:rPr>
                <w:b/>
                <w:bCs/>
              </w:rPr>
            </w:pPr>
            <w:r w:rsidRPr="006E0DD1">
              <w:rPr>
                <w:b/>
                <w:bCs/>
              </w:rPr>
              <w:t>Bước thực hiện</w:t>
            </w:r>
          </w:p>
        </w:tc>
        <w:tc>
          <w:tcPr>
            <w:tcW w:w="1710" w:type="dxa"/>
            <w:vAlign w:val="center"/>
          </w:tcPr>
          <w:p w14:paraId="782A07C7" w14:textId="77777777" w:rsidR="00273C4F" w:rsidRPr="006E0DD1" w:rsidRDefault="00273C4F">
            <w:pPr>
              <w:pStyle w:val="NoSpacing"/>
              <w:jc w:val="center"/>
              <w:rPr>
                <w:b/>
                <w:bCs/>
              </w:rPr>
            </w:pPr>
            <w:r w:rsidRPr="006E0DD1">
              <w:rPr>
                <w:b/>
                <w:bCs/>
              </w:rPr>
              <w:t>Người thực hiện</w:t>
            </w:r>
          </w:p>
        </w:tc>
        <w:tc>
          <w:tcPr>
            <w:tcW w:w="6210" w:type="dxa"/>
            <w:vAlign w:val="center"/>
          </w:tcPr>
          <w:p w14:paraId="7F7949DC" w14:textId="77777777" w:rsidR="00273C4F" w:rsidRPr="006E0DD1" w:rsidRDefault="00273C4F">
            <w:pPr>
              <w:pStyle w:val="NoSpacing"/>
              <w:jc w:val="center"/>
              <w:rPr>
                <w:b/>
                <w:bCs/>
              </w:rPr>
            </w:pPr>
            <w:r w:rsidRPr="006E0DD1">
              <w:rPr>
                <w:b/>
                <w:bCs/>
              </w:rPr>
              <w:t>Diễn giải</w:t>
            </w:r>
          </w:p>
        </w:tc>
      </w:tr>
      <w:tr w:rsidR="00273C4F" w:rsidRPr="006115EA" w14:paraId="01E03A41" w14:textId="77777777" w:rsidTr="008F1E44">
        <w:trPr>
          <w:trHeight w:val="350"/>
        </w:trPr>
        <w:tc>
          <w:tcPr>
            <w:tcW w:w="576" w:type="dxa"/>
            <w:vAlign w:val="center"/>
          </w:tcPr>
          <w:p w14:paraId="66D9392E" w14:textId="77777777" w:rsidR="00273C4F" w:rsidRPr="006115EA" w:rsidRDefault="00273C4F">
            <w:pPr>
              <w:pStyle w:val="NoSpacing"/>
            </w:pPr>
            <w:r>
              <w:t>1</w:t>
            </w:r>
          </w:p>
        </w:tc>
        <w:tc>
          <w:tcPr>
            <w:tcW w:w="3019" w:type="dxa"/>
            <w:vAlign w:val="center"/>
          </w:tcPr>
          <w:p w14:paraId="36737BCB" w14:textId="77777777" w:rsidR="00273C4F" w:rsidRPr="006115EA" w:rsidRDefault="00273C4F">
            <w:pPr>
              <w:pStyle w:val="NoSpacing"/>
            </w:pPr>
            <w:r>
              <w:t>Truy cập vào hệ thống</w:t>
            </w:r>
          </w:p>
        </w:tc>
        <w:tc>
          <w:tcPr>
            <w:tcW w:w="1440" w:type="dxa"/>
            <w:vAlign w:val="center"/>
          </w:tcPr>
          <w:p w14:paraId="0760EBAC" w14:textId="77777777" w:rsidR="00273C4F" w:rsidRPr="006E0DD1" w:rsidRDefault="00273C4F">
            <w:pPr>
              <w:pStyle w:val="NoSpacing"/>
              <w:jc w:val="center"/>
              <w:rPr>
                <w:iCs/>
              </w:rPr>
            </w:pPr>
            <w:r>
              <w:rPr>
                <w:iCs/>
              </w:rPr>
              <w:t>Thủ công</w:t>
            </w:r>
          </w:p>
        </w:tc>
        <w:tc>
          <w:tcPr>
            <w:tcW w:w="1710" w:type="dxa"/>
            <w:vAlign w:val="center"/>
          </w:tcPr>
          <w:p w14:paraId="2C3DDF8E" w14:textId="77777777" w:rsidR="00273C4F" w:rsidRPr="006115EA" w:rsidRDefault="00273C4F">
            <w:pPr>
              <w:pStyle w:val="NoSpacing"/>
              <w:jc w:val="center"/>
            </w:pPr>
            <w:r>
              <w:t>VDAM</w:t>
            </w:r>
          </w:p>
        </w:tc>
        <w:tc>
          <w:tcPr>
            <w:tcW w:w="6210" w:type="dxa"/>
            <w:vAlign w:val="center"/>
          </w:tcPr>
          <w:p w14:paraId="514FEA66" w14:textId="2075E0A2" w:rsidR="00273C4F" w:rsidRPr="00F20563" w:rsidRDefault="00273C4F">
            <w:pPr>
              <w:pStyle w:val="NoSpacing"/>
            </w:pPr>
            <w:r>
              <w:t>NV QLQ sẽ truy cập vào hệ thống để thực hiện khai báo Tài khoản Quỹ Đầu tư</w:t>
            </w:r>
          </w:p>
        </w:tc>
      </w:tr>
      <w:tr w:rsidR="00900198" w:rsidRPr="006115EA" w14:paraId="2318D782" w14:textId="77777777" w:rsidTr="008F1E44">
        <w:trPr>
          <w:trHeight w:val="350"/>
        </w:trPr>
        <w:tc>
          <w:tcPr>
            <w:tcW w:w="576" w:type="dxa"/>
            <w:vAlign w:val="center"/>
          </w:tcPr>
          <w:p w14:paraId="7AC076E2" w14:textId="65A42671" w:rsidR="00900198" w:rsidRDefault="00900198" w:rsidP="00900198">
            <w:pPr>
              <w:pStyle w:val="NoSpacing"/>
            </w:pPr>
            <w:r>
              <w:t>2</w:t>
            </w:r>
          </w:p>
        </w:tc>
        <w:tc>
          <w:tcPr>
            <w:tcW w:w="3019" w:type="dxa"/>
            <w:vAlign w:val="center"/>
          </w:tcPr>
          <w:p w14:paraId="449DA527" w14:textId="1C565338" w:rsidR="00900198" w:rsidRDefault="00900198" w:rsidP="00900198">
            <w:pPr>
              <w:pStyle w:val="NoSpacing"/>
            </w:pPr>
            <w:r>
              <w:t>Kiểm tra tài khoản Quỹ đã tồn tại</w:t>
            </w:r>
          </w:p>
        </w:tc>
        <w:tc>
          <w:tcPr>
            <w:tcW w:w="1440" w:type="dxa"/>
            <w:vAlign w:val="center"/>
          </w:tcPr>
          <w:p w14:paraId="6ED5961E" w14:textId="6CC9FE95" w:rsidR="00900198" w:rsidRDefault="00900198" w:rsidP="00900198">
            <w:pPr>
              <w:pStyle w:val="NoSpacing"/>
              <w:jc w:val="center"/>
              <w:rPr>
                <w:iCs/>
              </w:rPr>
            </w:pPr>
            <w:r>
              <w:rPr>
                <w:iCs/>
              </w:rPr>
              <w:t>Thủ công</w:t>
            </w:r>
          </w:p>
        </w:tc>
        <w:tc>
          <w:tcPr>
            <w:tcW w:w="1710" w:type="dxa"/>
            <w:vAlign w:val="center"/>
          </w:tcPr>
          <w:p w14:paraId="12ECEBA5" w14:textId="1C387E76" w:rsidR="00900198" w:rsidRDefault="00900198" w:rsidP="00900198">
            <w:pPr>
              <w:pStyle w:val="NoSpacing"/>
              <w:jc w:val="center"/>
            </w:pPr>
            <w:r>
              <w:t>VDAM</w:t>
            </w:r>
          </w:p>
        </w:tc>
        <w:tc>
          <w:tcPr>
            <w:tcW w:w="6210" w:type="dxa"/>
            <w:vAlign w:val="center"/>
          </w:tcPr>
          <w:p w14:paraId="3E5830BC" w14:textId="652C7F90" w:rsidR="00900198" w:rsidRDefault="00900198" w:rsidP="00900198">
            <w:pPr>
              <w:pStyle w:val="NoSpacing"/>
            </w:pPr>
            <w:r>
              <w:t xml:space="preserve">NV QLQ sẽ tiến hành kiểm tra </w:t>
            </w:r>
            <w:r w:rsidR="00044A94">
              <w:t>Tài khoản quỹ</w:t>
            </w:r>
            <w:r>
              <w:t xml:space="preserve"> hiện hữu trên hệ thống:</w:t>
            </w:r>
          </w:p>
          <w:p w14:paraId="0755135E" w14:textId="70186253" w:rsidR="00900198" w:rsidRDefault="00900198" w:rsidP="00900198">
            <w:pPr>
              <w:pStyle w:val="NoSpacing"/>
              <w:numPr>
                <w:ilvl w:val="0"/>
                <w:numId w:val="33"/>
              </w:numPr>
            </w:pPr>
            <w:r>
              <w:t xml:space="preserve">Trường hợp Tài khoản Quỹ đã có trên Hệ thống </w:t>
            </w:r>
            <w:r>
              <w:rPr>
                <w:rFonts w:ascii="Wingdings" w:eastAsia="Wingdings" w:hAnsi="Wingdings" w:cs="Wingdings"/>
              </w:rPr>
              <w:t>à</w:t>
            </w:r>
            <w:r>
              <w:t xml:space="preserve"> kết thúc quy trình</w:t>
            </w:r>
          </w:p>
          <w:p w14:paraId="2618DE67" w14:textId="5BDBB25A" w:rsidR="00900198" w:rsidRDefault="00900198" w:rsidP="00900198">
            <w:pPr>
              <w:pStyle w:val="NoSpacing"/>
              <w:numPr>
                <w:ilvl w:val="0"/>
                <w:numId w:val="33"/>
              </w:numPr>
            </w:pPr>
            <w:r>
              <w:t xml:space="preserve">Trường hợp Tài khoản Quỹ chưa có trên Hệ thống </w:t>
            </w:r>
            <w:r>
              <w:rPr>
                <w:rFonts w:ascii="Wingdings" w:eastAsia="Wingdings" w:hAnsi="Wingdings" w:cs="Wingdings"/>
              </w:rPr>
              <w:t>à</w:t>
            </w:r>
            <w:r>
              <w:t xml:space="preserve"> chuyển sang bước 3</w:t>
            </w:r>
          </w:p>
        </w:tc>
      </w:tr>
      <w:tr w:rsidR="00900198" w:rsidRPr="006115EA" w14:paraId="572824E6" w14:textId="77777777" w:rsidTr="008F1E44">
        <w:trPr>
          <w:trHeight w:val="350"/>
        </w:trPr>
        <w:tc>
          <w:tcPr>
            <w:tcW w:w="576" w:type="dxa"/>
            <w:vAlign w:val="center"/>
          </w:tcPr>
          <w:p w14:paraId="72A46366" w14:textId="6563A5CC" w:rsidR="00900198" w:rsidRDefault="00900198" w:rsidP="00900198">
            <w:pPr>
              <w:pStyle w:val="NoSpacing"/>
            </w:pPr>
            <w:r>
              <w:t>3</w:t>
            </w:r>
          </w:p>
        </w:tc>
        <w:tc>
          <w:tcPr>
            <w:tcW w:w="3019" w:type="dxa"/>
            <w:vAlign w:val="center"/>
          </w:tcPr>
          <w:p w14:paraId="278641E8" w14:textId="18043345" w:rsidR="00900198" w:rsidRDefault="00900198" w:rsidP="00900198">
            <w:pPr>
              <w:pStyle w:val="NoSpacing"/>
            </w:pPr>
            <w:r>
              <w:t>Khai báo mới Tài khoản Quỹ vào hệ thống</w:t>
            </w:r>
          </w:p>
        </w:tc>
        <w:tc>
          <w:tcPr>
            <w:tcW w:w="1440" w:type="dxa"/>
            <w:vAlign w:val="center"/>
          </w:tcPr>
          <w:p w14:paraId="649B32E0" w14:textId="77777777" w:rsidR="00900198" w:rsidRPr="006E0DD1" w:rsidRDefault="00900198" w:rsidP="00900198">
            <w:pPr>
              <w:pStyle w:val="NoSpacing"/>
              <w:jc w:val="center"/>
              <w:rPr>
                <w:iCs/>
              </w:rPr>
            </w:pPr>
            <w:r>
              <w:rPr>
                <w:iCs/>
              </w:rPr>
              <w:t>Thủ công</w:t>
            </w:r>
          </w:p>
        </w:tc>
        <w:tc>
          <w:tcPr>
            <w:tcW w:w="1710" w:type="dxa"/>
            <w:vAlign w:val="center"/>
          </w:tcPr>
          <w:p w14:paraId="30FBB429" w14:textId="77777777" w:rsidR="00900198" w:rsidRPr="006115EA" w:rsidRDefault="00900198" w:rsidP="00900198">
            <w:pPr>
              <w:pStyle w:val="NoSpacing"/>
              <w:jc w:val="center"/>
            </w:pPr>
            <w:r>
              <w:t>VDAM</w:t>
            </w:r>
          </w:p>
        </w:tc>
        <w:tc>
          <w:tcPr>
            <w:tcW w:w="6210" w:type="dxa"/>
            <w:vAlign w:val="center"/>
          </w:tcPr>
          <w:p w14:paraId="433B5B3E" w14:textId="20A367F1" w:rsidR="00900198" w:rsidRPr="00AF0F5A" w:rsidRDefault="00900198" w:rsidP="00900198">
            <w:pPr>
              <w:pStyle w:val="NoSpacing"/>
            </w:pPr>
            <w:r>
              <w:t>Người dùng tiến hành khai báo mới Tài khoản Quỹ vào Hệ thống</w:t>
            </w:r>
          </w:p>
        </w:tc>
      </w:tr>
      <w:tr w:rsidR="00900198" w:rsidRPr="006115EA" w14:paraId="29B49833" w14:textId="77777777" w:rsidTr="008F1E44">
        <w:trPr>
          <w:trHeight w:val="350"/>
        </w:trPr>
        <w:tc>
          <w:tcPr>
            <w:tcW w:w="576" w:type="dxa"/>
            <w:vAlign w:val="center"/>
          </w:tcPr>
          <w:p w14:paraId="755D0E86" w14:textId="3ADC80C4" w:rsidR="00900198" w:rsidRDefault="00900198" w:rsidP="00900198">
            <w:pPr>
              <w:pStyle w:val="NoSpacing"/>
            </w:pPr>
            <w:r>
              <w:t>4</w:t>
            </w:r>
          </w:p>
        </w:tc>
        <w:tc>
          <w:tcPr>
            <w:tcW w:w="3019" w:type="dxa"/>
            <w:vAlign w:val="center"/>
          </w:tcPr>
          <w:p w14:paraId="0E03232B" w14:textId="04197FA1" w:rsidR="00900198" w:rsidRDefault="00900198" w:rsidP="00900198">
            <w:pPr>
              <w:pStyle w:val="NoSpacing"/>
            </w:pPr>
            <w:r>
              <w:t>Khai báo Tài khoản chứng khoán đầu tư</w:t>
            </w:r>
          </w:p>
        </w:tc>
        <w:tc>
          <w:tcPr>
            <w:tcW w:w="1440" w:type="dxa"/>
            <w:vAlign w:val="center"/>
          </w:tcPr>
          <w:p w14:paraId="2968DF18" w14:textId="546B088D" w:rsidR="00900198" w:rsidRDefault="00900198" w:rsidP="00900198">
            <w:pPr>
              <w:pStyle w:val="NoSpacing"/>
              <w:jc w:val="center"/>
              <w:rPr>
                <w:iCs/>
              </w:rPr>
            </w:pPr>
            <w:r>
              <w:rPr>
                <w:iCs/>
              </w:rPr>
              <w:t>Thủ công</w:t>
            </w:r>
          </w:p>
        </w:tc>
        <w:tc>
          <w:tcPr>
            <w:tcW w:w="1710" w:type="dxa"/>
            <w:vAlign w:val="center"/>
          </w:tcPr>
          <w:p w14:paraId="37437795" w14:textId="77820190" w:rsidR="00900198" w:rsidRDefault="00900198" w:rsidP="00900198">
            <w:pPr>
              <w:pStyle w:val="NoSpacing"/>
              <w:jc w:val="center"/>
            </w:pPr>
            <w:r>
              <w:t>VDAM</w:t>
            </w:r>
          </w:p>
        </w:tc>
        <w:tc>
          <w:tcPr>
            <w:tcW w:w="6210" w:type="dxa"/>
            <w:vAlign w:val="center"/>
          </w:tcPr>
          <w:p w14:paraId="324F5D21" w14:textId="04518926" w:rsidR="00900198" w:rsidRDefault="00900198" w:rsidP="00900198">
            <w:pPr>
              <w:pStyle w:val="NoSpacing"/>
            </w:pPr>
            <w:r>
              <w:t>Người dùng tiến hành khai báo danh mục tài khoản chứng khoán đầu tư trong Quỹ đầu tư</w:t>
            </w:r>
          </w:p>
        </w:tc>
      </w:tr>
      <w:tr w:rsidR="00900198" w:rsidRPr="006115EA" w14:paraId="476E2868" w14:textId="77777777" w:rsidTr="008F1E44">
        <w:trPr>
          <w:trHeight w:val="350"/>
        </w:trPr>
        <w:tc>
          <w:tcPr>
            <w:tcW w:w="576" w:type="dxa"/>
            <w:vAlign w:val="center"/>
          </w:tcPr>
          <w:p w14:paraId="3A1C816B" w14:textId="6D81B16E" w:rsidR="00900198" w:rsidRDefault="00900198" w:rsidP="00900198">
            <w:pPr>
              <w:pStyle w:val="NoSpacing"/>
            </w:pPr>
            <w:r>
              <w:lastRenderedPageBreak/>
              <w:t>5</w:t>
            </w:r>
          </w:p>
        </w:tc>
        <w:tc>
          <w:tcPr>
            <w:tcW w:w="3019" w:type="dxa"/>
            <w:vAlign w:val="center"/>
          </w:tcPr>
          <w:p w14:paraId="729DB4FE" w14:textId="7C2ACCA8" w:rsidR="00900198" w:rsidRDefault="00900198" w:rsidP="00900198">
            <w:pPr>
              <w:pStyle w:val="NoSpacing"/>
            </w:pPr>
            <w:r>
              <w:t>Ghi nhận thông tin tạo mới</w:t>
            </w:r>
          </w:p>
        </w:tc>
        <w:tc>
          <w:tcPr>
            <w:tcW w:w="1440" w:type="dxa"/>
            <w:vAlign w:val="center"/>
          </w:tcPr>
          <w:p w14:paraId="27356D49" w14:textId="77777777" w:rsidR="00900198" w:rsidRPr="006E0DD1" w:rsidRDefault="00900198" w:rsidP="00900198">
            <w:pPr>
              <w:pStyle w:val="NoSpacing"/>
              <w:jc w:val="center"/>
              <w:rPr>
                <w:iCs/>
              </w:rPr>
            </w:pPr>
            <w:r>
              <w:rPr>
                <w:iCs/>
              </w:rPr>
              <w:t>Tự động</w:t>
            </w:r>
          </w:p>
        </w:tc>
        <w:tc>
          <w:tcPr>
            <w:tcW w:w="1710" w:type="dxa"/>
            <w:vAlign w:val="center"/>
          </w:tcPr>
          <w:p w14:paraId="47AE4A7B" w14:textId="77777777" w:rsidR="00900198" w:rsidRPr="006115EA" w:rsidRDefault="00900198" w:rsidP="00900198">
            <w:pPr>
              <w:pStyle w:val="NoSpacing"/>
              <w:jc w:val="center"/>
            </w:pPr>
            <w:r>
              <w:t>Hệ thống</w:t>
            </w:r>
          </w:p>
        </w:tc>
        <w:tc>
          <w:tcPr>
            <w:tcW w:w="6210" w:type="dxa"/>
            <w:vAlign w:val="center"/>
          </w:tcPr>
          <w:p w14:paraId="046C3D09" w14:textId="330488E2" w:rsidR="00900198" w:rsidRPr="006E0DD1" w:rsidRDefault="00900198" w:rsidP="00900198">
            <w:pPr>
              <w:pStyle w:val="NoSpacing"/>
            </w:pPr>
            <w:r>
              <w:t>Hệ thống ghi nhận và lưu lại kết quả tạo mới Tài khoản Quỹ</w:t>
            </w:r>
          </w:p>
        </w:tc>
      </w:tr>
    </w:tbl>
    <w:p w14:paraId="5C48F762" w14:textId="77777777" w:rsidR="00273C4F" w:rsidRDefault="00273C4F" w:rsidP="00273C4F"/>
    <w:p w14:paraId="2C8FA782" w14:textId="1D1AF9F5" w:rsidR="00CB2C8E" w:rsidRDefault="00CB2C8E">
      <w:pPr>
        <w:pStyle w:val="Heading6"/>
        <w:pPrChange w:id="28" w:author="Do Thanh Trung" w:date="2025-06-12T09:37:00Z" w16du:dateUtc="2025-06-12T02:37:00Z">
          <w:pPr>
            <w:pStyle w:val="Heading4"/>
          </w:pPr>
        </w:pPrChange>
      </w:pPr>
      <w:bookmarkStart w:id="29" w:name="_Thông_tin_Tài"/>
      <w:bookmarkEnd w:id="29"/>
      <w:del w:id="30" w:author="Do Thanh Trung" w:date="2025-06-10T15:23:00Z" w16du:dateUtc="2025-06-10T08:23:00Z">
        <w:r w:rsidDel="00883B6A">
          <w:delText>Mô tả dữ liệu t</w:delText>
        </w:r>
      </w:del>
      <w:ins w:id="31" w:author="Do Thanh Trung" w:date="2025-06-10T15:23:00Z" w16du:dateUtc="2025-06-10T08:23:00Z">
        <w:r w:rsidR="00883B6A">
          <w:t>T</w:t>
        </w:r>
      </w:ins>
      <w:r>
        <w:t>hông tin Tài khoản Quỹ đầu tư</w:t>
      </w:r>
    </w:p>
    <w:tbl>
      <w:tblPr>
        <w:tblStyle w:val="TableGrid"/>
        <w:tblW w:w="0" w:type="auto"/>
        <w:tblLook w:val="04A0" w:firstRow="1" w:lastRow="0" w:firstColumn="1" w:lastColumn="0" w:noHBand="0" w:noVBand="1"/>
      </w:tblPr>
      <w:tblGrid>
        <w:gridCol w:w="606"/>
        <w:gridCol w:w="1459"/>
        <w:gridCol w:w="1366"/>
        <w:gridCol w:w="1154"/>
        <w:gridCol w:w="1170"/>
        <w:gridCol w:w="2250"/>
        <w:gridCol w:w="4945"/>
      </w:tblGrid>
      <w:tr w:rsidR="00896438" w14:paraId="1D97B3D7" w14:textId="77777777" w:rsidTr="00896438">
        <w:trPr>
          <w:trHeight w:val="818"/>
          <w:tblHeader/>
        </w:trPr>
        <w:tc>
          <w:tcPr>
            <w:tcW w:w="606" w:type="dxa"/>
            <w:vAlign w:val="center"/>
          </w:tcPr>
          <w:p w14:paraId="760CD7E6" w14:textId="77777777" w:rsidR="003A1508" w:rsidRPr="00527516" w:rsidRDefault="003A1508" w:rsidP="00891548">
            <w:pPr>
              <w:jc w:val="center"/>
              <w:rPr>
                <w:b/>
                <w:bCs/>
              </w:rPr>
            </w:pPr>
            <w:r w:rsidRPr="00527516">
              <w:rPr>
                <w:b/>
                <w:bCs/>
              </w:rPr>
              <w:t>STT</w:t>
            </w:r>
          </w:p>
        </w:tc>
        <w:tc>
          <w:tcPr>
            <w:tcW w:w="1459" w:type="dxa"/>
            <w:vAlign w:val="center"/>
          </w:tcPr>
          <w:p w14:paraId="65C380D9" w14:textId="77777777" w:rsidR="003A1508" w:rsidRPr="00527516" w:rsidRDefault="003A1508" w:rsidP="00891548">
            <w:pPr>
              <w:jc w:val="center"/>
              <w:rPr>
                <w:b/>
                <w:bCs/>
              </w:rPr>
            </w:pPr>
            <w:r w:rsidRPr="00527516">
              <w:rPr>
                <w:b/>
                <w:bCs/>
              </w:rPr>
              <w:t>Trường dữ liệu</w:t>
            </w:r>
          </w:p>
        </w:tc>
        <w:tc>
          <w:tcPr>
            <w:tcW w:w="1366" w:type="dxa"/>
            <w:vAlign w:val="center"/>
          </w:tcPr>
          <w:p w14:paraId="1832ED0F" w14:textId="77777777" w:rsidR="003A1508" w:rsidRPr="00527516" w:rsidRDefault="003A1508" w:rsidP="00891548">
            <w:pPr>
              <w:jc w:val="center"/>
              <w:rPr>
                <w:b/>
                <w:bCs/>
              </w:rPr>
            </w:pPr>
            <w:r w:rsidRPr="00527516">
              <w:rPr>
                <w:b/>
                <w:bCs/>
              </w:rPr>
              <w:t>Loại dữ liệu</w:t>
            </w:r>
          </w:p>
        </w:tc>
        <w:tc>
          <w:tcPr>
            <w:tcW w:w="1154" w:type="dxa"/>
          </w:tcPr>
          <w:p w14:paraId="33E1469C" w14:textId="42D9A82F" w:rsidR="003A1508" w:rsidRPr="00527516" w:rsidRDefault="003A1508" w:rsidP="00891548">
            <w:pPr>
              <w:jc w:val="center"/>
              <w:rPr>
                <w:b/>
                <w:bCs/>
              </w:rPr>
            </w:pPr>
            <w:ins w:id="32" w:author="Do Thanh Trung" w:date="2025-07-03T16:13:00Z" w16du:dateUtc="2025-07-03T09:13:00Z">
              <w:r>
                <w:rPr>
                  <w:b/>
                  <w:bCs/>
                </w:rPr>
                <w:t>Bắt buộc?</w:t>
              </w:r>
            </w:ins>
          </w:p>
        </w:tc>
        <w:tc>
          <w:tcPr>
            <w:tcW w:w="1170" w:type="dxa"/>
          </w:tcPr>
          <w:p w14:paraId="6D0B2979" w14:textId="656FE0E6" w:rsidR="003A1508" w:rsidRPr="00527516" w:rsidRDefault="003A1508" w:rsidP="00891548">
            <w:pPr>
              <w:jc w:val="center"/>
              <w:rPr>
                <w:b/>
                <w:bCs/>
              </w:rPr>
            </w:pPr>
            <w:ins w:id="33" w:author="Do Thanh Trung" w:date="2025-07-03T16:13:00Z" w16du:dateUtc="2025-07-03T09:13:00Z">
              <w:r>
                <w:rPr>
                  <w:b/>
                  <w:bCs/>
                </w:rPr>
                <w:t>Read-Only</w:t>
              </w:r>
            </w:ins>
          </w:p>
        </w:tc>
        <w:tc>
          <w:tcPr>
            <w:tcW w:w="2250" w:type="dxa"/>
          </w:tcPr>
          <w:p w14:paraId="148DAD1E" w14:textId="55626912" w:rsidR="003A1508" w:rsidRPr="00527516" w:rsidRDefault="003A1508" w:rsidP="00891548">
            <w:pPr>
              <w:jc w:val="center"/>
              <w:rPr>
                <w:b/>
                <w:bCs/>
              </w:rPr>
            </w:pPr>
            <w:ins w:id="34" w:author="Do Thanh Trung" w:date="2025-07-03T16:13:00Z" w16du:dateUtc="2025-07-03T09:13:00Z">
              <w:r>
                <w:rPr>
                  <w:b/>
                  <w:bCs/>
                </w:rPr>
                <w:t>Dữ liệu tham chiếu</w:t>
              </w:r>
            </w:ins>
          </w:p>
        </w:tc>
        <w:tc>
          <w:tcPr>
            <w:tcW w:w="4945" w:type="dxa"/>
            <w:vAlign w:val="center"/>
          </w:tcPr>
          <w:p w14:paraId="1E221BF8" w14:textId="3E09AF0F" w:rsidR="003A1508" w:rsidRPr="00527516" w:rsidRDefault="003A1508" w:rsidP="00891548">
            <w:pPr>
              <w:jc w:val="center"/>
              <w:rPr>
                <w:b/>
                <w:bCs/>
              </w:rPr>
            </w:pPr>
            <w:r w:rsidRPr="00527516">
              <w:rPr>
                <w:b/>
                <w:bCs/>
              </w:rPr>
              <w:t>Diễn giải</w:t>
            </w:r>
          </w:p>
        </w:tc>
      </w:tr>
      <w:tr w:rsidR="00896438" w14:paraId="34DF3934" w14:textId="77777777" w:rsidTr="00896438">
        <w:trPr>
          <w:trHeight w:val="791"/>
        </w:trPr>
        <w:tc>
          <w:tcPr>
            <w:tcW w:w="606" w:type="dxa"/>
            <w:vAlign w:val="center"/>
          </w:tcPr>
          <w:p w14:paraId="5FDB022A" w14:textId="35AB02DD" w:rsidR="003A1508" w:rsidRDefault="003A1508" w:rsidP="00266CD1">
            <w:pPr>
              <w:jc w:val="left"/>
            </w:pPr>
            <w:r>
              <w:t>01</w:t>
            </w:r>
          </w:p>
        </w:tc>
        <w:tc>
          <w:tcPr>
            <w:tcW w:w="1459" w:type="dxa"/>
            <w:vAlign w:val="center"/>
          </w:tcPr>
          <w:p w14:paraId="6FEEF4E6" w14:textId="77789E40" w:rsidR="003A1508" w:rsidRDefault="003A1508" w:rsidP="00266CD1">
            <w:pPr>
              <w:jc w:val="left"/>
            </w:pPr>
            <w:r>
              <w:t>Số Tài khoản lưu ký</w:t>
            </w:r>
          </w:p>
        </w:tc>
        <w:tc>
          <w:tcPr>
            <w:tcW w:w="1366" w:type="dxa"/>
            <w:vAlign w:val="center"/>
          </w:tcPr>
          <w:p w14:paraId="3D360E1F" w14:textId="04D83B05" w:rsidR="003A1508" w:rsidRDefault="003A1508" w:rsidP="00266CD1">
            <w:pPr>
              <w:jc w:val="left"/>
            </w:pPr>
            <w:r>
              <w:t>Text</w:t>
            </w:r>
          </w:p>
        </w:tc>
        <w:tc>
          <w:tcPr>
            <w:tcW w:w="1154" w:type="dxa"/>
          </w:tcPr>
          <w:p w14:paraId="6DF930C6" w14:textId="7E741B07" w:rsidR="003A1508" w:rsidRDefault="00484CCA" w:rsidP="00266CD1">
            <w:pPr>
              <w:jc w:val="left"/>
            </w:pPr>
            <w:ins w:id="35" w:author="Do Thanh Trung" w:date="2025-07-03T16:13:00Z" w16du:dateUtc="2025-07-03T09:13:00Z">
              <w:r>
                <w:t>X</w:t>
              </w:r>
            </w:ins>
          </w:p>
        </w:tc>
        <w:tc>
          <w:tcPr>
            <w:tcW w:w="1170" w:type="dxa"/>
          </w:tcPr>
          <w:p w14:paraId="411FEAFB" w14:textId="77777777" w:rsidR="003A1508" w:rsidRDefault="003A1508" w:rsidP="00266CD1">
            <w:pPr>
              <w:jc w:val="left"/>
            </w:pPr>
          </w:p>
        </w:tc>
        <w:tc>
          <w:tcPr>
            <w:tcW w:w="2250" w:type="dxa"/>
          </w:tcPr>
          <w:p w14:paraId="4F78FE2C" w14:textId="77777777" w:rsidR="003A1508" w:rsidRDefault="003A1508" w:rsidP="00266CD1">
            <w:pPr>
              <w:jc w:val="left"/>
            </w:pPr>
          </w:p>
        </w:tc>
        <w:tc>
          <w:tcPr>
            <w:tcW w:w="4945" w:type="dxa"/>
            <w:vAlign w:val="center"/>
          </w:tcPr>
          <w:p w14:paraId="5CD6BB60" w14:textId="08D0DB48" w:rsidR="003A1508" w:rsidRDefault="003A1508" w:rsidP="00266CD1">
            <w:pPr>
              <w:jc w:val="left"/>
            </w:pPr>
            <w:r>
              <w:t>Người dùng nhập mã Tài khoản lưu kỹ của Quỹ do ngân hàng lưu ký cấp</w:t>
            </w:r>
          </w:p>
        </w:tc>
      </w:tr>
      <w:tr w:rsidR="00896438" w14:paraId="06E2A9F3" w14:textId="77777777" w:rsidTr="00896438">
        <w:trPr>
          <w:trHeight w:val="791"/>
        </w:trPr>
        <w:tc>
          <w:tcPr>
            <w:tcW w:w="606" w:type="dxa"/>
            <w:vAlign w:val="center"/>
          </w:tcPr>
          <w:p w14:paraId="72A245DF" w14:textId="2B653490" w:rsidR="003A1508" w:rsidRDefault="003A1508" w:rsidP="00836670">
            <w:pPr>
              <w:jc w:val="left"/>
            </w:pPr>
            <w:r>
              <w:t>02</w:t>
            </w:r>
          </w:p>
        </w:tc>
        <w:tc>
          <w:tcPr>
            <w:tcW w:w="1459" w:type="dxa"/>
            <w:vAlign w:val="center"/>
          </w:tcPr>
          <w:p w14:paraId="565F6EE0" w14:textId="658DEABC" w:rsidR="003A1508" w:rsidRDefault="003A1508" w:rsidP="00836670">
            <w:pPr>
              <w:jc w:val="left"/>
            </w:pPr>
            <w:r>
              <w:t>Ngân hàng lưu ký</w:t>
            </w:r>
          </w:p>
        </w:tc>
        <w:tc>
          <w:tcPr>
            <w:tcW w:w="1366" w:type="dxa"/>
            <w:vAlign w:val="center"/>
          </w:tcPr>
          <w:p w14:paraId="262D72C0" w14:textId="6B1ABDE9" w:rsidR="003A1508" w:rsidRDefault="003A1508" w:rsidP="00836670">
            <w:pPr>
              <w:jc w:val="left"/>
            </w:pPr>
            <w:r>
              <w:t>Optionset</w:t>
            </w:r>
          </w:p>
        </w:tc>
        <w:tc>
          <w:tcPr>
            <w:tcW w:w="1154" w:type="dxa"/>
          </w:tcPr>
          <w:p w14:paraId="1C70421F" w14:textId="22D7678B" w:rsidR="003A1508" w:rsidRDefault="00484CCA" w:rsidP="00836670">
            <w:pPr>
              <w:jc w:val="left"/>
            </w:pPr>
            <w:ins w:id="36" w:author="Do Thanh Trung" w:date="2025-07-03T16:14:00Z" w16du:dateUtc="2025-07-03T09:14:00Z">
              <w:r>
                <w:t>X</w:t>
              </w:r>
            </w:ins>
          </w:p>
        </w:tc>
        <w:tc>
          <w:tcPr>
            <w:tcW w:w="1170" w:type="dxa"/>
          </w:tcPr>
          <w:p w14:paraId="3F3F499F" w14:textId="4054C0B9" w:rsidR="003A1508" w:rsidRDefault="00484CCA" w:rsidP="00836670">
            <w:pPr>
              <w:jc w:val="left"/>
            </w:pPr>
            <w:ins w:id="37" w:author="Do Thanh Trung" w:date="2025-07-03T16:14:00Z" w16du:dateUtc="2025-07-03T09:14:00Z">
              <w:r>
                <w:t>X</w:t>
              </w:r>
            </w:ins>
          </w:p>
        </w:tc>
        <w:tc>
          <w:tcPr>
            <w:tcW w:w="2250" w:type="dxa"/>
          </w:tcPr>
          <w:p w14:paraId="4C3A6EBD" w14:textId="0AADD6FF" w:rsidR="003A1508" w:rsidRDefault="00896438" w:rsidP="00836670">
            <w:pPr>
              <w:jc w:val="left"/>
            </w:pPr>
            <w:ins w:id="38" w:author="Do Thanh Trung" w:date="2025-07-03T16:25:00Z" w16du:dateUtc="2025-07-03T09:25:00Z">
              <w:r>
                <w:fldChar w:fldCharType="begin"/>
              </w:r>
              <w:r>
                <w:instrText>HYPERLINK  \l "_Thông_tin_NHLK"</w:instrText>
              </w:r>
              <w:r>
                <w:fldChar w:fldCharType="separate"/>
              </w:r>
              <w:r w:rsidRPr="00896438">
                <w:rPr>
                  <w:rStyle w:val="Hyperlink"/>
                  <w:kern w:val="2"/>
                  <w14:ligatures w14:val="standardContextual"/>
                </w:rPr>
                <w:t>Th</w:t>
              </w:r>
              <w:r w:rsidRPr="00896438">
                <w:rPr>
                  <w:rStyle w:val="Hyperlink"/>
                </w:rPr>
                <w:t>ông tin NHLK</w:t>
              </w:r>
              <w:r>
                <w:fldChar w:fldCharType="end"/>
              </w:r>
            </w:ins>
            <w:ins w:id="39" w:author="Do Thanh Trung" w:date="2025-07-03T16:24:00Z" w16du:dateUtc="2025-07-03T09:24:00Z">
              <w:r>
                <w:t xml:space="preserve"> </w:t>
              </w:r>
            </w:ins>
            <w:ins w:id="40" w:author="Do Thanh Trung" w:date="2025-07-04T10:10:00Z" w16du:dateUtc="2025-07-04T03:10:00Z">
              <w:r w:rsidR="00027961">
                <w:t>–</w:t>
              </w:r>
            </w:ins>
            <w:ins w:id="41" w:author="Do Thanh Trung" w:date="2025-07-03T16:24:00Z" w16du:dateUtc="2025-07-03T09:24:00Z">
              <w:r>
                <w:t xml:space="preserve"> </w:t>
              </w:r>
            </w:ins>
            <w:ins w:id="42" w:author="Do Thanh Trung" w:date="2025-07-04T10:10:00Z" w16du:dateUtc="2025-07-04T03:10:00Z">
              <w:r w:rsidR="00027961">
                <w:t>[</w:t>
              </w:r>
            </w:ins>
            <w:ins w:id="43" w:author="Do Thanh Trung" w:date="2025-07-03T16:24:00Z" w16du:dateUtc="2025-07-03T09:24:00Z">
              <w:r>
                <w:t xml:space="preserve"> Tên ngân hàng</w:t>
              </w:r>
            </w:ins>
            <w:ins w:id="44" w:author="Do Thanh Trung" w:date="2025-07-04T10:10:00Z" w16du:dateUtc="2025-07-04T03:10:00Z">
              <w:r w:rsidR="00027961">
                <w:t>]</w:t>
              </w:r>
            </w:ins>
          </w:p>
        </w:tc>
        <w:tc>
          <w:tcPr>
            <w:tcW w:w="4945" w:type="dxa"/>
            <w:vAlign w:val="center"/>
          </w:tcPr>
          <w:p w14:paraId="4119691F" w14:textId="7A6693A1" w:rsidR="003A1508" w:rsidRDefault="003A1508" w:rsidP="00836670">
            <w:pPr>
              <w:jc w:val="left"/>
            </w:pPr>
            <w:r>
              <w:t xml:space="preserve">Người dùng chọn Ngân hàng lưu ký dựa trên danh sách đã khai báo ở </w:t>
            </w:r>
            <w:hyperlink w:anchor="_Cài_đặt_Thông" w:history="1">
              <w:r w:rsidRPr="003D2EFB">
                <w:rPr>
                  <w:rStyle w:val="Hyperlink"/>
                  <w:kern w:val="2"/>
                  <w14:ligatures w14:val="standardContextual"/>
                </w:rPr>
                <w:t>C</w:t>
              </w:r>
              <w:r w:rsidRPr="003D2EFB">
                <w:rPr>
                  <w:rStyle w:val="Hyperlink"/>
                </w:rPr>
                <w:t>ài đặt thông tin Ngân hàng lưu ký</w:t>
              </w:r>
            </w:hyperlink>
          </w:p>
        </w:tc>
      </w:tr>
      <w:tr w:rsidR="00896438" w14:paraId="70F2598A" w14:textId="77777777" w:rsidTr="00896438">
        <w:trPr>
          <w:trHeight w:val="1868"/>
        </w:trPr>
        <w:tc>
          <w:tcPr>
            <w:tcW w:w="606" w:type="dxa"/>
            <w:vAlign w:val="center"/>
          </w:tcPr>
          <w:p w14:paraId="409E8108" w14:textId="26610F42" w:rsidR="003A1508" w:rsidRDefault="003A1508" w:rsidP="00836670">
            <w:pPr>
              <w:jc w:val="left"/>
            </w:pPr>
            <w:r>
              <w:t>03</w:t>
            </w:r>
          </w:p>
        </w:tc>
        <w:tc>
          <w:tcPr>
            <w:tcW w:w="1459" w:type="dxa"/>
            <w:vAlign w:val="center"/>
          </w:tcPr>
          <w:p w14:paraId="1BC8DAC3" w14:textId="75BCC284" w:rsidR="003A1508" w:rsidRDefault="003A1508" w:rsidP="00836670">
            <w:pPr>
              <w:jc w:val="left"/>
            </w:pPr>
            <w:commentRangeStart w:id="45"/>
            <w:r>
              <w:t>Loại quỹ</w:t>
            </w:r>
            <w:commentRangeEnd w:id="45"/>
            <w:r>
              <w:rPr>
                <w:rStyle w:val="CommentReference"/>
              </w:rPr>
              <w:commentReference w:id="45"/>
            </w:r>
          </w:p>
        </w:tc>
        <w:tc>
          <w:tcPr>
            <w:tcW w:w="1366" w:type="dxa"/>
            <w:vAlign w:val="center"/>
          </w:tcPr>
          <w:p w14:paraId="037D2FEE" w14:textId="3821FC58" w:rsidR="003A1508" w:rsidRDefault="003A1508" w:rsidP="00836670">
            <w:pPr>
              <w:jc w:val="left"/>
            </w:pPr>
            <w:r>
              <w:t>Optionset</w:t>
            </w:r>
          </w:p>
        </w:tc>
        <w:tc>
          <w:tcPr>
            <w:tcW w:w="1154" w:type="dxa"/>
          </w:tcPr>
          <w:p w14:paraId="042E0081" w14:textId="4A91E82E" w:rsidR="003A1508" w:rsidRPr="00E7279B" w:rsidRDefault="00484CCA">
            <w:pPr>
              <w:pStyle w:val="NoSpacing"/>
              <w:rPr>
                <w:rPrChange w:id="46" w:author="Do Thanh Trung" w:date="2025-07-03T16:16:00Z" w16du:dateUtc="2025-07-03T09:16:00Z">
                  <w:rPr>
                    <w:b/>
                    <w:bCs/>
                  </w:rPr>
                </w:rPrChange>
              </w:rPr>
              <w:pPrChange w:id="47" w:author="Do Thanh Trung" w:date="2025-07-03T16:14:00Z" w16du:dateUtc="2025-07-03T09:14:00Z">
                <w:pPr>
                  <w:pStyle w:val="NoSpacing"/>
                  <w:numPr>
                    <w:numId w:val="32"/>
                  </w:numPr>
                  <w:ind w:left="288" w:hanging="288"/>
                </w:pPr>
              </w:pPrChange>
            </w:pPr>
            <w:ins w:id="48" w:author="Do Thanh Trung" w:date="2025-07-03T16:14:00Z" w16du:dateUtc="2025-07-03T09:14:00Z">
              <w:r w:rsidRPr="00E7279B">
                <w:rPr>
                  <w:rPrChange w:id="49" w:author="Do Thanh Trung" w:date="2025-07-03T16:16:00Z" w16du:dateUtc="2025-07-03T09:16:00Z">
                    <w:rPr>
                      <w:b/>
                      <w:bCs/>
                    </w:rPr>
                  </w:rPrChange>
                </w:rPr>
                <w:t>X</w:t>
              </w:r>
            </w:ins>
          </w:p>
        </w:tc>
        <w:tc>
          <w:tcPr>
            <w:tcW w:w="1170" w:type="dxa"/>
          </w:tcPr>
          <w:p w14:paraId="28E00BBC" w14:textId="77777777" w:rsidR="003A1508" w:rsidRPr="00E7279B" w:rsidRDefault="003A1508">
            <w:pPr>
              <w:pStyle w:val="NoSpacing"/>
              <w:rPr>
                <w:rPrChange w:id="50" w:author="Do Thanh Trung" w:date="2025-07-03T16:16:00Z" w16du:dateUtc="2025-07-03T09:16:00Z">
                  <w:rPr>
                    <w:b/>
                    <w:bCs/>
                  </w:rPr>
                </w:rPrChange>
              </w:rPr>
              <w:pPrChange w:id="51" w:author="Do Thanh Trung" w:date="2025-07-03T16:14:00Z" w16du:dateUtc="2025-07-03T09:14:00Z">
                <w:pPr>
                  <w:pStyle w:val="NoSpacing"/>
                  <w:numPr>
                    <w:numId w:val="32"/>
                  </w:numPr>
                  <w:ind w:left="288" w:hanging="288"/>
                </w:pPr>
              </w:pPrChange>
            </w:pPr>
          </w:p>
        </w:tc>
        <w:tc>
          <w:tcPr>
            <w:tcW w:w="2250" w:type="dxa"/>
          </w:tcPr>
          <w:p w14:paraId="36BB8779" w14:textId="77777777" w:rsidR="003A1508" w:rsidRPr="00104997" w:rsidRDefault="003A1508">
            <w:pPr>
              <w:pStyle w:val="NoSpacing"/>
              <w:rPr>
                <w:b/>
                <w:bCs/>
              </w:rPr>
              <w:pPrChange w:id="52" w:author="Do Thanh Trung" w:date="2025-07-03T16:14:00Z" w16du:dateUtc="2025-07-03T09:14:00Z">
                <w:pPr>
                  <w:pStyle w:val="NoSpacing"/>
                  <w:numPr>
                    <w:numId w:val="32"/>
                  </w:numPr>
                  <w:ind w:left="288" w:hanging="288"/>
                </w:pPr>
              </w:pPrChange>
            </w:pPr>
          </w:p>
        </w:tc>
        <w:tc>
          <w:tcPr>
            <w:tcW w:w="4945" w:type="dxa"/>
            <w:vAlign w:val="center"/>
          </w:tcPr>
          <w:p w14:paraId="3AD69209" w14:textId="427FAA78" w:rsidR="003A1508" w:rsidRDefault="003A1508" w:rsidP="00836670">
            <w:pPr>
              <w:pStyle w:val="NoSpacing"/>
              <w:numPr>
                <w:ilvl w:val="0"/>
                <w:numId w:val="32"/>
              </w:numPr>
            </w:pPr>
            <w:r w:rsidRPr="00104997">
              <w:rPr>
                <w:b/>
                <w:bCs/>
              </w:rPr>
              <w:t>Mục đích:</w:t>
            </w:r>
            <w:r w:rsidRPr="00FB2D5A">
              <w:t xml:space="preserve"> </w:t>
            </w:r>
            <w:r>
              <w:t xml:space="preserve">Cho phép người dùng chọn </w:t>
            </w:r>
            <w:r w:rsidRPr="0001142C">
              <w:t>Loại quỹ</w:t>
            </w:r>
          </w:p>
          <w:p w14:paraId="54AD4773" w14:textId="77777777" w:rsidR="003A1508" w:rsidRDefault="003A1508" w:rsidP="00836670">
            <w:pPr>
              <w:pStyle w:val="NoSpacing"/>
              <w:numPr>
                <w:ilvl w:val="0"/>
                <w:numId w:val="32"/>
              </w:numPr>
              <w:rPr>
                <w:b/>
                <w:bCs/>
              </w:rPr>
            </w:pPr>
            <w:r>
              <w:rPr>
                <w:b/>
                <w:bCs/>
              </w:rPr>
              <w:t>Yêu cầu</w:t>
            </w:r>
          </w:p>
          <w:p w14:paraId="169ADB00" w14:textId="67203875" w:rsidR="003A1508" w:rsidRPr="00AC097C" w:rsidRDefault="003A1508" w:rsidP="00836670">
            <w:pPr>
              <w:pStyle w:val="NoSpacing"/>
              <w:numPr>
                <w:ilvl w:val="0"/>
                <w:numId w:val="33"/>
              </w:numPr>
              <w:rPr>
                <w:b/>
                <w:bCs/>
              </w:rPr>
            </w:pPr>
            <w:r>
              <w:t>C</w:t>
            </w:r>
            <w:r w:rsidRPr="00694EA5">
              <w:t xml:space="preserve">ho phép </w:t>
            </w:r>
            <w:r>
              <w:t>người dùng</w:t>
            </w:r>
            <w:r w:rsidRPr="00694EA5">
              <w:t xml:space="preserve"> chọn 1 trong các giá trị</w:t>
            </w:r>
            <w:r>
              <w:t>:</w:t>
            </w:r>
          </w:p>
          <w:p w14:paraId="27FDF533" w14:textId="2BF2EE7F" w:rsidR="003A1508" w:rsidRDefault="003A1508" w:rsidP="00836670">
            <w:pPr>
              <w:pStyle w:val="NoSpacing"/>
              <w:numPr>
                <w:ilvl w:val="2"/>
                <w:numId w:val="32"/>
              </w:numPr>
            </w:pPr>
            <w:r w:rsidRPr="00DF6CC2">
              <w:t xml:space="preserve">Quỹ </w:t>
            </w:r>
            <w:r>
              <w:t>thành viên</w:t>
            </w:r>
          </w:p>
          <w:p w14:paraId="13819518" w14:textId="77777777" w:rsidR="003A1508" w:rsidRDefault="003A1508" w:rsidP="00836670">
            <w:pPr>
              <w:pStyle w:val="NoSpacing"/>
              <w:numPr>
                <w:ilvl w:val="2"/>
                <w:numId w:val="32"/>
              </w:numPr>
            </w:pPr>
            <w:r w:rsidRPr="00DF6CC2">
              <w:t xml:space="preserve">Quỹ </w:t>
            </w:r>
            <w:r>
              <w:t>đóng</w:t>
            </w:r>
          </w:p>
          <w:p w14:paraId="63A237E7" w14:textId="77777777" w:rsidR="003A1508" w:rsidRDefault="003A1508" w:rsidP="00836670">
            <w:pPr>
              <w:pStyle w:val="NoSpacing"/>
              <w:numPr>
                <w:ilvl w:val="2"/>
                <w:numId w:val="32"/>
              </w:numPr>
            </w:pPr>
            <w:r>
              <w:t>Quỹ mở</w:t>
            </w:r>
          </w:p>
          <w:p w14:paraId="02810B9D" w14:textId="77777777" w:rsidR="003A1508" w:rsidRDefault="003A1508" w:rsidP="00836670">
            <w:pPr>
              <w:pStyle w:val="NoSpacing"/>
              <w:numPr>
                <w:ilvl w:val="2"/>
                <w:numId w:val="32"/>
              </w:numPr>
            </w:pPr>
            <w:r>
              <w:t>Quỹ hoán đổi danh mục (ETF)</w:t>
            </w:r>
          </w:p>
          <w:p w14:paraId="264A99EF" w14:textId="5C86B495" w:rsidR="003A1508" w:rsidRDefault="003A1508" w:rsidP="00836670">
            <w:pPr>
              <w:pStyle w:val="NoSpacing"/>
              <w:numPr>
                <w:ilvl w:val="2"/>
                <w:numId w:val="32"/>
              </w:numPr>
            </w:pPr>
            <w:r>
              <w:t>Đầu tư vốn</w:t>
            </w:r>
          </w:p>
          <w:p w14:paraId="771EBAD4" w14:textId="01913838" w:rsidR="003A1508" w:rsidRDefault="003A1508" w:rsidP="00836670">
            <w:pPr>
              <w:pStyle w:val="NoSpacing"/>
              <w:numPr>
                <w:ilvl w:val="2"/>
                <w:numId w:val="32"/>
              </w:numPr>
            </w:pPr>
            <w:r>
              <w:t>Ủy thác đầu tư</w:t>
            </w:r>
          </w:p>
        </w:tc>
      </w:tr>
      <w:tr w:rsidR="00896438" w14:paraId="4D96C5AF" w14:textId="77777777" w:rsidTr="00896438">
        <w:trPr>
          <w:trHeight w:val="440"/>
        </w:trPr>
        <w:tc>
          <w:tcPr>
            <w:tcW w:w="606" w:type="dxa"/>
            <w:vAlign w:val="center"/>
          </w:tcPr>
          <w:p w14:paraId="7DC772E4" w14:textId="4E8F4027" w:rsidR="003A1508" w:rsidRDefault="003A1508" w:rsidP="00836670">
            <w:pPr>
              <w:jc w:val="left"/>
            </w:pPr>
            <w:r>
              <w:t>04</w:t>
            </w:r>
          </w:p>
        </w:tc>
        <w:tc>
          <w:tcPr>
            <w:tcW w:w="1459" w:type="dxa"/>
            <w:vAlign w:val="center"/>
          </w:tcPr>
          <w:p w14:paraId="678F7E2D" w14:textId="28746579" w:rsidR="003A1508" w:rsidRDefault="003A1508" w:rsidP="00836670">
            <w:pPr>
              <w:jc w:val="left"/>
            </w:pPr>
            <w:r>
              <w:t>Phân bổ tài sản (Tài sản đầu tư)</w:t>
            </w:r>
          </w:p>
        </w:tc>
        <w:tc>
          <w:tcPr>
            <w:tcW w:w="1366" w:type="dxa"/>
            <w:vAlign w:val="center"/>
          </w:tcPr>
          <w:p w14:paraId="06E86D2D" w14:textId="5A2B6C07" w:rsidR="003A1508" w:rsidRDefault="003A1508" w:rsidP="00836670">
            <w:pPr>
              <w:jc w:val="left"/>
            </w:pPr>
            <w:r>
              <w:t>Optionset</w:t>
            </w:r>
          </w:p>
        </w:tc>
        <w:tc>
          <w:tcPr>
            <w:tcW w:w="1154" w:type="dxa"/>
          </w:tcPr>
          <w:p w14:paraId="1A22D317" w14:textId="6B85FB52" w:rsidR="003A1508" w:rsidRPr="00E7279B" w:rsidRDefault="00E7279B">
            <w:pPr>
              <w:pStyle w:val="NoSpacing"/>
              <w:rPr>
                <w:rPrChange w:id="53" w:author="Do Thanh Trung" w:date="2025-07-03T16:16:00Z" w16du:dateUtc="2025-07-03T09:16:00Z">
                  <w:rPr>
                    <w:b/>
                    <w:bCs/>
                  </w:rPr>
                </w:rPrChange>
              </w:rPr>
              <w:pPrChange w:id="54" w:author="Do Thanh Trung" w:date="2025-07-03T16:14:00Z" w16du:dateUtc="2025-07-03T09:14:00Z">
                <w:pPr>
                  <w:pStyle w:val="NoSpacing"/>
                  <w:numPr>
                    <w:numId w:val="32"/>
                  </w:numPr>
                  <w:ind w:left="288" w:hanging="288"/>
                </w:pPr>
              </w:pPrChange>
            </w:pPr>
            <w:ins w:id="55" w:author="Do Thanh Trung" w:date="2025-07-03T16:16:00Z" w16du:dateUtc="2025-07-03T09:16:00Z">
              <w:r>
                <w:t>X</w:t>
              </w:r>
            </w:ins>
          </w:p>
        </w:tc>
        <w:tc>
          <w:tcPr>
            <w:tcW w:w="1170" w:type="dxa"/>
          </w:tcPr>
          <w:p w14:paraId="1CEE100D" w14:textId="77777777" w:rsidR="003A1508" w:rsidRPr="00E7279B" w:rsidRDefault="003A1508">
            <w:pPr>
              <w:pStyle w:val="NoSpacing"/>
              <w:rPr>
                <w:rPrChange w:id="56" w:author="Do Thanh Trung" w:date="2025-07-03T16:16:00Z" w16du:dateUtc="2025-07-03T09:16:00Z">
                  <w:rPr>
                    <w:b/>
                    <w:bCs/>
                  </w:rPr>
                </w:rPrChange>
              </w:rPr>
              <w:pPrChange w:id="57" w:author="Do Thanh Trung" w:date="2025-07-03T16:14:00Z" w16du:dateUtc="2025-07-03T09:14:00Z">
                <w:pPr>
                  <w:pStyle w:val="NoSpacing"/>
                  <w:numPr>
                    <w:numId w:val="32"/>
                  </w:numPr>
                  <w:ind w:left="288" w:hanging="288"/>
                </w:pPr>
              </w:pPrChange>
            </w:pPr>
          </w:p>
        </w:tc>
        <w:tc>
          <w:tcPr>
            <w:tcW w:w="2250" w:type="dxa"/>
          </w:tcPr>
          <w:p w14:paraId="52F567B9" w14:textId="77777777" w:rsidR="003A1508" w:rsidRPr="00104997" w:rsidRDefault="003A1508">
            <w:pPr>
              <w:pStyle w:val="NoSpacing"/>
              <w:rPr>
                <w:b/>
                <w:bCs/>
              </w:rPr>
              <w:pPrChange w:id="58" w:author="Do Thanh Trung" w:date="2025-07-03T16:14:00Z" w16du:dateUtc="2025-07-03T09:14:00Z">
                <w:pPr>
                  <w:pStyle w:val="NoSpacing"/>
                  <w:numPr>
                    <w:numId w:val="32"/>
                  </w:numPr>
                  <w:ind w:left="288" w:hanging="288"/>
                </w:pPr>
              </w:pPrChange>
            </w:pPr>
          </w:p>
        </w:tc>
        <w:tc>
          <w:tcPr>
            <w:tcW w:w="4945" w:type="dxa"/>
            <w:vAlign w:val="center"/>
          </w:tcPr>
          <w:p w14:paraId="5C14340F" w14:textId="3C242D94" w:rsidR="003A1508" w:rsidRDefault="003A1508" w:rsidP="00836670">
            <w:pPr>
              <w:pStyle w:val="NoSpacing"/>
              <w:numPr>
                <w:ilvl w:val="0"/>
                <w:numId w:val="32"/>
              </w:numPr>
            </w:pPr>
            <w:r w:rsidRPr="00104997">
              <w:rPr>
                <w:b/>
                <w:bCs/>
              </w:rPr>
              <w:t>Mục đích:</w:t>
            </w:r>
            <w:r w:rsidRPr="00FB2D5A">
              <w:t xml:space="preserve"> </w:t>
            </w:r>
            <w:r>
              <w:t>Cho phép người dùng chọn Nhóm tài sản phân bổ theo quỹ</w:t>
            </w:r>
          </w:p>
          <w:p w14:paraId="0E1E010A" w14:textId="77777777" w:rsidR="003A1508" w:rsidRDefault="003A1508" w:rsidP="00836670">
            <w:pPr>
              <w:pStyle w:val="NoSpacing"/>
              <w:numPr>
                <w:ilvl w:val="0"/>
                <w:numId w:val="32"/>
              </w:numPr>
              <w:rPr>
                <w:b/>
                <w:bCs/>
              </w:rPr>
            </w:pPr>
            <w:r>
              <w:rPr>
                <w:b/>
                <w:bCs/>
              </w:rPr>
              <w:t>Yêu cầu</w:t>
            </w:r>
          </w:p>
          <w:p w14:paraId="301A8B17" w14:textId="77777777" w:rsidR="003A1508" w:rsidRPr="00AC097C" w:rsidRDefault="003A1508" w:rsidP="00836670">
            <w:pPr>
              <w:pStyle w:val="NoSpacing"/>
              <w:numPr>
                <w:ilvl w:val="0"/>
                <w:numId w:val="33"/>
              </w:numPr>
              <w:rPr>
                <w:b/>
                <w:bCs/>
              </w:rPr>
            </w:pPr>
            <w:r>
              <w:t>C</w:t>
            </w:r>
            <w:r w:rsidRPr="00694EA5">
              <w:t xml:space="preserve">ho phép </w:t>
            </w:r>
            <w:r>
              <w:t>người dùng</w:t>
            </w:r>
            <w:r w:rsidRPr="00694EA5">
              <w:t xml:space="preserve"> chọn 1 trong các giá trị</w:t>
            </w:r>
            <w:r>
              <w:t>:</w:t>
            </w:r>
          </w:p>
          <w:p w14:paraId="47278440" w14:textId="77777777" w:rsidR="003A1508" w:rsidRPr="00E64A9B" w:rsidRDefault="003A1508" w:rsidP="00836670">
            <w:pPr>
              <w:pStyle w:val="NoSpacing"/>
              <w:numPr>
                <w:ilvl w:val="2"/>
                <w:numId w:val="32"/>
              </w:numPr>
              <w:rPr>
                <w:b/>
                <w:bCs/>
              </w:rPr>
            </w:pPr>
            <w:r w:rsidRPr="00DF6CC2">
              <w:t xml:space="preserve">Quỹ </w:t>
            </w:r>
            <w:r>
              <w:t>cổ phiếu</w:t>
            </w:r>
          </w:p>
          <w:p w14:paraId="6AC8B9BF" w14:textId="77777777" w:rsidR="003A1508" w:rsidRPr="00001CC9" w:rsidRDefault="003A1508" w:rsidP="00836670">
            <w:pPr>
              <w:pStyle w:val="NoSpacing"/>
              <w:numPr>
                <w:ilvl w:val="2"/>
                <w:numId w:val="32"/>
              </w:numPr>
            </w:pPr>
            <w:r w:rsidRPr="00001CC9">
              <w:t>Quỹ cân bằng</w:t>
            </w:r>
          </w:p>
          <w:p w14:paraId="47C51C5D" w14:textId="77777777" w:rsidR="003A1508" w:rsidRPr="00001CC9" w:rsidRDefault="003A1508" w:rsidP="00836670">
            <w:pPr>
              <w:pStyle w:val="NoSpacing"/>
              <w:numPr>
                <w:ilvl w:val="2"/>
                <w:numId w:val="32"/>
              </w:numPr>
            </w:pPr>
            <w:r w:rsidRPr="00001CC9">
              <w:t>Quỹ trái phiếu</w:t>
            </w:r>
          </w:p>
          <w:p w14:paraId="777B3B16" w14:textId="1A7AEA08" w:rsidR="003A1508" w:rsidRPr="00104997" w:rsidRDefault="003A1508" w:rsidP="00836670">
            <w:pPr>
              <w:pStyle w:val="NoSpacing"/>
              <w:numPr>
                <w:ilvl w:val="2"/>
                <w:numId w:val="32"/>
              </w:numPr>
              <w:rPr>
                <w:b/>
                <w:bCs/>
              </w:rPr>
            </w:pPr>
            <w:r w:rsidRPr="00001CC9">
              <w:t>Quỹ PE (private equity)</w:t>
            </w:r>
          </w:p>
        </w:tc>
      </w:tr>
      <w:tr w:rsidR="00896438" w14:paraId="1EF6DC6D" w14:textId="77777777" w:rsidTr="00896438">
        <w:trPr>
          <w:trHeight w:val="2141"/>
        </w:trPr>
        <w:tc>
          <w:tcPr>
            <w:tcW w:w="606" w:type="dxa"/>
            <w:vAlign w:val="center"/>
          </w:tcPr>
          <w:p w14:paraId="62D5A1E7" w14:textId="0330F2B5" w:rsidR="003A1508" w:rsidRDefault="003A1508" w:rsidP="00EF3ACC">
            <w:pPr>
              <w:jc w:val="left"/>
            </w:pPr>
            <w:r>
              <w:lastRenderedPageBreak/>
              <w:t>05</w:t>
            </w:r>
          </w:p>
        </w:tc>
        <w:tc>
          <w:tcPr>
            <w:tcW w:w="1459" w:type="dxa"/>
            <w:vAlign w:val="center"/>
          </w:tcPr>
          <w:p w14:paraId="38B103E5" w14:textId="6076EB08" w:rsidR="003A1508" w:rsidRDefault="003A1508" w:rsidP="00EF3ACC">
            <w:pPr>
              <w:jc w:val="left"/>
            </w:pPr>
            <w:r>
              <w:t>Mã quỹ</w:t>
            </w:r>
          </w:p>
        </w:tc>
        <w:tc>
          <w:tcPr>
            <w:tcW w:w="1366" w:type="dxa"/>
            <w:vAlign w:val="center"/>
          </w:tcPr>
          <w:p w14:paraId="79EF2E05" w14:textId="77777777" w:rsidR="003A1508" w:rsidRDefault="003A1508" w:rsidP="00EF3ACC">
            <w:pPr>
              <w:jc w:val="left"/>
            </w:pPr>
          </w:p>
        </w:tc>
        <w:tc>
          <w:tcPr>
            <w:tcW w:w="1154" w:type="dxa"/>
          </w:tcPr>
          <w:p w14:paraId="7DB2ACBC" w14:textId="38FF2786" w:rsidR="003A1508" w:rsidRPr="00E7279B" w:rsidRDefault="00E7279B">
            <w:pPr>
              <w:pStyle w:val="NoSpacing"/>
              <w:pPrChange w:id="59" w:author="Do Thanh Trung" w:date="2025-07-03T16:14:00Z" w16du:dateUtc="2025-07-03T09:14:00Z">
                <w:pPr>
                  <w:pStyle w:val="NoSpacing"/>
                  <w:numPr>
                    <w:numId w:val="32"/>
                  </w:numPr>
                  <w:ind w:left="288" w:hanging="288"/>
                </w:pPr>
              </w:pPrChange>
            </w:pPr>
            <w:ins w:id="60" w:author="Do Thanh Trung" w:date="2025-07-03T16:16:00Z" w16du:dateUtc="2025-07-03T09:16:00Z">
              <w:r>
                <w:t>X</w:t>
              </w:r>
            </w:ins>
          </w:p>
        </w:tc>
        <w:tc>
          <w:tcPr>
            <w:tcW w:w="1170" w:type="dxa"/>
          </w:tcPr>
          <w:p w14:paraId="6E63677F" w14:textId="77777777" w:rsidR="003A1508" w:rsidRPr="00E7279B" w:rsidRDefault="003A1508">
            <w:pPr>
              <w:pStyle w:val="NoSpacing"/>
              <w:pPrChange w:id="61" w:author="Do Thanh Trung" w:date="2025-07-03T16:14:00Z" w16du:dateUtc="2025-07-03T09:14:00Z">
                <w:pPr>
                  <w:pStyle w:val="NoSpacing"/>
                  <w:numPr>
                    <w:numId w:val="32"/>
                  </w:numPr>
                  <w:ind w:left="288" w:hanging="288"/>
                </w:pPr>
              </w:pPrChange>
            </w:pPr>
          </w:p>
        </w:tc>
        <w:tc>
          <w:tcPr>
            <w:tcW w:w="2250" w:type="dxa"/>
          </w:tcPr>
          <w:p w14:paraId="7316764B" w14:textId="77777777" w:rsidR="003A1508" w:rsidRPr="00640F2B" w:rsidRDefault="003A1508">
            <w:pPr>
              <w:pStyle w:val="NoSpacing"/>
              <w:pPrChange w:id="62" w:author="Do Thanh Trung" w:date="2025-07-03T16:14:00Z" w16du:dateUtc="2025-07-03T09:14:00Z">
                <w:pPr>
                  <w:pStyle w:val="NoSpacing"/>
                  <w:numPr>
                    <w:numId w:val="32"/>
                  </w:numPr>
                  <w:ind w:left="288" w:hanging="288"/>
                </w:pPr>
              </w:pPrChange>
            </w:pPr>
          </w:p>
        </w:tc>
        <w:tc>
          <w:tcPr>
            <w:tcW w:w="4945" w:type="dxa"/>
            <w:vAlign w:val="center"/>
          </w:tcPr>
          <w:p w14:paraId="24D679C3" w14:textId="4583F9E4" w:rsidR="003A1508" w:rsidRDefault="003A1508" w:rsidP="00EF3ACC">
            <w:pPr>
              <w:pStyle w:val="NoSpacing"/>
              <w:numPr>
                <w:ilvl w:val="0"/>
                <w:numId w:val="32"/>
              </w:numPr>
            </w:pPr>
            <w:r w:rsidRPr="00640F2B">
              <w:t xml:space="preserve">Cho phép </w:t>
            </w:r>
            <w:r>
              <w:t>người dùng</w:t>
            </w:r>
            <w:r w:rsidRPr="00640F2B">
              <w:t xml:space="preserve"> tự nhập giá trị </w:t>
            </w:r>
            <w:r>
              <w:t>Mã Quỹ</w:t>
            </w:r>
          </w:p>
          <w:p w14:paraId="5309F6AB" w14:textId="77777777" w:rsidR="003A1508" w:rsidRPr="00640F2B" w:rsidRDefault="003A1508" w:rsidP="00EF3ACC">
            <w:pPr>
              <w:pStyle w:val="NoSpacing"/>
              <w:numPr>
                <w:ilvl w:val="0"/>
                <w:numId w:val="32"/>
              </w:numPr>
              <w:rPr>
                <w:b/>
                <w:bCs/>
              </w:rPr>
            </w:pPr>
            <w:r w:rsidRPr="00640F2B">
              <w:rPr>
                <w:b/>
                <w:bCs/>
              </w:rPr>
              <w:t xml:space="preserve">Kiểm tra </w:t>
            </w:r>
            <w:r>
              <w:rPr>
                <w:b/>
                <w:bCs/>
              </w:rPr>
              <w:t>trùng</w:t>
            </w:r>
            <w:r w:rsidRPr="00640F2B">
              <w:rPr>
                <w:b/>
                <w:bCs/>
              </w:rPr>
              <w:t>:</w:t>
            </w:r>
          </w:p>
          <w:p w14:paraId="4048ED3D" w14:textId="77777777" w:rsidR="003A1508" w:rsidRDefault="003A1508" w:rsidP="00EF3ACC">
            <w:pPr>
              <w:pStyle w:val="NoSpacing"/>
              <w:numPr>
                <w:ilvl w:val="1"/>
                <w:numId w:val="32"/>
              </w:numPr>
            </w:pPr>
            <w:r>
              <w:t xml:space="preserve">Nếu trùng </w:t>
            </w:r>
            <w:r>
              <w:rPr>
                <w:rFonts w:ascii="Wingdings" w:eastAsia="Wingdings" w:hAnsi="Wingdings" w:cs="Wingdings"/>
              </w:rPr>
              <w:t>à</w:t>
            </w:r>
            <w:r>
              <w:t xml:space="preserve"> Hệ thống thông báo và không cho phép lưu thông tin</w:t>
            </w:r>
          </w:p>
          <w:p w14:paraId="48C2254F" w14:textId="77777777" w:rsidR="003A1508" w:rsidRDefault="003A1508" w:rsidP="00EF3ACC">
            <w:pPr>
              <w:pStyle w:val="NoSpacing"/>
              <w:numPr>
                <w:ilvl w:val="0"/>
                <w:numId w:val="32"/>
              </w:numPr>
            </w:pPr>
            <w:r w:rsidRPr="00FF6B79">
              <w:rPr>
                <w:b/>
                <w:bCs/>
              </w:rPr>
              <w:t>Nội dung thông báo</w:t>
            </w:r>
            <w:r>
              <w:t xml:space="preserve">: Hiện Pop-up thông báo với nội dung: </w:t>
            </w:r>
          </w:p>
          <w:p w14:paraId="5B1E33F8" w14:textId="77777777" w:rsidR="003A1508" w:rsidRDefault="003A1508" w:rsidP="00EF3ACC">
            <w:pPr>
              <w:pStyle w:val="NoSpacing"/>
              <w:ind w:left="648"/>
            </w:pPr>
            <w:r>
              <w:t xml:space="preserve">“ [Mã Quỹ] đã tồn tại trong hệ thống ! ” </w:t>
            </w:r>
          </w:p>
          <w:p w14:paraId="67C5811B" w14:textId="30BC9CFE" w:rsidR="003A1508" w:rsidRPr="00104997" w:rsidRDefault="003A1508" w:rsidP="00EF3ACC">
            <w:pPr>
              <w:pStyle w:val="NoSpacing"/>
              <w:numPr>
                <w:ilvl w:val="0"/>
                <w:numId w:val="32"/>
              </w:numPr>
              <w:rPr>
                <w:b/>
                <w:bCs/>
              </w:rPr>
            </w:pPr>
            <w:r w:rsidRPr="00640F2B">
              <w:rPr>
                <w:b/>
                <w:bCs/>
              </w:rPr>
              <w:t>Suggestion Text:</w:t>
            </w:r>
            <w:r w:rsidRPr="00640F2B">
              <w:t xml:space="preserve"> [</w:t>
            </w:r>
            <w:r>
              <w:t>RVPIF</w:t>
            </w:r>
            <w:r w:rsidRPr="00640F2B">
              <w:t>]</w:t>
            </w:r>
          </w:p>
        </w:tc>
      </w:tr>
      <w:tr w:rsidR="00896438" w14:paraId="56C9F13C" w14:textId="77777777" w:rsidTr="00896438">
        <w:trPr>
          <w:trHeight w:val="395"/>
        </w:trPr>
        <w:tc>
          <w:tcPr>
            <w:tcW w:w="606" w:type="dxa"/>
            <w:vAlign w:val="center"/>
          </w:tcPr>
          <w:p w14:paraId="1C61ED29" w14:textId="07DBCB18" w:rsidR="003A1508" w:rsidRDefault="003A1508" w:rsidP="00EF3ACC">
            <w:pPr>
              <w:jc w:val="left"/>
            </w:pPr>
            <w:r>
              <w:t>06</w:t>
            </w:r>
          </w:p>
        </w:tc>
        <w:tc>
          <w:tcPr>
            <w:tcW w:w="1459" w:type="dxa"/>
            <w:vAlign w:val="center"/>
          </w:tcPr>
          <w:p w14:paraId="73D3F244" w14:textId="45D80C97" w:rsidR="003A1508" w:rsidRDefault="003A1508" w:rsidP="00EF3ACC">
            <w:pPr>
              <w:jc w:val="left"/>
            </w:pPr>
            <w:r>
              <w:t>Tên quỹ (Vie)</w:t>
            </w:r>
          </w:p>
        </w:tc>
        <w:tc>
          <w:tcPr>
            <w:tcW w:w="1366" w:type="dxa"/>
            <w:vAlign w:val="center"/>
          </w:tcPr>
          <w:p w14:paraId="250219A2" w14:textId="0D1154D9" w:rsidR="003A1508" w:rsidRDefault="003A1508" w:rsidP="00EF3ACC">
            <w:pPr>
              <w:jc w:val="left"/>
            </w:pPr>
            <w:r>
              <w:t>Text</w:t>
            </w:r>
          </w:p>
        </w:tc>
        <w:tc>
          <w:tcPr>
            <w:tcW w:w="1154" w:type="dxa"/>
          </w:tcPr>
          <w:p w14:paraId="17F8D158" w14:textId="6FF53EF7" w:rsidR="003A1508" w:rsidRPr="00E7279B" w:rsidRDefault="00E7279B">
            <w:pPr>
              <w:pStyle w:val="NoSpacing"/>
              <w:pPrChange w:id="63" w:author="Do Thanh Trung" w:date="2025-07-03T16:14:00Z" w16du:dateUtc="2025-07-03T09:14:00Z">
                <w:pPr>
                  <w:pStyle w:val="NoSpacing"/>
                  <w:numPr>
                    <w:numId w:val="37"/>
                  </w:numPr>
                  <w:ind w:left="360" w:hanging="360"/>
                </w:pPr>
              </w:pPrChange>
            </w:pPr>
            <w:ins w:id="64" w:author="Do Thanh Trung" w:date="2025-07-03T16:16:00Z" w16du:dateUtc="2025-07-03T09:16:00Z">
              <w:r>
                <w:t>X</w:t>
              </w:r>
            </w:ins>
          </w:p>
        </w:tc>
        <w:tc>
          <w:tcPr>
            <w:tcW w:w="1170" w:type="dxa"/>
          </w:tcPr>
          <w:p w14:paraId="4693D65B" w14:textId="77777777" w:rsidR="003A1508" w:rsidRPr="00E7279B" w:rsidRDefault="003A1508">
            <w:pPr>
              <w:pStyle w:val="NoSpacing"/>
              <w:pPrChange w:id="65" w:author="Do Thanh Trung" w:date="2025-07-03T16:14:00Z" w16du:dateUtc="2025-07-03T09:14:00Z">
                <w:pPr>
                  <w:pStyle w:val="NoSpacing"/>
                  <w:numPr>
                    <w:numId w:val="37"/>
                  </w:numPr>
                  <w:ind w:left="360" w:hanging="360"/>
                </w:pPr>
              </w:pPrChange>
            </w:pPr>
          </w:p>
        </w:tc>
        <w:tc>
          <w:tcPr>
            <w:tcW w:w="2250" w:type="dxa"/>
          </w:tcPr>
          <w:p w14:paraId="7781FE96" w14:textId="77777777" w:rsidR="003A1508" w:rsidRPr="00640F2B" w:rsidRDefault="003A1508">
            <w:pPr>
              <w:pStyle w:val="NoSpacing"/>
              <w:pPrChange w:id="66" w:author="Do Thanh Trung" w:date="2025-07-03T16:14:00Z" w16du:dateUtc="2025-07-03T09:14:00Z">
                <w:pPr>
                  <w:pStyle w:val="NoSpacing"/>
                  <w:numPr>
                    <w:numId w:val="37"/>
                  </w:numPr>
                  <w:ind w:left="360" w:hanging="360"/>
                </w:pPr>
              </w:pPrChange>
            </w:pPr>
          </w:p>
        </w:tc>
        <w:tc>
          <w:tcPr>
            <w:tcW w:w="4945" w:type="dxa"/>
            <w:vAlign w:val="center"/>
          </w:tcPr>
          <w:p w14:paraId="77B331E7" w14:textId="5C34FAAF" w:rsidR="003A1508" w:rsidRDefault="003A1508" w:rsidP="00EF3ACC">
            <w:pPr>
              <w:pStyle w:val="NoSpacing"/>
              <w:numPr>
                <w:ilvl w:val="0"/>
                <w:numId w:val="37"/>
              </w:numPr>
            </w:pPr>
            <w:r w:rsidRPr="00640F2B">
              <w:t xml:space="preserve">Cho phép </w:t>
            </w:r>
            <w:r>
              <w:t>người dùng</w:t>
            </w:r>
            <w:r w:rsidRPr="00640F2B">
              <w:t xml:space="preserve"> tự nhập giá trị</w:t>
            </w:r>
            <w:r>
              <w:t xml:space="preserve"> Tên Quỹ tiếng Việt</w:t>
            </w:r>
          </w:p>
          <w:p w14:paraId="65F08277" w14:textId="308E5026" w:rsidR="003A1508" w:rsidRDefault="003A1508" w:rsidP="00EF3ACC">
            <w:pPr>
              <w:jc w:val="left"/>
            </w:pPr>
            <w:r w:rsidRPr="00DB666C">
              <w:rPr>
                <w:b/>
                <w:bCs/>
              </w:rPr>
              <w:t>Suggestion Text:</w:t>
            </w:r>
            <w:r w:rsidRPr="00640F2B">
              <w:t xml:space="preserve"> [</w:t>
            </w:r>
            <w:r>
              <w:t>VD</w:t>
            </w:r>
            <w:r w:rsidRPr="00317530">
              <w:t>: Quỹ Đầu tư Thịnh vượng Rồng Việt</w:t>
            </w:r>
            <w:r w:rsidRPr="00640F2B">
              <w:t>]</w:t>
            </w:r>
          </w:p>
        </w:tc>
      </w:tr>
      <w:tr w:rsidR="00896438" w14:paraId="491F180D" w14:textId="77777777" w:rsidTr="00896438">
        <w:trPr>
          <w:trHeight w:val="395"/>
        </w:trPr>
        <w:tc>
          <w:tcPr>
            <w:tcW w:w="606" w:type="dxa"/>
            <w:vAlign w:val="center"/>
          </w:tcPr>
          <w:p w14:paraId="34A000A4" w14:textId="4AE31D0E" w:rsidR="003A1508" w:rsidRDefault="003A1508" w:rsidP="00EF3ACC">
            <w:pPr>
              <w:jc w:val="left"/>
            </w:pPr>
            <w:r>
              <w:t>07</w:t>
            </w:r>
          </w:p>
        </w:tc>
        <w:tc>
          <w:tcPr>
            <w:tcW w:w="1459" w:type="dxa"/>
            <w:vAlign w:val="center"/>
          </w:tcPr>
          <w:p w14:paraId="794568B2" w14:textId="100C12C6" w:rsidR="003A1508" w:rsidRDefault="003A1508" w:rsidP="00EF3ACC">
            <w:pPr>
              <w:jc w:val="left"/>
            </w:pPr>
            <w:r>
              <w:t>Tên quỹ (EN)</w:t>
            </w:r>
          </w:p>
        </w:tc>
        <w:tc>
          <w:tcPr>
            <w:tcW w:w="1366" w:type="dxa"/>
            <w:vAlign w:val="center"/>
          </w:tcPr>
          <w:p w14:paraId="76CE5BB0" w14:textId="1C36C680" w:rsidR="003A1508" w:rsidRDefault="003A1508" w:rsidP="00EF3ACC">
            <w:pPr>
              <w:jc w:val="left"/>
            </w:pPr>
            <w:r>
              <w:t>Text</w:t>
            </w:r>
          </w:p>
        </w:tc>
        <w:tc>
          <w:tcPr>
            <w:tcW w:w="1154" w:type="dxa"/>
          </w:tcPr>
          <w:p w14:paraId="50324F44" w14:textId="00432A17" w:rsidR="00484CCA" w:rsidRPr="00E7279B" w:rsidRDefault="00E7279B">
            <w:pPr>
              <w:pStyle w:val="NoSpacing"/>
              <w:pPrChange w:id="67" w:author="Do Thanh Trung" w:date="2025-07-03T16:14:00Z" w16du:dateUtc="2025-07-03T09:14:00Z">
                <w:pPr>
                  <w:pStyle w:val="NoSpacing"/>
                  <w:numPr>
                    <w:numId w:val="37"/>
                  </w:numPr>
                  <w:ind w:left="360" w:hanging="360"/>
                </w:pPr>
              </w:pPrChange>
            </w:pPr>
            <w:ins w:id="68" w:author="Do Thanh Trung" w:date="2025-07-03T16:16:00Z" w16du:dateUtc="2025-07-03T09:16:00Z">
              <w:r>
                <w:t>X</w:t>
              </w:r>
            </w:ins>
          </w:p>
        </w:tc>
        <w:tc>
          <w:tcPr>
            <w:tcW w:w="1170" w:type="dxa"/>
          </w:tcPr>
          <w:p w14:paraId="4A36D486" w14:textId="77777777" w:rsidR="003A1508" w:rsidRPr="00E7279B" w:rsidRDefault="003A1508">
            <w:pPr>
              <w:pStyle w:val="NoSpacing"/>
              <w:pPrChange w:id="69" w:author="Do Thanh Trung" w:date="2025-07-03T16:14:00Z" w16du:dateUtc="2025-07-03T09:14:00Z">
                <w:pPr>
                  <w:pStyle w:val="NoSpacing"/>
                  <w:numPr>
                    <w:numId w:val="37"/>
                  </w:numPr>
                  <w:ind w:left="360" w:hanging="360"/>
                </w:pPr>
              </w:pPrChange>
            </w:pPr>
          </w:p>
        </w:tc>
        <w:tc>
          <w:tcPr>
            <w:tcW w:w="2250" w:type="dxa"/>
          </w:tcPr>
          <w:p w14:paraId="5695C000" w14:textId="77777777" w:rsidR="003A1508" w:rsidRPr="00640F2B" w:rsidRDefault="003A1508">
            <w:pPr>
              <w:pStyle w:val="NoSpacing"/>
              <w:pPrChange w:id="70" w:author="Do Thanh Trung" w:date="2025-07-03T16:14:00Z" w16du:dateUtc="2025-07-03T09:14:00Z">
                <w:pPr>
                  <w:pStyle w:val="NoSpacing"/>
                  <w:numPr>
                    <w:numId w:val="37"/>
                  </w:numPr>
                  <w:ind w:left="360" w:hanging="360"/>
                </w:pPr>
              </w:pPrChange>
            </w:pPr>
          </w:p>
        </w:tc>
        <w:tc>
          <w:tcPr>
            <w:tcW w:w="4945" w:type="dxa"/>
            <w:vAlign w:val="center"/>
          </w:tcPr>
          <w:p w14:paraId="5EA58490" w14:textId="097E8A8C" w:rsidR="003A1508" w:rsidRDefault="003A1508" w:rsidP="00EF3ACC">
            <w:pPr>
              <w:pStyle w:val="NoSpacing"/>
              <w:numPr>
                <w:ilvl w:val="0"/>
                <w:numId w:val="37"/>
              </w:numPr>
            </w:pPr>
            <w:r w:rsidRPr="00640F2B">
              <w:t xml:space="preserve">Cho phép </w:t>
            </w:r>
            <w:r>
              <w:t>người dùng</w:t>
            </w:r>
            <w:r w:rsidRPr="00640F2B">
              <w:t xml:space="preserve"> tự nhập giá trị </w:t>
            </w:r>
            <w:r>
              <w:t>tên Quỹ tiếng Anh</w:t>
            </w:r>
          </w:p>
          <w:p w14:paraId="489CF991" w14:textId="0EDB8273" w:rsidR="003A1508" w:rsidRDefault="003A1508" w:rsidP="00EF3ACC">
            <w:pPr>
              <w:jc w:val="left"/>
            </w:pPr>
            <w:r w:rsidRPr="004A15A5">
              <w:rPr>
                <w:b/>
                <w:bCs/>
              </w:rPr>
              <w:t>Suggestion Text:</w:t>
            </w:r>
            <w:r w:rsidRPr="00640F2B">
              <w:t xml:space="preserve"> [</w:t>
            </w:r>
            <w:r>
              <w:t>VD</w:t>
            </w:r>
            <w:r w:rsidRPr="00317530">
              <w:t>:</w:t>
            </w:r>
            <w:r>
              <w:t xml:space="preserve"> </w:t>
            </w:r>
            <w:r w:rsidRPr="00D22ACD">
              <w:t>Rong Viet prosperity investment fund</w:t>
            </w:r>
            <w:r w:rsidRPr="00640F2B">
              <w:t>]</w:t>
            </w:r>
          </w:p>
        </w:tc>
      </w:tr>
      <w:tr w:rsidR="00896438" w14:paraId="7BA9125E" w14:textId="77777777" w:rsidTr="00896438">
        <w:trPr>
          <w:trHeight w:val="395"/>
        </w:trPr>
        <w:tc>
          <w:tcPr>
            <w:tcW w:w="606" w:type="dxa"/>
            <w:vAlign w:val="center"/>
          </w:tcPr>
          <w:p w14:paraId="74A835DF" w14:textId="41597AE2" w:rsidR="003A1508" w:rsidRDefault="003A1508" w:rsidP="00EF3ACC">
            <w:pPr>
              <w:jc w:val="left"/>
            </w:pPr>
            <w:r>
              <w:t>08</w:t>
            </w:r>
          </w:p>
        </w:tc>
        <w:tc>
          <w:tcPr>
            <w:tcW w:w="1459" w:type="dxa"/>
            <w:vAlign w:val="center"/>
          </w:tcPr>
          <w:p w14:paraId="7427AD1C" w14:textId="212B1DF4" w:rsidR="003A1508" w:rsidRDefault="003A1508" w:rsidP="00EF3ACC">
            <w:pPr>
              <w:jc w:val="left"/>
            </w:pPr>
            <w:r>
              <w:t>Giá trị NAV ban đầu</w:t>
            </w:r>
          </w:p>
        </w:tc>
        <w:tc>
          <w:tcPr>
            <w:tcW w:w="1366" w:type="dxa"/>
            <w:vAlign w:val="center"/>
          </w:tcPr>
          <w:p w14:paraId="31290A2D" w14:textId="1FBF1B9D" w:rsidR="003A1508" w:rsidRDefault="003A1508" w:rsidP="00EF3ACC">
            <w:pPr>
              <w:jc w:val="left"/>
            </w:pPr>
            <w:r>
              <w:t>Number</w:t>
            </w:r>
          </w:p>
        </w:tc>
        <w:tc>
          <w:tcPr>
            <w:tcW w:w="1154" w:type="dxa"/>
          </w:tcPr>
          <w:p w14:paraId="6F578C24" w14:textId="2EFD2ECF" w:rsidR="003A1508" w:rsidRPr="00E7279B" w:rsidRDefault="00E7279B">
            <w:pPr>
              <w:pStyle w:val="NoSpacing"/>
              <w:pPrChange w:id="71" w:author="Do Thanh Trung" w:date="2025-07-03T16:15:00Z" w16du:dateUtc="2025-07-03T09:15:00Z">
                <w:pPr>
                  <w:pStyle w:val="NoSpacing"/>
                  <w:numPr>
                    <w:numId w:val="37"/>
                  </w:numPr>
                  <w:ind w:left="360" w:hanging="360"/>
                </w:pPr>
              </w:pPrChange>
            </w:pPr>
            <w:ins w:id="72" w:author="Do Thanh Trung" w:date="2025-07-03T16:16:00Z" w16du:dateUtc="2025-07-03T09:16:00Z">
              <w:r>
                <w:t>X</w:t>
              </w:r>
            </w:ins>
          </w:p>
        </w:tc>
        <w:tc>
          <w:tcPr>
            <w:tcW w:w="1170" w:type="dxa"/>
          </w:tcPr>
          <w:p w14:paraId="12ED175A" w14:textId="77777777" w:rsidR="003A1508" w:rsidRPr="00E7279B" w:rsidRDefault="003A1508">
            <w:pPr>
              <w:pStyle w:val="NoSpacing"/>
              <w:pPrChange w:id="73" w:author="Do Thanh Trung" w:date="2025-07-03T16:15:00Z" w16du:dateUtc="2025-07-03T09:15:00Z">
                <w:pPr>
                  <w:pStyle w:val="NoSpacing"/>
                  <w:numPr>
                    <w:numId w:val="37"/>
                  </w:numPr>
                  <w:ind w:left="360" w:hanging="360"/>
                </w:pPr>
              </w:pPrChange>
            </w:pPr>
          </w:p>
        </w:tc>
        <w:tc>
          <w:tcPr>
            <w:tcW w:w="2250" w:type="dxa"/>
          </w:tcPr>
          <w:p w14:paraId="383E9878" w14:textId="77777777" w:rsidR="003A1508" w:rsidRPr="00640F2B" w:rsidRDefault="003A1508">
            <w:pPr>
              <w:pStyle w:val="NoSpacing"/>
              <w:pPrChange w:id="74" w:author="Do Thanh Trung" w:date="2025-07-03T16:15:00Z" w16du:dateUtc="2025-07-03T09:15:00Z">
                <w:pPr>
                  <w:pStyle w:val="NoSpacing"/>
                  <w:numPr>
                    <w:numId w:val="37"/>
                  </w:numPr>
                  <w:ind w:left="360" w:hanging="360"/>
                </w:pPr>
              </w:pPrChange>
            </w:pPr>
          </w:p>
        </w:tc>
        <w:tc>
          <w:tcPr>
            <w:tcW w:w="4945" w:type="dxa"/>
            <w:vAlign w:val="center"/>
          </w:tcPr>
          <w:p w14:paraId="767EDB1E" w14:textId="01C33115" w:rsidR="003A1508" w:rsidRPr="00604B83" w:rsidRDefault="003A1508" w:rsidP="00EF3ACC">
            <w:pPr>
              <w:pStyle w:val="NoSpacing"/>
              <w:numPr>
                <w:ilvl w:val="0"/>
                <w:numId w:val="37"/>
              </w:numPr>
            </w:pPr>
            <w:r w:rsidRPr="00640F2B">
              <w:t xml:space="preserve">Cho phép </w:t>
            </w:r>
            <w:r>
              <w:t>người dùng</w:t>
            </w:r>
            <w:r w:rsidRPr="00640F2B">
              <w:t xml:space="preserve"> tự nhập giá trị [</w:t>
            </w:r>
            <w:r w:rsidRPr="001A4ED6">
              <w:t>Giá trị NAV ban đầu</w:t>
            </w:r>
            <w:r>
              <w:t xml:space="preserve"> </w:t>
            </w:r>
            <w:r w:rsidRPr="00640F2B">
              <w:t>]</w:t>
            </w:r>
          </w:p>
        </w:tc>
      </w:tr>
      <w:tr w:rsidR="00896438" w14:paraId="3C0BDBA6" w14:textId="77777777" w:rsidTr="00896438">
        <w:trPr>
          <w:trHeight w:val="395"/>
        </w:trPr>
        <w:tc>
          <w:tcPr>
            <w:tcW w:w="606" w:type="dxa"/>
            <w:vAlign w:val="center"/>
          </w:tcPr>
          <w:p w14:paraId="06FDA19B" w14:textId="2D83FA17" w:rsidR="003A1508" w:rsidRDefault="003A1508" w:rsidP="00EF3ACC">
            <w:pPr>
              <w:jc w:val="left"/>
            </w:pPr>
            <w:r>
              <w:t>09</w:t>
            </w:r>
          </w:p>
        </w:tc>
        <w:tc>
          <w:tcPr>
            <w:tcW w:w="1459" w:type="dxa"/>
            <w:vAlign w:val="center"/>
          </w:tcPr>
          <w:p w14:paraId="4B2D6A56" w14:textId="1FABC81A" w:rsidR="003A1508" w:rsidRDefault="003A1508" w:rsidP="00EF3ACC">
            <w:pPr>
              <w:jc w:val="left"/>
            </w:pPr>
            <w:r>
              <w:t>Chứng chỉ quỹ (mã giao dịch)</w:t>
            </w:r>
          </w:p>
        </w:tc>
        <w:tc>
          <w:tcPr>
            <w:tcW w:w="1366" w:type="dxa"/>
            <w:vAlign w:val="center"/>
          </w:tcPr>
          <w:p w14:paraId="28553378" w14:textId="03993EEE" w:rsidR="003A1508" w:rsidRDefault="003A1508" w:rsidP="00EF3ACC">
            <w:pPr>
              <w:jc w:val="left"/>
            </w:pPr>
            <w:r>
              <w:t>Text</w:t>
            </w:r>
          </w:p>
        </w:tc>
        <w:tc>
          <w:tcPr>
            <w:tcW w:w="1154" w:type="dxa"/>
          </w:tcPr>
          <w:p w14:paraId="3B8B2569" w14:textId="14F44AE1" w:rsidR="003A1508" w:rsidRPr="00E7279B" w:rsidRDefault="00E7279B" w:rsidP="00EF3ACC">
            <w:pPr>
              <w:jc w:val="left"/>
            </w:pPr>
            <w:ins w:id="75" w:author="Do Thanh Trung" w:date="2025-07-03T16:16:00Z" w16du:dateUtc="2025-07-03T09:16:00Z">
              <w:r>
                <w:t>X</w:t>
              </w:r>
            </w:ins>
          </w:p>
        </w:tc>
        <w:tc>
          <w:tcPr>
            <w:tcW w:w="1170" w:type="dxa"/>
          </w:tcPr>
          <w:p w14:paraId="30C1D867" w14:textId="77777777" w:rsidR="003A1508" w:rsidRPr="00E7279B" w:rsidRDefault="003A1508" w:rsidP="00EF3ACC">
            <w:pPr>
              <w:jc w:val="left"/>
            </w:pPr>
          </w:p>
        </w:tc>
        <w:tc>
          <w:tcPr>
            <w:tcW w:w="2250" w:type="dxa"/>
          </w:tcPr>
          <w:p w14:paraId="2146A705" w14:textId="77777777" w:rsidR="003A1508" w:rsidRDefault="003A1508" w:rsidP="00EF3ACC">
            <w:pPr>
              <w:jc w:val="left"/>
            </w:pPr>
          </w:p>
        </w:tc>
        <w:tc>
          <w:tcPr>
            <w:tcW w:w="4945" w:type="dxa"/>
            <w:vAlign w:val="center"/>
          </w:tcPr>
          <w:p w14:paraId="343A4F95" w14:textId="389E0586" w:rsidR="003A1508" w:rsidRDefault="003A1508" w:rsidP="00EF3ACC">
            <w:pPr>
              <w:jc w:val="left"/>
            </w:pPr>
          </w:p>
        </w:tc>
      </w:tr>
      <w:tr w:rsidR="00896438" w14:paraId="0BA69A3F" w14:textId="77777777" w:rsidTr="00896438">
        <w:trPr>
          <w:trHeight w:val="395"/>
        </w:trPr>
        <w:tc>
          <w:tcPr>
            <w:tcW w:w="606" w:type="dxa"/>
            <w:vAlign w:val="center"/>
          </w:tcPr>
          <w:p w14:paraId="0FD5CCDB" w14:textId="0A8257FB" w:rsidR="003A1508" w:rsidRDefault="003A1508" w:rsidP="00EF3ACC">
            <w:pPr>
              <w:jc w:val="left"/>
            </w:pPr>
            <w:r>
              <w:t>10</w:t>
            </w:r>
          </w:p>
        </w:tc>
        <w:tc>
          <w:tcPr>
            <w:tcW w:w="1459" w:type="dxa"/>
            <w:vAlign w:val="center"/>
          </w:tcPr>
          <w:p w14:paraId="1820ADED" w14:textId="56959E18" w:rsidR="003A1508" w:rsidRDefault="003A1508" w:rsidP="00EF3ACC">
            <w:pPr>
              <w:jc w:val="left"/>
            </w:pPr>
            <w:r>
              <w:t>Tần suất giao dịch của quỹ</w:t>
            </w:r>
          </w:p>
        </w:tc>
        <w:tc>
          <w:tcPr>
            <w:tcW w:w="1366" w:type="dxa"/>
            <w:vAlign w:val="center"/>
          </w:tcPr>
          <w:p w14:paraId="38BD11B3" w14:textId="1966EFEF" w:rsidR="003A1508" w:rsidRDefault="003A1508" w:rsidP="00EF3ACC">
            <w:pPr>
              <w:jc w:val="left"/>
            </w:pPr>
            <w:r>
              <w:t>Number</w:t>
            </w:r>
          </w:p>
        </w:tc>
        <w:tc>
          <w:tcPr>
            <w:tcW w:w="1154" w:type="dxa"/>
          </w:tcPr>
          <w:p w14:paraId="1501E2EE" w14:textId="37C7807C" w:rsidR="003A1508" w:rsidRPr="00E7279B" w:rsidRDefault="00EF4BCF">
            <w:pPr>
              <w:pStyle w:val="NoSpacing"/>
              <w:rPr>
                <w:rPrChange w:id="76" w:author="Do Thanh Trung" w:date="2025-07-03T16:16:00Z" w16du:dateUtc="2025-07-03T09:16:00Z">
                  <w:rPr>
                    <w:b/>
                    <w:bCs/>
                  </w:rPr>
                </w:rPrChange>
              </w:rPr>
              <w:pPrChange w:id="77" w:author="Do Thanh Trung" w:date="2025-07-03T16:15:00Z" w16du:dateUtc="2025-07-03T09:15:00Z">
                <w:pPr>
                  <w:pStyle w:val="NoSpacing"/>
                  <w:numPr>
                    <w:numId w:val="32"/>
                  </w:numPr>
                  <w:ind w:left="288" w:hanging="288"/>
                </w:pPr>
              </w:pPrChange>
            </w:pPr>
            <w:ins w:id="78" w:author="Do Thanh Trung" w:date="2025-07-03T16:20:00Z" w16du:dateUtc="2025-07-03T09:20:00Z">
              <w:r>
                <w:t>X</w:t>
              </w:r>
            </w:ins>
          </w:p>
        </w:tc>
        <w:tc>
          <w:tcPr>
            <w:tcW w:w="1170" w:type="dxa"/>
          </w:tcPr>
          <w:p w14:paraId="6C48D5DE" w14:textId="77777777" w:rsidR="003A1508" w:rsidRPr="00E7279B" w:rsidRDefault="003A1508">
            <w:pPr>
              <w:pStyle w:val="NoSpacing"/>
              <w:rPr>
                <w:rPrChange w:id="79" w:author="Do Thanh Trung" w:date="2025-07-03T16:16:00Z" w16du:dateUtc="2025-07-03T09:16:00Z">
                  <w:rPr>
                    <w:b/>
                    <w:bCs/>
                  </w:rPr>
                </w:rPrChange>
              </w:rPr>
              <w:pPrChange w:id="80" w:author="Do Thanh Trung" w:date="2025-07-03T16:15:00Z" w16du:dateUtc="2025-07-03T09:15:00Z">
                <w:pPr>
                  <w:pStyle w:val="NoSpacing"/>
                  <w:numPr>
                    <w:numId w:val="32"/>
                  </w:numPr>
                  <w:ind w:left="288" w:hanging="288"/>
                </w:pPr>
              </w:pPrChange>
            </w:pPr>
          </w:p>
        </w:tc>
        <w:tc>
          <w:tcPr>
            <w:tcW w:w="2250" w:type="dxa"/>
          </w:tcPr>
          <w:p w14:paraId="75D2139E" w14:textId="77777777" w:rsidR="003A1508" w:rsidRPr="00104997" w:rsidRDefault="003A1508">
            <w:pPr>
              <w:pStyle w:val="NoSpacing"/>
              <w:rPr>
                <w:b/>
                <w:bCs/>
              </w:rPr>
              <w:pPrChange w:id="81" w:author="Do Thanh Trung" w:date="2025-07-03T16:15:00Z" w16du:dateUtc="2025-07-03T09:15:00Z">
                <w:pPr>
                  <w:pStyle w:val="NoSpacing"/>
                  <w:numPr>
                    <w:numId w:val="32"/>
                  </w:numPr>
                  <w:ind w:left="288" w:hanging="288"/>
                </w:pPr>
              </w:pPrChange>
            </w:pPr>
          </w:p>
        </w:tc>
        <w:tc>
          <w:tcPr>
            <w:tcW w:w="4945" w:type="dxa"/>
            <w:vAlign w:val="center"/>
          </w:tcPr>
          <w:p w14:paraId="0DE18D2E" w14:textId="22536EE5" w:rsidR="003A1508" w:rsidRDefault="003A1508" w:rsidP="00EF3ACC">
            <w:pPr>
              <w:pStyle w:val="NoSpacing"/>
              <w:numPr>
                <w:ilvl w:val="0"/>
                <w:numId w:val="32"/>
              </w:numPr>
            </w:pPr>
            <w:r w:rsidRPr="00104997">
              <w:rPr>
                <w:b/>
                <w:bCs/>
              </w:rPr>
              <w:t>Mục đích:</w:t>
            </w:r>
            <w:r w:rsidRPr="00FB2D5A">
              <w:t xml:space="preserve"> </w:t>
            </w:r>
            <w:r>
              <w:t>Cho phép người dùng chọn Tần suất giao dịch</w:t>
            </w:r>
          </w:p>
          <w:p w14:paraId="20F1C7D3" w14:textId="77777777" w:rsidR="003A1508" w:rsidRDefault="003A1508" w:rsidP="00EF3ACC">
            <w:pPr>
              <w:pStyle w:val="NoSpacing"/>
              <w:numPr>
                <w:ilvl w:val="0"/>
                <w:numId w:val="32"/>
              </w:numPr>
              <w:rPr>
                <w:b/>
                <w:bCs/>
              </w:rPr>
            </w:pPr>
            <w:r>
              <w:rPr>
                <w:b/>
                <w:bCs/>
              </w:rPr>
              <w:t>Yêu cầu</w:t>
            </w:r>
          </w:p>
          <w:p w14:paraId="768BA046" w14:textId="77777777" w:rsidR="003A1508" w:rsidRPr="00AC097C" w:rsidRDefault="003A1508" w:rsidP="00EF3ACC">
            <w:pPr>
              <w:pStyle w:val="NoSpacing"/>
              <w:numPr>
                <w:ilvl w:val="1"/>
                <w:numId w:val="32"/>
              </w:numPr>
              <w:rPr>
                <w:b/>
                <w:bCs/>
              </w:rPr>
            </w:pPr>
            <w:r w:rsidRPr="00694EA5">
              <w:t xml:space="preserve">Cho phép </w:t>
            </w:r>
            <w:r>
              <w:t>người dùng</w:t>
            </w:r>
            <w:r w:rsidRPr="00694EA5">
              <w:t xml:space="preserve"> chọn 1 trong các giá trị</w:t>
            </w:r>
            <w:r>
              <w:t>:</w:t>
            </w:r>
          </w:p>
          <w:p w14:paraId="6590873A" w14:textId="77777777" w:rsidR="003A1508" w:rsidRPr="00445D7F" w:rsidRDefault="003A1508" w:rsidP="00EF3ACC">
            <w:pPr>
              <w:pStyle w:val="NoSpacing"/>
              <w:numPr>
                <w:ilvl w:val="2"/>
                <w:numId w:val="32"/>
              </w:numPr>
            </w:pPr>
            <w:r>
              <w:t>Hàng tuần</w:t>
            </w:r>
          </w:p>
          <w:p w14:paraId="74A0A830" w14:textId="77777777" w:rsidR="003A1508" w:rsidRDefault="003A1508" w:rsidP="00EF3ACC">
            <w:pPr>
              <w:pStyle w:val="NoSpacing"/>
              <w:numPr>
                <w:ilvl w:val="2"/>
                <w:numId w:val="32"/>
              </w:numPr>
            </w:pPr>
            <w:r>
              <w:t>Hàng tháng</w:t>
            </w:r>
          </w:p>
          <w:p w14:paraId="65731983" w14:textId="52613DC3" w:rsidR="003A1508" w:rsidRDefault="003A1508" w:rsidP="00EF3ACC">
            <w:pPr>
              <w:jc w:val="left"/>
            </w:pPr>
            <w:r w:rsidRPr="00445D7F">
              <w:rPr>
                <w:i/>
                <w:iCs/>
              </w:rPr>
              <w:lastRenderedPageBreak/>
              <w:t>Hệ thống mặc định chọn giá trị “</w:t>
            </w:r>
            <w:r>
              <w:rPr>
                <w:i/>
                <w:iCs/>
              </w:rPr>
              <w:t>Hàng tuần</w:t>
            </w:r>
            <w:r w:rsidRPr="00445D7F">
              <w:rPr>
                <w:i/>
                <w:iCs/>
              </w:rPr>
              <w:t>”</w:t>
            </w:r>
            <w:r>
              <w:rPr>
                <w:i/>
                <w:iCs/>
              </w:rPr>
              <w:t xml:space="preserve"> khi tạo mới</w:t>
            </w:r>
          </w:p>
        </w:tc>
      </w:tr>
      <w:tr w:rsidR="00484CCA" w14:paraId="3D42CCD7" w14:textId="77777777" w:rsidTr="0096353B">
        <w:trPr>
          <w:trHeight w:val="395"/>
          <w:ins w:id="82" w:author="Do Thanh Trung" w:date="2025-06-10T15:27:00Z"/>
        </w:trPr>
        <w:tc>
          <w:tcPr>
            <w:tcW w:w="12950" w:type="dxa"/>
            <w:gridSpan w:val="7"/>
          </w:tcPr>
          <w:p w14:paraId="7F6E15AF" w14:textId="1854EC56" w:rsidR="00484CCA" w:rsidRPr="00104997" w:rsidRDefault="00484CCA">
            <w:pPr>
              <w:pStyle w:val="NoSpacing"/>
              <w:rPr>
                <w:ins w:id="83" w:author="Do Thanh Trung" w:date="2025-06-10T15:27:00Z" w16du:dateUtc="2025-06-10T08:27:00Z"/>
                <w:b/>
                <w:bCs/>
              </w:rPr>
              <w:pPrChange w:id="84" w:author="Do Thanh Trung" w:date="2025-06-10T15:27:00Z" w16du:dateUtc="2025-06-10T08:27:00Z">
                <w:pPr>
                  <w:pStyle w:val="NoSpacing"/>
                  <w:numPr>
                    <w:numId w:val="32"/>
                  </w:numPr>
                  <w:ind w:left="288" w:hanging="288"/>
                </w:pPr>
              </w:pPrChange>
            </w:pPr>
            <w:ins w:id="85" w:author="Do Thanh Trung" w:date="2025-06-10T15:27:00Z" w16du:dateUtc="2025-06-10T08:27:00Z">
              <w:r>
                <w:rPr>
                  <w:b/>
                  <w:bCs/>
                </w:rPr>
                <w:lastRenderedPageBreak/>
                <w:t>Danh mục TKCK trong TK Quỹ</w:t>
              </w:r>
            </w:ins>
          </w:p>
        </w:tc>
      </w:tr>
      <w:tr w:rsidR="00896438" w14:paraId="289472F2" w14:textId="77777777" w:rsidTr="00896438">
        <w:trPr>
          <w:trHeight w:val="381"/>
        </w:trPr>
        <w:tc>
          <w:tcPr>
            <w:tcW w:w="606" w:type="dxa"/>
            <w:vAlign w:val="center"/>
          </w:tcPr>
          <w:p w14:paraId="0B284306" w14:textId="59DE2D0C" w:rsidR="003A1508" w:rsidRDefault="003A1508" w:rsidP="00EF3ACC">
            <w:pPr>
              <w:jc w:val="left"/>
            </w:pPr>
            <w:r>
              <w:t>11</w:t>
            </w:r>
          </w:p>
        </w:tc>
        <w:tc>
          <w:tcPr>
            <w:tcW w:w="1459" w:type="dxa"/>
            <w:vAlign w:val="center"/>
          </w:tcPr>
          <w:p w14:paraId="229FF6A7" w14:textId="5A5BF656" w:rsidR="003A1508" w:rsidRDefault="003A1508" w:rsidP="00EF3ACC">
            <w:pPr>
              <w:jc w:val="left"/>
            </w:pPr>
            <w:r>
              <w:t>Tài khoản chứng khoán</w:t>
            </w:r>
          </w:p>
        </w:tc>
        <w:tc>
          <w:tcPr>
            <w:tcW w:w="1366" w:type="dxa"/>
            <w:vAlign w:val="center"/>
          </w:tcPr>
          <w:p w14:paraId="6DC6245B" w14:textId="319C9AF0" w:rsidR="003A1508" w:rsidRDefault="003A1508" w:rsidP="00EF3ACC">
            <w:pPr>
              <w:jc w:val="left"/>
            </w:pPr>
            <w:r>
              <w:t>Text</w:t>
            </w:r>
          </w:p>
        </w:tc>
        <w:tc>
          <w:tcPr>
            <w:tcW w:w="1154" w:type="dxa"/>
          </w:tcPr>
          <w:p w14:paraId="3356BE90" w14:textId="42793BCA" w:rsidR="003A1508" w:rsidRPr="00E7279B" w:rsidRDefault="00896438" w:rsidP="00EF3ACC">
            <w:pPr>
              <w:jc w:val="left"/>
            </w:pPr>
            <w:ins w:id="86" w:author="Do Thanh Trung" w:date="2025-07-03T16:24:00Z" w16du:dateUtc="2025-07-03T09:24:00Z">
              <w:r>
                <w:t>X</w:t>
              </w:r>
            </w:ins>
          </w:p>
        </w:tc>
        <w:tc>
          <w:tcPr>
            <w:tcW w:w="1170" w:type="dxa"/>
          </w:tcPr>
          <w:p w14:paraId="6808FC39" w14:textId="77777777" w:rsidR="003A1508" w:rsidRPr="00E7279B" w:rsidRDefault="003A1508" w:rsidP="00EF3ACC">
            <w:pPr>
              <w:jc w:val="left"/>
            </w:pPr>
          </w:p>
        </w:tc>
        <w:tc>
          <w:tcPr>
            <w:tcW w:w="2250" w:type="dxa"/>
          </w:tcPr>
          <w:p w14:paraId="38F85CCD" w14:textId="77777777" w:rsidR="003A1508" w:rsidRDefault="003A1508" w:rsidP="00EF3ACC">
            <w:pPr>
              <w:jc w:val="left"/>
            </w:pPr>
          </w:p>
        </w:tc>
        <w:tc>
          <w:tcPr>
            <w:tcW w:w="4945" w:type="dxa"/>
            <w:vAlign w:val="center"/>
          </w:tcPr>
          <w:p w14:paraId="7A018D3E" w14:textId="74CEB4BB" w:rsidR="003A1508" w:rsidRDefault="003A1508" w:rsidP="00EF3ACC">
            <w:pPr>
              <w:jc w:val="left"/>
            </w:pPr>
            <w:r>
              <w:t>Mã thành viên CTCK + Số tài khoản lưu ký (1)</w:t>
            </w:r>
          </w:p>
        </w:tc>
      </w:tr>
      <w:tr w:rsidR="00896438" w14:paraId="41F335F3" w14:textId="77777777" w:rsidTr="00896438">
        <w:trPr>
          <w:trHeight w:val="395"/>
        </w:trPr>
        <w:tc>
          <w:tcPr>
            <w:tcW w:w="606" w:type="dxa"/>
            <w:vAlign w:val="center"/>
          </w:tcPr>
          <w:p w14:paraId="55E03A84" w14:textId="318FC1CF" w:rsidR="003A1508" w:rsidRDefault="003A1508" w:rsidP="00EF3ACC">
            <w:pPr>
              <w:jc w:val="left"/>
            </w:pPr>
            <w:r>
              <w:t>12</w:t>
            </w:r>
          </w:p>
        </w:tc>
        <w:tc>
          <w:tcPr>
            <w:tcW w:w="1459" w:type="dxa"/>
            <w:vAlign w:val="center"/>
          </w:tcPr>
          <w:p w14:paraId="1631B897" w14:textId="31B4D3C5" w:rsidR="003A1508" w:rsidRDefault="003A1508" w:rsidP="00EF3ACC">
            <w:pPr>
              <w:jc w:val="left"/>
            </w:pPr>
            <w:r>
              <w:t>Công ty chứng khoán</w:t>
            </w:r>
          </w:p>
        </w:tc>
        <w:tc>
          <w:tcPr>
            <w:tcW w:w="1366" w:type="dxa"/>
            <w:vAlign w:val="center"/>
          </w:tcPr>
          <w:p w14:paraId="0C833C25" w14:textId="5949E095" w:rsidR="003A1508" w:rsidRDefault="003A1508" w:rsidP="00EF3ACC">
            <w:pPr>
              <w:jc w:val="left"/>
            </w:pPr>
            <w:r>
              <w:t>Text</w:t>
            </w:r>
          </w:p>
        </w:tc>
        <w:tc>
          <w:tcPr>
            <w:tcW w:w="1154" w:type="dxa"/>
          </w:tcPr>
          <w:p w14:paraId="79DF4200" w14:textId="15BD88FE" w:rsidR="003A1508" w:rsidRPr="00E7279B" w:rsidRDefault="00896438" w:rsidP="00EF3ACC">
            <w:pPr>
              <w:jc w:val="left"/>
            </w:pPr>
            <w:ins w:id="87" w:author="Do Thanh Trung" w:date="2025-07-03T16:24:00Z" w16du:dateUtc="2025-07-03T09:24:00Z">
              <w:r>
                <w:t>X</w:t>
              </w:r>
            </w:ins>
          </w:p>
        </w:tc>
        <w:tc>
          <w:tcPr>
            <w:tcW w:w="1170" w:type="dxa"/>
          </w:tcPr>
          <w:p w14:paraId="07485C38" w14:textId="77777777" w:rsidR="003A1508" w:rsidRPr="00E7279B" w:rsidRDefault="003A1508" w:rsidP="00EF3ACC">
            <w:pPr>
              <w:jc w:val="left"/>
            </w:pPr>
          </w:p>
        </w:tc>
        <w:tc>
          <w:tcPr>
            <w:tcW w:w="2250" w:type="dxa"/>
          </w:tcPr>
          <w:p w14:paraId="1B2D9ACC" w14:textId="77777777" w:rsidR="003A1508" w:rsidRDefault="003A1508" w:rsidP="00EF3ACC">
            <w:pPr>
              <w:jc w:val="left"/>
            </w:pPr>
          </w:p>
        </w:tc>
        <w:tc>
          <w:tcPr>
            <w:tcW w:w="4945" w:type="dxa"/>
            <w:vAlign w:val="center"/>
          </w:tcPr>
          <w:p w14:paraId="4D549C0B" w14:textId="48024C15" w:rsidR="003A1508" w:rsidRDefault="003A1508" w:rsidP="00EF3ACC">
            <w:pPr>
              <w:jc w:val="left"/>
            </w:pPr>
            <w:r>
              <w:t>Công ty chứng khoán mà quỹ đăng ký giao dịch</w:t>
            </w:r>
          </w:p>
        </w:tc>
      </w:tr>
    </w:tbl>
    <w:p w14:paraId="147ADBE2" w14:textId="77777777" w:rsidR="00CB2C8E" w:rsidRDefault="00CB2C8E" w:rsidP="00CB2C8E"/>
    <w:p w14:paraId="0434D722" w14:textId="59292375" w:rsidR="00576DD4" w:rsidRDefault="00576DD4" w:rsidP="006102DD">
      <w:pPr>
        <w:pStyle w:val="Heading4"/>
      </w:pPr>
      <w:r>
        <w:t>Quy trình cập nhật tài khoản chứng khoán</w:t>
      </w:r>
    </w:p>
    <w:p w14:paraId="1A4ECF0C" w14:textId="0E7E4458" w:rsidR="006102DD" w:rsidRDefault="001F1F5D" w:rsidP="006102DD">
      <w:r>
        <w:t xml:space="preserve">Trong quá trình đầu tư, trường hợp Quỹ phát sinh thêm tài khoản chứng khoán ở một CTCK khác, </w:t>
      </w:r>
      <w:r w:rsidR="002478C3">
        <w:t xml:space="preserve">Công ty QLQ thông báo cho TT CNTT về việc kết nối với CTCK, sau khi kết nói, </w:t>
      </w:r>
      <w:r>
        <w:t>người dùng tiến hành khai báo bổ sung tài khoản chứng khoán vào thông tin Tài khoản Quỹ</w:t>
      </w:r>
      <w:r w:rsidR="002478C3">
        <w:t>.</w:t>
      </w:r>
    </w:p>
    <w:p w14:paraId="22F026AC" w14:textId="507FA353" w:rsidR="002478C3" w:rsidRDefault="00044A94" w:rsidP="00044A94">
      <w:pPr>
        <w:jc w:val="center"/>
      </w:pPr>
      <w:r>
        <w:rPr>
          <w:noProof/>
        </w:rPr>
        <w:lastRenderedPageBreak/>
        <w:drawing>
          <wp:inline distT="0" distB="0" distL="0" distR="0" wp14:anchorId="4BA98F9A" wp14:editId="5F30D8C3">
            <wp:extent cx="6172735" cy="2651990"/>
            <wp:effectExtent l="0" t="0" r="0" b="0"/>
            <wp:docPr id="1683099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941" name="Picture 1" descr="A diagram of a flowchart&#10;&#10;AI-generated content may be incorrect."/>
                    <pic:cNvPicPr/>
                  </pic:nvPicPr>
                  <pic:blipFill>
                    <a:blip r:embed="rId34"/>
                    <a:stretch>
                      <a:fillRect/>
                    </a:stretch>
                  </pic:blipFill>
                  <pic:spPr>
                    <a:xfrm>
                      <a:off x="0" y="0"/>
                      <a:ext cx="6172735" cy="2651990"/>
                    </a:xfrm>
                    <a:prstGeom prst="rect">
                      <a:avLst/>
                    </a:prstGeom>
                  </pic:spPr>
                </pic:pic>
              </a:graphicData>
            </a:graphic>
          </wp:inline>
        </w:drawing>
      </w:r>
    </w:p>
    <w:p w14:paraId="110F4E7A" w14:textId="77777777" w:rsidR="00044A94" w:rsidRDefault="00044A94" w:rsidP="00044A94">
      <w:r>
        <w:t>Mô tả các bước trong lưu dồ:</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019"/>
        <w:gridCol w:w="1440"/>
        <w:gridCol w:w="1710"/>
        <w:gridCol w:w="6210"/>
      </w:tblGrid>
      <w:tr w:rsidR="00044A94" w:rsidRPr="006115EA" w14:paraId="317579BA" w14:textId="77777777" w:rsidTr="00702F81">
        <w:tc>
          <w:tcPr>
            <w:tcW w:w="576" w:type="dxa"/>
            <w:vAlign w:val="center"/>
          </w:tcPr>
          <w:p w14:paraId="13425F70" w14:textId="77777777" w:rsidR="00044A94" w:rsidRPr="006E0DD1" w:rsidRDefault="00044A94" w:rsidP="00702F81">
            <w:pPr>
              <w:pStyle w:val="NoSpacing"/>
              <w:jc w:val="center"/>
              <w:rPr>
                <w:b/>
                <w:bCs/>
              </w:rPr>
            </w:pPr>
            <w:r w:rsidRPr="006E0DD1">
              <w:rPr>
                <w:b/>
                <w:bCs/>
              </w:rPr>
              <w:t>STT</w:t>
            </w:r>
          </w:p>
        </w:tc>
        <w:tc>
          <w:tcPr>
            <w:tcW w:w="3019" w:type="dxa"/>
            <w:vAlign w:val="center"/>
          </w:tcPr>
          <w:p w14:paraId="7453F93E" w14:textId="77777777" w:rsidR="00044A94" w:rsidRPr="006E0DD1" w:rsidRDefault="00044A94" w:rsidP="00702F81">
            <w:pPr>
              <w:pStyle w:val="NoSpacing"/>
              <w:jc w:val="center"/>
              <w:rPr>
                <w:b/>
                <w:bCs/>
              </w:rPr>
            </w:pPr>
            <w:r w:rsidRPr="006E0DD1">
              <w:rPr>
                <w:b/>
                <w:bCs/>
              </w:rPr>
              <w:t>Tên bước</w:t>
            </w:r>
          </w:p>
        </w:tc>
        <w:tc>
          <w:tcPr>
            <w:tcW w:w="1440" w:type="dxa"/>
          </w:tcPr>
          <w:p w14:paraId="548DAA25" w14:textId="77777777" w:rsidR="00044A94" w:rsidRPr="006E0DD1" w:rsidRDefault="00044A94" w:rsidP="00702F81">
            <w:pPr>
              <w:pStyle w:val="NoSpacing"/>
              <w:jc w:val="center"/>
              <w:rPr>
                <w:b/>
                <w:bCs/>
              </w:rPr>
            </w:pPr>
            <w:r w:rsidRPr="006E0DD1">
              <w:rPr>
                <w:b/>
                <w:bCs/>
              </w:rPr>
              <w:t>Bước thực hiện</w:t>
            </w:r>
          </w:p>
        </w:tc>
        <w:tc>
          <w:tcPr>
            <w:tcW w:w="1710" w:type="dxa"/>
            <w:vAlign w:val="center"/>
          </w:tcPr>
          <w:p w14:paraId="59C53990" w14:textId="77777777" w:rsidR="00044A94" w:rsidRPr="006E0DD1" w:rsidRDefault="00044A94" w:rsidP="00702F81">
            <w:pPr>
              <w:pStyle w:val="NoSpacing"/>
              <w:jc w:val="center"/>
              <w:rPr>
                <w:b/>
                <w:bCs/>
              </w:rPr>
            </w:pPr>
            <w:r w:rsidRPr="006E0DD1">
              <w:rPr>
                <w:b/>
                <w:bCs/>
              </w:rPr>
              <w:t>Người thực hiện</w:t>
            </w:r>
          </w:p>
        </w:tc>
        <w:tc>
          <w:tcPr>
            <w:tcW w:w="6210" w:type="dxa"/>
            <w:vAlign w:val="center"/>
          </w:tcPr>
          <w:p w14:paraId="7E3E2745" w14:textId="77777777" w:rsidR="00044A94" w:rsidRPr="006E0DD1" w:rsidRDefault="00044A94" w:rsidP="00702F81">
            <w:pPr>
              <w:pStyle w:val="NoSpacing"/>
              <w:jc w:val="center"/>
              <w:rPr>
                <w:b/>
                <w:bCs/>
              </w:rPr>
            </w:pPr>
            <w:r w:rsidRPr="006E0DD1">
              <w:rPr>
                <w:b/>
                <w:bCs/>
              </w:rPr>
              <w:t>Diễn giải</w:t>
            </w:r>
          </w:p>
        </w:tc>
      </w:tr>
      <w:tr w:rsidR="00044A94" w:rsidRPr="006115EA" w14:paraId="5B977EB7" w14:textId="77777777" w:rsidTr="00702F81">
        <w:trPr>
          <w:trHeight w:val="350"/>
        </w:trPr>
        <w:tc>
          <w:tcPr>
            <w:tcW w:w="576" w:type="dxa"/>
            <w:vAlign w:val="center"/>
          </w:tcPr>
          <w:p w14:paraId="02CBB18F" w14:textId="77777777" w:rsidR="00044A94" w:rsidRPr="006115EA" w:rsidRDefault="00044A94" w:rsidP="00702F81">
            <w:pPr>
              <w:pStyle w:val="NoSpacing"/>
            </w:pPr>
            <w:r>
              <w:t>1</w:t>
            </w:r>
          </w:p>
        </w:tc>
        <w:tc>
          <w:tcPr>
            <w:tcW w:w="3019" w:type="dxa"/>
            <w:vAlign w:val="center"/>
          </w:tcPr>
          <w:p w14:paraId="5B677E62" w14:textId="77777777" w:rsidR="00044A94" w:rsidRPr="006115EA" w:rsidRDefault="00044A94" w:rsidP="00702F81">
            <w:pPr>
              <w:pStyle w:val="NoSpacing"/>
            </w:pPr>
            <w:r>
              <w:t>Truy cập vào hệ thống</w:t>
            </w:r>
          </w:p>
        </w:tc>
        <w:tc>
          <w:tcPr>
            <w:tcW w:w="1440" w:type="dxa"/>
            <w:vAlign w:val="center"/>
          </w:tcPr>
          <w:p w14:paraId="2C6861BA" w14:textId="77777777" w:rsidR="00044A94" w:rsidRPr="006E0DD1" w:rsidRDefault="00044A94" w:rsidP="00702F81">
            <w:pPr>
              <w:pStyle w:val="NoSpacing"/>
              <w:jc w:val="center"/>
              <w:rPr>
                <w:iCs/>
              </w:rPr>
            </w:pPr>
            <w:r>
              <w:rPr>
                <w:iCs/>
              </w:rPr>
              <w:t>Thủ công</w:t>
            </w:r>
          </w:p>
        </w:tc>
        <w:tc>
          <w:tcPr>
            <w:tcW w:w="1710" w:type="dxa"/>
            <w:vAlign w:val="center"/>
          </w:tcPr>
          <w:p w14:paraId="3B79EB2C" w14:textId="77777777" w:rsidR="00044A94" w:rsidRPr="006115EA" w:rsidRDefault="00044A94" w:rsidP="00702F81">
            <w:pPr>
              <w:pStyle w:val="NoSpacing"/>
              <w:jc w:val="center"/>
            </w:pPr>
            <w:r>
              <w:t>VDAM</w:t>
            </w:r>
          </w:p>
        </w:tc>
        <w:tc>
          <w:tcPr>
            <w:tcW w:w="6210" w:type="dxa"/>
            <w:vAlign w:val="center"/>
          </w:tcPr>
          <w:p w14:paraId="4F3FBF37" w14:textId="77777777" w:rsidR="00044A94" w:rsidRPr="00F20563" w:rsidRDefault="00044A94" w:rsidP="00702F81">
            <w:pPr>
              <w:pStyle w:val="NoSpacing"/>
            </w:pPr>
            <w:r>
              <w:t>NV QLQ sẽ truy cập vào hệ thống để thực hiện khai báo Tài khoản Quỹ Đầu tư</w:t>
            </w:r>
          </w:p>
        </w:tc>
      </w:tr>
      <w:tr w:rsidR="00044A94" w:rsidRPr="006115EA" w14:paraId="6BD0DFFB" w14:textId="77777777" w:rsidTr="00702F81">
        <w:trPr>
          <w:trHeight w:val="350"/>
        </w:trPr>
        <w:tc>
          <w:tcPr>
            <w:tcW w:w="576" w:type="dxa"/>
            <w:vAlign w:val="center"/>
          </w:tcPr>
          <w:p w14:paraId="5DE5153C" w14:textId="77777777" w:rsidR="00044A94" w:rsidRDefault="00044A94" w:rsidP="00702F81">
            <w:pPr>
              <w:pStyle w:val="NoSpacing"/>
            </w:pPr>
            <w:r>
              <w:t>2</w:t>
            </w:r>
          </w:p>
        </w:tc>
        <w:tc>
          <w:tcPr>
            <w:tcW w:w="3019" w:type="dxa"/>
            <w:vAlign w:val="center"/>
          </w:tcPr>
          <w:p w14:paraId="386C8812" w14:textId="5B4DFAD4" w:rsidR="00044A94" w:rsidRDefault="00044A94" w:rsidP="00702F81">
            <w:pPr>
              <w:pStyle w:val="NoSpacing"/>
            </w:pPr>
            <w:r>
              <w:t>Kiểm tra tài khoản chứng khoán đã tồn tại</w:t>
            </w:r>
          </w:p>
        </w:tc>
        <w:tc>
          <w:tcPr>
            <w:tcW w:w="1440" w:type="dxa"/>
            <w:vAlign w:val="center"/>
          </w:tcPr>
          <w:p w14:paraId="36ACFC3F" w14:textId="77777777" w:rsidR="00044A94" w:rsidRDefault="00044A94" w:rsidP="00702F81">
            <w:pPr>
              <w:pStyle w:val="NoSpacing"/>
              <w:jc w:val="center"/>
              <w:rPr>
                <w:iCs/>
              </w:rPr>
            </w:pPr>
            <w:r>
              <w:rPr>
                <w:iCs/>
              </w:rPr>
              <w:t>Thủ công</w:t>
            </w:r>
          </w:p>
        </w:tc>
        <w:tc>
          <w:tcPr>
            <w:tcW w:w="1710" w:type="dxa"/>
            <w:vAlign w:val="center"/>
          </w:tcPr>
          <w:p w14:paraId="2555D155" w14:textId="77777777" w:rsidR="00044A94" w:rsidRDefault="00044A94" w:rsidP="00702F81">
            <w:pPr>
              <w:pStyle w:val="NoSpacing"/>
              <w:jc w:val="center"/>
            </w:pPr>
            <w:r>
              <w:t>VDAM</w:t>
            </w:r>
          </w:p>
        </w:tc>
        <w:tc>
          <w:tcPr>
            <w:tcW w:w="6210" w:type="dxa"/>
            <w:vAlign w:val="center"/>
          </w:tcPr>
          <w:p w14:paraId="684C788D" w14:textId="07791698" w:rsidR="00044A94" w:rsidRDefault="00044A94" w:rsidP="00702F81">
            <w:pPr>
              <w:pStyle w:val="NoSpacing"/>
            </w:pPr>
            <w:r>
              <w:t>NV QLQ sẽ tiến hành kiểm tra danh mục tài khoản chứng khoán đã khai báo trong tài khoản quỹ</w:t>
            </w:r>
          </w:p>
          <w:p w14:paraId="58B9AEC9" w14:textId="176A0629" w:rsidR="00044A94" w:rsidRDefault="00044A94" w:rsidP="00702F81">
            <w:pPr>
              <w:pStyle w:val="NoSpacing"/>
              <w:numPr>
                <w:ilvl w:val="0"/>
                <w:numId w:val="33"/>
              </w:numPr>
            </w:pPr>
            <w:r>
              <w:t xml:space="preserve">Trường hợp TKCK đã có trên Hệ thống </w:t>
            </w:r>
            <w:r>
              <w:rPr>
                <w:rFonts w:ascii="Wingdings" w:eastAsia="Wingdings" w:hAnsi="Wingdings" w:cs="Wingdings"/>
              </w:rPr>
              <w:t>à</w:t>
            </w:r>
            <w:r>
              <w:t xml:space="preserve"> kết thúc quy trình</w:t>
            </w:r>
          </w:p>
          <w:p w14:paraId="66732EA2" w14:textId="644A74A7" w:rsidR="00044A94" w:rsidRDefault="00044A94" w:rsidP="00702F81">
            <w:pPr>
              <w:pStyle w:val="NoSpacing"/>
              <w:numPr>
                <w:ilvl w:val="0"/>
                <w:numId w:val="33"/>
              </w:numPr>
            </w:pPr>
            <w:r>
              <w:t xml:space="preserve">Trường hợp TKCK chưa có trên Hệ thống </w:t>
            </w:r>
            <w:r>
              <w:rPr>
                <w:rFonts w:ascii="Wingdings" w:eastAsia="Wingdings" w:hAnsi="Wingdings" w:cs="Wingdings"/>
              </w:rPr>
              <w:t>à</w:t>
            </w:r>
            <w:r>
              <w:t xml:space="preserve"> chuyển sang bước 3</w:t>
            </w:r>
          </w:p>
        </w:tc>
      </w:tr>
      <w:tr w:rsidR="00044A94" w:rsidRPr="006115EA" w14:paraId="0555406E" w14:textId="77777777" w:rsidTr="00702F81">
        <w:trPr>
          <w:trHeight w:val="350"/>
        </w:trPr>
        <w:tc>
          <w:tcPr>
            <w:tcW w:w="576" w:type="dxa"/>
            <w:vAlign w:val="center"/>
          </w:tcPr>
          <w:p w14:paraId="307D1B19" w14:textId="0B2EC65F" w:rsidR="00044A94" w:rsidRDefault="00044A94" w:rsidP="00702F81">
            <w:pPr>
              <w:pStyle w:val="NoSpacing"/>
            </w:pPr>
            <w:r>
              <w:t>3</w:t>
            </w:r>
          </w:p>
        </w:tc>
        <w:tc>
          <w:tcPr>
            <w:tcW w:w="3019" w:type="dxa"/>
            <w:vAlign w:val="center"/>
          </w:tcPr>
          <w:p w14:paraId="4A854CAF" w14:textId="77777777" w:rsidR="00044A94" w:rsidRDefault="00044A94" w:rsidP="00702F81">
            <w:pPr>
              <w:pStyle w:val="NoSpacing"/>
            </w:pPr>
            <w:r>
              <w:t>Khai báo Tài khoản chứng khoán đầu tư</w:t>
            </w:r>
          </w:p>
        </w:tc>
        <w:tc>
          <w:tcPr>
            <w:tcW w:w="1440" w:type="dxa"/>
            <w:vAlign w:val="center"/>
          </w:tcPr>
          <w:p w14:paraId="76DBB96A" w14:textId="77777777" w:rsidR="00044A94" w:rsidRDefault="00044A94" w:rsidP="00702F81">
            <w:pPr>
              <w:pStyle w:val="NoSpacing"/>
              <w:jc w:val="center"/>
              <w:rPr>
                <w:iCs/>
              </w:rPr>
            </w:pPr>
            <w:r>
              <w:rPr>
                <w:iCs/>
              </w:rPr>
              <w:t>Thủ công</w:t>
            </w:r>
          </w:p>
        </w:tc>
        <w:tc>
          <w:tcPr>
            <w:tcW w:w="1710" w:type="dxa"/>
            <w:vAlign w:val="center"/>
          </w:tcPr>
          <w:p w14:paraId="666505F3" w14:textId="77777777" w:rsidR="00044A94" w:rsidRDefault="00044A94" w:rsidP="00702F81">
            <w:pPr>
              <w:pStyle w:val="NoSpacing"/>
              <w:jc w:val="center"/>
            </w:pPr>
            <w:r>
              <w:t>VDAM</w:t>
            </w:r>
          </w:p>
        </w:tc>
        <w:tc>
          <w:tcPr>
            <w:tcW w:w="6210" w:type="dxa"/>
            <w:vAlign w:val="center"/>
          </w:tcPr>
          <w:p w14:paraId="4CA23197" w14:textId="77777777" w:rsidR="00044A94" w:rsidRDefault="00044A94" w:rsidP="00702F81">
            <w:pPr>
              <w:pStyle w:val="NoSpacing"/>
            </w:pPr>
            <w:r>
              <w:t>Người dùng tiến hành khai báo danh mục tài khoản chứng khoán đầu tư trong Quỹ đầu tư</w:t>
            </w:r>
          </w:p>
        </w:tc>
      </w:tr>
      <w:tr w:rsidR="00044A94" w:rsidRPr="006115EA" w14:paraId="7004D9A5" w14:textId="77777777" w:rsidTr="00702F81">
        <w:trPr>
          <w:trHeight w:val="350"/>
        </w:trPr>
        <w:tc>
          <w:tcPr>
            <w:tcW w:w="576" w:type="dxa"/>
            <w:vAlign w:val="center"/>
          </w:tcPr>
          <w:p w14:paraId="329575E2" w14:textId="7F1A9088" w:rsidR="00044A94" w:rsidRDefault="00044A94" w:rsidP="00702F81">
            <w:pPr>
              <w:pStyle w:val="NoSpacing"/>
            </w:pPr>
            <w:r>
              <w:t>4</w:t>
            </w:r>
          </w:p>
        </w:tc>
        <w:tc>
          <w:tcPr>
            <w:tcW w:w="3019" w:type="dxa"/>
            <w:vAlign w:val="center"/>
          </w:tcPr>
          <w:p w14:paraId="2AD8223D" w14:textId="77777777" w:rsidR="00044A94" w:rsidRDefault="00044A94" w:rsidP="00702F81">
            <w:pPr>
              <w:pStyle w:val="NoSpacing"/>
            </w:pPr>
            <w:r>
              <w:t>Ghi nhận thông tin tạo mới</w:t>
            </w:r>
          </w:p>
        </w:tc>
        <w:tc>
          <w:tcPr>
            <w:tcW w:w="1440" w:type="dxa"/>
            <w:vAlign w:val="center"/>
          </w:tcPr>
          <w:p w14:paraId="40A64E69" w14:textId="77777777" w:rsidR="00044A94" w:rsidRPr="006E0DD1" w:rsidRDefault="00044A94" w:rsidP="00702F81">
            <w:pPr>
              <w:pStyle w:val="NoSpacing"/>
              <w:jc w:val="center"/>
              <w:rPr>
                <w:iCs/>
              </w:rPr>
            </w:pPr>
            <w:r>
              <w:rPr>
                <w:iCs/>
              </w:rPr>
              <w:t>Tự động</w:t>
            </w:r>
          </w:p>
        </w:tc>
        <w:tc>
          <w:tcPr>
            <w:tcW w:w="1710" w:type="dxa"/>
            <w:vAlign w:val="center"/>
          </w:tcPr>
          <w:p w14:paraId="471ADA3A" w14:textId="77777777" w:rsidR="00044A94" w:rsidRPr="006115EA" w:rsidRDefault="00044A94" w:rsidP="00702F81">
            <w:pPr>
              <w:pStyle w:val="NoSpacing"/>
              <w:jc w:val="center"/>
            </w:pPr>
            <w:r>
              <w:t>Hệ thống</w:t>
            </w:r>
          </w:p>
        </w:tc>
        <w:tc>
          <w:tcPr>
            <w:tcW w:w="6210" w:type="dxa"/>
            <w:vAlign w:val="center"/>
          </w:tcPr>
          <w:p w14:paraId="6C32B2DE" w14:textId="1C983001" w:rsidR="00044A94" w:rsidRPr="006E0DD1" w:rsidRDefault="00044A94" w:rsidP="00702F81">
            <w:pPr>
              <w:pStyle w:val="NoSpacing"/>
            </w:pPr>
            <w:r>
              <w:t>Hệ thống ghi nhận và lưu lại kết quả cập nhật TKCK vào TK Quỹ</w:t>
            </w:r>
          </w:p>
        </w:tc>
      </w:tr>
    </w:tbl>
    <w:p w14:paraId="2EE41041" w14:textId="77777777" w:rsidR="00044A94" w:rsidRDefault="00044A94" w:rsidP="00044A94"/>
    <w:p w14:paraId="60558921" w14:textId="6D9A7575" w:rsidR="001455FF" w:rsidRDefault="001455FF" w:rsidP="00CE4F7A">
      <w:pPr>
        <w:pStyle w:val="Heading3"/>
      </w:pPr>
      <w:r>
        <w:lastRenderedPageBreak/>
        <w:t>Cài đặt nhân viên quản lý tài khoản</w:t>
      </w:r>
    </w:p>
    <w:p w14:paraId="344F7123" w14:textId="0C5FBB1D" w:rsidR="00AE1A6F" w:rsidRDefault="00AE1A6F">
      <w:pPr>
        <w:pStyle w:val="Heading4"/>
        <w:rPr>
          <w:ins w:id="88" w:author="Do Thanh Trung" w:date="2025-06-10T15:27:00Z" w16du:dateUtc="2025-06-10T08:27:00Z"/>
        </w:rPr>
        <w:pPrChange w:id="89" w:author="Do Thanh Trung" w:date="2025-06-10T15:28:00Z" w16du:dateUtc="2025-06-10T08:28:00Z">
          <w:pPr/>
        </w:pPrChange>
      </w:pPr>
      <w:ins w:id="90" w:author="Do Thanh Trung" w:date="2025-06-10T15:27:00Z" w16du:dateUtc="2025-06-10T08:27:00Z">
        <w:r>
          <w:t>Quy trìn</w:t>
        </w:r>
      </w:ins>
      <w:ins w:id="91" w:author="Do Thanh Trung" w:date="2025-06-10T15:28:00Z" w16du:dateUtc="2025-06-10T08:28:00Z">
        <w:r>
          <w:t>h cài đặt nhân viên quản lý tài khoản</w:t>
        </w:r>
      </w:ins>
    </w:p>
    <w:p w14:paraId="1E88735A" w14:textId="6CEBFCD5" w:rsidR="00373780" w:rsidRDefault="00541CF5" w:rsidP="00CE4F7A">
      <w:r>
        <w:t xml:space="preserve">Quy trình cài đặt nhân viên quản lý tài khoản Quỹ được tiến hành với mục đích phân công cho nhân viên </w:t>
      </w:r>
      <w:r w:rsidR="00D92C54">
        <w:t xml:space="preserve">phụ trách tài khoản và thực hiện đầu tư. Đồng thời </w:t>
      </w:r>
      <w:r w:rsidR="006A3ABD">
        <w:t>làm cơ sở để đánh giá hiệu quả hoạt động của từng nhân viên phụ trách tài khoản quỹ</w:t>
      </w:r>
    </w:p>
    <w:p w14:paraId="606FD07C" w14:textId="0EE788F6" w:rsidR="00CE4F7A" w:rsidRPr="00CE4F7A" w:rsidRDefault="00C14D90" w:rsidP="00CE4F7A">
      <w:r>
        <w:t>Người dùng tiến hành cài đặt thông tin nhân viên quản lý tài khoản</w:t>
      </w:r>
      <w:r w:rsidR="006A3ABD">
        <w:t xml:space="preserve"> sau </w:t>
      </w:r>
      <w:r w:rsidR="00D56F65">
        <w:t>khi tờ trình được HĐĐT thông qua theo lưu đồ dưới đây:</w:t>
      </w:r>
    </w:p>
    <w:p w14:paraId="5F72325C" w14:textId="563484EF" w:rsidR="001455FF" w:rsidRDefault="00CE4F7A" w:rsidP="00CE4F7A">
      <w:pPr>
        <w:jc w:val="center"/>
      </w:pPr>
      <w:r>
        <w:rPr>
          <w:noProof/>
        </w:rPr>
        <w:drawing>
          <wp:inline distT="0" distB="0" distL="0" distR="0" wp14:anchorId="37DCB6B7" wp14:editId="6A7EDFC2">
            <wp:extent cx="6050804" cy="2011854"/>
            <wp:effectExtent l="0" t="0" r="7620" b="7620"/>
            <wp:docPr id="6128920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92050" name="Picture 1" descr="A diagram of a diagram&#10;&#10;AI-generated content may be incorrect."/>
                    <pic:cNvPicPr/>
                  </pic:nvPicPr>
                  <pic:blipFill>
                    <a:blip r:embed="rId35"/>
                    <a:stretch>
                      <a:fillRect/>
                    </a:stretch>
                  </pic:blipFill>
                  <pic:spPr>
                    <a:xfrm>
                      <a:off x="0" y="0"/>
                      <a:ext cx="6050804" cy="2011854"/>
                    </a:xfrm>
                    <a:prstGeom prst="rect">
                      <a:avLst/>
                    </a:prstGeom>
                  </pic:spPr>
                </pic:pic>
              </a:graphicData>
            </a:graphic>
          </wp:inline>
        </w:drawing>
      </w:r>
    </w:p>
    <w:p w14:paraId="18DCE760" w14:textId="77777777" w:rsidR="00CE4F7A" w:rsidRDefault="00CE4F7A" w:rsidP="00044A94"/>
    <w:p w14:paraId="3AB31E98" w14:textId="77777777" w:rsidR="00D56F65" w:rsidRDefault="00D56F65" w:rsidP="00D56F65">
      <w:r>
        <w:t>Mô tả các bước trong lưu dồ:</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019"/>
        <w:gridCol w:w="1440"/>
        <w:gridCol w:w="1710"/>
        <w:gridCol w:w="6210"/>
      </w:tblGrid>
      <w:tr w:rsidR="00D56F65" w:rsidRPr="006115EA" w14:paraId="4219A5AE" w14:textId="77777777" w:rsidTr="002D32A1">
        <w:trPr>
          <w:tblHeader/>
        </w:trPr>
        <w:tc>
          <w:tcPr>
            <w:tcW w:w="576" w:type="dxa"/>
            <w:vAlign w:val="center"/>
          </w:tcPr>
          <w:p w14:paraId="04A98F27" w14:textId="77777777" w:rsidR="00D56F65" w:rsidRPr="006E0DD1" w:rsidRDefault="00D56F65" w:rsidP="00702F81">
            <w:pPr>
              <w:pStyle w:val="NoSpacing"/>
              <w:jc w:val="center"/>
              <w:rPr>
                <w:b/>
                <w:bCs/>
              </w:rPr>
            </w:pPr>
            <w:r w:rsidRPr="006E0DD1">
              <w:rPr>
                <w:b/>
                <w:bCs/>
              </w:rPr>
              <w:t>STT</w:t>
            </w:r>
          </w:p>
        </w:tc>
        <w:tc>
          <w:tcPr>
            <w:tcW w:w="3019" w:type="dxa"/>
            <w:vAlign w:val="center"/>
          </w:tcPr>
          <w:p w14:paraId="77E58E27" w14:textId="77777777" w:rsidR="00D56F65" w:rsidRPr="006E0DD1" w:rsidRDefault="00D56F65" w:rsidP="00702F81">
            <w:pPr>
              <w:pStyle w:val="NoSpacing"/>
              <w:jc w:val="center"/>
              <w:rPr>
                <w:b/>
                <w:bCs/>
              </w:rPr>
            </w:pPr>
            <w:r w:rsidRPr="006E0DD1">
              <w:rPr>
                <w:b/>
                <w:bCs/>
              </w:rPr>
              <w:t>Tên bước</w:t>
            </w:r>
          </w:p>
        </w:tc>
        <w:tc>
          <w:tcPr>
            <w:tcW w:w="1440" w:type="dxa"/>
          </w:tcPr>
          <w:p w14:paraId="3C8B56D8" w14:textId="77777777" w:rsidR="00D56F65" w:rsidRPr="006E0DD1" w:rsidRDefault="00D56F65" w:rsidP="00702F81">
            <w:pPr>
              <w:pStyle w:val="NoSpacing"/>
              <w:jc w:val="center"/>
              <w:rPr>
                <w:b/>
                <w:bCs/>
              </w:rPr>
            </w:pPr>
            <w:r w:rsidRPr="006E0DD1">
              <w:rPr>
                <w:b/>
                <w:bCs/>
              </w:rPr>
              <w:t>Bước thực hiện</w:t>
            </w:r>
          </w:p>
        </w:tc>
        <w:tc>
          <w:tcPr>
            <w:tcW w:w="1710" w:type="dxa"/>
            <w:vAlign w:val="center"/>
          </w:tcPr>
          <w:p w14:paraId="488F6CDE" w14:textId="77777777" w:rsidR="00D56F65" w:rsidRPr="006E0DD1" w:rsidRDefault="00D56F65" w:rsidP="00702F81">
            <w:pPr>
              <w:pStyle w:val="NoSpacing"/>
              <w:jc w:val="center"/>
              <w:rPr>
                <w:b/>
                <w:bCs/>
              </w:rPr>
            </w:pPr>
            <w:r w:rsidRPr="006E0DD1">
              <w:rPr>
                <w:b/>
                <w:bCs/>
              </w:rPr>
              <w:t>Người thực hiện</w:t>
            </w:r>
          </w:p>
        </w:tc>
        <w:tc>
          <w:tcPr>
            <w:tcW w:w="6210" w:type="dxa"/>
            <w:vAlign w:val="center"/>
          </w:tcPr>
          <w:p w14:paraId="415056AB" w14:textId="77777777" w:rsidR="00D56F65" w:rsidRPr="006E0DD1" w:rsidRDefault="00D56F65" w:rsidP="00702F81">
            <w:pPr>
              <w:pStyle w:val="NoSpacing"/>
              <w:jc w:val="center"/>
              <w:rPr>
                <w:b/>
                <w:bCs/>
              </w:rPr>
            </w:pPr>
            <w:r w:rsidRPr="006E0DD1">
              <w:rPr>
                <w:b/>
                <w:bCs/>
              </w:rPr>
              <w:t>Diễn giải</w:t>
            </w:r>
          </w:p>
        </w:tc>
      </w:tr>
      <w:tr w:rsidR="00C47E0A" w:rsidRPr="006115EA" w14:paraId="542109C9" w14:textId="77777777" w:rsidTr="00702F81">
        <w:trPr>
          <w:trHeight w:val="350"/>
        </w:trPr>
        <w:tc>
          <w:tcPr>
            <w:tcW w:w="576" w:type="dxa"/>
          </w:tcPr>
          <w:p w14:paraId="6CF5C998" w14:textId="506173DA" w:rsidR="00C47E0A" w:rsidRPr="006115EA" w:rsidRDefault="00C47E0A" w:rsidP="00C47E0A">
            <w:pPr>
              <w:pStyle w:val="NoSpacing"/>
            </w:pPr>
            <w:r w:rsidRPr="009E0D1B">
              <w:t>01</w:t>
            </w:r>
          </w:p>
        </w:tc>
        <w:tc>
          <w:tcPr>
            <w:tcW w:w="3019" w:type="dxa"/>
          </w:tcPr>
          <w:p w14:paraId="2C43ADB4" w14:textId="7B49F589" w:rsidR="00C47E0A" w:rsidRPr="006115EA" w:rsidRDefault="00C47E0A" w:rsidP="00C47E0A">
            <w:pPr>
              <w:pStyle w:val="NoSpacing"/>
            </w:pPr>
            <w:r>
              <w:t>Phân công nhân sự quản lý tài khoản</w:t>
            </w:r>
          </w:p>
        </w:tc>
        <w:tc>
          <w:tcPr>
            <w:tcW w:w="1440" w:type="dxa"/>
          </w:tcPr>
          <w:p w14:paraId="3B6B9201" w14:textId="4FCD6369" w:rsidR="00C47E0A" w:rsidRPr="006E0DD1" w:rsidRDefault="00C47E0A" w:rsidP="00C47E0A">
            <w:pPr>
              <w:pStyle w:val="NoSpacing"/>
              <w:jc w:val="center"/>
              <w:rPr>
                <w:iCs/>
              </w:rPr>
            </w:pPr>
            <w:r>
              <w:rPr>
                <w:iCs/>
              </w:rPr>
              <w:t>Thủ công</w:t>
            </w:r>
          </w:p>
        </w:tc>
        <w:tc>
          <w:tcPr>
            <w:tcW w:w="1710" w:type="dxa"/>
          </w:tcPr>
          <w:p w14:paraId="28CD125F" w14:textId="5270EC97" w:rsidR="00C47E0A" w:rsidRPr="006115EA" w:rsidRDefault="00C47E0A" w:rsidP="00C47E0A">
            <w:pPr>
              <w:pStyle w:val="NoSpacing"/>
              <w:jc w:val="center"/>
            </w:pPr>
            <w:r>
              <w:t>VDAM</w:t>
            </w:r>
          </w:p>
        </w:tc>
        <w:tc>
          <w:tcPr>
            <w:tcW w:w="6210" w:type="dxa"/>
          </w:tcPr>
          <w:p w14:paraId="5E469077" w14:textId="398B5808" w:rsidR="00C47E0A" w:rsidRPr="00F20563" w:rsidRDefault="00C47E0A" w:rsidP="00C47E0A">
            <w:pPr>
              <w:pStyle w:val="NoSpacing"/>
            </w:pPr>
            <w:r w:rsidRPr="009E0D1B">
              <w:t xml:space="preserve">Giám đốc </w:t>
            </w:r>
            <w:r w:rsidR="00853DF1">
              <w:t>Công ty QLQ</w:t>
            </w:r>
            <w:r w:rsidRPr="009E0D1B">
              <w:t xml:space="preserve"> ra quyết định </w:t>
            </w:r>
            <w:r w:rsidR="00853DF1">
              <w:t>người phụ trách tài khoản quỹ</w:t>
            </w:r>
          </w:p>
        </w:tc>
      </w:tr>
      <w:tr w:rsidR="00C47E0A" w:rsidRPr="006115EA" w14:paraId="19ACEA16" w14:textId="77777777" w:rsidTr="00702F81">
        <w:trPr>
          <w:trHeight w:val="350"/>
        </w:trPr>
        <w:tc>
          <w:tcPr>
            <w:tcW w:w="576" w:type="dxa"/>
          </w:tcPr>
          <w:p w14:paraId="128134B8" w14:textId="133E06A9" w:rsidR="00C47E0A" w:rsidRDefault="00C47E0A" w:rsidP="00C47E0A">
            <w:pPr>
              <w:pStyle w:val="NoSpacing"/>
            </w:pPr>
            <w:r w:rsidRPr="009E0D1B">
              <w:t>02</w:t>
            </w:r>
          </w:p>
        </w:tc>
        <w:tc>
          <w:tcPr>
            <w:tcW w:w="3019" w:type="dxa"/>
          </w:tcPr>
          <w:p w14:paraId="01D04260" w14:textId="5CF8407C" w:rsidR="00C47E0A" w:rsidRDefault="00C47E0A" w:rsidP="00C47E0A">
            <w:pPr>
              <w:pStyle w:val="NoSpacing"/>
            </w:pPr>
            <w:r w:rsidRPr="009E0D1B">
              <w:t xml:space="preserve">Soạn thảo tờ trình </w:t>
            </w:r>
            <w:r w:rsidR="00853DF1">
              <w:t>cập nhật nhân sự</w:t>
            </w:r>
            <w:r w:rsidRPr="009E0D1B">
              <w:t xml:space="preserve"> Quản lý tiểu khoản</w:t>
            </w:r>
          </w:p>
        </w:tc>
        <w:tc>
          <w:tcPr>
            <w:tcW w:w="1440" w:type="dxa"/>
          </w:tcPr>
          <w:p w14:paraId="2D8F13F3" w14:textId="489FA8C6" w:rsidR="00C47E0A" w:rsidRDefault="00853DF1" w:rsidP="00C47E0A">
            <w:pPr>
              <w:pStyle w:val="NoSpacing"/>
              <w:jc w:val="center"/>
              <w:rPr>
                <w:iCs/>
              </w:rPr>
            </w:pPr>
            <w:r>
              <w:rPr>
                <w:iCs/>
              </w:rPr>
              <w:t>Thủ công</w:t>
            </w:r>
          </w:p>
        </w:tc>
        <w:tc>
          <w:tcPr>
            <w:tcW w:w="1710" w:type="dxa"/>
          </w:tcPr>
          <w:p w14:paraId="64FD1829" w14:textId="71159096" w:rsidR="00C47E0A" w:rsidRDefault="00853DF1" w:rsidP="00C47E0A">
            <w:pPr>
              <w:pStyle w:val="NoSpacing"/>
              <w:jc w:val="center"/>
            </w:pPr>
            <w:r>
              <w:t>VDAM</w:t>
            </w:r>
          </w:p>
        </w:tc>
        <w:tc>
          <w:tcPr>
            <w:tcW w:w="6210" w:type="dxa"/>
          </w:tcPr>
          <w:p w14:paraId="0E7E549B" w14:textId="1AC3F95D" w:rsidR="00C47E0A" w:rsidRDefault="00C47E0A" w:rsidP="00935172">
            <w:r w:rsidRPr="009E0D1B">
              <w:t xml:space="preserve">Giám đốc </w:t>
            </w:r>
            <w:r w:rsidR="00853DF1">
              <w:t>Công ty QLQ</w:t>
            </w:r>
            <w:r w:rsidRPr="009E0D1B">
              <w:t xml:space="preserve"> soạn thảo tờ trình </w:t>
            </w:r>
            <w:r w:rsidR="00240F7C">
              <w:t>cập nhật nhân sự</w:t>
            </w:r>
            <w:r w:rsidRPr="009E0D1B">
              <w:t xml:space="preserve"> Quản lý tiểu khoản, gửi trình HĐĐT.</w:t>
            </w:r>
          </w:p>
          <w:tbl>
            <w:tblPr>
              <w:tblStyle w:val="TableGrid"/>
              <w:tblW w:w="0" w:type="auto"/>
              <w:jc w:val="center"/>
              <w:tblLook w:val="04A0" w:firstRow="1" w:lastRow="0" w:firstColumn="1" w:lastColumn="0" w:noHBand="0" w:noVBand="1"/>
            </w:tblPr>
            <w:tblGrid>
              <w:gridCol w:w="2072"/>
              <w:gridCol w:w="1872"/>
              <w:gridCol w:w="1972"/>
            </w:tblGrid>
            <w:tr w:rsidR="00286809" w14:paraId="0BC2E1A9" w14:textId="77777777" w:rsidTr="0038284D">
              <w:trPr>
                <w:jc w:val="center"/>
              </w:trPr>
              <w:tc>
                <w:tcPr>
                  <w:tcW w:w="2072" w:type="dxa"/>
                </w:tcPr>
                <w:p w14:paraId="5239F70F" w14:textId="21DEF725" w:rsidR="00286809" w:rsidRDefault="00286809" w:rsidP="00286809">
                  <w:r>
                    <w:t>Thông tin</w:t>
                  </w:r>
                </w:p>
              </w:tc>
              <w:tc>
                <w:tcPr>
                  <w:tcW w:w="1872" w:type="dxa"/>
                </w:tcPr>
                <w:p w14:paraId="14C7CB99" w14:textId="536B57EC" w:rsidR="00286809" w:rsidRDefault="00286809" w:rsidP="00286809">
                  <w:r>
                    <w:t>Cài đặt mới</w:t>
                  </w:r>
                </w:p>
              </w:tc>
              <w:tc>
                <w:tcPr>
                  <w:tcW w:w="1972" w:type="dxa"/>
                </w:tcPr>
                <w:p w14:paraId="4FDA7B8E" w14:textId="091F3F53" w:rsidR="00286809" w:rsidRDefault="00286809" w:rsidP="00286809">
                  <w:r>
                    <w:t>Cài đặt thay đổi</w:t>
                  </w:r>
                </w:p>
              </w:tc>
            </w:tr>
            <w:tr w:rsidR="00935172" w14:paraId="0CDDD18F" w14:textId="77777777" w:rsidTr="00702F81">
              <w:trPr>
                <w:jc w:val="center"/>
              </w:trPr>
              <w:tc>
                <w:tcPr>
                  <w:tcW w:w="2072" w:type="dxa"/>
                </w:tcPr>
                <w:p w14:paraId="4E57D986" w14:textId="7F873CB7" w:rsidR="00935172" w:rsidRDefault="00935172" w:rsidP="00286809">
                  <w:r>
                    <w:t>Thời điểm áp dụng</w:t>
                  </w:r>
                </w:p>
              </w:tc>
              <w:tc>
                <w:tcPr>
                  <w:tcW w:w="3844" w:type="dxa"/>
                  <w:gridSpan w:val="2"/>
                </w:tcPr>
                <w:p w14:paraId="2037845E" w14:textId="34DA5396" w:rsidR="00935172" w:rsidRDefault="00935172" w:rsidP="00286809">
                  <w:r w:rsidRPr="009E0D1B">
                    <w:t xml:space="preserve">Thời điểm kết thúc phiên giao dịch vào ngày </w:t>
                  </w:r>
                  <w:r>
                    <w:t>điều chỉnh</w:t>
                  </w:r>
                  <w:r w:rsidRPr="009E0D1B">
                    <w:t xml:space="preserve"> T đã thống nhất</w:t>
                  </w:r>
                </w:p>
              </w:tc>
            </w:tr>
            <w:tr w:rsidR="00DB5F53" w14:paraId="3FC7467A" w14:textId="77777777" w:rsidTr="00702F81">
              <w:trPr>
                <w:jc w:val="center"/>
              </w:trPr>
              <w:tc>
                <w:tcPr>
                  <w:tcW w:w="2072" w:type="dxa"/>
                </w:tcPr>
                <w:p w14:paraId="34BD1266" w14:textId="34B16127" w:rsidR="00DB5F53" w:rsidRDefault="00DB5F53" w:rsidP="00286809">
                  <w:r>
                    <w:lastRenderedPageBreak/>
                    <w:t>Tài khoản quỹ</w:t>
                  </w:r>
                </w:p>
              </w:tc>
              <w:tc>
                <w:tcPr>
                  <w:tcW w:w="3844" w:type="dxa"/>
                  <w:gridSpan w:val="2"/>
                </w:tcPr>
                <w:p w14:paraId="0AD245AA" w14:textId="59BC7A48" w:rsidR="00DB5F53" w:rsidRDefault="00DB5F53" w:rsidP="00286809">
                  <w:r>
                    <w:t>Tài khoản quỹ cài đặt</w:t>
                  </w:r>
                </w:p>
              </w:tc>
            </w:tr>
            <w:tr w:rsidR="00286809" w14:paraId="3AA4CC6C" w14:textId="77777777" w:rsidTr="0038284D">
              <w:trPr>
                <w:jc w:val="center"/>
              </w:trPr>
              <w:tc>
                <w:tcPr>
                  <w:tcW w:w="2072" w:type="dxa"/>
                </w:tcPr>
                <w:p w14:paraId="5AE7873E" w14:textId="3F7AA36F" w:rsidR="00286809" w:rsidRDefault="000A5DE8" w:rsidP="00286809">
                  <w:r>
                    <w:t>Nhân sự phụ trách</w:t>
                  </w:r>
                </w:p>
              </w:tc>
              <w:tc>
                <w:tcPr>
                  <w:tcW w:w="1872" w:type="dxa"/>
                </w:tcPr>
                <w:p w14:paraId="7F3C35F4" w14:textId="174D8831" w:rsidR="00286809" w:rsidRDefault="00DB5F53" w:rsidP="00286809">
                  <w:r>
                    <w:t>Nhân sự phụ trách mới</w:t>
                  </w:r>
                </w:p>
              </w:tc>
              <w:tc>
                <w:tcPr>
                  <w:tcW w:w="1972" w:type="dxa"/>
                </w:tcPr>
                <w:p w14:paraId="2C29ED15" w14:textId="77777777" w:rsidR="00286809" w:rsidRDefault="00DB5F53" w:rsidP="00DB5F53">
                  <w:pPr>
                    <w:pStyle w:val="ListParagraph"/>
                    <w:numPr>
                      <w:ilvl w:val="0"/>
                      <w:numId w:val="33"/>
                    </w:numPr>
                    <w:ind w:left="316"/>
                  </w:pPr>
                  <w:r>
                    <w:t>Nhân sự phụ trách hiện tại</w:t>
                  </w:r>
                </w:p>
                <w:p w14:paraId="43EEC914" w14:textId="19E51E53" w:rsidR="00DB5F53" w:rsidRPr="00DB5F53" w:rsidRDefault="00DB5F53" w:rsidP="00DB5F53">
                  <w:pPr>
                    <w:pStyle w:val="ListParagraph"/>
                    <w:numPr>
                      <w:ilvl w:val="0"/>
                      <w:numId w:val="33"/>
                    </w:numPr>
                    <w:ind w:left="316"/>
                  </w:pPr>
                  <w:r>
                    <w:t>Nhân sự phụ trách mới</w:t>
                  </w:r>
                </w:p>
              </w:tc>
            </w:tr>
            <w:tr w:rsidR="00286809" w14:paraId="12E3F4A9" w14:textId="77777777" w:rsidTr="0038284D">
              <w:trPr>
                <w:jc w:val="center"/>
              </w:trPr>
              <w:tc>
                <w:tcPr>
                  <w:tcW w:w="2072" w:type="dxa"/>
                </w:tcPr>
                <w:p w14:paraId="5F432200" w14:textId="1C2EBA59" w:rsidR="00286809" w:rsidRDefault="000A5DE8" w:rsidP="00286809">
                  <w:r>
                    <w:t>Danh mục bàn giao</w:t>
                  </w:r>
                </w:p>
              </w:tc>
              <w:tc>
                <w:tcPr>
                  <w:tcW w:w="1872" w:type="dxa"/>
                </w:tcPr>
                <w:p w14:paraId="2D7C40E1" w14:textId="55101912" w:rsidR="00286809" w:rsidRDefault="00DB5F53" w:rsidP="00286809">
                  <w:r>
                    <w:t>Không có</w:t>
                  </w:r>
                </w:p>
              </w:tc>
              <w:tc>
                <w:tcPr>
                  <w:tcW w:w="1972" w:type="dxa"/>
                </w:tcPr>
                <w:p w14:paraId="12D1BA47" w14:textId="09930300" w:rsidR="00286809" w:rsidRDefault="00000D76" w:rsidP="00286809">
                  <w:r w:rsidRPr="00000D76">
                    <w:t>Danh mục các cổ phiếu hiện đang nắm giữ (bao gồm cp chờ về)</w:t>
                  </w:r>
                </w:p>
              </w:tc>
            </w:tr>
            <w:tr w:rsidR="00286809" w14:paraId="71E0631D" w14:textId="77777777" w:rsidTr="0038284D">
              <w:trPr>
                <w:jc w:val="center"/>
              </w:trPr>
              <w:tc>
                <w:tcPr>
                  <w:tcW w:w="2072" w:type="dxa"/>
                </w:tcPr>
                <w:p w14:paraId="4E2DBA15" w14:textId="163BF5E1" w:rsidR="00286809" w:rsidRDefault="000A5DE8" w:rsidP="00286809">
                  <w:r>
                    <w:t>Giá bàn giao</w:t>
                  </w:r>
                </w:p>
              </w:tc>
              <w:tc>
                <w:tcPr>
                  <w:tcW w:w="1872" w:type="dxa"/>
                </w:tcPr>
                <w:p w14:paraId="4B48846E" w14:textId="4941E039" w:rsidR="00286809" w:rsidRDefault="00DB5F53" w:rsidP="00286809">
                  <w:r>
                    <w:t>Không có</w:t>
                  </w:r>
                </w:p>
              </w:tc>
              <w:tc>
                <w:tcPr>
                  <w:tcW w:w="1972" w:type="dxa"/>
                </w:tcPr>
                <w:p w14:paraId="380D50C5" w14:textId="40697BC9" w:rsidR="00286809" w:rsidRDefault="00935172" w:rsidP="00286809">
                  <w:r w:rsidRPr="009E0D1B">
                    <w:t>Giá bàn giao cho người phụ trách mới sẽ ghi nhận thị giá đóng cửa của cổ phiếu tại ngày bàn giao</w:t>
                  </w:r>
                </w:p>
              </w:tc>
            </w:tr>
          </w:tbl>
          <w:p w14:paraId="068E3C53" w14:textId="7A2CF00B" w:rsidR="00286809" w:rsidRDefault="00286809" w:rsidP="00286809">
            <w:pPr>
              <w:ind w:left="68"/>
            </w:pPr>
          </w:p>
        </w:tc>
      </w:tr>
      <w:tr w:rsidR="00C47E0A" w:rsidRPr="006115EA" w14:paraId="670EB389" w14:textId="77777777" w:rsidTr="00702F81">
        <w:trPr>
          <w:trHeight w:val="350"/>
        </w:trPr>
        <w:tc>
          <w:tcPr>
            <w:tcW w:w="576" w:type="dxa"/>
          </w:tcPr>
          <w:p w14:paraId="199D0EBC" w14:textId="410F2ACA" w:rsidR="00C47E0A" w:rsidRDefault="00C47E0A" w:rsidP="00C47E0A">
            <w:pPr>
              <w:pStyle w:val="NoSpacing"/>
            </w:pPr>
            <w:r w:rsidRPr="009E0D1B">
              <w:lastRenderedPageBreak/>
              <w:t>03</w:t>
            </w:r>
          </w:p>
        </w:tc>
        <w:tc>
          <w:tcPr>
            <w:tcW w:w="3019" w:type="dxa"/>
          </w:tcPr>
          <w:p w14:paraId="394AF360" w14:textId="7DE9638B" w:rsidR="00C47E0A" w:rsidRDefault="00C47E0A" w:rsidP="00C47E0A">
            <w:pPr>
              <w:pStyle w:val="NoSpacing"/>
            </w:pPr>
            <w:r w:rsidRPr="009E0D1B">
              <w:t>Kiểm tra &amp; Phản hồi</w:t>
            </w:r>
          </w:p>
        </w:tc>
        <w:tc>
          <w:tcPr>
            <w:tcW w:w="1440" w:type="dxa"/>
          </w:tcPr>
          <w:p w14:paraId="0B6782BE" w14:textId="2327182E" w:rsidR="00C47E0A" w:rsidRDefault="00C47E0A" w:rsidP="00C47E0A">
            <w:pPr>
              <w:pStyle w:val="NoSpacing"/>
              <w:jc w:val="center"/>
              <w:rPr>
                <w:iCs/>
              </w:rPr>
            </w:pPr>
          </w:p>
        </w:tc>
        <w:tc>
          <w:tcPr>
            <w:tcW w:w="1710" w:type="dxa"/>
          </w:tcPr>
          <w:p w14:paraId="1D0F76D6" w14:textId="5A16AAF6" w:rsidR="00C47E0A" w:rsidRDefault="00C47E0A" w:rsidP="00C47E0A">
            <w:pPr>
              <w:pStyle w:val="NoSpacing"/>
              <w:jc w:val="center"/>
            </w:pPr>
            <w:r w:rsidRPr="009E0D1B">
              <w:t>HĐĐT</w:t>
            </w:r>
          </w:p>
        </w:tc>
        <w:tc>
          <w:tcPr>
            <w:tcW w:w="6210" w:type="dxa"/>
          </w:tcPr>
          <w:p w14:paraId="32A98C17" w14:textId="77777777" w:rsidR="00C47E0A" w:rsidRPr="009E0D1B" w:rsidRDefault="00C47E0A" w:rsidP="00C47E0A">
            <w:r w:rsidRPr="009E0D1B">
              <w:t>HĐĐT xem xét, phê duyệt Tờ trình Điều chuyển danh mục theo đúng quy định phân quyền, ủy quyền hiện hành của VDSC</w:t>
            </w:r>
          </w:p>
          <w:tbl>
            <w:tblPr>
              <w:tblW w:w="3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
              <w:gridCol w:w="3058"/>
            </w:tblGrid>
            <w:tr w:rsidR="00C47E0A" w:rsidRPr="009E0D1B" w14:paraId="5BFBF4BB" w14:textId="77777777" w:rsidTr="0038284D">
              <w:trPr>
                <w:jc w:val="center"/>
              </w:trPr>
              <w:tc>
                <w:tcPr>
                  <w:tcW w:w="0" w:type="auto"/>
                </w:tcPr>
                <w:p w14:paraId="2D701756" w14:textId="77777777" w:rsidR="00C47E0A" w:rsidRPr="009E0D1B" w:rsidRDefault="00C47E0A" w:rsidP="00C47E0A">
                  <w:pPr>
                    <w:widowControl w:val="0"/>
                    <w:autoSpaceDE w:val="0"/>
                    <w:autoSpaceDN w:val="0"/>
                    <w:adjustRightInd w:val="0"/>
                    <w:spacing w:after="60"/>
                    <w:jc w:val="center"/>
                    <w:rPr>
                      <w:rFonts w:cs="Arial"/>
                      <w:b/>
                      <w:lang w:val="en-GB"/>
                    </w:rPr>
                  </w:pPr>
                  <w:r w:rsidRPr="009E0D1B">
                    <w:rPr>
                      <w:rFonts w:cs="Arial"/>
                      <w:b/>
                      <w:lang w:val="en-GB"/>
                    </w:rPr>
                    <w:t>Nếu</w:t>
                  </w:r>
                </w:p>
              </w:tc>
              <w:tc>
                <w:tcPr>
                  <w:tcW w:w="3058" w:type="dxa"/>
                </w:tcPr>
                <w:p w14:paraId="403C14EF" w14:textId="77777777" w:rsidR="00C47E0A" w:rsidRPr="009E0D1B" w:rsidRDefault="00C47E0A" w:rsidP="00C47E0A">
                  <w:pPr>
                    <w:widowControl w:val="0"/>
                    <w:autoSpaceDE w:val="0"/>
                    <w:autoSpaceDN w:val="0"/>
                    <w:adjustRightInd w:val="0"/>
                    <w:spacing w:after="60"/>
                    <w:jc w:val="center"/>
                    <w:rPr>
                      <w:rFonts w:cs="Arial"/>
                      <w:b/>
                      <w:lang w:val="en-GB"/>
                    </w:rPr>
                  </w:pPr>
                  <w:r w:rsidRPr="009E0D1B">
                    <w:rPr>
                      <w:rFonts w:cs="Arial"/>
                      <w:b/>
                      <w:lang w:val="en-GB"/>
                    </w:rPr>
                    <w:t>Thì</w:t>
                  </w:r>
                </w:p>
              </w:tc>
            </w:tr>
            <w:tr w:rsidR="00C47E0A" w:rsidRPr="009E0D1B" w14:paraId="2DD1157F" w14:textId="77777777" w:rsidTr="0038284D">
              <w:trPr>
                <w:jc w:val="center"/>
              </w:trPr>
              <w:tc>
                <w:tcPr>
                  <w:tcW w:w="0" w:type="auto"/>
                </w:tcPr>
                <w:p w14:paraId="6BE896F4" w14:textId="77777777" w:rsidR="00C47E0A" w:rsidRPr="009E0D1B" w:rsidRDefault="00C47E0A" w:rsidP="00C47E0A">
                  <w:pPr>
                    <w:widowControl w:val="0"/>
                    <w:autoSpaceDE w:val="0"/>
                    <w:autoSpaceDN w:val="0"/>
                    <w:adjustRightInd w:val="0"/>
                    <w:spacing w:after="60"/>
                    <w:rPr>
                      <w:rFonts w:cs="Arial"/>
                      <w:lang w:val="en-GB"/>
                    </w:rPr>
                  </w:pPr>
                  <w:r w:rsidRPr="009E0D1B">
                    <w:rPr>
                      <w:rFonts w:cs="Arial"/>
                      <w:lang w:val="en-GB"/>
                    </w:rPr>
                    <w:t>Yes</w:t>
                  </w:r>
                </w:p>
              </w:tc>
              <w:tc>
                <w:tcPr>
                  <w:tcW w:w="3058" w:type="dxa"/>
                </w:tcPr>
                <w:p w14:paraId="54F3F37E" w14:textId="77777777" w:rsidR="00C47E0A" w:rsidRPr="009E0D1B" w:rsidRDefault="00C47E0A" w:rsidP="00C47E0A">
                  <w:pPr>
                    <w:widowControl w:val="0"/>
                    <w:autoSpaceDE w:val="0"/>
                    <w:autoSpaceDN w:val="0"/>
                    <w:adjustRightInd w:val="0"/>
                    <w:spacing w:after="60"/>
                    <w:rPr>
                      <w:rFonts w:cs="Arial"/>
                      <w:lang w:val="en-GB"/>
                    </w:rPr>
                  </w:pPr>
                  <w:r w:rsidRPr="009E0D1B">
                    <w:rPr>
                      <w:rFonts w:cs="Arial"/>
                      <w:lang w:val="en-GB"/>
                    </w:rPr>
                    <w:t>Chấp thuận tờ trình và chuyển sang bước 4</w:t>
                  </w:r>
                </w:p>
              </w:tc>
            </w:tr>
            <w:tr w:rsidR="00C47E0A" w:rsidRPr="009E0D1B" w14:paraId="47D2E3C3" w14:textId="77777777" w:rsidTr="0038284D">
              <w:trPr>
                <w:jc w:val="center"/>
              </w:trPr>
              <w:tc>
                <w:tcPr>
                  <w:tcW w:w="0" w:type="auto"/>
                </w:tcPr>
                <w:p w14:paraId="4932721E" w14:textId="77777777" w:rsidR="00C47E0A" w:rsidRPr="009E0D1B" w:rsidRDefault="00C47E0A" w:rsidP="00C47E0A">
                  <w:pPr>
                    <w:widowControl w:val="0"/>
                    <w:autoSpaceDE w:val="0"/>
                    <w:autoSpaceDN w:val="0"/>
                    <w:adjustRightInd w:val="0"/>
                    <w:spacing w:after="60"/>
                    <w:rPr>
                      <w:rFonts w:cs="Arial"/>
                      <w:lang w:val="en-GB"/>
                    </w:rPr>
                  </w:pPr>
                  <w:r w:rsidRPr="009E0D1B">
                    <w:rPr>
                      <w:rFonts w:cs="Arial"/>
                      <w:lang w:val="en-GB"/>
                    </w:rPr>
                    <w:t>No</w:t>
                  </w:r>
                </w:p>
              </w:tc>
              <w:tc>
                <w:tcPr>
                  <w:tcW w:w="3058" w:type="dxa"/>
                </w:tcPr>
                <w:p w14:paraId="2F50BF98" w14:textId="77777777" w:rsidR="00C47E0A" w:rsidRPr="009E0D1B" w:rsidRDefault="00C47E0A" w:rsidP="00C47E0A">
                  <w:pPr>
                    <w:widowControl w:val="0"/>
                    <w:autoSpaceDE w:val="0"/>
                    <w:autoSpaceDN w:val="0"/>
                    <w:adjustRightInd w:val="0"/>
                    <w:spacing w:after="60"/>
                    <w:rPr>
                      <w:rFonts w:cs="Arial"/>
                      <w:lang w:val="en-GB"/>
                    </w:rPr>
                  </w:pPr>
                  <w:r w:rsidRPr="009E0D1B">
                    <w:rPr>
                      <w:rFonts w:cs="Arial"/>
                      <w:lang w:val="en-GB"/>
                    </w:rPr>
                    <w:t xml:space="preserve">Từ chối, nêu rõ lý do, Chuyển về </w:t>
                  </w:r>
                  <w:r w:rsidRPr="009E0D1B">
                    <w:rPr>
                      <w:rFonts w:cs="Arial"/>
                      <w:lang w:val="en-GB"/>
                    </w:rPr>
                    <w:lastRenderedPageBreak/>
                    <w:t>bước 2</w:t>
                  </w:r>
                </w:p>
              </w:tc>
            </w:tr>
          </w:tbl>
          <w:p w14:paraId="754EB1FA" w14:textId="48FBC4AB" w:rsidR="00C47E0A" w:rsidRDefault="00C47E0A" w:rsidP="00C47E0A">
            <w:pPr>
              <w:pStyle w:val="NoSpacing"/>
            </w:pPr>
          </w:p>
        </w:tc>
      </w:tr>
      <w:tr w:rsidR="00C47E0A" w:rsidRPr="006115EA" w14:paraId="5D382DC2" w14:textId="77777777" w:rsidTr="00702F81">
        <w:trPr>
          <w:trHeight w:val="350"/>
        </w:trPr>
        <w:tc>
          <w:tcPr>
            <w:tcW w:w="576" w:type="dxa"/>
          </w:tcPr>
          <w:p w14:paraId="3A0A8861" w14:textId="756861A2" w:rsidR="00C47E0A" w:rsidRDefault="00C47E0A" w:rsidP="00C47E0A">
            <w:pPr>
              <w:pStyle w:val="NoSpacing"/>
            </w:pPr>
            <w:r w:rsidRPr="009E0D1B">
              <w:lastRenderedPageBreak/>
              <w:t>04</w:t>
            </w:r>
          </w:p>
        </w:tc>
        <w:tc>
          <w:tcPr>
            <w:tcW w:w="3019" w:type="dxa"/>
          </w:tcPr>
          <w:p w14:paraId="411EC383" w14:textId="40767691" w:rsidR="00C47E0A" w:rsidRDefault="00C47E0A" w:rsidP="00C47E0A">
            <w:pPr>
              <w:pStyle w:val="NoSpacing"/>
            </w:pPr>
            <w:r w:rsidRPr="009E0D1B">
              <w:t>Khởi tạo lệnh thay đổi Quản lý tiểu khoản</w:t>
            </w:r>
          </w:p>
        </w:tc>
        <w:tc>
          <w:tcPr>
            <w:tcW w:w="1440" w:type="dxa"/>
          </w:tcPr>
          <w:p w14:paraId="543F3D00" w14:textId="3B3FAFAD" w:rsidR="00C47E0A" w:rsidRPr="006E0DD1" w:rsidRDefault="00C47E0A" w:rsidP="00C47E0A">
            <w:pPr>
              <w:pStyle w:val="NoSpacing"/>
              <w:jc w:val="center"/>
              <w:rPr>
                <w:iCs/>
              </w:rPr>
            </w:pPr>
          </w:p>
        </w:tc>
        <w:tc>
          <w:tcPr>
            <w:tcW w:w="1710" w:type="dxa"/>
          </w:tcPr>
          <w:p w14:paraId="1913FC9F" w14:textId="449B770D" w:rsidR="00C47E0A" w:rsidRPr="006115EA" w:rsidRDefault="0038284D" w:rsidP="00C47E0A">
            <w:pPr>
              <w:pStyle w:val="NoSpacing"/>
              <w:jc w:val="center"/>
            </w:pPr>
            <w:r>
              <w:t>VDAM</w:t>
            </w:r>
          </w:p>
        </w:tc>
        <w:tc>
          <w:tcPr>
            <w:tcW w:w="6210" w:type="dxa"/>
          </w:tcPr>
          <w:p w14:paraId="2ECF2E83" w14:textId="6A85830A" w:rsidR="00C47E0A" w:rsidRPr="006E0DD1" w:rsidRDefault="00C47E0A" w:rsidP="00C47E0A">
            <w:pPr>
              <w:pStyle w:val="NoSpacing"/>
            </w:pPr>
            <w:r w:rsidRPr="009E0D1B">
              <w:t>Tại thời điểm bàn giao như đã thống nhất trong tờ trình</w:t>
            </w:r>
            <w:r w:rsidR="0038284D">
              <w:t>, người dùng</w:t>
            </w:r>
            <w:r w:rsidRPr="009E0D1B">
              <w:t xml:space="preserve"> tiến hành </w:t>
            </w:r>
            <w:r w:rsidR="0038284D">
              <w:t>cập nhật</w:t>
            </w:r>
            <w:r w:rsidRPr="009E0D1B">
              <w:t xml:space="preserve"> quản lý tiểu khoản trên Platform Đầu tư theo như thông tin tờ trình đã được HĐĐT ký duyệt</w:t>
            </w:r>
          </w:p>
        </w:tc>
      </w:tr>
    </w:tbl>
    <w:p w14:paraId="109F9438" w14:textId="77777777" w:rsidR="00D56F65" w:rsidRDefault="00D56F65" w:rsidP="00044A94"/>
    <w:p w14:paraId="35FA19E1" w14:textId="25C9E670" w:rsidR="002D32A1" w:rsidRDefault="002D32A1">
      <w:pPr>
        <w:pStyle w:val="Heading6"/>
        <w:pPrChange w:id="92" w:author="Do Thanh Trung" w:date="2025-06-12T09:37:00Z" w16du:dateUtc="2025-06-12T02:37:00Z">
          <w:pPr/>
        </w:pPrChange>
      </w:pPr>
      <w:bookmarkStart w:id="93" w:name="_Nhân_viên_quản"/>
      <w:bookmarkEnd w:id="93"/>
      <w:del w:id="94" w:author="Do Thanh Trung" w:date="2025-06-12T14:42:00Z" w16du:dateUtc="2025-06-12T07:42:00Z">
        <w:r w:rsidDel="003263C9">
          <w:delText>Mô tả dữ liệu chức năng</w:delText>
        </w:r>
      </w:del>
      <w:ins w:id="95" w:author="Do Thanh Trung" w:date="2025-06-12T14:42:00Z" w16du:dateUtc="2025-06-12T07:42:00Z">
        <w:r w:rsidR="003263C9">
          <w:t>Nhân viên quản lý tài khoản</w:t>
        </w:r>
      </w:ins>
    </w:p>
    <w:tbl>
      <w:tblPr>
        <w:tblStyle w:val="TableGrid"/>
        <w:tblW w:w="14113" w:type="dxa"/>
        <w:tblLayout w:type="fixed"/>
        <w:tblLook w:val="04A0" w:firstRow="1" w:lastRow="0" w:firstColumn="1" w:lastColumn="0" w:noHBand="0" w:noVBand="1"/>
        <w:tblPrChange w:id="96" w:author="Do Thanh Trung" w:date="2025-07-03T16:31:00Z" w16du:dateUtc="2025-07-03T09:31:00Z">
          <w:tblPr>
            <w:tblStyle w:val="TableGrid"/>
            <w:tblW w:w="14113" w:type="dxa"/>
            <w:tblLayout w:type="fixed"/>
            <w:tblLook w:val="04A0" w:firstRow="1" w:lastRow="0" w:firstColumn="1" w:lastColumn="0" w:noHBand="0" w:noVBand="1"/>
          </w:tblPr>
        </w:tblPrChange>
      </w:tblPr>
      <w:tblGrid>
        <w:gridCol w:w="625"/>
        <w:gridCol w:w="1869"/>
        <w:gridCol w:w="1281"/>
        <w:gridCol w:w="900"/>
        <w:gridCol w:w="810"/>
        <w:gridCol w:w="2970"/>
        <w:gridCol w:w="5658"/>
        <w:tblGridChange w:id="97">
          <w:tblGrid>
            <w:gridCol w:w="469"/>
            <w:gridCol w:w="156"/>
            <w:gridCol w:w="1869"/>
            <w:gridCol w:w="1281"/>
            <w:gridCol w:w="900"/>
            <w:gridCol w:w="810"/>
            <w:gridCol w:w="1710"/>
            <w:gridCol w:w="1260"/>
            <w:gridCol w:w="5658"/>
          </w:tblGrid>
        </w:tblGridChange>
      </w:tblGrid>
      <w:tr w:rsidR="00DD3353" w14:paraId="27497EA8" w14:textId="77777777" w:rsidTr="00DD3353">
        <w:trPr>
          <w:trHeight w:val="295"/>
          <w:trPrChange w:id="98" w:author="Do Thanh Trung" w:date="2025-07-03T16:31:00Z" w16du:dateUtc="2025-07-03T09:31:00Z">
            <w:trPr>
              <w:trHeight w:val="295"/>
            </w:trPr>
          </w:trPrChange>
        </w:trPr>
        <w:tc>
          <w:tcPr>
            <w:tcW w:w="625" w:type="dxa"/>
            <w:vAlign w:val="center"/>
            <w:tcPrChange w:id="99" w:author="Do Thanh Trung" w:date="2025-07-03T16:31:00Z" w16du:dateUtc="2025-07-03T09:31:00Z">
              <w:tcPr>
                <w:tcW w:w="469" w:type="dxa"/>
                <w:vAlign w:val="center"/>
              </w:tcPr>
            </w:tcPrChange>
          </w:tcPr>
          <w:p w14:paraId="09B474BD" w14:textId="77777777" w:rsidR="001E562A" w:rsidRPr="00527516" w:rsidRDefault="001E562A">
            <w:pPr>
              <w:jc w:val="center"/>
              <w:rPr>
                <w:b/>
                <w:bCs/>
              </w:rPr>
              <w:pPrChange w:id="100" w:author="Do Thanh Trung" w:date="2025-07-03T16:31:00Z" w16du:dateUtc="2025-07-03T09:31:00Z">
                <w:pPr>
                  <w:jc w:val="left"/>
                </w:pPr>
              </w:pPrChange>
            </w:pPr>
            <w:r w:rsidRPr="00527516">
              <w:rPr>
                <w:b/>
                <w:bCs/>
              </w:rPr>
              <w:t>STT</w:t>
            </w:r>
          </w:p>
        </w:tc>
        <w:tc>
          <w:tcPr>
            <w:tcW w:w="1869" w:type="dxa"/>
            <w:vAlign w:val="center"/>
            <w:tcPrChange w:id="101" w:author="Do Thanh Trung" w:date="2025-07-03T16:31:00Z" w16du:dateUtc="2025-07-03T09:31:00Z">
              <w:tcPr>
                <w:tcW w:w="2025" w:type="dxa"/>
                <w:gridSpan w:val="2"/>
                <w:vAlign w:val="center"/>
              </w:tcPr>
            </w:tcPrChange>
          </w:tcPr>
          <w:p w14:paraId="6AEF2749" w14:textId="77777777" w:rsidR="001E562A" w:rsidRPr="00527516" w:rsidRDefault="001E562A">
            <w:pPr>
              <w:jc w:val="center"/>
              <w:rPr>
                <w:b/>
                <w:bCs/>
              </w:rPr>
              <w:pPrChange w:id="102" w:author="Do Thanh Trung" w:date="2025-07-03T16:31:00Z" w16du:dateUtc="2025-07-03T09:31:00Z">
                <w:pPr>
                  <w:jc w:val="left"/>
                </w:pPr>
              </w:pPrChange>
            </w:pPr>
            <w:r w:rsidRPr="00527516">
              <w:rPr>
                <w:b/>
                <w:bCs/>
              </w:rPr>
              <w:t>Trường dữ liệu</w:t>
            </w:r>
          </w:p>
        </w:tc>
        <w:tc>
          <w:tcPr>
            <w:tcW w:w="1281" w:type="dxa"/>
            <w:vAlign w:val="center"/>
            <w:tcPrChange w:id="103" w:author="Do Thanh Trung" w:date="2025-07-03T16:31:00Z" w16du:dateUtc="2025-07-03T09:31:00Z">
              <w:tcPr>
                <w:tcW w:w="1281" w:type="dxa"/>
                <w:vAlign w:val="center"/>
              </w:tcPr>
            </w:tcPrChange>
          </w:tcPr>
          <w:p w14:paraId="708999A2" w14:textId="2A4D5684" w:rsidR="001E562A" w:rsidRDefault="001E562A">
            <w:pPr>
              <w:jc w:val="center"/>
              <w:rPr>
                <w:b/>
                <w:bCs/>
              </w:rPr>
              <w:pPrChange w:id="104" w:author="Do Thanh Trung" w:date="2025-07-03T16:31:00Z" w16du:dateUtc="2025-07-03T09:31:00Z">
                <w:pPr>
                  <w:jc w:val="left"/>
                </w:pPr>
              </w:pPrChange>
            </w:pPr>
            <w:r w:rsidRPr="00527516">
              <w:rPr>
                <w:b/>
                <w:bCs/>
              </w:rPr>
              <w:t>Loại</w:t>
            </w:r>
          </w:p>
          <w:p w14:paraId="73C3174C" w14:textId="2E50E5B8" w:rsidR="001E562A" w:rsidRPr="00527516" w:rsidRDefault="001E562A">
            <w:pPr>
              <w:jc w:val="center"/>
              <w:rPr>
                <w:b/>
                <w:bCs/>
              </w:rPr>
              <w:pPrChange w:id="105" w:author="Do Thanh Trung" w:date="2025-07-03T16:31:00Z" w16du:dateUtc="2025-07-03T09:31:00Z">
                <w:pPr>
                  <w:jc w:val="left"/>
                </w:pPr>
              </w:pPrChange>
            </w:pPr>
            <w:r w:rsidRPr="00527516">
              <w:rPr>
                <w:b/>
                <w:bCs/>
              </w:rPr>
              <w:t>dữ liệu</w:t>
            </w:r>
          </w:p>
        </w:tc>
        <w:tc>
          <w:tcPr>
            <w:tcW w:w="900" w:type="dxa"/>
            <w:vAlign w:val="center"/>
            <w:tcPrChange w:id="106" w:author="Do Thanh Trung" w:date="2025-07-03T16:31:00Z" w16du:dateUtc="2025-07-03T09:31:00Z">
              <w:tcPr>
                <w:tcW w:w="900" w:type="dxa"/>
                <w:vAlign w:val="center"/>
              </w:tcPr>
            </w:tcPrChange>
          </w:tcPr>
          <w:p w14:paraId="4DE30F1E" w14:textId="07F33AEB" w:rsidR="001E562A" w:rsidRPr="00527516" w:rsidRDefault="001E562A">
            <w:pPr>
              <w:jc w:val="center"/>
              <w:rPr>
                <w:b/>
                <w:bCs/>
              </w:rPr>
              <w:pPrChange w:id="107" w:author="Do Thanh Trung" w:date="2025-07-03T16:31:00Z" w16du:dateUtc="2025-07-03T09:31:00Z">
                <w:pPr>
                  <w:jc w:val="left"/>
                </w:pPr>
              </w:pPrChange>
            </w:pPr>
            <w:r>
              <w:rPr>
                <w:b/>
                <w:bCs/>
              </w:rPr>
              <w:t>Bắt buộc</w:t>
            </w:r>
          </w:p>
        </w:tc>
        <w:tc>
          <w:tcPr>
            <w:tcW w:w="810" w:type="dxa"/>
            <w:vAlign w:val="center"/>
            <w:tcPrChange w:id="108" w:author="Do Thanh Trung" w:date="2025-07-03T16:31:00Z" w16du:dateUtc="2025-07-03T09:31:00Z">
              <w:tcPr>
                <w:tcW w:w="810" w:type="dxa"/>
                <w:vAlign w:val="center"/>
              </w:tcPr>
            </w:tcPrChange>
          </w:tcPr>
          <w:p w14:paraId="37020294" w14:textId="2B964722" w:rsidR="001E562A" w:rsidRPr="00527516" w:rsidRDefault="001E562A">
            <w:pPr>
              <w:jc w:val="center"/>
              <w:rPr>
                <w:b/>
                <w:bCs/>
              </w:rPr>
              <w:pPrChange w:id="109" w:author="Do Thanh Trung" w:date="2025-07-03T16:31:00Z" w16du:dateUtc="2025-07-03T09:31:00Z">
                <w:pPr>
                  <w:jc w:val="left"/>
                </w:pPr>
              </w:pPrChange>
            </w:pPr>
            <w:r>
              <w:rPr>
                <w:b/>
                <w:bCs/>
              </w:rPr>
              <w:t>Read only</w:t>
            </w:r>
          </w:p>
        </w:tc>
        <w:tc>
          <w:tcPr>
            <w:tcW w:w="2970" w:type="dxa"/>
            <w:tcPrChange w:id="110" w:author="Do Thanh Trung" w:date="2025-07-03T16:31:00Z" w16du:dateUtc="2025-07-03T09:31:00Z">
              <w:tcPr>
                <w:tcW w:w="2970" w:type="dxa"/>
                <w:gridSpan w:val="2"/>
              </w:tcPr>
            </w:tcPrChange>
          </w:tcPr>
          <w:p w14:paraId="2883218C" w14:textId="4B11AAEE" w:rsidR="001E562A" w:rsidRPr="00527516" w:rsidRDefault="00F81E30">
            <w:pPr>
              <w:jc w:val="center"/>
              <w:rPr>
                <w:b/>
                <w:bCs/>
              </w:rPr>
              <w:pPrChange w:id="111" w:author="Do Thanh Trung" w:date="2025-07-03T16:31:00Z" w16du:dateUtc="2025-07-03T09:31:00Z">
                <w:pPr>
                  <w:jc w:val="left"/>
                </w:pPr>
              </w:pPrChange>
            </w:pPr>
            <w:ins w:id="112" w:author="Do Thanh Trung" w:date="2025-07-03T16:28:00Z" w16du:dateUtc="2025-07-03T09:28:00Z">
              <w:r>
                <w:rPr>
                  <w:b/>
                  <w:bCs/>
                </w:rPr>
                <w:t>Dữ liệu tham chiếu</w:t>
              </w:r>
            </w:ins>
          </w:p>
        </w:tc>
        <w:tc>
          <w:tcPr>
            <w:tcW w:w="5658" w:type="dxa"/>
            <w:vAlign w:val="center"/>
            <w:tcPrChange w:id="113" w:author="Do Thanh Trung" w:date="2025-07-03T16:31:00Z" w16du:dateUtc="2025-07-03T09:31:00Z">
              <w:tcPr>
                <w:tcW w:w="5658" w:type="dxa"/>
                <w:vAlign w:val="center"/>
              </w:tcPr>
            </w:tcPrChange>
          </w:tcPr>
          <w:p w14:paraId="1E61C183" w14:textId="676F00EB" w:rsidR="001E562A" w:rsidRPr="00527516" w:rsidRDefault="001E562A">
            <w:pPr>
              <w:jc w:val="center"/>
              <w:rPr>
                <w:b/>
                <w:bCs/>
              </w:rPr>
              <w:pPrChange w:id="114" w:author="Do Thanh Trung" w:date="2025-07-03T16:31:00Z" w16du:dateUtc="2025-07-03T09:31:00Z">
                <w:pPr>
                  <w:jc w:val="left"/>
                </w:pPr>
              </w:pPrChange>
            </w:pPr>
            <w:r w:rsidRPr="00527516">
              <w:rPr>
                <w:b/>
                <w:bCs/>
              </w:rPr>
              <w:t>Diễn giải</w:t>
            </w:r>
          </w:p>
        </w:tc>
      </w:tr>
      <w:tr w:rsidR="00DD3353" w14:paraId="07C8F31B" w14:textId="77777777" w:rsidTr="00DD3353">
        <w:trPr>
          <w:trHeight w:val="448"/>
          <w:trPrChange w:id="115" w:author="Do Thanh Trung" w:date="2025-07-03T16:31:00Z" w16du:dateUtc="2025-07-03T09:31:00Z">
            <w:trPr>
              <w:trHeight w:val="448"/>
            </w:trPr>
          </w:trPrChange>
        </w:trPr>
        <w:tc>
          <w:tcPr>
            <w:tcW w:w="625" w:type="dxa"/>
            <w:vAlign w:val="center"/>
            <w:tcPrChange w:id="116" w:author="Do Thanh Trung" w:date="2025-07-03T16:31:00Z" w16du:dateUtc="2025-07-03T09:31:00Z">
              <w:tcPr>
                <w:tcW w:w="469" w:type="dxa"/>
                <w:vAlign w:val="center"/>
              </w:tcPr>
            </w:tcPrChange>
          </w:tcPr>
          <w:p w14:paraId="498CB21F" w14:textId="77777777" w:rsidR="001E562A" w:rsidRDefault="001E562A" w:rsidP="002A0396">
            <w:pPr>
              <w:jc w:val="left"/>
            </w:pPr>
            <w:r>
              <w:t>01</w:t>
            </w:r>
          </w:p>
        </w:tc>
        <w:tc>
          <w:tcPr>
            <w:tcW w:w="1869" w:type="dxa"/>
            <w:vAlign w:val="center"/>
            <w:tcPrChange w:id="117" w:author="Do Thanh Trung" w:date="2025-07-03T16:31:00Z" w16du:dateUtc="2025-07-03T09:31:00Z">
              <w:tcPr>
                <w:tcW w:w="2025" w:type="dxa"/>
                <w:gridSpan w:val="2"/>
                <w:vAlign w:val="center"/>
              </w:tcPr>
            </w:tcPrChange>
          </w:tcPr>
          <w:p w14:paraId="359A26DB" w14:textId="4816F77C" w:rsidR="001E562A" w:rsidRDefault="001E562A" w:rsidP="002A0396">
            <w:pPr>
              <w:jc w:val="left"/>
            </w:pPr>
            <w:r>
              <w:t>Ngày áp dụng</w:t>
            </w:r>
          </w:p>
        </w:tc>
        <w:tc>
          <w:tcPr>
            <w:tcW w:w="1281" w:type="dxa"/>
            <w:vAlign w:val="center"/>
            <w:tcPrChange w:id="118" w:author="Do Thanh Trung" w:date="2025-07-03T16:31:00Z" w16du:dateUtc="2025-07-03T09:31:00Z">
              <w:tcPr>
                <w:tcW w:w="1281" w:type="dxa"/>
                <w:vAlign w:val="center"/>
              </w:tcPr>
            </w:tcPrChange>
          </w:tcPr>
          <w:p w14:paraId="75D15FFE" w14:textId="38663277" w:rsidR="001E562A" w:rsidRDefault="001E562A" w:rsidP="002A0396">
            <w:pPr>
              <w:jc w:val="left"/>
            </w:pPr>
            <w:r>
              <w:t>Date</w:t>
            </w:r>
          </w:p>
        </w:tc>
        <w:tc>
          <w:tcPr>
            <w:tcW w:w="900" w:type="dxa"/>
            <w:vAlign w:val="center"/>
            <w:tcPrChange w:id="119" w:author="Do Thanh Trung" w:date="2025-07-03T16:31:00Z" w16du:dateUtc="2025-07-03T09:31:00Z">
              <w:tcPr>
                <w:tcW w:w="900" w:type="dxa"/>
                <w:vAlign w:val="center"/>
              </w:tcPr>
            </w:tcPrChange>
          </w:tcPr>
          <w:p w14:paraId="01E9AA89" w14:textId="4C266D96" w:rsidR="001E562A" w:rsidRDefault="001E562A" w:rsidP="002A0396">
            <w:pPr>
              <w:jc w:val="left"/>
            </w:pPr>
            <w:r w:rsidRPr="00F613BD">
              <w:t>X</w:t>
            </w:r>
          </w:p>
        </w:tc>
        <w:tc>
          <w:tcPr>
            <w:tcW w:w="810" w:type="dxa"/>
            <w:vAlign w:val="center"/>
            <w:tcPrChange w:id="120" w:author="Do Thanh Trung" w:date="2025-07-03T16:31:00Z" w16du:dateUtc="2025-07-03T09:31:00Z">
              <w:tcPr>
                <w:tcW w:w="810" w:type="dxa"/>
                <w:vAlign w:val="center"/>
              </w:tcPr>
            </w:tcPrChange>
          </w:tcPr>
          <w:p w14:paraId="7A09D792" w14:textId="77777777" w:rsidR="001E562A" w:rsidRDefault="001E562A" w:rsidP="002A0396">
            <w:pPr>
              <w:jc w:val="left"/>
            </w:pPr>
          </w:p>
        </w:tc>
        <w:tc>
          <w:tcPr>
            <w:tcW w:w="2970" w:type="dxa"/>
            <w:tcPrChange w:id="121" w:author="Do Thanh Trung" w:date="2025-07-03T16:31:00Z" w16du:dateUtc="2025-07-03T09:31:00Z">
              <w:tcPr>
                <w:tcW w:w="2970" w:type="dxa"/>
                <w:gridSpan w:val="2"/>
              </w:tcPr>
            </w:tcPrChange>
          </w:tcPr>
          <w:p w14:paraId="65F97C39" w14:textId="77777777" w:rsidR="001E562A" w:rsidRDefault="001E562A" w:rsidP="002A0396">
            <w:pPr>
              <w:jc w:val="left"/>
            </w:pPr>
          </w:p>
        </w:tc>
        <w:tc>
          <w:tcPr>
            <w:tcW w:w="5658" w:type="dxa"/>
            <w:vAlign w:val="center"/>
            <w:tcPrChange w:id="122" w:author="Do Thanh Trung" w:date="2025-07-03T16:31:00Z" w16du:dateUtc="2025-07-03T09:31:00Z">
              <w:tcPr>
                <w:tcW w:w="5658" w:type="dxa"/>
                <w:vAlign w:val="center"/>
              </w:tcPr>
            </w:tcPrChange>
          </w:tcPr>
          <w:p w14:paraId="7C5C9B91" w14:textId="0CAD0DDD" w:rsidR="001E562A" w:rsidRDefault="001E562A" w:rsidP="002A0396">
            <w:pPr>
              <w:jc w:val="left"/>
            </w:pPr>
            <w:r>
              <w:t xml:space="preserve">Người dùng chọn ngày áp dụng nhân sự quản lý tài khoản </w:t>
            </w:r>
            <w:commentRangeStart w:id="123"/>
            <w:r w:rsidRPr="5DF0C184">
              <w:rPr>
                <w:highlight w:val="yellow"/>
              </w:rPr>
              <w:t>(cho phép lùi ngày)</w:t>
            </w:r>
            <w:commentRangeEnd w:id="123"/>
            <w:r>
              <w:rPr>
                <w:rStyle w:val="CommentReference"/>
              </w:rPr>
              <w:commentReference w:id="123"/>
            </w:r>
          </w:p>
        </w:tc>
      </w:tr>
      <w:tr w:rsidR="00DD3353" w14:paraId="1ADABA1E" w14:textId="77777777" w:rsidTr="00DD3353">
        <w:trPr>
          <w:trHeight w:val="472"/>
          <w:trPrChange w:id="124" w:author="Do Thanh Trung" w:date="2025-07-03T16:31:00Z" w16du:dateUtc="2025-07-03T09:31:00Z">
            <w:trPr>
              <w:trHeight w:val="472"/>
            </w:trPr>
          </w:trPrChange>
        </w:trPr>
        <w:tc>
          <w:tcPr>
            <w:tcW w:w="625" w:type="dxa"/>
            <w:vAlign w:val="center"/>
            <w:tcPrChange w:id="125" w:author="Do Thanh Trung" w:date="2025-07-03T16:31:00Z" w16du:dateUtc="2025-07-03T09:31:00Z">
              <w:tcPr>
                <w:tcW w:w="469" w:type="dxa"/>
                <w:vAlign w:val="center"/>
              </w:tcPr>
            </w:tcPrChange>
          </w:tcPr>
          <w:p w14:paraId="4322F5CD" w14:textId="77777777" w:rsidR="001E562A" w:rsidRDefault="001E562A" w:rsidP="002A0396">
            <w:pPr>
              <w:jc w:val="left"/>
            </w:pPr>
            <w:r>
              <w:t>02</w:t>
            </w:r>
          </w:p>
        </w:tc>
        <w:tc>
          <w:tcPr>
            <w:tcW w:w="1869" w:type="dxa"/>
            <w:vAlign w:val="center"/>
            <w:tcPrChange w:id="126" w:author="Do Thanh Trung" w:date="2025-07-03T16:31:00Z" w16du:dateUtc="2025-07-03T09:31:00Z">
              <w:tcPr>
                <w:tcW w:w="2025" w:type="dxa"/>
                <w:gridSpan w:val="2"/>
                <w:vAlign w:val="center"/>
              </w:tcPr>
            </w:tcPrChange>
          </w:tcPr>
          <w:p w14:paraId="2F3C8CA5" w14:textId="3FBC4EAD" w:rsidR="001E562A" w:rsidRDefault="001E562A" w:rsidP="002A0396">
            <w:pPr>
              <w:jc w:val="left"/>
            </w:pPr>
            <w:r>
              <w:t>Loại cài đặt</w:t>
            </w:r>
          </w:p>
        </w:tc>
        <w:tc>
          <w:tcPr>
            <w:tcW w:w="1281" w:type="dxa"/>
            <w:vAlign w:val="center"/>
            <w:tcPrChange w:id="127" w:author="Do Thanh Trung" w:date="2025-07-03T16:31:00Z" w16du:dateUtc="2025-07-03T09:31:00Z">
              <w:tcPr>
                <w:tcW w:w="1281" w:type="dxa"/>
                <w:vAlign w:val="center"/>
              </w:tcPr>
            </w:tcPrChange>
          </w:tcPr>
          <w:p w14:paraId="40EC613F" w14:textId="5910FD39" w:rsidR="001E562A" w:rsidRDefault="001E562A" w:rsidP="002A0396">
            <w:pPr>
              <w:jc w:val="left"/>
            </w:pPr>
            <w:r>
              <w:t>Optionset</w:t>
            </w:r>
          </w:p>
        </w:tc>
        <w:tc>
          <w:tcPr>
            <w:tcW w:w="900" w:type="dxa"/>
            <w:vAlign w:val="center"/>
            <w:tcPrChange w:id="128" w:author="Do Thanh Trung" w:date="2025-07-03T16:31:00Z" w16du:dateUtc="2025-07-03T09:31:00Z">
              <w:tcPr>
                <w:tcW w:w="900" w:type="dxa"/>
                <w:vAlign w:val="center"/>
              </w:tcPr>
            </w:tcPrChange>
          </w:tcPr>
          <w:p w14:paraId="79730DF5" w14:textId="2F7939A8" w:rsidR="001E562A" w:rsidRDefault="001E562A" w:rsidP="002A0396">
            <w:pPr>
              <w:jc w:val="left"/>
            </w:pPr>
            <w:r w:rsidRPr="00F613BD">
              <w:t>X</w:t>
            </w:r>
          </w:p>
        </w:tc>
        <w:tc>
          <w:tcPr>
            <w:tcW w:w="810" w:type="dxa"/>
            <w:vAlign w:val="center"/>
            <w:tcPrChange w:id="129" w:author="Do Thanh Trung" w:date="2025-07-03T16:31:00Z" w16du:dateUtc="2025-07-03T09:31:00Z">
              <w:tcPr>
                <w:tcW w:w="810" w:type="dxa"/>
                <w:vAlign w:val="center"/>
              </w:tcPr>
            </w:tcPrChange>
          </w:tcPr>
          <w:p w14:paraId="10A8CB8D" w14:textId="77777777" w:rsidR="001E562A" w:rsidRDefault="001E562A" w:rsidP="002A0396">
            <w:pPr>
              <w:jc w:val="left"/>
            </w:pPr>
          </w:p>
        </w:tc>
        <w:tc>
          <w:tcPr>
            <w:tcW w:w="2970" w:type="dxa"/>
            <w:tcPrChange w:id="130" w:author="Do Thanh Trung" w:date="2025-07-03T16:31:00Z" w16du:dateUtc="2025-07-03T09:31:00Z">
              <w:tcPr>
                <w:tcW w:w="2970" w:type="dxa"/>
                <w:gridSpan w:val="2"/>
              </w:tcPr>
            </w:tcPrChange>
          </w:tcPr>
          <w:p w14:paraId="43DFD750" w14:textId="77777777" w:rsidR="001E562A" w:rsidRDefault="001E562A" w:rsidP="002A0396">
            <w:pPr>
              <w:jc w:val="left"/>
            </w:pPr>
          </w:p>
        </w:tc>
        <w:tc>
          <w:tcPr>
            <w:tcW w:w="5658" w:type="dxa"/>
            <w:vAlign w:val="center"/>
            <w:tcPrChange w:id="131" w:author="Do Thanh Trung" w:date="2025-07-03T16:31:00Z" w16du:dateUtc="2025-07-03T09:31:00Z">
              <w:tcPr>
                <w:tcW w:w="5658" w:type="dxa"/>
                <w:vAlign w:val="center"/>
              </w:tcPr>
            </w:tcPrChange>
          </w:tcPr>
          <w:p w14:paraId="5C4A9865" w14:textId="4B598212" w:rsidR="001E562A" w:rsidRDefault="001E562A" w:rsidP="002A0396">
            <w:pPr>
              <w:jc w:val="left"/>
            </w:pPr>
            <w:r>
              <w:t>Người dùng chọn 1 trong các giá trị:</w:t>
            </w:r>
          </w:p>
          <w:p w14:paraId="0AB11CBB" w14:textId="77777777" w:rsidR="001E562A" w:rsidRDefault="001E562A" w:rsidP="002A0396">
            <w:pPr>
              <w:pStyle w:val="ListParagraph"/>
              <w:numPr>
                <w:ilvl w:val="0"/>
                <w:numId w:val="33"/>
              </w:numPr>
              <w:jc w:val="left"/>
            </w:pPr>
            <w:r>
              <w:t>Cài đặt mới</w:t>
            </w:r>
          </w:p>
          <w:p w14:paraId="475B766B" w14:textId="136C0792" w:rsidR="001E562A" w:rsidRPr="00496E05" w:rsidRDefault="001E562A" w:rsidP="002A0396">
            <w:pPr>
              <w:pStyle w:val="ListParagraph"/>
              <w:numPr>
                <w:ilvl w:val="0"/>
                <w:numId w:val="33"/>
              </w:numPr>
              <w:jc w:val="left"/>
            </w:pPr>
            <w:r>
              <w:t>Cài đặt thay thế</w:t>
            </w:r>
          </w:p>
        </w:tc>
      </w:tr>
      <w:tr w:rsidR="00F81E30" w14:paraId="73B81752" w14:textId="77777777" w:rsidTr="00DD3353">
        <w:trPr>
          <w:trHeight w:val="472"/>
          <w:ins w:id="132" w:author="Do Thanh Trung" w:date="2025-07-03T15:53:00Z"/>
          <w:trPrChange w:id="133" w:author="Do Thanh Trung" w:date="2025-07-03T16:31:00Z" w16du:dateUtc="2025-07-03T09:31:00Z">
            <w:trPr>
              <w:trHeight w:val="472"/>
            </w:trPr>
          </w:trPrChange>
        </w:trPr>
        <w:tc>
          <w:tcPr>
            <w:tcW w:w="625" w:type="dxa"/>
            <w:vAlign w:val="center"/>
            <w:tcPrChange w:id="134" w:author="Do Thanh Trung" w:date="2025-07-03T16:31:00Z" w16du:dateUtc="2025-07-03T09:31:00Z">
              <w:tcPr>
                <w:tcW w:w="469" w:type="dxa"/>
                <w:vAlign w:val="center"/>
              </w:tcPr>
            </w:tcPrChange>
          </w:tcPr>
          <w:p w14:paraId="1DEDE5C0" w14:textId="6C2B254C" w:rsidR="001E562A" w:rsidRDefault="001E562A" w:rsidP="00EC72BB">
            <w:pPr>
              <w:jc w:val="left"/>
              <w:rPr>
                <w:ins w:id="135" w:author="Do Thanh Trung" w:date="2025-07-03T15:53:00Z" w16du:dateUtc="2025-07-03T08:53:00Z"/>
              </w:rPr>
            </w:pPr>
            <w:ins w:id="136" w:author="Do Thanh Trung" w:date="2025-07-03T15:53:00Z" w16du:dateUtc="2025-07-03T08:53:00Z">
              <w:r>
                <w:t>03</w:t>
              </w:r>
            </w:ins>
          </w:p>
        </w:tc>
        <w:tc>
          <w:tcPr>
            <w:tcW w:w="1869" w:type="dxa"/>
            <w:vAlign w:val="center"/>
            <w:tcPrChange w:id="137" w:author="Do Thanh Trung" w:date="2025-07-03T16:31:00Z" w16du:dateUtc="2025-07-03T09:31:00Z">
              <w:tcPr>
                <w:tcW w:w="2025" w:type="dxa"/>
                <w:gridSpan w:val="2"/>
                <w:vAlign w:val="center"/>
              </w:tcPr>
            </w:tcPrChange>
          </w:tcPr>
          <w:p w14:paraId="4A93ADBF" w14:textId="0B6382E2" w:rsidR="001E562A" w:rsidRDefault="001E562A" w:rsidP="00EC72BB">
            <w:pPr>
              <w:jc w:val="left"/>
              <w:rPr>
                <w:ins w:id="138" w:author="Do Thanh Trung" w:date="2025-07-03T15:53:00Z" w16du:dateUtc="2025-07-03T08:53:00Z"/>
              </w:rPr>
            </w:pPr>
            <w:ins w:id="139" w:author="Do Thanh Trung" w:date="2025-07-03T15:53:00Z" w16du:dateUtc="2025-07-03T08:53:00Z">
              <w:r>
                <w:t>Tài khoản Quỹ</w:t>
              </w:r>
            </w:ins>
          </w:p>
        </w:tc>
        <w:tc>
          <w:tcPr>
            <w:tcW w:w="1281" w:type="dxa"/>
            <w:vAlign w:val="center"/>
            <w:tcPrChange w:id="140" w:author="Do Thanh Trung" w:date="2025-07-03T16:31:00Z" w16du:dateUtc="2025-07-03T09:31:00Z">
              <w:tcPr>
                <w:tcW w:w="1281" w:type="dxa"/>
                <w:vAlign w:val="center"/>
              </w:tcPr>
            </w:tcPrChange>
          </w:tcPr>
          <w:p w14:paraId="1E7D5EAB" w14:textId="2387F952" w:rsidR="001E562A" w:rsidRDefault="001E562A" w:rsidP="00EC72BB">
            <w:pPr>
              <w:jc w:val="left"/>
              <w:rPr>
                <w:ins w:id="141" w:author="Do Thanh Trung" w:date="2025-07-03T15:53:00Z" w16du:dateUtc="2025-07-03T08:53:00Z"/>
              </w:rPr>
            </w:pPr>
            <w:ins w:id="142" w:author="Do Thanh Trung" w:date="2025-07-03T15:53:00Z" w16du:dateUtc="2025-07-03T08:53:00Z">
              <w:r>
                <w:t>Optionset</w:t>
              </w:r>
            </w:ins>
          </w:p>
        </w:tc>
        <w:tc>
          <w:tcPr>
            <w:tcW w:w="900" w:type="dxa"/>
            <w:vAlign w:val="center"/>
            <w:tcPrChange w:id="143" w:author="Do Thanh Trung" w:date="2025-07-03T16:31:00Z" w16du:dateUtc="2025-07-03T09:31:00Z">
              <w:tcPr>
                <w:tcW w:w="900" w:type="dxa"/>
                <w:vAlign w:val="center"/>
              </w:tcPr>
            </w:tcPrChange>
          </w:tcPr>
          <w:p w14:paraId="4AA57746" w14:textId="3B57F6EC" w:rsidR="001E562A" w:rsidRPr="00F613BD" w:rsidRDefault="001E562A" w:rsidP="00EC72BB">
            <w:pPr>
              <w:jc w:val="left"/>
              <w:rPr>
                <w:ins w:id="144" w:author="Do Thanh Trung" w:date="2025-07-03T15:53:00Z" w16du:dateUtc="2025-07-03T08:53:00Z"/>
              </w:rPr>
            </w:pPr>
            <w:ins w:id="145" w:author="Do Thanh Trung" w:date="2025-07-03T15:53:00Z" w16du:dateUtc="2025-07-03T08:53:00Z">
              <w:r>
                <w:t>X</w:t>
              </w:r>
            </w:ins>
          </w:p>
        </w:tc>
        <w:tc>
          <w:tcPr>
            <w:tcW w:w="810" w:type="dxa"/>
            <w:vAlign w:val="center"/>
            <w:tcPrChange w:id="146" w:author="Do Thanh Trung" w:date="2025-07-03T16:31:00Z" w16du:dateUtc="2025-07-03T09:31:00Z">
              <w:tcPr>
                <w:tcW w:w="810" w:type="dxa"/>
                <w:vAlign w:val="center"/>
              </w:tcPr>
            </w:tcPrChange>
          </w:tcPr>
          <w:p w14:paraId="48DD9843" w14:textId="77777777" w:rsidR="001E562A" w:rsidRDefault="001E562A" w:rsidP="00EC72BB">
            <w:pPr>
              <w:jc w:val="left"/>
              <w:rPr>
                <w:ins w:id="147" w:author="Do Thanh Trung" w:date="2025-07-03T15:53:00Z" w16du:dateUtc="2025-07-03T08:53:00Z"/>
              </w:rPr>
            </w:pPr>
          </w:p>
        </w:tc>
        <w:tc>
          <w:tcPr>
            <w:tcW w:w="2970" w:type="dxa"/>
            <w:tcPrChange w:id="148" w:author="Do Thanh Trung" w:date="2025-07-03T16:31:00Z" w16du:dateUtc="2025-07-03T09:31:00Z">
              <w:tcPr>
                <w:tcW w:w="1710" w:type="dxa"/>
              </w:tcPr>
            </w:tcPrChange>
          </w:tcPr>
          <w:p w14:paraId="01774C28" w14:textId="2B0199A0" w:rsidR="001E562A" w:rsidRDefault="00DD3353" w:rsidP="00EC72BB">
            <w:pPr>
              <w:jc w:val="left"/>
              <w:rPr>
                <w:ins w:id="149" w:author="Do Thanh Trung" w:date="2025-07-03T16:26:00Z" w16du:dateUtc="2025-07-03T09:26:00Z"/>
              </w:rPr>
            </w:pPr>
            <w:ins w:id="150" w:author="Do Thanh Trung" w:date="2025-07-03T16:31:00Z" w16du:dateUtc="2025-07-03T09:31:00Z">
              <w:r>
                <w:fldChar w:fldCharType="begin"/>
              </w:r>
              <w:r>
                <w:instrText>HYPERLINK  \l "_Thông_tin_Tài"</w:instrText>
              </w:r>
              <w:r>
                <w:fldChar w:fldCharType="separate"/>
              </w:r>
              <w:r w:rsidRPr="00015406">
                <w:rPr>
                  <w:rStyle w:val="Hyperlink"/>
                  <w:kern w:val="2"/>
                  <w14:ligatures w14:val="standardContextual"/>
                </w:rPr>
                <w:t>Th</w:t>
              </w:r>
              <w:r w:rsidRPr="00015406">
                <w:rPr>
                  <w:rStyle w:val="Hyperlink"/>
                </w:rPr>
                <w:t>ông tin Tài khoản Quỹ đầu tư</w:t>
              </w:r>
              <w:r>
                <w:fldChar w:fldCharType="end"/>
              </w:r>
              <w:r>
                <w:t xml:space="preserve"> </w:t>
              </w:r>
            </w:ins>
            <w:ins w:id="151" w:author="Do Thanh Trung" w:date="2025-07-04T10:10:00Z" w16du:dateUtc="2025-07-04T03:10:00Z">
              <w:r w:rsidR="001A09AE">
                <w:t>– [</w:t>
              </w:r>
            </w:ins>
            <w:ins w:id="152" w:author="Do Thanh Trung" w:date="2025-07-03T16:32:00Z" w16du:dateUtc="2025-07-03T09:32:00Z">
              <w:r>
                <w:t>Mã Quý</w:t>
              </w:r>
            </w:ins>
            <w:ins w:id="153" w:author="Do Thanh Trung" w:date="2025-07-04T10:10:00Z" w16du:dateUtc="2025-07-04T03:10:00Z">
              <w:r w:rsidR="001A09AE">
                <w:t>]</w:t>
              </w:r>
            </w:ins>
          </w:p>
        </w:tc>
        <w:tc>
          <w:tcPr>
            <w:tcW w:w="5658" w:type="dxa"/>
            <w:vAlign w:val="center"/>
            <w:tcPrChange w:id="154" w:author="Do Thanh Trung" w:date="2025-07-03T16:31:00Z" w16du:dateUtc="2025-07-03T09:31:00Z">
              <w:tcPr>
                <w:tcW w:w="6918" w:type="dxa"/>
                <w:gridSpan w:val="2"/>
                <w:vAlign w:val="center"/>
              </w:tcPr>
            </w:tcPrChange>
          </w:tcPr>
          <w:p w14:paraId="78272864" w14:textId="20368E35" w:rsidR="001E562A" w:rsidRDefault="001E562A" w:rsidP="00EC72BB">
            <w:pPr>
              <w:jc w:val="left"/>
              <w:rPr>
                <w:ins w:id="155" w:author="Do Thanh Trung" w:date="2025-07-03T15:53:00Z" w16du:dateUtc="2025-07-03T08:53:00Z"/>
              </w:rPr>
            </w:pPr>
            <w:ins w:id="156" w:author="Do Thanh Trung" w:date="2025-07-03T15:54:00Z" w16du:dateUtc="2025-07-03T08:54:00Z">
              <w:r>
                <w:t xml:space="preserve">Người dùng chọn </w:t>
              </w:r>
            </w:ins>
            <w:ins w:id="157" w:author="Do Thanh Trung" w:date="2025-07-03T16:32:00Z" w16du:dateUtc="2025-07-03T09:32:00Z">
              <w:r w:rsidR="00DD3353">
                <w:t>Tài khoản</w:t>
              </w:r>
            </w:ins>
          </w:p>
        </w:tc>
      </w:tr>
      <w:tr w:rsidR="00F81E30" w14:paraId="3ACC546E" w14:textId="77777777" w:rsidTr="00DD3353">
        <w:trPr>
          <w:trHeight w:val="472"/>
          <w:trPrChange w:id="158" w:author="Do Thanh Trung" w:date="2025-07-03T16:31:00Z" w16du:dateUtc="2025-07-03T09:31:00Z">
            <w:trPr>
              <w:trHeight w:val="472"/>
            </w:trPr>
          </w:trPrChange>
        </w:trPr>
        <w:tc>
          <w:tcPr>
            <w:tcW w:w="625" w:type="dxa"/>
            <w:vAlign w:val="center"/>
            <w:tcPrChange w:id="159" w:author="Do Thanh Trung" w:date="2025-07-03T16:31:00Z" w16du:dateUtc="2025-07-03T09:31:00Z">
              <w:tcPr>
                <w:tcW w:w="469" w:type="dxa"/>
                <w:vAlign w:val="center"/>
              </w:tcPr>
            </w:tcPrChange>
          </w:tcPr>
          <w:p w14:paraId="2CE73FB4" w14:textId="4E42B80A" w:rsidR="001E562A" w:rsidRDefault="001E562A" w:rsidP="00EC72BB">
            <w:pPr>
              <w:jc w:val="left"/>
            </w:pPr>
            <w:ins w:id="160" w:author="Do Thanh Trung" w:date="2025-07-03T15:53:00Z" w16du:dateUtc="2025-07-03T08:53:00Z">
              <w:r>
                <w:t>04</w:t>
              </w:r>
            </w:ins>
            <w:del w:id="161" w:author="Do Thanh Trung" w:date="2025-07-03T15:53:00Z" w16du:dateUtc="2025-07-03T08:53:00Z">
              <w:r w:rsidDel="00EC72BB">
                <w:delText>03</w:delText>
              </w:r>
            </w:del>
          </w:p>
        </w:tc>
        <w:tc>
          <w:tcPr>
            <w:tcW w:w="1869" w:type="dxa"/>
            <w:vAlign w:val="center"/>
            <w:tcPrChange w:id="162" w:author="Do Thanh Trung" w:date="2025-07-03T16:31:00Z" w16du:dateUtc="2025-07-03T09:31:00Z">
              <w:tcPr>
                <w:tcW w:w="2025" w:type="dxa"/>
                <w:gridSpan w:val="2"/>
                <w:vAlign w:val="center"/>
              </w:tcPr>
            </w:tcPrChange>
          </w:tcPr>
          <w:p w14:paraId="3E83A6B8" w14:textId="5DB28198" w:rsidR="001E562A" w:rsidRDefault="001E562A" w:rsidP="00EC72BB">
            <w:pPr>
              <w:jc w:val="left"/>
            </w:pPr>
            <w:r>
              <w:t>Nhân sự đang phụ trách</w:t>
            </w:r>
          </w:p>
        </w:tc>
        <w:tc>
          <w:tcPr>
            <w:tcW w:w="1281" w:type="dxa"/>
            <w:vAlign w:val="center"/>
            <w:tcPrChange w:id="163" w:author="Do Thanh Trung" w:date="2025-07-03T16:31:00Z" w16du:dateUtc="2025-07-03T09:31:00Z">
              <w:tcPr>
                <w:tcW w:w="1281" w:type="dxa"/>
                <w:vAlign w:val="center"/>
              </w:tcPr>
            </w:tcPrChange>
          </w:tcPr>
          <w:p w14:paraId="5B9FC1E0" w14:textId="52AADDF7" w:rsidR="001E562A" w:rsidRDefault="001E562A" w:rsidP="00EC72BB">
            <w:pPr>
              <w:jc w:val="left"/>
            </w:pPr>
            <w:r>
              <w:t>Text</w:t>
            </w:r>
          </w:p>
        </w:tc>
        <w:tc>
          <w:tcPr>
            <w:tcW w:w="900" w:type="dxa"/>
            <w:vAlign w:val="center"/>
            <w:tcPrChange w:id="164" w:author="Do Thanh Trung" w:date="2025-07-03T16:31:00Z" w16du:dateUtc="2025-07-03T09:31:00Z">
              <w:tcPr>
                <w:tcW w:w="900" w:type="dxa"/>
                <w:vAlign w:val="center"/>
              </w:tcPr>
            </w:tcPrChange>
          </w:tcPr>
          <w:p w14:paraId="4A5C17AB" w14:textId="6953299D" w:rsidR="001E562A" w:rsidRDefault="001E562A" w:rsidP="00EC72BB">
            <w:pPr>
              <w:jc w:val="left"/>
            </w:pPr>
            <w:r w:rsidRPr="00F613BD">
              <w:t>X</w:t>
            </w:r>
          </w:p>
        </w:tc>
        <w:tc>
          <w:tcPr>
            <w:tcW w:w="810" w:type="dxa"/>
            <w:vAlign w:val="center"/>
            <w:tcPrChange w:id="165" w:author="Do Thanh Trung" w:date="2025-07-03T16:31:00Z" w16du:dateUtc="2025-07-03T09:31:00Z">
              <w:tcPr>
                <w:tcW w:w="810" w:type="dxa"/>
                <w:vAlign w:val="center"/>
              </w:tcPr>
            </w:tcPrChange>
          </w:tcPr>
          <w:p w14:paraId="6B54058F" w14:textId="14019ABD" w:rsidR="001E562A" w:rsidRDefault="001E562A" w:rsidP="00EC72BB">
            <w:pPr>
              <w:jc w:val="left"/>
            </w:pPr>
            <w:r>
              <w:t>X</w:t>
            </w:r>
          </w:p>
        </w:tc>
        <w:tc>
          <w:tcPr>
            <w:tcW w:w="2970" w:type="dxa"/>
            <w:tcPrChange w:id="166" w:author="Do Thanh Trung" w:date="2025-07-03T16:31:00Z" w16du:dateUtc="2025-07-03T09:31:00Z">
              <w:tcPr>
                <w:tcW w:w="1710" w:type="dxa"/>
              </w:tcPr>
            </w:tcPrChange>
          </w:tcPr>
          <w:p w14:paraId="769AED42" w14:textId="77777777" w:rsidR="001E562A" w:rsidRPr="004535E5" w:rsidRDefault="001E562A">
            <w:pPr>
              <w:jc w:val="left"/>
              <w:pPrChange w:id="167" w:author="Do Thanh Trung" w:date="2025-07-03T16:37:00Z" w16du:dateUtc="2025-07-03T09:37:00Z">
                <w:pPr>
                  <w:pStyle w:val="ListParagraph"/>
                  <w:numPr>
                    <w:numId w:val="33"/>
                  </w:numPr>
                  <w:ind w:hanging="360"/>
                  <w:jc w:val="left"/>
                </w:pPr>
              </w:pPrChange>
            </w:pPr>
          </w:p>
        </w:tc>
        <w:tc>
          <w:tcPr>
            <w:tcW w:w="5658" w:type="dxa"/>
            <w:vAlign w:val="center"/>
            <w:tcPrChange w:id="168" w:author="Do Thanh Trung" w:date="2025-07-03T16:31:00Z" w16du:dateUtc="2025-07-03T09:31:00Z">
              <w:tcPr>
                <w:tcW w:w="6918" w:type="dxa"/>
                <w:gridSpan w:val="2"/>
                <w:vAlign w:val="center"/>
              </w:tcPr>
            </w:tcPrChange>
          </w:tcPr>
          <w:p w14:paraId="020AB9B0" w14:textId="5A07C199" w:rsidR="001E562A" w:rsidRDefault="001E562A" w:rsidP="00EC72BB">
            <w:pPr>
              <w:pStyle w:val="ListParagraph"/>
              <w:numPr>
                <w:ilvl w:val="0"/>
                <w:numId w:val="33"/>
              </w:numPr>
              <w:jc w:val="left"/>
            </w:pPr>
            <w:r>
              <w:t xml:space="preserve">Trường hợp &lt;Loại cài đặt&gt; = “Cài đặt mới” </w:t>
            </w:r>
            <w:r w:rsidRPr="00BD03E3">
              <w:rPr>
                <w:rFonts w:ascii="Wingdings" w:eastAsia="Wingdings" w:hAnsi="Wingdings" w:cs="Wingdings"/>
              </w:rPr>
              <w:t>à</w:t>
            </w:r>
            <w:r>
              <w:t xml:space="preserve"> Trường dữ liệu trống</w:t>
            </w:r>
          </w:p>
          <w:p w14:paraId="1ADD90D5" w14:textId="4F791DA9" w:rsidR="001E562A" w:rsidRPr="009553EC" w:rsidRDefault="001E562A" w:rsidP="00EC72BB">
            <w:pPr>
              <w:pStyle w:val="ListParagraph"/>
              <w:numPr>
                <w:ilvl w:val="0"/>
                <w:numId w:val="33"/>
              </w:numPr>
              <w:jc w:val="left"/>
            </w:pPr>
            <w:r>
              <w:t xml:space="preserve">Trường hợp &lt;Loại cài đặt&gt; = “Cài đặt thay thế” </w:t>
            </w:r>
            <w:r w:rsidRPr="00BD03E3">
              <w:rPr>
                <w:rFonts w:ascii="Wingdings" w:eastAsia="Wingdings" w:hAnsi="Wingdings" w:cs="Wingdings"/>
              </w:rPr>
              <w:t>à</w:t>
            </w:r>
            <w:r>
              <w:t xml:space="preserve"> Hệ thống hiển thị userID đang quản lý tài khoản</w:t>
            </w:r>
          </w:p>
        </w:tc>
      </w:tr>
      <w:tr w:rsidR="00DD3353" w14:paraId="20EE54D8" w14:textId="77777777" w:rsidTr="00DD3353">
        <w:trPr>
          <w:trHeight w:val="472"/>
          <w:trPrChange w:id="169" w:author="Do Thanh Trung" w:date="2025-07-03T16:31:00Z" w16du:dateUtc="2025-07-03T09:31:00Z">
            <w:trPr>
              <w:trHeight w:val="472"/>
            </w:trPr>
          </w:trPrChange>
        </w:trPr>
        <w:tc>
          <w:tcPr>
            <w:tcW w:w="625" w:type="dxa"/>
            <w:vAlign w:val="center"/>
            <w:tcPrChange w:id="170" w:author="Do Thanh Trung" w:date="2025-07-03T16:31:00Z" w16du:dateUtc="2025-07-03T09:31:00Z">
              <w:tcPr>
                <w:tcW w:w="469" w:type="dxa"/>
                <w:vAlign w:val="center"/>
              </w:tcPr>
            </w:tcPrChange>
          </w:tcPr>
          <w:p w14:paraId="226F5B87" w14:textId="0ABAA40C" w:rsidR="001E562A" w:rsidRDefault="001E562A" w:rsidP="00EC72BB">
            <w:pPr>
              <w:jc w:val="left"/>
            </w:pPr>
            <w:ins w:id="171" w:author="Do Thanh Trung" w:date="2025-07-03T15:53:00Z" w16du:dateUtc="2025-07-03T08:53:00Z">
              <w:r>
                <w:t>05</w:t>
              </w:r>
            </w:ins>
            <w:del w:id="172" w:author="Do Thanh Trung" w:date="2025-07-03T15:53:00Z" w16du:dateUtc="2025-07-03T08:53:00Z">
              <w:r w:rsidDel="00EC72BB">
                <w:delText>04</w:delText>
              </w:r>
            </w:del>
          </w:p>
        </w:tc>
        <w:tc>
          <w:tcPr>
            <w:tcW w:w="1869" w:type="dxa"/>
            <w:vAlign w:val="center"/>
            <w:tcPrChange w:id="173" w:author="Do Thanh Trung" w:date="2025-07-03T16:31:00Z" w16du:dateUtc="2025-07-03T09:31:00Z">
              <w:tcPr>
                <w:tcW w:w="2025" w:type="dxa"/>
                <w:gridSpan w:val="2"/>
                <w:vAlign w:val="center"/>
              </w:tcPr>
            </w:tcPrChange>
          </w:tcPr>
          <w:p w14:paraId="2517144D" w14:textId="7C8C4BCD" w:rsidR="001E562A" w:rsidRDefault="001E562A" w:rsidP="00EC72BB">
            <w:pPr>
              <w:jc w:val="left"/>
            </w:pPr>
            <w:r>
              <w:t>Nhân sự phụ trách mới</w:t>
            </w:r>
          </w:p>
        </w:tc>
        <w:tc>
          <w:tcPr>
            <w:tcW w:w="1281" w:type="dxa"/>
            <w:vAlign w:val="center"/>
            <w:tcPrChange w:id="174" w:author="Do Thanh Trung" w:date="2025-07-03T16:31:00Z" w16du:dateUtc="2025-07-03T09:31:00Z">
              <w:tcPr>
                <w:tcW w:w="1281" w:type="dxa"/>
                <w:vAlign w:val="center"/>
              </w:tcPr>
            </w:tcPrChange>
          </w:tcPr>
          <w:p w14:paraId="017281AD" w14:textId="6EE01A4B" w:rsidR="001E562A" w:rsidRDefault="001E562A" w:rsidP="00EC72BB">
            <w:pPr>
              <w:jc w:val="left"/>
            </w:pPr>
            <w:r>
              <w:t>Optionset</w:t>
            </w:r>
          </w:p>
        </w:tc>
        <w:tc>
          <w:tcPr>
            <w:tcW w:w="900" w:type="dxa"/>
            <w:vAlign w:val="center"/>
            <w:tcPrChange w:id="175" w:author="Do Thanh Trung" w:date="2025-07-03T16:31:00Z" w16du:dateUtc="2025-07-03T09:31:00Z">
              <w:tcPr>
                <w:tcW w:w="900" w:type="dxa"/>
                <w:vAlign w:val="center"/>
              </w:tcPr>
            </w:tcPrChange>
          </w:tcPr>
          <w:p w14:paraId="08DCAA62" w14:textId="0DC22234" w:rsidR="001E562A" w:rsidRDefault="001E562A" w:rsidP="00EC72BB">
            <w:pPr>
              <w:jc w:val="left"/>
            </w:pPr>
            <w:r w:rsidRPr="00F613BD">
              <w:t>X</w:t>
            </w:r>
          </w:p>
        </w:tc>
        <w:tc>
          <w:tcPr>
            <w:tcW w:w="810" w:type="dxa"/>
            <w:vAlign w:val="center"/>
            <w:tcPrChange w:id="176" w:author="Do Thanh Trung" w:date="2025-07-03T16:31:00Z" w16du:dateUtc="2025-07-03T09:31:00Z">
              <w:tcPr>
                <w:tcW w:w="810" w:type="dxa"/>
                <w:vAlign w:val="center"/>
              </w:tcPr>
            </w:tcPrChange>
          </w:tcPr>
          <w:p w14:paraId="4773F505" w14:textId="77777777" w:rsidR="001E562A" w:rsidRDefault="001E562A" w:rsidP="00EC72BB">
            <w:pPr>
              <w:jc w:val="left"/>
            </w:pPr>
          </w:p>
        </w:tc>
        <w:tc>
          <w:tcPr>
            <w:tcW w:w="2970" w:type="dxa"/>
            <w:tcPrChange w:id="177" w:author="Do Thanh Trung" w:date="2025-07-03T16:31:00Z" w16du:dateUtc="2025-07-03T09:31:00Z">
              <w:tcPr>
                <w:tcW w:w="2970" w:type="dxa"/>
                <w:gridSpan w:val="2"/>
              </w:tcPr>
            </w:tcPrChange>
          </w:tcPr>
          <w:p w14:paraId="38538469" w14:textId="77777777" w:rsidR="001E562A" w:rsidRDefault="001E562A" w:rsidP="00EC72BB">
            <w:pPr>
              <w:jc w:val="left"/>
            </w:pPr>
          </w:p>
        </w:tc>
        <w:tc>
          <w:tcPr>
            <w:tcW w:w="5658" w:type="dxa"/>
            <w:vAlign w:val="center"/>
            <w:tcPrChange w:id="178" w:author="Do Thanh Trung" w:date="2025-07-03T16:31:00Z" w16du:dateUtc="2025-07-03T09:31:00Z">
              <w:tcPr>
                <w:tcW w:w="5658" w:type="dxa"/>
                <w:vAlign w:val="center"/>
              </w:tcPr>
            </w:tcPrChange>
          </w:tcPr>
          <w:p w14:paraId="20E58A10" w14:textId="03D909A4" w:rsidR="001E562A" w:rsidRDefault="001E562A" w:rsidP="00EC72BB">
            <w:pPr>
              <w:jc w:val="left"/>
            </w:pPr>
            <w:r>
              <w:t>Người dùng chọn người phụ trách mới của Tài khoản quỹ đã chọn trong list userID</w:t>
            </w:r>
          </w:p>
        </w:tc>
      </w:tr>
      <w:tr w:rsidR="001E562A" w14:paraId="0A364FA4" w14:textId="77777777" w:rsidTr="00DC5DE1">
        <w:trPr>
          <w:trHeight w:val="472"/>
        </w:trPr>
        <w:tc>
          <w:tcPr>
            <w:tcW w:w="14113" w:type="dxa"/>
            <w:gridSpan w:val="7"/>
          </w:tcPr>
          <w:p w14:paraId="65F52FC4" w14:textId="7C5BF343" w:rsidR="001E562A" w:rsidRDefault="001E562A" w:rsidP="00EC72BB">
            <w:pPr>
              <w:jc w:val="left"/>
            </w:pPr>
            <w:r>
              <w:t>Danh mục: Hệ thống liệt kê danh mục tài sản đầu tư hiện có trong tài khoản quỹ, bao gồm chứng khoán và các loại tài sản khác</w:t>
            </w:r>
          </w:p>
        </w:tc>
      </w:tr>
      <w:tr w:rsidR="00DD3353" w14:paraId="7892D3F0" w14:textId="77777777" w:rsidTr="005D234C">
        <w:trPr>
          <w:trHeight w:val="472"/>
        </w:trPr>
        <w:tc>
          <w:tcPr>
            <w:tcW w:w="625" w:type="dxa"/>
            <w:vAlign w:val="center"/>
          </w:tcPr>
          <w:p w14:paraId="05E62E6A" w14:textId="684B0AE0" w:rsidR="001E562A" w:rsidRDefault="001E562A" w:rsidP="00EC72BB">
            <w:pPr>
              <w:jc w:val="left"/>
            </w:pPr>
            <w:ins w:id="179" w:author="Do Thanh Trung" w:date="2025-07-03T15:53:00Z" w16du:dateUtc="2025-07-03T08:53:00Z">
              <w:r>
                <w:lastRenderedPageBreak/>
                <w:t>06</w:t>
              </w:r>
            </w:ins>
            <w:del w:id="180" w:author="Do Thanh Trung" w:date="2025-07-03T15:53:00Z" w16du:dateUtc="2025-07-03T08:53:00Z">
              <w:r w:rsidDel="00941361">
                <w:delText>05</w:delText>
              </w:r>
            </w:del>
          </w:p>
        </w:tc>
        <w:tc>
          <w:tcPr>
            <w:tcW w:w="1869" w:type="dxa"/>
            <w:vAlign w:val="center"/>
          </w:tcPr>
          <w:p w14:paraId="6A8F5DE4" w14:textId="750CB034" w:rsidR="001E562A" w:rsidRDefault="001E562A" w:rsidP="00EC72BB">
            <w:pPr>
              <w:jc w:val="left"/>
            </w:pPr>
            <w:r>
              <w:t>Loại tài sản</w:t>
            </w:r>
          </w:p>
        </w:tc>
        <w:tc>
          <w:tcPr>
            <w:tcW w:w="1281" w:type="dxa"/>
            <w:vAlign w:val="center"/>
          </w:tcPr>
          <w:p w14:paraId="1911D550" w14:textId="01FED3AE" w:rsidR="001E562A" w:rsidRDefault="001E562A" w:rsidP="00EC72BB">
            <w:pPr>
              <w:jc w:val="left"/>
            </w:pPr>
            <w:r>
              <w:t>Lookup</w:t>
            </w:r>
          </w:p>
        </w:tc>
        <w:tc>
          <w:tcPr>
            <w:tcW w:w="900" w:type="dxa"/>
            <w:vAlign w:val="center"/>
          </w:tcPr>
          <w:p w14:paraId="5C311D9A" w14:textId="00CAAFD3" w:rsidR="001E562A" w:rsidRDefault="001E562A" w:rsidP="00EC72BB">
            <w:pPr>
              <w:jc w:val="left"/>
            </w:pPr>
            <w:r w:rsidRPr="00423299">
              <w:t>X</w:t>
            </w:r>
          </w:p>
        </w:tc>
        <w:tc>
          <w:tcPr>
            <w:tcW w:w="810" w:type="dxa"/>
            <w:vAlign w:val="center"/>
          </w:tcPr>
          <w:p w14:paraId="634977FB" w14:textId="64A8D969" w:rsidR="001E562A" w:rsidRDefault="001E562A" w:rsidP="00EC72BB">
            <w:pPr>
              <w:jc w:val="left"/>
            </w:pPr>
            <w:r>
              <w:t>X</w:t>
            </w:r>
          </w:p>
        </w:tc>
        <w:tc>
          <w:tcPr>
            <w:tcW w:w="2970" w:type="dxa"/>
          </w:tcPr>
          <w:p w14:paraId="43E16734" w14:textId="069BAD58" w:rsidR="001E562A" w:rsidRDefault="005D234C" w:rsidP="00EC72BB">
            <w:pPr>
              <w:jc w:val="left"/>
            </w:pPr>
            <w:ins w:id="181" w:author="Do Thanh Trung" w:date="2025-07-03T16:38:00Z" w16du:dateUtc="2025-07-03T09:38:00Z">
              <w:r>
                <w:fldChar w:fldCharType="begin"/>
              </w:r>
              <w:r>
                <w:instrText>HYPERLINK  \l "_Danh_mục_đầu"</w:instrText>
              </w:r>
              <w:r>
                <w:fldChar w:fldCharType="separate"/>
              </w:r>
              <w:r w:rsidRPr="005D234C">
                <w:rPr>
                  <w:rStyle w:val="Hyperlink"/>
                  <w:kern w:val="2"/>
                  <w14:ligatures w14:val="standardContextual"/>
                </w:rPr>
                <w:t>Danh m</w:t>
              </w:r>
              <w:r w:rsidRPr="005D234C">
                <w:rPr>
                  <w:rStyle w:val="Hyperlink"/>
                </w:rPr>
                <w:t>ục đầu tư</w:t>
              </w:r>
              <w:r>
                <w:fldChar w:fldCharType="end"/>
              </w:r>
              <w:r>
                <w:t xml:space="preserve"> </w:t>
              </w:r>
            </w:ins>
            <w:ins w:id="182" w:author="Do Thanh Trung" w:date="2025-07-04T10:11:00Z" w16du:dateUtc="2025-07-04T03:11:00Z">
              <w:r w:rsidR="006658F6">
                <w:t>–</w:t>
              </w:r>
            </w:ins>
            <w:ins w:id="183" w:author="Do Thanh Trung" w:date="2025-07-03T16:38:00Z" w16du:dateUtc="2025-07-03T09:38:00Z">
              <w:r>
                <w:t xml:space="preserve"> </w:t>
              </w:r>
            </w:ins>
            <w:ins w:id="184" w:author="Do Thanh Trung" w:date="2025-07-04T10:11:00Z" w16du:dateUtc="2025-07-04T03:11:00Z">
              <w:r w:rsidR="006658F6">
                <w:t>[</w:t>
              </w:r>
            </w:ins>
            <w:ins w:id="185" w:author="Do Thanh Trung" w:date="2025-07-03T16:38:00Z" w16du:dateUtc="2025-07-03T09:38:00Z">
              <w:r>
                <w:t>Loại Tài sản</w:t>
              </w:r>
            </w:ins>
            <w:ins w:id="186" w:author="Do Thanh Trung" w:date="2025-07-04T10:11:00Z" w16du:dateUtc="2025-07-04T03:11:00Z">
              <w:r w:rsidR="006658F6">
                <w:t>]</w:t>
              </w:r>
            </w:ins>
          </w:p>
        </w:tc>
        <w:tc>
          <w:tcPr>
            <w:tcW w:w="5658" w:type="dxa"/>
            <w:vAlign w:val="center"/>
          </w:tcPr>
          <w:p w14:paraId="5CC9E09C" w14:textId="3C337582" w:rsidR="001E562A" w:rsidDel="005D234C" w:rsidRDefault="005D234C" w:rsidP="00EC72BB">
            <w:pPr>
              <w:jc w:val="left"/>
              <w:rPr>
                <w:del w:id="187" w:author="Do Thanh Trung" w:date="2025-07-03T16:38:00Z" w16du:dateUtc="2025-07-03T09:38:00Z"/>
              </w:rPr>
            </w:pPr>
            <w:ins w:id="188" w:author="Do Thanh Trung" w:date="2025-07-03T16:40:00Z" w16du:dateUtc="2025-07-03T09:40:00Z">
              <w:r>
                <w:t>Loại Tài sản đang thực hiện đầu tư</w:t>
              </w:r>
            </w:ins>
            <w:del w:id="189" w:author="Do Thanh Trung" w:date="2025-07-03T16:39:00Z" w16du:dateUtc="2025-07-03T09:39:00Z">
              <w:r w:rsidR="001E562A" w:rsidDel="005D234C">
                <w:delText>Hệ thống liệt kê các trường thông tin liên quan đến danh mục đầu tư đang nắm giữ ở tài khoản Quỹ đã chọn tương ứng, bao gồm danh mục chứng khoán và danh mục đầu tư tài sản khác</w:delText>
              </w:r>
            </w:del>
          </w:p>
          <w:p w14:paraId="47BA95B7" w14:textId="6FE2BB69" w:rsidR="001E562A" w:rsidRPr="0005775C" w:rsidDel="005D234C" w:rsidRDefault="001E562A" w:rsidP="00EC72BB">
            <w:pPr>
              <w:jc w:val="left"/>
              <w:rPr>
                <w:del w:id="190" w:author="Do Thanh Trung" w:date="2025-07-03T16:38:00Z" w16du:dateUtc="2025-07-03T09:38:00Z"/>
                <w:i/>
                <w:iCs/>
              </w:rPr>
            </w:pPr>
            <w:del w:id="191" w:author="Do Thanh Trung" w:date="2025-07-03T16:38:00Z" w16du:dateUtc="2025-07-03T09:38:00Z">
              <w:r w:rsidRPr="0005775C" w:rsidDel="005D234C">
                <w:rPr>
                  <w:i/>
                  <w:iCs/>
                </w:rPr>
                <w:delText xml:space="preserve">**Danh mục chứng khoán được mô tả ở </w:delText>
              </w:r>
              <w:r w:rsidDel="005D234C">
                <w:fldChar w:fldCharType="begin"/>
              </w:r>
              <w:r w:rsidDel="005D234C">
                <w:delInstrText>HYPERLINK \l "_Quy_trình_thực_1"</w:delInstrText>
              </w:r>
              <w:r w:rsidDel="005D234C">
                <w:fldChar w:fldCharType="separate"/>
              </w:r>
              <w:r w:rsidRPr="0005775C" w:rsidDel="005D234C">
                <w:rPr>
                  <w:rStyle w:val="Hyperlink"/>
                  <w:i/>
                  <w:iCs/>
                  <w:kern w:val="2"/>
                  <w14:ligatures w14:val="standardContextual"/>
                </w:rPr>
                <w:delText>Quy tr</w:delText>
              </w:r>
              <w:r w:rsidRPr="0005775C" w:rsidDel="005D234C">
                <w:rPr>
                  <w:rStyle w:val="Hyperlink"/>
                  <w:i/>
                  <w:iCs/>
                </w:rPr>
                <w:delText>ình thực hiện đầu tư chứng khoán</w:delText>
              </w:r>
              <w:r w:rsidDel="005D234C">
                <w:fldChar w:fldCharType="end"/>
              </w:r>
            </w:del>
          </w:p>
          <w:p w14:paraId="148CCCA0" w14:textId="15519DB8" w:rsidR="001E562A" w:rsidRDefault="001E562A" w:rsidP="00EC72BB">
            <w:pPr>
              <w:jc w:val="left"/>
            </w:pPr>
            <w:del w:id="192" w:author="Do Thanh Trung" w:date="2025-07-03T16:38:00Z" w16du:dateUtc="2025-07-03T09:38:00Z">
              <w:r w:rsidRPr="0005775C" w:rsidDel="005D234C">
                <w:rPr>
                  <w:i/>
                  <w:iCs/>
                </w:rPr>
                <w:delText xml:space="preserve">**Danh mục tài sản khác được mô tả ở </w:delText>
              </w:r>
              <w:r w:rsidDel="005D234C">
                <w:fldChar w:fldCharType="begin"/>
              </w:r>
              <w:r w:rsidDel="005D234C">
                <w:delInstrText>HYPERLINK \l "_Quy_trình_thực"</w:delInstrText>
              </w:r>
              <w:r w:rsidDel="005D234C">
                <w:fldChar w:fldCharType="separate"/>
              </w:r>
              <w:r w:rsidRPr="0005775C" w:rsidDel="005D234C">
                <w:rPr>
                  <w:rStyle w:val="Hyperlink"/>
                  <w:i/>
                  <w:iCs/>
                  <w:kern w:val="2"/>
                  <w14:ligatures w14:val="standardContextual"/>
                </w:rPr>
                <w:delText>Quy tr</w:delText>
              </w:r>
              <w:r w:rsidRPr="0005775C" w:rsidDel="005D234C">
                <w:rPr>
                  <w:rStyle w:val="Hyperlink"/>
                  <w:i/>
                  <w:iCs/>
                </w:rPr>
                <w:delText>ình thực hiện đầu tư tài sản khác</w:delText>
              </w:r>
              <w:r w:rsidDel="005D234C">
                <w:fldChar w:fldCharType="end"/>
              </w:r>
            </w:del>
          </w:p>
        </w:tc>
      </w:tr>
      <w:tr w:rsidR="00DD3353" w14:paraId="128B4712" w14:textId="77777777" w:rsidTr="005D234C">
        <w:trPr>
          <w:trHeight w:val="472"/>
        </w:trPr>
        <w:tc>
          <w:tcPr>
            <w:tcW w:w="625" w:type="dxa"/>
            <w:vAlign w:val="center"/>
          </w:tcPr>
          <w:p w14:paraId="1A6436B7" w14:textId="21ED1456" w:rsidR="001E562A" w:rsidRDefault="001E562A" w:rsidP="00EC72BB">
            <w:pPr>
              <w:jc w:val="left"/>
            </w:pPr>
            <w:ins w:id="193" w:author="Do Thanh Trung" w:date="2025-07-03T15:53:00Z" w16du:dateUtc="2025-07-03T08:53:00Z">
              <w:r>
                <w:t>07</w:t>
              </w:r>
            </w:ins>
            <w:del w:id="194" w:author="Do Thanh Trung" w:date="2025-07-03T15:53:00Z" w16du:dateUtc="2025-07-03T08:53:00Z">
              <w:r w:rsidDel="00EC72BB">
                <w:delText>06</w:delText>
              </w:r>
            </w:del>
          </w:p>
        </w:tc>
        <w:tc>
          <w:tcPr>
            <w:tcW w:w="1869" w:type="dxa"/>
            <w:vAlign w:val="center"/>
          </w:tcPr>
          <w:p w14:paraId="1193D4D0" w14:textId="4F2CC6D5" w:rsidR="001E562A" w:rsidRDefault="005D234C" w:rsidP="00EC72BB">
            <w:pPr>
              <w:jc w:val="left"/>
            </w:pPr>
            <w:ins w:id="195" w:author="Do Thanh Trung" w:date="2025-07-03T16:39:00Z" w16du:dateUtc="2025-07-03T09:39:00Z">
              <w:r>
                <w:t xml:space="preserve">Mã </w:t>
              </w:r>
            </w:ins>
            <w:r w:rsidR="001E562A">
              <w:t>Tài sản</w:t>
            </w:r>
          </w:p>
        </w:tc>
        <w:tc>
          <w:tcPr>
            <w:tcW w:w="1281" w:type="dxa"/>
            <w:vAlign w:val="center"/>
          </w:tcPr>
          <w:p w14:paraId="6F57EA3B" w14:textId="796962EA" w:rsidR="001E562A" w:rsidRDefault="001E562A" w:rsidP="00EC72BB">
            <w:pPr>
              <w:jc w:val="left"/>
            </w:pPr>
            <w:r>
              <w:t>Lookup</w:t>
            </w:r>
          </w:p>
        </w:tc>
        <w:tc>
          <w:tcPr>
            <w:tcW w:w="900" w:type="dxa"/>
            <w:vAlign w:val="center"/>
          </w:tcPr>
          <w:p w14:paraId="1AC1BBE4" w14:textId="5F3B50DA" w:rsidR="001E562A" w:rsidRDefault="001E562A" w:rsidP="00EC72BB">
            <w:pPr>
              <w:jc w:val="left"/>
            </w:pPr>
            <w:r w:rsidRPr="00423299">
              <w:t>X</w:t>
            </w:r>
          </w:p>
        </w:tc>
        <w:tc>
          <w:tcPr>
            <w:tcW w:w="810" w:type="dxa"/>
            <w:vAlign w:val="center"/>
          </w:tcPr>
          <w:p w14:paraId="1551E762" w14:textId="3CA971BA" w:rsidR="001E562A" w:rsidRDefault="001E562A" w:rsidP="00EC72BB">
            <w:pPr>
              <w:jc w:val="left"/>
            </w:pPr>
            <w:r>
              <w:t>X</w:t>
            </w:r>
          </w:p>
        </w:tc>
        <w:tc>
          <w:tcPr>
            <w:tcW w:w="2970" w:type="dxa"/>
          </w:tcPr>
          <w:p w14:paraId="197F1675" w14:textId="004EAA7E" w:rsidR="001E562A" w:rsidRDefault="005D234C" w:rsidP="00EC72BB">
            <w:pPr>
              <w:jc w:val="left"/>
            </w:pPr>
            <w:ins w:id="196" w:author="Do Thanh Trung" w:date="2025-07-03T16:38:00Z" w16du:dateUtc="2025-07-03T09:38:00Z">
              <w:r>
                <w:fldChar w:fldCharType="begin"/>
              </w:r>
              <w:r>
                <w:instrText>HYPERLINK  \l "_Danh_mục_đầu"</w:instrText>
              </w:r>
              <w:r>
                <w:fldChar w:fldCharType="separate"/>
              </w:r>
              <w:r w:rsidRPr="005D234C">
                <w:rPr>
                  <w:rStyle w:val="Hyperlink"/>
                  <w:kern w:val="2"/>
                  <w14:ligatures w14:val="standardContextual"/>
                </w:rPr>
                <w:t>Danh m</w:t>
              </w:r>
              <w:r w:rsidRPr="005D234C">
                <w:rPr>
                  <w:rStyle w:val="Hyperlink"/>
                </w:rPr>
                <w:t>ục đầu tư</w:t>
              </w:r>
              <w:r>
                <w:fldChar w:fldCharType="end"/>
              </w:r>
              <w:r>
                <w:t xml:space="preserve"> </w:t>
              </w:r>
            </w:ins>
            <w:ins w:id="197" w:author="Do Thanh Trung" w:date="2025-07-04T10:11:00Z" w16du:dateUtc="2025-07-04T03:11:00Z">
              <w:r w:rsidR="006658F6">
                <w:t>–</w:t>
              </w:r>
            </w:ins>
            <w:ins w:id="198" w:author="Do Thanh Trung" w:date="2025-07-03T16:38:00Z" w16du:dateUtc="2025-07-03T09:38:00Z">
              <w:r>
                <w:t xml:space="preserve"> </w:t>
              </w:r>
            </w:ins>
            <w:ins w:id="199" w:author="Do Thanh Trung" w:date="2025-07-04T10:11:00Z" w16du:dateUtc="2025-07-04T03:11:00Z">
              <w:r w:rsidR="006658F6">
                <w:t>[</w:t>
              </w:r>
            </w:ins>
            <w:ins w:id="200" w:author="Do Thanh Trung" w:date="2025-07-03T16:39:00Z" w16du:dateUtc="2025-07-03T09:39:00Z">
              <w:r>
                <w:t>Mã</w:t>
              </w:r>
            </w:ins>
            <w:ins w:id="201" w:author="Do Thanh Trung" w:date="2025-07-03T16:38:00Z" w16du:dateUtc="2025-07-03T09:38:00Z">
              <w:r>
                <w:t xml:space="preserve"> Tài sản</w:t>
              </w:r>
            </w:ins>
            <w:ins w:id="202" w:author="Do Thanh Trung" w:date="2025-07-04T10:11:00Z" w16du:dateUtc="2025-07-04T03:11:00Z">
              <w:r w:rsidR="006658F6">
                <w:t>]</w:t>
              </w:r>
            </w:ins>
          </w:p>
        </w:tc>
        <w:tc>
          <w:tcPr>
            <w:tcW w:w="5658" w:type="dxa"/>
            <w:vAlign w:val="center"/>
          </w:tcPr>
          <w:p w14:paraId="02264E02" w14:textId="5328CDB4" w:rsidR="001E562A" w:rsidRDefault="005D234C" w:rsidP="00EC72BB">
            <w:pPr>
              <w:jc w:val="left"/>
            </w:pPr>
            <w:ins w:id="203" w:author="Do Thanh Trung" w:date="2025-07-03T16:40:00Z" w16du:dateUtc="2025-07-03T09:40:00Z">
              <w:r>
                <w:t>Mã Tài sản đang thực hiện đầu tư</w:t>
              </w:r>
            </w:ins>
          </w:p>
        </w:tc>
      </w:tr>
      <w:tr w:rsidR="00DD3353" w14:paraId="0A0DCEE1" w14:textId="77777777" w:rsidTr="005D234C">
        <w:trPr>
          <w:trHeight w:val="472"/>
        </w:trPr>
        <w:tc>
          <w:tcPr>
            <w:tcW w:w="625" w:type="dxa"/>
            <w:vAlign w:val="center"/>
          </w:tcPr>
          <w:p w14:paraId="39E103CB" w14:textId="1F31DC5E" w:rsidR="001E562A" w:rsidRDefault="001E562A" w:rsidP="00EC72BB">
            <w:pPr>
              <w:jc w:val="left"/>
            </w:pPr>
            <w:ins w:id="204" w:author="Do Thanh Trung" w:date="2025-07-03T15:53:00Z" w16du:dateUtc="2025-07-03T08:53:00Z">
              <w:r>
                <w:t>08</w:t>
              </w:r>
            </w:ins>
            <w:del w:id="205" w:author="Do Thanh Trung" w:date="2025-07-03T15:53:00Z" w16du:dateUtc="2025-07-03T08:53:00Z">
              <w:r w:rsidDel="00EC72BB">
                <w:delText>07</w:delText>
              </w:r>
            </w:del>
          </w:p>
        </w:tc>
        <w:tc>
          <w:tcPr>
            <w:tcW w:w="1869" w:type="dxa"/>
            <w:vAlign w:val="center"/>
          </w:tcPr>
          <w:p w14:paraId="085B455C" w14:textId="29E44EB4" w:rsidR="001E562A" w:rsidRDefault="001E562A" w:rsidP="00EC72BB">
            <w:pPr>
              <w:jc w:val="left"/>
            </w:pPr>
            <w:r>
              <w:t>Giá vốn</w:t>
            </w:r>
          </w:p>
        </w:tc>
        <w:tc>
          <w:tcPr>
            <w:tcW w:w="1281" w:type="dxa"/>
            <w:vAlign w:val="center"/>
          </w:tcPr>
          <w:p w14:paraId="3080A042" w14:textId="5B04B58D" w:rsidR="001E562A" w:rsidRDefault="001E562A" w:rsidP="00EC72BB">
            <w:pPr>
              <w:jc w:val="left"/>
            </w:pPr>
            <w:r>
              <w:t>Lookup</w:t>
            </w:r>
          </w:p>
        </w:tc>
        <w:tc>
          <w:tcPr>
            <w:tcW w:w="900" w:type="dxa"/>
            <w:vAlign w:val="center"/>
          </w:tcPr>
          <w:p w14:paraId="5190C28A" w14:textId="0007DD21" w:rsidR="001E562A" w:rsidRDefault="001E562A" w:rsidP="00EC72BB">
            <w:pPr>
              <w:jc w:val="left"/>
            </w:pPr>
            <w:r w:rsidRPr="00423299">
              <w:t>X</w:t>
            </w:r>
          </w:p>
        </w:tc>
        <w:tc>
          <w:tcPr>
            <w:tcW w:w="810" w:type="dxa"/>
            <w:vAlign w:val="center"/>
          </w:tcPr>
          <w:p w14:paraId="39841BAC" w14:textId="4B7CCB94" w:rsidR="001E562A" w:rsidRDefault="001E562A" w:rsidP="00EC72BB">
            <w:pPr>
              <w:jc w:val="left"/>
            </w:pPr>
            <w:r>
              <w:t>X</w:t>
            </w:r>
          </w:p>
        </w:tc>
        <w:tc>
          <w:tcPr>
            <w:tcW w:w="2970" w:type="dxa"/>
          </w:tcPr>
          <w:p w14:paraId="2B80214D" w14:textId="0DEFD34F" w:rsidR="001E562A" w:rsidRDefault="005D234C" w:rsidP="00EC72BB">
            <w:pPr>
              <w:jc w:val="left"/>
            </w:pPr>
            <w:ins w:id="206" w:author="Do Thanh Trung" w:date="2025-07-03T16:39:00Z" w16du:dateUtc="2025-07-03T09:39:00Z">
              <w:r>
                <w:fldChar w:fldCharType="begin"/>
              </w:r>
              <w:r>
                <w:instrText>HYPERLINK  \l "_Danh_mục_đầu"</w:instrText>
              </w:r>
              <w:r>
                <w:fldChar w:fldCharType="separate"/>
              </w:r>
              <w:r w:rsidRPr="005D234C">
                <w:rPr>
                  <w:rStyle w:val="Hyperlink"/>
                  <w:kern w:val="2"/>
                  <w14:ligatures w14:val="standardContextual"/>
                </w:rPr>
                <w:t>Danh m</w:t>
              </w:r>
              <w:r w:rsidRPr="005D234C">
                <w:rPr>
                  <w:rStyle w:val="Hyperlink"/>
                </w:rPr>
                <w:t>ục đầu tư</w:t>
              </w:r>
              <w:r>
                <w:fldChar w:fldCharType="end"/>
              </w:r>
              <w:r>
                <w:t xml:space="preserve"> </w:t>
              </w:r>
            </w:ins>
            <w:ins w:id="207" w:author="Do Thanh Trung" w:date="2025-07-04T10:11:00Z" w16du:dateUtc="2025-07-04T03:11:00Z">
              <w:r w:rsidR="006658F6">
                <w:t>–</w:t>
              </w:r>
            </w:ins>
            <w:ins w:id="208" w:author="Do Thanh Trung" w:date="2025-07-03T16:39:00Z" w16du:dateUtc="2025-07-03T09:39:00Z">
              <w:r>
                <w:t xml:space="preserve"> </w:t>
              </w:r>
            </w:ins>
            <w:ins w:id="209" w:author="Do Thanh Trung" w:date="2025-07-04T10:11:00Z" w16du:dateUtc="2025-07-04T03:11:00Z">
              <w:r w:rsidR="006658F6">
                <w:t>[</w:t>
              </w:r>
            </w:ins>
            <w:ins w:id="210" w:author="Do Thanh Trung" w:date="2025-07-03T16:39:00Z" w16du:dateUtc="2025-07-03T09:39:00Z">
              <w:r>
                <w:t>Giá vốn</w:t>
              </w:r>
            </w:ins>
            <w:ins w:id="211" w:author="Do Thanh Trung" w:date="2025-07-04T10:11:00Z" w16du:dateUtc="2025-07-04T03:11:00Z">
              <w:r w:rsidR="006658F6">
                <w:t>]</w:t>
              </w:r>
            </w:ins>
          </w:p>
        </w:tc>
        <w:tc>
          <w:tcPr>
            <w:tcW w:w="5658" w:type="dxa"/>
            <w:vAlign w:val="center"/>
          </w:tcPr>
          <w:p w14:paraId="1C2672C6" w14:textId="60E5FCAC" w:rsidR="001E562A" w:rsidRDefault="005D234C" w:rsidP="00EC72BB">
            <w:pPr>
              <w:jc w:val="left"/>
            </w:pPr>
            <w:ins w:id="212" w:author="Do Thanh Trung" w:date="2025-07-03T16:40:00Z" w16du:dateUtc="2025-07-03T09:40:00Z">
              <w:r>
                <w:t>Giá vốn Tài sản đang thực hiện đầu tư</w:t>
              </w:r>
            </w:ins>
          </w:p>
        </w:tc>
      </w:tr>
      <w:tr w:rsidR="00DD3353" w14:paraId="25EDDFB0" w14:textId="77777777" w:rsidTr="005D234C">
        <w:trPr>
          <w:trHeight w:val="267"/>
        </w:trPr>
        <w:tc>
          <w:tcPr>
            <w:tcW w:w="625" w:type="dxa"/>
            <w:vAlign w:val="center"/>
          </w:tcPr>
          <w:p w14:paraId="0D68F8F5" w14:textId="56DFD3AB" w:rsidR="001E562A" w:rsidRDefault="001E562A" w:rsidP="00EC72BB">
            <w:pPr>
              <w:jc w:val="left"/>
            </w:pPr>
            <w:ins w:id="213" w:author="Do Thanh Trung" w:date="2025-07-03T15:53:00Z" w16du:dateUtc="2025-07-03T08:53:00Z">
              <w:r>
                <w:t>09</w:t>
              </w:r>
            </w:ins>
            <w:del w:id="214" w:author="Do Thanh Trung" w:date="2025-07-03T15:53:00Z" w16du:dateUtc="2025-07-03T08:53:00Z">
              <w:r w:rsidDel="00EC72BB">
                <w:delText>08</w:delText>
              </w:r>
            </w:del>
          </w:p>
        </w:tc>
        <w:tc>
          <w:tcPr>
            <w:tcW w:w="1869" w:type="dxa"/>
            <w:vAlign w:val="center"/>
          </w:tcPr>
          <w:p w14:paraId="38707068" w14:textId="25B362DB" w:rsidR="001E562A" w:rsidRDefault="001E562A" w:rsidP="00EC72BB">
            <w:pPr>
              <w:jc w:val="left"/>
            </w:pPr>
            <w:r>
              <w:t>Số lượng</w:t>
            </w:r>
          </w:p>
        </w:tc>
        <w:tc>
          <w:tcPr>
            <w:tcW w:w="1281" w:type="dxa"/>
            <w:vAlign w:val="center"/>
          </w:tcPr>
          <w:p w14:paraId="73E18764" w14:textId="110AF601" w:rsidR="001E562A" w:rsidRDefault="001E562A" w:rsidP="00EC72BB">
            <w:pPr>
              <w:jc w:val="left"/>
            </w:pPr>
            <w:r>
              <w:t>Lookup</w:t>
            </w:r>
          </w:p>
        </w:tc>
        <w:tc>
          <w:tcPr>
            <w:tcW w:w="900" w:type="dxa"/>
            <w:vAlign w:val="center"/>
          </w:tcPr>
          <w:p w14:paraId="61CCD422" w14:textId="091C7F18" w:rsidR="001E562A" w:rsidRDefault="001E562A" w:rsidP="00EC72BB">
            <w:pPr>
              <w:jc w:val="left"/>
            </w:pPr>
            <w:r>
              <w:t>X</w:t>
            </w:r>
          </w:p>
        </w:tc>
        <w:tc>
          <w:tcPr>
            <w:tcW w:w="810" w:type="dxa"/>
            <w:vAlign w:val="center"/>
          </w:tcPr>
          <w:p w14:paraId="7C856023" w14:textId="26ADA0BE" w:rsidR="001E562A" w:rsidRDefault="001E562A" w:rsidP="00EC72BB">
            <w:pPr>
              <w:jc w:val="left"/>
            </w:pPr>
          </w:p>
        </w:tc>
        <w:tc>
          <w:tcPr>
            <w:tcW w:w="2970" w:type="dxa"/>
          </w:tcPr>
          <w:p w14:paraId="572A0B34" w14:textId="4DBAD53C" w:rsidR="001E562A" w:rsidRDefault="005D234C" w:rsidP="00EC72BB">
            <w:ins w:id="215" w:author="Do Thanh Trung" w:date="2025-07-03T16:39:00Z" w16du:dateUtc="2025-07-03T09:39:00Z">
              <w:r>
                <w:fldChar w:fldCharType="begin"/>
              </w:r>
              <w:r>
                <w:instrText>HYPERLINK  \l "_Danh_mục_đầu"</w:instrText>
              </w:r>
              <w:r>
                <w:fldChar w:fldCharType="separate"/>
              </w:r>
              <w:r w:rsidRPr="005D234C">
                <w:rPr>
                  <w:rStyle w:val="Hyperlink"/>
                  <w:kern w:val="2"/>
                  <w14:ligatures w14:val="standardContextual"/>
                </w:rPr>
                <w:t>Danh m</w:t>
              </w:r>
              <w:r w:rsidRPr="005D234C">
                <w:rPr>
                  <w:rStyle w:val="Hyperlink"/>
                </w:rPr>
                <w:t>ục đầu tư</w:t>
              </w:r>
              <w:r>
                <w:fldChar w:fldCharType="end"/>
              </w:r>
              <w:r>
                <w:t xml:space="preserve"> </w:t>
              </w:r>
            </w:ins>
            <w:ins w:id="216" w:author="Do Thanh Trung" w:date="2025-07-04T10:11:00Z" w16du:dateUtc="2025-07-04T03:11:00Z">
              <w:r w:rsidR="006658F6">
                <w:t>–</w:t>
              </w:r>
            </w:ins>
            <w:ins w:id="217" w:author="Do Thanh Trung" w:date="2025-07-03T16:39:00Z" w16du:dateUtc="2025-07-03T09:39:00Z">
              <w:r>
                <w:t xml:space="preserve"> </w:t>
              </w:r>
            </w:ins>
            <w:ins w:id="218" w:author="Do Thanh Trung" w:date="2025-07-04T10:11:00Z" w16du:dateUtc="2025-07-04T03:11:00Z">
              <w:r w:rsidR="006658F6">
                <w:t>[</w:t>
              </w:r>
            </w:ins>
            <w:ins w:id="219" w:author="Do Thanh Trung" w:date="2025-07-03T16:39:00Z" w16du:dateUtc="2025-07-03T09:39:00Z">
              <w:r>
                <w:t>Số lượn</w:t>
              </w:r>
            </w:ins>
            <w:ins w:id="220" w:author="Do Thanh Trung" w:date="2025-07-04T10:11:00Z" w16du:dateUtc="2025-07-04T03:11:00Z">
              <w:r w:rsidR="006658F6">
                <w:t>g]</w:t>
              </w:r>
            </w:ins>
          </w:p>
        </w:tc>
        <w:tc>
          <w:tcPr>
            <w:tcW w:w="5658" w:type="dxa"/>
            <w:vAlign w:val="center"/>
          </w:tcPr>
          <w:p w14:paraId="3D397BBC" w14:textId="77777777" w:rsidR="001E562A" w:rsidRDefault="005D234C" w:rsidP="00EC72BB">
            <w:pPr>
              <w:rPr>
                <w:ins w:id="221" w:author="Do Thanh Trung" w:date="2025-07-03T16:40:00Z" w16du:dateUtc="2025-07-03T09:40:00Z"/>
              </w:rPr>
            </w:pPr>
            <w:ins w:id="222" w:author="Do Thanh Trung" w:date="2025-07-03T16:40:00Z" w16du:dateUtc="2025-07-03T09:40:00Z">
              <w:r>
                <w:t>Số lượng nắm giữ</w:t>
              </w:r>
            </w:ins>
          </w:p>
          <w:p w14:paraId="246C4ACE" w14:textId="77777777" w:rsidR="005D234C" w:rsidRDefault="005D234C" w:rsidP="00EC72BB">
            <w:pPr>
              <w:rPr>
                <w:ins w:id="223" w:author="Do Thanh Trung" w:date="2025-07-03T16:41:00Z" w16du:dateUtc="2025-07-03T09:41:00Z"/>
              </w:rPr>
            </w:pPr>
            <w:ins w:id="224" w:author="Do Thanh Trung" w:date="2025-07-03T16:40:00Z" w16du:dateUtc="2025-07-03T09:40:00Z">
              <w:r>
                <w:t>Hệ thống hiển thị mặc định số lượng đ</w:t>
              </w:r>
            </w:ins>
            <w:ins w:id="225" w:author="Do Thanh Trung" w:date="2025-07-03T16:41:00Z" w16du:dateUtc="2025-07-03T09:41:00Z">
              <w:r>
                <w:t>ang nắm giữ. Cho phép người dùng thay đổi giá trị theo nhu cầu thực tế</w:t>
              </w:r>
            </w:ins>
          </w:p>
          <w:p w14:paraId="580153FB" w14:textId="3853DE16" w:rsidR="005D234C" w:rsidRDefault="005D234C">
            <w:pPr>
              <w:jc w:val="center"/>
              <w:pPrChange w:id="226" w:author="Do Thanh Trung" w:date="2025-07-03T16:42:00Z" w16du:dateUtc="2025-07-03T09:42:00Z">
                <w:pPr/>
              </w:pPrChange>
            </w:pPr>
            <w:ins w:id="227" w:author="Do Thanh Trung" w:date="2025-07-03T16:41:00Z" w16du:dateUtc="2025-07-03T09:41:00Z">
              <w:r>
                <w:t>Số lượng</w:t>
              </w:r>
              <w:r w:rsidR="004331A6">
                <w:t xml:space="preserve"> th</w:t>
              </w:r>
            </w:ins>
            <w:ins w:id="228" w:author="Do Thanh Trung" w:date="2025-07-03T16:42:00Z" w16du:dateUtc="2025-07-03T09:42:00Z">
              <w:r w:rsidR="004331A6">
                <w:t>ay đổi</w:t>
              </w:r>
            </w:ins>
            <w:ins w:id="229" w:author="Do Thanh Trung" w:date="2025-07-03T16:41:00Z" w16du:dateUtc="2025-07-03T09:41:00Z">
              <w:r>
                <w:t xml:space="preserve"> </w:t>
              </w:r>
            </w:ins>
            <m:oMath>
              <m:r>
                <w:ins w:id="230" w:author="Do Thanh Trung" w:date="2025-07-03T16:41:00Z" w16du:dateUtc="2025-07-03T09:41:00Z">
                  <w:rPr>
                    <w:rFonts w:ascii="Cambria Math" w:hAnsi="Cambria Math"/>
                  </w:rPr>
                  <m:t>≤</m:t>
                </w:ins>
              </m:r>
            </m:oMath>
            <w:ins w:id="231" w:author="Do Thanh Trung" w:date="2025-07-03T16:41:00Z" w16du:dateUtc="2025-07-03T09:41:00Z">
              <w:r w:rsidR="004331A6">
                <w:rPr>
                  <w:rFonts w:eastAsiaTheme="minorEastAsia"/>
                </w:rPr>
                <w:t xml:space="preserve"> Số lượng nắm giữ</w:t>
              </w:r>
            </w:ins>
          </w:p>
        </w:tc>
      </w:tr>
      <w:tr w:rsidR="00DD3353" w14:paraId="327ADCEE" w14:textId="77777777" w:rsidTr="005D234C">
        <w:trPr>
          <w:trHeight w:val="472"/>
        </w:trPr>
        <w:tc>
          <w:tcPr>
            <w:tcW w:w="625" w:type="dxa"/>
            <w:vAlign w:val="center"/>
          </w:tcPr>
          <w:p w14:paraId="5605511E" w14:textId="39E2EBA5" w:rsidR="001E562A" w:rsidRDefault="001E562A" w:rsidP="00EC72BB">
            <w:pPr>
              <w:jc w:val="left"/>
            </w:pPr>
            <w:ins w:id="232" w:author="Do Thanh Trung" w:date="2025-07-03T15:53:00Z" w16du:dateUtc="2025-07-03T08:53:00Z">
              <w:r>
                <w:t>10</w:t>
              </w:r>
            </w:ins>
            <w:del w:id="233" w:author="Do Thanh Trung" w:date="2025-07-03T15:53:00Z" w16du:dateUtc="2025-07-03T08:53:00Z">
              <w:r w:rsidDel="00EC72BB">
                <w:delText>09</w:delText>
              </w:r>
            </w:del>
          </w:p>
        </w:tc>
        <w:tc>
          <w:tcPr>
            <w:tcW w:w="1869" w:type="dxa"/>
            <w:vAlign w:val="center"/>
          </w:tcPr>
          <w:p w14:paraId="2505DDB7" w14:textId="2B1741B6" w:rsidR="001E562A" w:rsidRDefault="001E562A" w:rsidP="00EC72BB">
            <w:pPr>
              <w:jc w:val="left"/>
            </w:pPr>
            <w:r>
              <w:t>Giá trị đầu tư</w:t>
            </w:r>
          </w:p>
        </w:tc>
        <w:tc>
          <w:tcPr>
            <w:tcW w:w="1281" w:type="dxa"/>
            <w:vAlign w:val="center"/>
          </w:tcPr>
          <w:p w14:paraId="6D178BF2" w14:textId="5EB5B684" w:rsidR="001E562A" w:rsidRDefault="001E562A" w:rsidP="00EC72BB">
            <w:pPr>
              <w:jc w:val="left"/>
            </w:pPr>
            <w:r>
              <w:t>Lookup</w:t>
            </w:r>
          </w:p>
        </w:tc>
        <w:tc>
          <w:tcPr>
            <w:tcW w:w="900" w:type="dxa"/>
            <w:vAlign w:val="center"/>
          </w:tcPr>
          <w:p w14:paraId="3B60B448" w14:textId="46F0A1AD" w:rsidR="001E562A" w:rsidRDefault="001E562A" w:rsidP="00EC72BB">
            <w:pPr>
              <w:jc w:val="left"/>
            </w:pPr>
            <w:r w:rsidRPr="00423299">
              <w:t>X</w:t>
            </w:r>
          </w:p>
        </w:tc>
        <w:tc>
          <w:tcPr>
            <w:tcW w:w="810" w:type="dxa"/>
            <w:vAlign w:val="center"/>
          </w:tcPr>
          <w:p w14:paraId="07F10141" w14:textId="25447351" w:rsidR="001E562A" w:rsidRDefault="001E562A" w:rsidP="00EC72BB">
            <w:pPr>
              <w:jc w:val="left"/>
            </w:pPr>
          </w:p>
        </w:tc>
        <w:tc>
          <w:tcPr>
            <w:tcW w:w="2970" w:type="dxa"/>
          </w:tcPr>
          <w:p w14:paraId="07783659" w14:textId="28A55CD4" w:rsidR="001E562A" w:rsidRDefault="005D234C" w:rsidP="00EC72BB">
            <w:pPr>
              <w:jc w:val="left"/>
            </w:pPr>
            <w:ins w:id="234" w:author="Do Thanh Trung" w:date="2025-07-03T16:39:00Z" w16du:dateUtc="2025-07-03T09:39:00Z">
              <w:r>
                <w:fldChar w:fldCharType="begin"/>
              </w:r>
              <w:r>
                <w:instrText>HYPERLINK  \l "_Danh_mục_đầu"</w:instrText>
              </w:r>
              <w:r>
                <w:fldChar w:fldCharType="separate"/>
              </w:r>
              <w:r w:rsidRPr="005D234C">
                <w:rPr>
                  <w:rStyle w:val="Hyperlink"/>
                  <w:kern w:val="2"/>
                  <w14:ligatures w14:val="standardContextual"/>
                </w:rPr>
                <w:t>Danh m</w:t>
              </w:r>
              <w:r w:rsidRPr="005D234C">
                <w:rPr>
                  <w:rStyle w:val="Hyperlink"/>
                </w:rPr>
                <w:t>ục đầu tư</w:t>
              </w:r>
              <w:r>
                <w:fldChar w:fldCharType="end"/>
              </w:r>
              <w:r>
                <w:t xml:space="preserve"> </w:t>
              </w:r>
            </w:ins>
            <w:ins w:id="235" w:author="Do Thanh Trung" w:date="2025-07-04T10:12:00Z" w16du:dateUtc="2025-07-04T03:12:00Z">
              <w:r w:rsidR="00311BA2">
                <w:t>–</w:t>
              </w:r>
            </w:ins>
            <w:ins w:id="236" w:author="Do Thanh Trung" w:date="2025-07-03T16:39:00Z" w16du:dateUtc="2025-07-03T09:39:00Z">
              <w:r>
                <w:t xml:space="preserve"> </w:t>
              </w:r>
            </w:ins>
            <w:ins w:id="237" w:author="Do Thanh Trung" w:date="2025-07-04T10:12:00Z" w16du:dateUtc="2025-07-04T03:12:00Z">
              <w:r w:rsidR="00311BA2">
                <w:t>[</w:t>
              </w:r>
            </w:ins>
            <w:ins w:id="238" w:author="Do Thanh Trung" w:date="2025-07-03T16:39:00Z" w16du:dateUtc="2025-07-03T09:39:00Z">
              <w:r>
                <w:t>Tổng giá trị đầu tư</w:t>
              </w:r>
            </w:ins>
            <w:ins w:id="239" w:author="Do Thanh Trung" w:date="2025-07-04T10:12:00Z" w16du:dateUtc="2025-07-04T03:12:00Z">
              <w:r w:rsidR="00311BA2">
                <w:t>]</w:t>
              </w:r>
            </w:ins>
          </w:p>
        </w:tc>
        <w:tc>
          <w:tcPr>
            <w:tcW w:w="5658" w:type="dxa"/>
            <w:vAlign w:val="center"/>
          </w:tcPr>
          <w:p w14:paraId="43C9DEF3" w14:textId="7834B09A" w:rsidR="001E562A" w:rsidRDefault="003053AB">
            <w:pPr>
              <w:jc w:val="center"/>
              <w:pPrChange w:id="240" w:author="Do Thanh Trung" w:date="2025-07-03T16:42:00Z" w16du:dateUtc="2025-07-03T09:42:00Z">
                <w:pPr>
                  <w:jc w:val="left"/>
                </w:pPr>
              </w:pPrChange>
            </w:pPr>
            <w:ins w:id="241" w:author="Do Thanh Trung" w:date="2025-07-03T16:42:00Z" w16du:dateUtc="2025-07-03T09:42:00Z">
              <w:r>
                <w:t>(8) * (9)</w:t>
              </w:r>
            </w:ins>
          </w:p>
        </w:tc>
      </w:tr>
    </w:tbl>
    <w:p w14:paraId="0DD41945" w14:textId="77777777" w:rsidR="002D32A1" w:rsidRPr="006102DD" w:rsidRDefault="002D32A1" w:rsidP="00044A94"/>
    <w:p w14:paraId="28D89FA9" w14:textId="01978213" w:rsidR="008D3EE2" w:rsidRDefault="00355392" w:rsidP="000A28C3">
      <w:pPr>
        <w:pStyle w:val="Heading3"/>
      </w:pPr>
      <w:bookmarkStart w:id="242" w:name="_Cài_đặt_Danh_1"/>
      <w:bookmarkEnd w:id="242"/>
      <w:r>
        <w:t xml:space="preserve">Cài đặt </w:t>
      </w:r>
      <w:r w:rsidR="009B577E">
        <w:t>D</w:t>
      </w:r>
      <w:r w:rsidR="004F3CEF">
        <w:t>anh mục đầu tư</w:t>
      </w:r>
    </w:p>
    <w:p w14:paraId="05BEE0E0" w14:textId="3ED5A0B9" w:rsidR="005558D2" w:rsidRDefault="005558D2" w:rsidP="00CB10B2">
      <w:pPr>
        <w:pStyle w:val="Heading4"/>
      </w:pPr>
      <w:bookmarkStart w:id="243" w:name="_Quy_trình_Cài"/>
      <w:bookmarkEnd w:id="243"/>
      <w:r>
        <w:t xml:space="preserve">Quy trình Cài đặt Danh mục </w:t>
      </w:r>
      <w:r w:rsidR="00BE57B3">
        <w:t>đầu tư</w:t>
      </w:r>
    </w:p>
    <w:p w14:paraId="44106988" w14:textId="572328E5" w:rsidR="003031ED" w:rsidRDefault="008F4A53" w:rsidP="003031ED">
      <w:pPr>
        <w:rPr>
          <w:ins w:id="244" w:author="Do Thanh Trung" w:date="2025-06-25T10:39:00Z" w16du:dateUtc="2025-06-25T03:39:00Z"/>
        </w:rPr>
      </w:pPr>
      <w:r w:rsidRPr="009E0D1B">
        <w:t>Vào đầu năm tài chính, căn cứ tình hình thị trường, kế hoạch hoạt động của Công ty,</w:t>
      </w:r>
      <w:r w:rsidR="003028DA">
        <w:t xml:space="preserve"> và tùy theo tính chất phân bổ tài sản của từng Quỹ,  </w:t>
      </w:r>
      <w:r w:rsidRPr="009E0D1B">
        <w:t xml:space="preserve">sẽ xây dựng </w:t>
      </w:r>
      <w:r w:rsidR="00783E76">
        <w:t>danh mục các tài sản được phép đầu tư trong năm</w:t>
      </w:r>
      <w:r w:rsidR="003913A5">
        <w:t xml:space="preserve">. Danh mục này sẽ được </w:t>
      </w:r>
      <w:r w:rsidR="00CC649F">
        <w:t>HĐĐT phê duyệt và áp dụng trong năm kế hoạch, cho đến khi có sự thay đổi</w:t>
      </w:r>
    </w:p>
    <w:p w14:paraId="0407D318" w14:textId="08C9E04C" w:rsidR="0094003C" w:rsidRDefault="0094003C" w:rsidP="003031ED">
      <w:ins w:id="245" w:author="Do Thanh Trung" w:date="2025-06-25T10:39:00Z" w16du:dateUtc="2025-06-25T03:39:00Z">
        <w:r>
          <w:t>Hệ thống cho phép người dùng có thể cài đặt từng cổ phiếu, hoặc import danh sách theo form đính kèm</w:t>
        </w:r>
      </w:ins>
    </w:p>
    <w:p w14:paraId="21B43F83" w14:textId="236FD254" w:rsidR="00996205" w:rsidRPr="003031ED" w:rsidRDefault="00996205" w:rsidP="003031ED">
      <w:r>
        <w:t xml:space="preserve">Danh mục chỉ áp dụng đối với </w:t>
      </w:r>
      <w:hyperlink w:anchor="_Quy_trình_thực_1" w:history="1">
        <w:r w:rsidRPr="00996205">
          <w:rPr>
            <w:rStyle w:val="Hyperlink"/>
          </w:rPr>
          <w:t>Quy trình thực hiện đầu tư chứng khoán</w:t>
        </w:r>
      </w:hyperlink>
    </w:p>
    <w:p w14:paraId="7A172FF0" w14:textId="4E15980F" w:rsidR="009F761A" w:rsidRDefault="00DE1EEB" w:rsidP="00DE1EEB">
      <w:pPr>
        <w:jc w:val="center"/>
      </w:pPr>
      <w:r>
        <w:rPr>
          <w:noProof/>
        </w:rPr>
        <w:lastRenderedPageBreak/>
        <w:drawing>
          <wp:inline distT="0" distB="0" distL="0" distR="0" wp14:anchorId="2D774EAB" wp14:editId="5511BA15">
            <wp:extent cx="6591871" cy="2888230"/>
            <wp:effectExtent l="0" t="0" r="0" b="7620"/>
            <wp:docPr id="171785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55890" name=""/>
                    <pic:cNvPicPr/>
                  </pic:nvPicPr>
                  <pic:blipFill>
                    <a:blip r:embed="rId36"/>
                    <a:stretch>
                      <a:fillRect/>
                    </a:stretch>
                  </pic:blipFill>
                  <pic:spPr>
                    <a:xfrm>
                      <a:off x="0" y="0"/>
                      <a:ext cx="6591871" cy="2888230"/>
                    </a:xfrm>
                    <a:prstGeom prst="rect">
                      <a:avLst/>
                    </a:prstGeom>
                  </pic:spPr>
                </pic:pic>
              </a:graphicData>
            </a:graphic>
          </wp:inline>
        </w:drawing>
      </w:r>
    </w:p>
    <w:p w14:paraId="57285CFF" w14:textId="77777777" w:rsidR="00CB10B2" w:rsidRDefault="00CB10B2" w:rsidP="00CB10B2">
      <w:r>
        <w:t>Mô tả các bước trong lưu dồ:</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019"/>
        <w:gridCol w:w="1440"/>
        <w:gridCol w:w="1710"/>
        <w:gridCol w:w="6210"/>
      </w:tblGrid>
      <w:tr w:rsidR="00CB10B2" w:rsidRPr="006115EA" w14:paraId="4F224892" w14:textId="77777777" w:rsidTr="00702F81">
        <w:tc>
          <w:tcPr>
            <w:tcW w:w="576" w:type="dxa"/>
            <w:vAlign w:val="center"/>
          </w:tcPr>
          <w:p w14:paraId="42849308" w14:textId="77777777" w:rsidR="00CB10B2" w:rsidRPr="006E0DD1" w:rsidRDefault="00CB10B2" w:rsidP="00702F81">
            <w:pPr>
              <w:pStyle w:val="NoSpacing"/>
              <w:jc w:val="center"/>
              <w:rPr>
                <w:b/>
                <w:bCs/>
              </w:rPr>
            </w:pPr>
            <w:r w:rsidRPr="006E0DD1">
              <w:rPr>
                <w:b/>
                <w:bCs/>
              </w:rPr>
              <w:t>STT</w:t>
            </w:r>
          </w:p>
        </w:tc>
        <w:tc>
          <w:tcPr>
            <w:tcW w:w="3019" w:type="dxa"/>
            <w:vAlign w:val="center"/>
          </w:tcPr>
          <w:p w14:paraId="73095F10" w14:textId="77777777" w:rsidR="00CB10B2" w:rsidRPr="006E0DD1" w:rsidRDefault="00CB10B2" w:rsidP="00702F81">
            <w:pPr>
              <w:pStyle w:val="NoSpacing"/>
              <w:jc w:val="center"/>
              <w:rPr>
                <w:b/>
                <w:bCs/>
              </w:rPr>
            </w:pPr>
            <w:r w:rsidRPr="006E0DD1">
              <w:rPr>
                <w:b/>
                <w:bCs/>
              </w:rPr>
              <w:t>Tên bước</w:t>
            </w:r>
          </w:p>
        </w:tc>
        <w:tc>
          <w:tcPr>
            <w:tcW w:w="1440" w:type="dxa"/>
          </w:tcPr>
          <w:p w14:paraId="4990DBC1" w14:textId="77777777" w:rsidR="00CB10B2" w:rsidRPr="006E0DD1" w:rsidRDefault="00CB10B2" w:rsidP="00702F81">
            <w:pPr>
              <w:pStyle w:val="NoSpacing"/>
              <w:jc w:val="center"/>
              <w:rPr>
                <w:b/>
                <w:bCs/>
              </w:rPr>
            </w:pPr>
            <w:r w:rsidRPr="006E0DD1">
              <w:rPr>
                <w:b/>
                <w:bCs/>
              </w:rPr>
              <w:t>Bước thực hiện</w:t>
            </w:r>
          </w:p>
        </w:tc>
        <w:tc>
          <w:tcPr>
            <w:tcW w:w="1710" w:type="dxa"/>
            <w:vAlign w:val="center"/>
          </w:tcPr>
          <w:p w14:paraId="554B472A" w14:textId="77777777" w:rsidR="00CB10B2" w:rsidRPr="006E0DD1" w:rsidRDefault="00CB10B2" w:rsidP="00702F81">
            <w:pPr>
              <w:pStyle w:val="NoSpacing"/>
              <w:jc w:val="center"/>
              <w:rPr>
                <w:b/>
                <w:bCs/>
              </w:rPr>
            </w:pPr>
            <w:r w:rsidRPr="006E0DD1">
              <w:rPr>
                <w:b/>
                <w:bCs/>
              </w:rPr>
              <w:t>Người thực hiện</w:t>
            </w:r>
          </w:p>
        </w:tc>
        <w:tc>
          <w:tcPr>
            <w:tcW w:w="6210" w:type="dxa"/>
            <w:vAlign w:val="center"/>
          </w:tcPr>
          <w:p w14:paraId="43F5FE1C" w14:textId="77777777" w:rsidR="00CB10B2" w:rsidRPr="006E0DD1" w:rsidRDefault="00CB10B2" w:rsidP="00702F81">
            <w:pPr>
              <w:pStyle w:val="NoSpacing"/>
              <w:jc w:val="center"/>
              <w:rPr>
                <w:b/>
                <w:bCs/>
              </w:rPr>
            </w:pPr>
            <w:r w:rsidRPr="006E0DD1">
              <w:rPr>
                <w:b/>
                <w:bCs/>
              </w:rPr>
              <w:t>Diễn giải</w:t>
            </w:r>
          </w:p>
        </w:tc>
      </w:tr>
      <w:tr w:rsidR="00CB10B2" w:rsidRPr="006115EA" w14:paraId="37743748" w14:textId="77777777" w:rsidTr="00702F81">
        <w:trPr>
          <w:trHeight w:val="350"/>
        </w:trPr>
        <w:tc>
          <w:tcPr>
            <w:tcW w:w="576" w:type="dxa"/>
            <w:vAlign w:val="center"/>
          </w:tcPr>
          <w:p w14:paraId="7146DF0E" w14:textId="77777777" w:rsidR="00CB10B2" w:rsidRPr="006115EA" w:rsidRDefault="00CB10B2" w:rsidP="00702F81">
            <w:pPr>
              <w:pStyle w:val="NoSpacing"/>
            </w:pPr>
            <w:r>
              <w:t>1</w:t>
            </w:r>
          </w:p>
        </w:tc>
        <w:tc>
          <w:tcPr>
            <w:tcW w:w="3019" w:type="dxa"/>
            <w:vAlign w:val="center"/>
          </w:tcPr>
          <w:p w14:paraId="46E80A01" w14:textId="77777777" w:rsidR="00CB10B2" w:rsidRPr="006115EA" w:rsidRDefault="00CB10B2" w:rsidP="00702F81">
            <w:pPr>
              <w:pStyle w:val="NoSpacing"/>
            </w:pPr>
            <w:r>
              <w:t>Truy cập vào hệ thống</w:t>
            </w:r>
          </w:p>
        </w:tc>
        <w:tc>
          <w:tcPr>
            <w:tcW w:w="1440" w:type="dxa"/>
            <w:vAlign w:val="center"/>
          </w:tcPr>
          <w:p w14:paraId="4ED4B42F" w14:textId="77777777" w:rsidR="00CB10B2" w:rsidRPr="006E0DD1" w:rsidRDefault="00CB10B2" w:rsidP="00702F81">
            <w:pPr>
              <w:pStyle w:val="NoSpacing"/>
              <w:jc w:val="center"/>
              <w:rPr>
                <w:iCs/>
              </w:rPr>
            </w:pPr>
            <w:r>
              <w:rPr>
                <w:iCs/>
              </w:rPr>
              <w:t>Thủ công</w:t>
            </w:r>
          </w:p>
        </w:tc>
        <w:tc>
          <w:tcPr>
            <w:tcW w:w="1710" w:type="dxa"/>
            <w:vAlign w:val="center"/>
          </w:tcPr>
          <w:p w14:paraId="51115786" w14:textId="77777777" w:rsidR="00CB10B2" w:rsidRPr="006115EA" w:rsidRDefault="00CB10B2" w:rsidP="00702F81">
            <w:pPr>
              <w:pStyle w:val="NoSpacing"/>
              <w:jc w:val="center"/>
            </w:pPr>
            <w:r>
              <w:t>VDAM</w:t>
            </w:r>
          </w:p>
        </w:tc>
        <w:tc>
          <w:tcPr>
            <w:tcW w:w="6210" w:type="dxa"/>
            <w:vAlign w:val="center"/>
          </w:tcPr>
          <w:p w14:paraId="21579177" w14:textId="04AA1E48" w:rsidR="00CB10B2" w:rsidRPr="00F20563" w:rsidRDefault="00CB10B2" w:rsidP="00702F81">
            <w:pPr>
              <w:pStyle w:val="NoSpacing"/>
            </w:pPr>
            <w:r>
              <w:t xml:space="preserve">NV QLQ sẽ truy cập vào hệ thống để thực hiện khai báo </w:t>
            </w:r>
            <w:r w:rsidR="00BE57B3">
              <w:t>Danh mục đầu tư</w:t>
            </w:r>
          </w:p>
        </w:tc>
      </w:tr>
      <w:tr w:rsidR="00610383" w:rsidRPr="006115EA" w14:paraId="7557BE7F" w14:textId="77777777" w:rsidTr="00702F81">
        <w:trPr>
          <w:trHeight w:val="350"/>
        </w:trPr>
        <w:tc>
          <w:tcPr>
            <w:tcW w:w="576" w:type="dxa"/>
            <w:vAlign w:val="center"/>
          </w:tcPr>
          <w:p w14:paraId="6E74AE8C" w14:textId="02927534" w:rsidR="00610383" w:rsidRDefault="004C36DD" w:rsidP="00702F81">
            <w:pPr>
              <w:pStyle w:val="NoSpacing"/>
            </w:pPr>
            <w:r>
              <w:t>2</w:t>
            </w:r>
          </w:p>
        </w:tc>
        <w:tc>
          <w:tcPr>
            <w:tcW w:w="3019" w:type="dxa"/>
            <w:vAlign w:val="center"/>
          </w:tcPr>
          <w:p w14:paraId="0D591DE2" w14:textId="1CBAAADF" w:rsidR="00610383" w:rsidRDefault="00610383" w:rsidP="00702F81">
            <w:pPr>
              <w:pStyle w:val="NoSpacing"/>
            </w:pPr>
            <w:r>
              <w:t>Kiểm tra danh mục đầu tư đã tồn tại</w:t>
            </w:r>
          </w:p>
        </w:tc>
        <w:tc>
          <w:tcPr>
            <w:tcW w:w="1440" w:type="dxa"/>
            <w:vAlign w:val="center"/>
          </w:tcPr>
          <w:p w14:paraId="2EDC25AB" w14:textId="55360292" w:rsidR="00610383" w:rsidRDefault="00610383" w:rsidP="00702F81">
            <w:pPr>
              <w:pStyle w:val="NoSpacing"/>
              <w:jc w:val="center"/>
              <w:rPr>
                <w:iCs/>
              </w:rPr>
            </w:pPr>
            <w:r>
              <w:rPr>
                <w:iCs/>
              </w:rPr>
              <w:t>Thủ công</w:t>
            </w:r>
          </w:p>
        </w:tc>
        <w:tc>
          <w:tcPr>
            <w:tcW w:w="1710" w:type="dxa"/>
            <w:vAlign w:val="center"/>
          </w:tcPr>
          <w:p w14:paraId="4E9DDE4C" w14:textId="01847A2D" w:rsidR="00610383" w:rsidRDefault="00610383" w:rsidP="00702F81">
            <w:pPr>
              <w:pStyle w:val="NoSpacing"/>
              <w:jc w:val="center"/>
            </w:pPr>
            <w:r>
              <w:t>VDAM</w:t>
            </w:r>
          </w:p>
        </w:tc>
        <w:tc>
          <w:tcPr>
            <w:tcW w:w="6210" w:type="dxa"/>
            <w:vAlign w:val="center"/>
          </w:tcPr>
          <w:p w14:paraId="76262E7A" w14:textId="77777777" w:rsidR="00610383" w:rsidRDefault="00610383" w:rsidP="00702F81">
            <w:pPr>
              <w:pStyle w:val="NoSpacing"/>
            </w:pPr>
            <w:r>
              <w:t xml:space="preserve">NV QLQ sẽ tiến hành kiểm tra </w:t>
            </w:r>
            <w:r w:rsidR="009822B0">
              <w:t>danh mục đầu tư hiện hữu trên hệ thống:</w:t>
            </w:r>
          </w:p>
          <w:p w14:paraId="3185624A" w14:textId="77777777" w:rsidR="009822B0" w:rsidRDefault="009822B0" w:rsidP="009822B0">
            <w:pPr>
              <w:pStyle w:val="NoSpacing"/>
              <w:numPr>
                <w:ilvl w:val="0"/>
                <w:numId w:val="33"/>
              </w:numPr>
            </w:pPr>
            <w:r>
              <w:t xml:space="preserve">Trường hợp Hệ thống đã có danh mục đầu tư </w:t>
            </w:r>
            <w:r>
              <w:rPr>
                <w:rFonts w:ascii="Wingdings" w:eastAsia="Wingdings" w:hAnsi="Wingdings" w:cs="Wingdings"/>
              </w:rPr>
              <w:t>à</w:t>
            </w:r>
            <w:r>
              <w:t xml:space="preserve"> chuyển sang bước 3</w:t>
            </w:r>
          </w:p>
          <w:p w14:paraId="1965E6E6" w14:textId="5F61B116" w:rsidR="009822B0" w:rsidRDefault="009822B0" w:rsidP="009822B0">
            <w:pPr>
              <w:pStyle w:val="NoSpacing"/>
              <w:numPr>
                <w:ilvl w:val="0"/>
                <w:numId w:val="33"/>
              </w:numPr>
            </w:pPr>
            <w:r>
              <w:t xml:space="preserve">Trường hợp Hệ thống chưa có danh mục đầu tư </w:t>
            </w:r>
            <w:r>
              <w:rPr>
                <w:rFonts w:ascii="Wingdings" w:eastAsia="Wingdings" w:hAnsi="Wingdings" w:cs="Wingdings"/>
              </w:rPr>
              <w:t>à</w:t>
            </w:r>
            <w:r>
              <w:t xml:space="preserve"> chuyển sang bước 4</w:t>
            </w:r>
          </w:p>
        </w:tc>
      </w:tr>
      <w:tr w:rsidR="0041525B" w:rsidRPr="006115EA" w14:paraId="38E30CB8" w14:textId="77777777" w:rsidTr="00702F81">
        <w:trPr>
          <w:trHeight w:val="350"/>
        </w:trPr>
        <w:tc>
          <w:tcPr>
            <w:tcW w:w="576" w:type="dxa"/>
            <w:vAlign w:val="center"/>
          </w:tcPr>
          <w:p w14:paraId="4DA0C615" w14:textId="47A6F194" w:rsidR="0041525B" w:rsidRDefault="004C36DD" w:rsidP="00702F81">
            <w:pPr>
              <w:pStyle w:val="NoSpacing"/>
            </w:pPr>
            <w:r>
              <w:t>3</w:t>
            </w:r>
          </w:p>
        </w:tc>
        <w:tc>
          <w:tcPr>
            <w:tcW w:w="3019" w:type="dxa"/>
            <w:vAlign w:val="center"/>
          </w:tcPr>
          <w:p w14:paraId="2BDBFAE2" w14:textId="61CA1BA3" w:rsidR="0041525B" w:rsidRDefault="0041525B" w:rsidP="00702F81">
            <w:pPr>
              <w:pStyle w:val="NoSpacing"/>
            </w:pPr>
            <w:r>
              <w:t xml:space="preserve">Cập nhật </w:t>
            </w:r>
            <w:r w:rsidR="00F22C2E">
              <w:t>D</w:t>
            </w:r>
            <w:r>
              <w:t>anh mục</w:t>
            </w:r>
          </w:p>
        </w:tc>
        <w:tc>
          <w:tcPr>
            <w:tcW w:w="1440" w:type="dxa"/>
            <w:vAlign w:val="center"/>
          </w:tcPr>
          <w:p w14:paraId="31346F1E" w14:textId="278C6C32" w:rsidR="0041525B" w:rsidRDefault="0041525B" w:rsidP="00702F81">
            <w:pPr>
              <w:pStyle w:val="NoSpacing"/>
              <w:jc w:val="center"/>
              <w:rPr>
                <w:iCs/>
              </w:rPr>
            </w:pPr>
            <w:r>
              <w:rPr>
                <w:iCs/>
              </w:rPr>
              <w:t>Thủ công</w:t>
            </w:r>
          </w:p>
        </w:tc>
        <w:tc>
          <w:tcPr>
            <w:tcW w:w="1710" w:type="dxa"/>
            <w:vAlign w:val="center"/>
          </w:tcPr>
          <w:p w14:paraId="4397A285" w14:textId="4D814BF8" w:rsidR="0041525B" w:rsidRDefault="0041525B" w:rsidP="00702F81">
            <w:pPr>
              <w:pStyle w:val="NoSpacing"/>
              <w:jc w:val="center"/>
            </w:pPr>
            <w:r>
              <w:t>VDAM</w:t>
            </w:r>
          </w:p>
        </w:tc>
        <w:tc>
          <w:tcPr>
            <w:tcW w:w="6210" w:type="dxa"/>
            <w:vAlign w:val="center"/>
          </w:tcPr>
          <w:p w14:paraId="2B42B33E" w14:textId="44E7AA4D" w:rsidR="0041525B" w:rsidRDefault="0041525B" w:rsidP="00702F81">
            <w:pPr>
              <w:pStyle w:val="NoSpacing"/>
            </w:pPr>
            <w:r>
              <w:t xml:space="preserve">NV QLQ tiến hành rà soát, cập nhật lại danh mục đầu tư </w:t>
            </w:r>
            <w:r w:rsidR="00F22C2E">
              <w:t>theo danh mục đã được phê duyệt</w:t>
            </w:r>
          </w:p>
        </w:tc>
      </w:tr>
      <w:tr w:rsidR="00CB10B2" w:rsidRPr="006115EA" w14:paraId="25A16370" w14:textId="77777777" w:rsidTr="00702F81">
        <w:trPr>
          <w:trHeight w:val="350"/>
        </w:trPr>
        <w:tc>
          <w:tcPr>
            <w:tcW w:w="576" w:type="dxa"/>
            <w:vAlign w:val="center"/>
          </w:tcPr>
          <w:p w14:paraId="00798FB7" w14:textId="7D016ECC" w:rsidR="00CB10B2" w:rsidRDefault="004C36DD" w:rsidP="00702F81">
            <w:pPr>
              <w:pStyle w:val="NoSpacing"/>
            </w:pPr>
            <w:r>
              <w:t>4</w:t>
            </w:r>
          </w:p>
        </w:tc>
        <w:tc>
          <w:tcPr>
            <w:tcW w:w="3019" w:type="dxa"/>
            <w:vAlign w:val="center"/>
          </w:tcPr>
          <w:p w14:paraId="528B08B1" w14:textId="1740A72B" w:rsidR="00CB10B2" w:rsidRDefault="00CB10B2" w:rsidP="00702F81">
            <w:pPr>
              <w:pStyle w:val="NoSpacing"/>
            </w:pPr>
            <w:r>
              <w:t xml:space="preserve">Khai báo mới </w:t>
            </w:r>
            <w:r w:rsidR="00F22C2E">
              <w:t>Danh mục</w:t>
            </w:r>
          </w:p>
        </w:tc>
        <w:tc>
          <w:tcPr>
            <w:tcW w:w="1440" w:type="dxa"/>
            <w:vAlign w:val="center"/>
          </w:tcPr>
          <w:p w14:paraId="3AD94465" w14:textId="77777777" w:rsidR="00CB10B2" w:rsidRPr="006E0DD1" w:rsidRDefault="00CB10B2" w:rsidP="00702F81">
            <w:pPr>
              <w:pStyle w:val="NoSpacing"/>
              <w:jc w:val="center"/>
              <w:rPr>
                <w:iCs/>
              </w:rPr>
            </w:pPr>
            <w:r>
              <w:rPr>
                <w:iCs/>
              </w:rPr>
              <w:t>Thủ công</w:t>
            </w:r>
          </w:p>
        </w:tc>
        <w:tc>
          <w:tcPr>
            <w:tcW w:w="1710" w:type="dxa"/>
            <w:vAlign w:val="center"/>
          </w:tcPr>
          <w:p w14:paraId="3C21B0AE" w14:textId="77777777" w:rsidR="00CB10B2" w:rsidRPr="006115EA" w:rsidRDefault="00CB10B2" w:rsidP="00702F81">
            <w:pPr>
              <w:pStyle w:val="NoSpacing"/>
              <w:jc w:val="center"/>
            </w:pPr>
            <w:r>
              <w:t>VDAM</w:t>
            </w:r>
          </w:p>
        </w:tc>
        <w:tc>
          <w:tcPr>
            <w:tcW w:w="6210" w:type="dxa"/>
            <w:vAlign w:val="center"/>
          </w:tcPr>
          <w:p w14:paraId="7383E2D1" w14:textId="7C8E8508" w:rsidR="00CB10B2" w:rsidRPr="00AF0F5A" w:rsidRDefault="00CB10B2" w:rsidP="00702F81">
            <w:pPr>
              <w:pStyle w:val="NoSpacing"/>
            </w:pPr>
            <w:r>
              <w:t xml:space="preserve">Người dùng tiến hành khai báo mới </w:t>
            </w:r>
            <w:r w:rsidR="004C36DD">
              <w:t>Danh mục đầu tư</w:t>
            </w:r>
            <w:r>
              <w:t xml:space="preserve"> vào Hệ thống</w:t>
            </w:r>
          </w:p>
        </w:tc>
      </w:tr>
      <w:tr w:rsidR="004C36DD" w:rsidRPr="006115EA" w14:paraId="4BBF2311" w14:textId="77777777" w:rsidTr="00702F81">
        <w:trPr>
          <w:trHeight w:val="350"/>
        </w:trPr>
        <w:tc>
          <w:tcPr>
            <w:tcW w:w="576" w:type="dxa"/>
            <w:vAlign w:val="center"/>
          </w:tcPr>
          <w:p w14:paraId="2CF4CA88" w14:textId="7EB12D58" w:rsidR="004C36DD" w:rsidRDefault="004C36DD" w:rsidP="00702F81">
            <w:pPr>
              <w:pStyle w:val="NoSpacing"/>
            </w:pPr>
            <w:r>
              <w:t>5</w:t>
            </w:r>
          </w:p>
        </w:tc>
        <w:tc>
          <w:tcPr>
            <w:tcW w:w="3019" w:type="dxa"/>
            <w:vAlign w:val="center"/>
          </w:tcPr>
          <w:p w14:paraId="460A8066" w14:textId="401DA635" w:rsidR="004C36DD" w:rsidRDefault="004C36DD" w:rsidP="00702F81">
            <w:pPr>
              <w:pStyle w:val="NoSpacing"/>
            </w:pPr>
            <w:r>
              <w:t>Phê duyệt?</w:t>
            </w:r>
          </w:p>
        </w:tc>
        <w:tc>
          <w:tcPr>
            <w:tcW w:w="1440" w:type="dxa"/>
            <w:vAlign w:val="center"/>
          </w:tcPr>
          <w:p w14:paraId="1BEC9D5A" w14:textId="080788FB" w:rsidR="004C36DD" w:rsidRDefault="004C36DD" w:rsidP="00702F81">
            <w:pPr>
              <w:pStyle w:val="NoSpacing"/>
              <w:jc w:val="center"/>
              <w:rPr>
                <w:iCs/>
              </w:rPr>
            </w:pPr>
            <w:r>
              <w:rPr>
                <w:iCs/>
              </w:rPr>
              <w:t>Thủ công</w:t>
            </w:r>
          </w:p>
        </w:tc>
        <w:tc>
          <w:tcPr>
            <w:tcW w:w="1710" w:type="dxa"/>
            <w:vAlign w:val="center"/>
          </w:tcPr>
          <w:p w14:paraId="5F5D466F" w14:textId="3F9A90D0" w:rsidR="004C36DD" w:rsidRDefault="004C36DD" w:rsidP="00702F81">
            <w:pPr>
              <w:pStyle w:val="NoSpacing"/>
              <w:jc w:val="center"/>
            </w:pPr>
            <w:r>
              <w:t>VDAM</w:t>
            </w:r>
          </w:p>
        </w:tc>
        <w:tc>
          <w:tcPr>
            <w:tcW w:w="6210" w:type="dxa"/>
            <w:vAlign w:val="center"/>
          </w:tcPr>
          <w:p w14:paraId="315F2CE9" w14:textId="77777777" w:rsidR="004C36DD" w:rsidRDefault="004C36DD" w:rsidP="00702F81">
            <w:pPr>
              <w:pStyle w:val="NoSpacing"/>
            </w:pPr>
            <w:r>
              <w:t>Trưởng đơn vị/Cấp phê duyệt kiểm tra thông tin cập nhật:</w:t>
            </w:r>
          </w:p>
          <w:p w14:paraId="345ACD2A" w14:textId="77777777" w:rsidR="004C36DD" w:rsidRDefault="004C36DD" w:rsidP="004C36DD">
            <w:pPr>
              <w:pStyle w:val="NoSpacing"/>
              <w:numPr>
                <w:ilvl w:val="0"/>
                <w:numId w:val="33"/>
              </w:numPr>
            </w:pPr>
            <w:r>
              <w:lastRenderedPageBreak/>
              <w:t>Nội dung cần điều chỉnh</w:t>
            </w:r>
            <w:r w:rsidR="00FE4D63">
              <w:t>: quay lại bước 3</w:t>
            </w:r>
          </w:p>
          <w:p w14:paraId="1863E7C5" w14:textId="030F838D" w:rsidR="00FE4D63" w:rsidRDefault="00FE4D63" w:rsidP="004C36DD">
            <w:pPr>
              <w:pStyle w:val="NoSpacing"/>
              <w:numPr>
                <w:ilvl w:val="0"/>
                <w:numId w:val="33"/>
              </w:numPr>
            </w:pPr>
            <w:r>
              <w:t>Phê duyệt: chuyển sang bước 6</w:t>
            </w:r>
          </w:p>
        </w:tc>
      </w:tr>
      <w:tr w:rsidR="00CB10B2" w:rsidRPr="006115EA" w14:paraId="7C959887" w14:textId="77777777" w:rsidTr="00702F81">
        <w:trPr>
          <w:trHeight w:val="350"/>
        </w:trPr>
        <w:tc>
          <w:tcPr>
            <w:tcW w:w="576" w:type="dxa"/>
            <w:vAlign w:val="center"/>
          </w:tcPr>
          <w:p w14:paraId="3B708EBD" w14:textId="3342752E" w:rsidR="00CB10B2" w:rsidRDefault="004C36DD" w:rsidP="00702F81">
            <w:pPr>
              <w:pStyle w:val="NoSpacing"/>
            </w:pPr>
            <w:r>
              <w:lastRenderedPageBreak/>
              <w:t>6</w:t>
            </w:r>
          </w:p>
        </w:tc>
        <w:tc>
          <w:tcPr>
            <w:tcW w:w="3019" w:type="dxa"/>
            <w:vAlign w:val="center"/>
          </w:tcPr>
          <w:p w14:paraId="6820B456" w14:textId="77777777" w:rsidR="00CB10B2" w:rsidRDefault="00CB10B2" w:rsidP="00702F81">
            <w:pPr>
              <w:pStyle w:val="NoSpacing"/>
            </w:pPr>
            <w:r>
              <w:t>Ghi nhận thông tin tạo mới</w:t>
            </w:r>
          </w:p>
        </w:tc>
        <w:tc>
          <w:tcPr>
            <w:tcW w:w="1440" w:type="dxa"/>
            <w:vAlign w:val="center"/>
          </w:tcPr>
          <w:p w14:paraId="49B3329D" w14:textId="77777777" w:rsidR="00CB10B2" w:rsidRPr="006E0DD1" w:rsidRDefault="00CB10B2" w:rsidP="00702F81">
            <w:pPr>
              <w:pStyle w:val="NoSpacing"/>
              <w:jc w:val="center"/>
              <w:rPr>
                <w:iCs/>
              </w:rPr>
            </w:pPr>
            <w:r>
              <w:rPr>
                <w:iCs/>
              </w:rPr>
              <w:t>Tự động</w:t>
            </w:r>
          </w:p>
        </w:tc>
        <w:tc>
          <w:tcPr>
            <w:tcW w:w="1710" w:type="dxa"/>
            <w:vAlign w:val="center"/>
          </w:tcPr>
          <w:p w14:paraId="7AA99609" w14:textId="77777777" w:rsidR="00CB10B2" w:rsidRPr="006115EA" w:rsidRDefault="00CB10B2" w:rsidP="00702F81">
            <w:pPr>
              <w:pStyle w:val="NoSpacing"/>
              <w:jc w:val="center"/>
            </w:pPr>
            <w:r>
              <w:t>Hệ thống</w:t>
            </w:r>
          </w:p>
        </w:tc>
        <w:tc>
          <w:tcPr>
            <w:tcW w:w="6210" w:type="dxa"/>
            <w:vAlign w:val="center"/>
          </w:tcPr>
          <w:p w14:paraId="56EDD1C7" w14:textId="048FF41A" w:rsidR="00CB10B2" w:rsidRPr="006E0DD1" w:rsidRDefault="00CB10B2" w:rsidP="00702F81">
            <w:pPr>
              <w:pStyle w:val="NoSpacing"/>
            </w:pPr>
            <w:r>
              <w:t xml:space="preserve">Hệ thống ghi nhận và lưu lại kết quả </w:t>
            </w:r>
            <w:r w:rsidR="00FE4D63">
              <w:t>Danh mục đầu tư</w:t>
            </w:r>
          </w:p>
        </w:tc>
      </w:tr>
    </w:tbl>
    <w:p w14:paraId="47EBF615" w14:textId="77777777" w:rsidR="005558D2" w:rsidRDefault="005558D2" w:rsidP="005558D2">
      <w:pPr>
        <w:rPr>
          <w:ins w:id="246" w:author="Do Thanh Trung" w:date="2025-06-25T10:40:00Z" w16du:dateUtc="2025-06-25T03:40:00Z"/>
        </w:rPr>
      </w:pPr>
    </w:p>
    <w:p w14:paraId="7352B3BC" w14:textId="46DD307C" w:rsidR="00D55116" w:rsidDel="00A81219" w:rsidRDefault="00D55116" w:rsidP="005558D2">
      <w:pPr>
        <w:rPr>
          <w:del w:id="247" w:author="Do Thanh Trung" w:date="2025-06-25T10:45:00Z" w16du:dateUtc="2025-06-25T03:45:00Z"/>
        </w:rPr>
      </w:pPr>
    </w:p>
    <w:p w14:paraId="11829399" w14:textId="470C368E" w:rsidR="00CB10B2" w:rsidRDefault="00CB10B2">
      <w:pPr>
        <w:pStyle w:val="Heading6"/>
        <w:pPrChange w:id="248" w:author="Do Thanh Trung" w:date="2025-06-12T09:37:00Z" w16du:dateUtc="2025-06-12T02:37:00Z">
          <w:pPr/>
        </w:pPrChange>
      </w:pPr>
      <w:bookmarkStart w:id="249" w:name="_Bảng_4_-"/>
      <w:bookmarkEnd w:id="249"/>
      <w:del w:id="250" w:author="Do Thanh Trung" w:date="2025-06-12T11:28:00Z" w16du:dateUtc="2025-06-12T04:28:00Z">
        <w:r w:rsidDel="00451791">
          <w:delText xml:space="preserve">Mô tả dữ liệu thông tin </w:delText>
        </w:r>
      </w:del>
      <w:r>
        <w:t>Danh mục đầu tư</w:t>
      </w:r>
    </w:p>
    <w:tbl>
      <w:tblPr>
        <w:tblStyle w:val="TableGrid"/>
        <w:tblW w:w="0" w:type="auto"/>
        <w:tblLook w:val="04A0" w:firstRow="1" w:lastRow="0" w:firstColumn="1" w:lastColumn="0" w:noHBand="0" w:noVBand="1"/>
        <w:tblPrChange w:id="251" w:author="Do Thanh Trung" w:date="2025-07-10T16:22:00Z" w16du:dateUtc="2025-07-10T09:22:00Z">
          <w:tblPr>
            <w:tblStyle w:val="TableGrid"/>
            <w:tblW w:w="0" w:type="auto"/>
            <w:tblLook w:val="04A0" w:firstRow="1" w:lastRow="0" w:firstColumn="1" w:lastColumn="0" w:noHBand="0" w:noVBand="1"/>
          </w:tblPr>
        </w:tblPrChange>
      </w:tblPr>
      <w:tblGrid>
        <w:gridCol w:w="668"/>
        <w:gridCol w:w="1905"/>
        <w:gridCol w:w="1438"/>
        <w:gridCol w:w="898"/>
        <w:gridCol w:w="802"/>
        <w:gridCol w:w="2865"/>
        <w:gridCol w:w="4374"/>
        <w:tblGridChange w:id="252">
          <w:tblGrid>
            <w:gridCol w:w="621"/>
            <w:gridCol w:w="47"/>
            <w:gridCol w:w="1905"/>
            <w:gridCol w:w="1377"/>
            <w:gridCol w:w="61"/>
            <w:gridCol w:w="898"/>
            <w:gridCol w:w="300"/>
            <w:gridCol w:w="502"/>
            <w:gridCol w:w="385"/>
            <w:gridCol w:w="887"/>
            <w:gridCol w:w="1593"/>
            <w:gridCol w:w="4374"/>
            <w:gridCol w:w="5967"/>
          </w:tblGrid>
        </w:tblGridChange>
      </w:tblGrid>
      <w:tr w:rsidR="00324688" w14:paraId="2D0FE783" w14:textId="77777777" w:rsidTr="00041B82">
        <w:tc>
          <w:tcPr>
            <w:tcW w:w="668" w:type="dxa"/>
            <w:vAlign w:val="center"/>
            <w:tcPrChange w:id="253" w:author="Do Thanh Trung" w:date="2025-07-10T16:22:00Z" w16du:dateUtc="2025-07-10T09:22:00Z">
              <w:tcPr>
                <w:tcW w:w="621" w:type="dxa"/>
                <w:vAlign w:val="center"/>
              </w:tcPr>
            </w:tcPrChange>
          </w:tcPr>
          <w:p w14:paraId="60A9B01F" w14:textId="77777777" w:rsidR="00324688" w:rsidRPr="00527516" w:rsidRDefault="00324688" w:rsidP="00702F81">
            <w:pPr>
              <w:jc w:val="center"/>
              <w:rPr>
                <w:b/>
                <w:bCs/>
              </w:rPr>
            </w:pPr>
            <w:r w:rsidRPr="00527516">
              <w:rPr>
                <w:b/>
                <w:bCs/>
              </w:rPr>
              <w:t>STT</w:t>
            </w:r>
          </w:p>
        </w:tc>
        <w:tc>
          <w:tcPr>
            <w:tcW w:w="1905" w:type="dxa"/>
            <w:vAlign w:val="center"/>
            <w:tcPrChange w:id="254" w:author="Do Thanh Trung" w:date="2025-07-10T16:22:00Z" w16du:dateUtc="2025-07-10T09:22:00Z">
              <w:tcPr>
                <w:tcW w:w="3329" w:type="dxa"/>
                <w:gridSpan w:val="3"/>
                <w:vAlign w:val="center"/>
              </w:tcPr>
            </w:tcPrChange>
          </w:tcPr>
          <w:p w14:paraId="68D67B76" w14:textId="77777777" w:rsidR="00324688" w:rsidRPr="00527516" w:rsidRDefault="00324688" w:rsidP="00702F81">
            <w:pPr>
              <w:jc w:val="center"/>
              <w:rPr>
                <w:b/>
                <w:bCs/>
              </w:rPr>
            </w:pPr>
            <w:r w:rsidRPr="00527516">
              <w:rPr>
                <w:b/>
                <w:bCs/>
              </w:rPr>
              <w:t>Trường dữ liệu</w:t>
            </w:r>
          </w:p>
        </w:tc>
        <w:tc>
          <w:tcPr>
            <w:tcW w:w="1438" w:type="dxa"/>
            <w:vAlign w:val="center"/>
            <w:tcPrChange w:id="255" w:author="Do Thanh Trung" w:date="2025-07-10T16:22:00Z" w16du:dateUtc="2025-07-10T09:22:00Z">
              <w:tcPr>
                <w:tcW w:w="1259" w:type="dxa"/>
                <w:gridSpan w:val="3"/>
                <w:vAlign w:val="center"/>
              </w:tcPr>
            </w:tcPrChange>
          </w:tcPr>
          <w:p w14:paraId="074B54C8" w14:textId="77777777" w:rsidR="00324688" w:rsidRPr="00527516" w:rsidRDefault="00324688" w:rsidP="00702F81">
            <w:pPr>
              <w:jc w:val="center"/>
              <w:rPr>
                <w:b/>
                <w:bCs/>
              </w:rPr>
            </w:pPr>
            <w:r w:rsidRPr="00527516">
              <w:rPr>
                <w:b/>
                <w:bCs/>
              </w:rPr>
              <w:t>Loại dữ liệu</w:t>
            </w:r>
          </w:p>
        </w:tc>
        <w:tc>
          <w:tcPr>
            <w:tcW w:w="898" w:type="dxa"/>
            <w:vAlign w:val="center"/>
            <w:tcPrChange w:id="256" w:author="Do Thanh Trung" w:date="2025-07-10T16:22:00Z" w16du:dateUtc="2025-07-10T09:22:00Z">
              <w:tcPr>
                <w:tcW w:w="887" w:type="dxa"/>
                <w:gridSpan w:val="2"/>
                <w:vAlign w:val="center"/>
              </w:tcPr>
            </w:tcPrChange>
          </w:tcPr>
          <w:p w14:paraId="70003A3F" w14:textId="77777777" w:rsidR="00324688" w:rsidRPr="00527516" w:rsidRDefault="00324688" w:rsidP="00702F81">
            <w:pPr>
              <w:jc w:val="center"/>
              <w:rPr>
                <w:b/>
                <w:bCs/>
              </w:rPr>
            </w:pPr>
            <w:r w:rsidRPr="00527516">
              <w:rPr>
                <w:b/>
                <w:bCs/>
              </w:rPr>
              <w:t>Bắt buộc</w:t>
            </w:r>
          </w:p>
        </w:tc>
        <w:tc>
          <w:tcPr>
            <w:tcW w:w="802" w:type="dxa"/>
            <w:vAlign w:val="center"/>
            <w:tcPrChange w:id="257" w:author="Do Thanh Trung" w:date="2025-07-10T16:22:00Z" w16du:dateUtc="2025-07-10T09:22:00Z">
              <w:tcPr>
                <w:tcW w:w="887" w:type="dxa"/>
                <w:vAlign w:val="center"/>
              </w:tcPr>
            </w:tcPrChange>
          </w:tcPr>
          <w:p w14:paraId="53C76890" w14:textId="77777777" w:rsidR="00324688" w:rsidRPr="00527516" w:rsidRDefault="00324688" w:rsidP="00702F81">
            <w:pPr>
              <w:jc w:val="center"/>
              <w:rPr>
                <w:b/>
                <w:bCs/>
              </w:rPr>
            </w:pPr>
            <w:r w:rsidRPr="00527516">
              <w:rPr>
                <w:b/>
                <w:bCs/>
              </w:rPr>
              <w:t>Read Only</w:t>
            </w:r>
          </w:p>
        </w:tc>
        <w:tc>
          <w:tcPr>
            <w:tcW w:w="2865" w:type="dxa"/>
            <w:tcPrChange w:id="258" w:author="Do Thanh Trung" w:date="2025-07-10T16:22:00Z" w16du:dateUtc="2025-07-10T09:22:00Z">
              <w:tcPr>
                <w:tcW w:w="5967" w:type="dxa"/>
                <w:gridSpan w:val="2"/>
              </w:tcPr>
            </w:tcPrChange>
          </w:tcPr>
          <w:p w14:paraId="5587943F" w14:textId="6CEBA055" w:rsidR="00324688" w:rsidRPr="00527516" w:rsidRDefault="00324688" w:rsidP="00702F81">
            <w:pPr>
              <w:jc w:val="center"/>
              <w:rPr>
                <w:b/>
                <w:bCs/>
              </w:rPr>
            </w:pPr>
            <w:ins w:id="259" w:author="Do Thanh Trung" w:date="2025-07-03T16:44:00Z" w16du:dateUtc="2025-07-03T09:44:00Z">
              <w:r>
                <w:rPr>
                  <w:b/>
                  <w:bCs/>
                </w:rPr>
                <w:t>Dữ liệu tham c</w:t>
              </w:r>
            </w:ins>
            <w:ins w:id="260" w:author="Do Thanh Trung" w:date="2025-07-03T16:45:00Z" w16du:dateUtc="2025-07-03T09:45:00Z">
              <w:r>
                <w:rPr>
                  <w:b/>
                  <w:bCs/>
                </w:rPr>
                <w:t>hiếu</w:t>
              </w:r>
            </w:ins>
          </w:p>
        </w:tc>
        <w:tc>
          <w:tcPr>
            <w:tcW w:w="4374" w:type="dxa"/>
            <w:vAlign w:val="center"/>
            <w:tcPrChange w:id="261" w:author="Do Thanh Trung" w:date="2025-07-10T16:22:00Z" w16du:dateUtc="2025-07-10T09:22:00Z">
              <w:tcPr>
                <w:tcW w:w="5967" w:type="dxa"/>
                <w:vAlign w:val="center"/>
              </w:tcPr>
            </w:tcPrChange>
          </w:tcPr>
          <w:p w14:paraId="240348E3" w14:textId="2B7C2AED" w:rsidR="00324688" w:rsidRPr="00527516" w:rsidRDefault="00324688" w:rsidP="00702F81">
            <w:pPr>
              <w:jc w:val="center"/>
              <w:rPr>
                <w:b/>
                <w:bCs/>
              </w:rPr>
            </w:pPr>
            <w:r w:rsidRPr="00527516">
              <w:rPr>
                <w:b/>
                <w:bCs/>
              </w:rPr>
              <w:t>Diễn giải</w:t>
            </w:r>
          </w:p>
        </w:tc>
      </w:tr>
      <w:tr w:rsidR="00324688" w14:paraId="210B0448" w14:textId="77777777" w:rsidTr="00041B82">
        <w:tc>
          <w:tcPr>
            <w:tcW w:w="668" w:type="dxa"/>
            <w:vAlign w:val="center"/>
            <w:tcPrChange w:id="262" w:author="Do Thanh Trung" w:date="2025-07-10T16:22:00Z" w16du:dateUtc="2025-07-10T09:22:00Z">
              <w:tcPr>
                <w:tcW w:w="621" w:type="dxa"/>
                <w:vAlign w:val="center"/>
              </w:tcPr>
            </w:tcPrChange>
          </w:tcPr>
          <w:p w14:paraId="56314529" w14:textId="77777777" w:rsidR="00324688" w:rsidRDefault="00324688" w:rsidP="00702F81">
            <w:pPr>
              <w:jc w:val="left"/>
            </w:pPr>
            <w:r>
              <w:t>01</w:t>
            </w:r>
          </w:p>
        </w:tc>
        <w:tc>
          <w:tcPr>
            <w:tcW w:w="1905" w:type="dxa"/>
            <w:vAlign w:val="center"/>
            <w:tcPrChange w:id="263" w:author="Do Thanh Trung" w:date="2025-07-10T16:22:00Z" w16du:dateUtc="2025-07-10T09:22:00Z">
              <w:tcPr>
                <w:tcW w:w="3329" w:type="dxa"/>
                <w:gridSpan w:val="3"/>
                <w:vAlign w:val="center"/>
              </w:tcPr>
            </w:tcPrChange>
          </w:tcPr>
          <w:p w14:paraId="3B37150E" w14:textId="77777777" w:rsidR="00324688" w:rsidRDefault="00324688" w:rsidP="00702F81">
            <w:pPr>
              <w:jc w:val="left"/>
            </w:pPr>
            <w:r>
              <w:t>Tài khoản Quỹ</w:t>
            </w:r>
          </w:p>
        </w:tc>
        <w:tc>
          <w:tcPr>
            <w:tcW w:w="1438" w:type="dxa"/>
            <w:vAlign w:val="center"/>
            <w:tcPrChange w:id="264" w:author="Do Thanh Trung" w:date="2025-07-10T16:22:00Z" w16du:dateUtc="2025-07-10T09:22:00Z">
              <w:tcPr>
                <w:tcW w:w="1259" w:type="dxa"/>
                <w:gridSpan w:val="3"/>
                <w:vAlign w:val="center"/>
              </w:tcPr>
            </w:tcPrChange>
          </w:tcPr>
          <w:p w14:paraId="4B2F87C9" w14:textId="77777777" w:rsidR="00324688" w:rsidRDefault="00324688" w:rsidP="00702F81">
            <w:pPr>
              <w:jc w:val="left"/>
            </w:pPr>
            <w:r>
              <w:t>Optionset</w:t>
            </w:r>
          </w:p>
        </w:tc>
        <w:tc>
          <w:tcPr>
            <w:tcW w:w="898" w:type="dxa"/>
            <w:vAlign w:val="center"/>
            <w:tcPrChange w:id="265" w:author="Do Thanh Trung" w:date="2025-07-10T16:22:00Z" w16du:dateUtc="2025-07-10T09:22:00Z">
              <w:tcPr>
                <w:tcW w:w="887" w:type="dxa"/>
                <w:gridSpan w:val="2"/>
                <w:vAlign w:val="center"/>
              </w:tcPr>
            </w:tcPrChange>
          </w:tcPr>
          <w:p w14:paraId="797911B8" w14:textId="77777777" w:rsidR="00324688" w:rsidRDefault="00324688" w:rsidP="00733DA3">
            <w:pPr>
              <w:jc w:val="center"/>
            </w:pPr>
            <w:r>
              <w:t>X</w:t>
            </w:r>
          </w:p>
        </w:tc>
        <w:tc>
          <w:tcPr>
            <w:tcW w:w="802" w:type="dxa"/>
            <w:vAlign w:val="center"/>
            <w:tcPrChange w:id="266" w:author="Do Thanh Trung" w:date="2025-07-10T16:22:00Z" w16du:dateUtc="2025-07-10T09:22:00Z">
              <w:tcPr>
                <w:tcW w:w="887" w:type="dxa"/>
                <w:vAlign w:val="center"/>
              </w:tcPr>
            </w:tcPrChange>
          </w:tcPr>
          <w:p w14:paraId="34A9A8AB" w14:textId="77777777" w:rsidR="00324688" w:rsidRDefault="00324688" w:rsidP="00702F81">
            <w:pPr>
              <w:jc w:val="left"/>
            </w:pPr>
          </w:p>
        </w:tc>
        <w:tc>
          <w:tcPr>
            <w:tcW w:w="2865" w:type="dxa"/>
            <w:tcPrChange w:id="267" w:author="Do Thanh Trung" w:date="2025-07-10T16:22:00Z" w16du:dateUtc="2025-07-10T09:22:00Z">
              <w:tcPr>
                <w:tcW w:w="5967" w:type="dxa"/>
                <w:gridSpan w:val="2"/>
              </w:tcPr>
            </w:tcPrChange>
          </w:tcPr>
          <w:p w14:paraId="71643412" w14:textId="6989E032" w:rsidR="00324688" w:rsidRDefault="0034078B" w:rsidP="00702F81">
            <w:pPr>
              <w:jc w:val="left"/>
            </w:pPr>
            <w:ins w:id="268" w:author="Do Thanh Trung" w:date="2025-07-03T16:45:00Z" w16du:dateUtc="2025-07-03T09:45:00Z">
              <w:r>
                <w:fldChar w:fldCharType="begin"/>
              </w:r>
              <w:r>
                <w:instrText>HYPERLINK  \l "_Thông_tin_Tài"</w:instrText>
              </w:r>
              <w:r>
                <w:fldChar w:fldCharType="separate"/>
              </w:r>
              <w:r w:rsidRPr="00015406">
                <w:rPr>
                  <w:rStyle w:val="Hyperlink"/>
                  <w:kern w:val="2"/>
                  <w14:ligatures w14:val="standardContextual"/>
                </w:rPr>
                <w:t>Th</w:t>
              </w:r>
              <w:r w:rsidRPr="00015406">
                <w:rPr>
                  <w:rStyle w:val="Hyperlink"/>
                </w:rPr>
                <w:t>ông tin Tài khoản Quỹ đầu tư</w:t>
              </w:r>
              <w:r>
                <w:fldChar w:fldCharType="end"/>
              </w:r>
              <w:r>
                <w:t xml:space="preserve"> </w:t>
              </w:r>
            </w:ins>
            <w:ins w:id="269" w:author="Do Thanh Trung" w:date="2025-07-04T10:12:00Z" w16du:dateUtc="2025-07-04T03:12:00Z">
              <w:r w:rsidR="00311BA2">
                <w:t>–</w:t>
              </w:r>
            </w:ins>
            <w:ins w:id="270" w:author="Do Thanh Trung" w:date="2025-07-03T16:45:00Z" w16du:dateUtc="2025-07-03T09:45:00Z">
              <w:r>
                <w:t xml:space="preserve"> </w:t>
              </w:r>
            </w:ins>
            <w:ins w:id="271" w:author="Do Thanh Trung" w:date="2025-07-04T10:12:00Z" w16du:dateUtc="2025-07-04T03:12:00Z">
              <w:r w:rsidR="00311BA2">
                <w:t>[</w:t>
              </w:r>
            </w:ins>
            <w:ins w:id="272" w:author="Do Thanh Trung" w:date="2025-07-03T16:45:00Z" w16du:dateUtc="2025-07-03T09:45:00Z">
              <w:r>
                <w:t>Mã Quý</w:t>
              </w:r>
            </w:ins>
            <w:ins w:id="273" w:author="Do Thanh Trung" w:date="2025-07-04T10:12:00Z" w16du:dateUtc="2025-07-04T03:12:00Z">
              <w:r w:rsidR="00311BA2">
                <w:t>]</w:t>
              </w:r>
            </w:ins>
            <w:ins w:id="274" w:author="Do Thanh Trung" w:date="2025-07-03T16:45:00Z" w16du:dateUtc="2025-07-03T09:45:00Z">
              <w:r>
                <w:t>&gt;</w:t>
              </w:r>
            </w:ins>
          </w:p>
        </w:tc>
        <w:tc>
          <w:tcPr>
            <w:tcW w:w="4374" w:type="dxa"/>
            <w:vAlign w:val="center"/>
            <w:tcPrChange w:id="275" w:author="Do Thanh Trung" w:date="2025-07-10T16:22:00Z" w16du:dateUtc="2025-07-10T09:22:00Z">
              <w:tcPr>
                <w:tcW w:w="5967" w:type="dxa"/>
                <w:vAlign w:val="center"/>
              </w:tcPr>
            </w:tcPrChange>
          </w:tcPr>
          <w:p w14:paraId="6BB88674" w14:textId="0715FBA9" w:rsidR="00324688" w:rsidRDefault="00324688" w:rsidP="00702F81">
            <w:pPr>
              <w:jc w:val="left"/>
            </w:pPr>
            <w:r>
              <w:t xml:space="preserve">Người dùng chọn 1 giá trị trong danh mục tài khoản quỹ được mô tả ở </w:t>
            </w:r>
            <w:r>
              <w:fldChar w:fldCharType="begin"/>
            </w:r>
            <w:r>
              <w:instrText>HYPERLINK \l "_Cài_đặt_tài"</w:instrText>
            </w:r>
            <w:r>
              <w:fldChar w:fldCharType="separate"/>
            </w:r>
            <w:r w:rsidRPr="00270339">
              <w:rPr>
                <w:rStyle w:val="Hyperlink"/>
                <w:kern w:val="2"/>
                <w14:ligatures w14:val="standardContextual"/>
              </w:rPr>
              <w:t>C</w:t>
            </w:r>
            <w:r w:rsidRPr="00270339">
              <w:rPr>
                <w:rStyle w:val="Hyperlink"/>
              </w:rPr>
              <w:t>ài đặt Tài khoản Quỹ đầu tư</w:t>
            </w:r>
            <w:r>
              <w:fldChar w:fldCharType="end"/>
            </w:r>
          </w:p>
        </w:tc>
      </w:tr>
      <w:tr w:rsidR="00324688" w14:paraId="36BD7828" w14:textId="77777777" w:rsidTr="00041B82">
        <w:tc>
          <w:tcPr>
            <w:tcW w:w="668" w:type="dxa"/>
            <w:vAlign w:val="center"/>
            <w:tcPrChange w:id="276" w:author="Do Thanh Trung" w:date="2025-07-10T16:22:00Z" w16du:dateUtc="2025-07-10T09:22:00Z">
              <w:tcPr>
                <w:tcW w:w="621" w:type="dxa"/>
                <w:vAlign w:val="center"/>
              </w:tcPr>
            </w:tcPrChange>
          </w:tcPr>
          <w:p w14:paraId="3EB0069D" w14:textId="77777777" w:rsidR="00324688" w:rsidRDefault="00324688" w:rsidP="00702F81">
            <w:pPr>
              <w:jc w:val="left"/>
            </w:pPr>
            <w:r>
              <w:t>02</w:t>
            </w:r>
          </w:p>
        </w:tc>
        <w:tc>
          <w:tcPr>
            <w:tcW w:w="1905" w:type="dxa"/>
            <w:vAlign w:val="center"/>
            <w:tcPrChange w:id="277" w:author="Do Thanh Trung" w:date="2025-07-10T16:22:00Z" w16du:dateUtc="2025-07-10T09:22:00Z">
              <w:tcPr>
                <w:tcW w:w="3329" w:type="dxa"/>
                <w:gridSpan w:val="3"/>
                <w:vAlign w:val="center"/>
              </w:tcPr>
            </w:tcPrChange>
          </w:tcPr>
          <w:p w14:paraId="01FA8151" w14:textId="77777777" w:rsidR="00324688" w:rsidRDefault="00324688" w:rsidP="00702F81">
            <w:pPr>
              <w:jc w:val="left"/>
            </w:pPr>
            <w:r>
              <w:t>Năm kế hoạch</w:t>
            </w:r>
          </w:p>
        </w:tc>
        <w:tc>
          <w:tcPr>
            <w:tcW w:w="1438" w:type="dxa"/>
            <w:vAlign w:val="center"/>
            <w:tcPrChange w:id="278" w:author="Do Thanh Trung" w:date="2025-07-10T16:22:00Z" w16du:dateUtc="2025-07-10T09:22:00Z">
              <w:tcPr>
                <w:tcW w:w="1259" w:type="dxa"/>
                <w:gridSpan w:val="3"/>
                <w:vAlign w:val="center"/>
              </w:tcPr>
            </w:tcPrChange>
          </w:tcPr>
          <w:p w14:paraId="023FB075" w14:textId="77777777" w:rsidR="00324688" w:rsidRDefault="00324688" w:rsidP="00702F81">
            <w:pPr>
              <w:jc w:val="left"/>
            </w:pPr>
            <w:r>
              <w:t>Number</w:t>
            </w:r>
          </w:p>
        </w:tc>
        <w:tc>
          <w:tcPr>
            <w:tcW w:w="898" w:type="dxa"/>
            <w:vAlign w:val="center"/>
            <w:tcPrChange w:id="279" w:author="Do Thanh Trung" w:date="2025-07-10T16:22:00Z" w16du:dateUtc="2025-07-10T09:22:00Z">
              <w:tcPr>
                <w:tcW w:w="887" w:type="dxa"/>
                <w:gridSpan w:val="2"/>
                <w:vAlign w:val="center"/>
              </w:tcPr>
            </w:tcPrChange>
          </w:tcPr>
          <w:p w14:paraId="60613C8A" w14:textId="77777777" w:rsidR="00324688" w:rsidRDefault="00324688" w:rsidP="00733DA3">
            <w:pPr>
              <w:jc w:val="center"/>
            </w:pPr>
            <w:r>
              <w:t>X</w:t>
            </w:r>
          </w:p>
        </w:tc>
        <w:tc>
          <w:tcPr>
            <w:tcW w:w="802" w:type="dxa"/>
            <w:vAlign w:val="center"/>
            <w:tcPrChange w:id="280" w:author="Do Thanh Trung" w:date="2025-07-10T16:22:00Z" w16du:dateUtc="2025-07-10T09:22:00Z">
              <w:tcPr>
                <w:tcW w:w="887" w:type="dxa"/>
                <w:vAlign w:val="center"/>
              </w:tcPr>
            </w:tcPrChange>
          </w:tcPr>
          <w:p w14:paraId="0D5C6847" w14:textId="77777777" w:rsidR="00324688" w:rsidRDefault="00324688" w:rsidP="00702F81">
            <w:pPr>
              <w:jc w:val="left"/>
            </w:pPr>
          </w:p>
        </w:tc>
        <w:tc>
          <w:tcPr>
            <w:tcW w:w="2865" w:type="dxa"/>
            <w:tcPrChange w:id="281" w:author="Do Thanh Trung" w:date="2025-07-10T16:22:00Z" w16du:dateUtc="2025-07-10T09:22:00Z">
              <w:tcPr>
                <w:tcW w:w="5967" w:type="dxa"/>
                <w:gridSpan w:val="2"/>
              </w:tcPr>
            </w:tcPrChange>
          </w:tcPr>
          <w:p w14:paraId="55A9A5AE" w14:textId="77777777" w:rsidR="00324688" w:rsidRDefault="00324688" w:rsidP="00702F81">
            <w:pPr>
              <w:jc w:val="left"/>
            </w:pPr>
          </w:p>
        </w:tc>
        <w:tc>
          <w:tcPr>
            <w:tcW w:w="4374" w:type="dxa"/>
            <w:vAlign w:val="center"/>
            <w:tcPrChange w:id="282" w:author="Do Thanh Trung" w:date="2025-07-10T16:22:00Z" w16du:dateUtc="2025-07-10T09:22:00Z">
              <w:tcPr>
                <w:tcW w:w="5967" w:type="dxa"/>
                <w:vAlign w:val="center"/>
              </w:tcPr>
            </w:tcPrChange>
          </w:tcPr>
          <w:p w14:paraId="2D191814" w14:textId="62E3BBD4" w:rsidR="00324688" w:rsidRDefault="00324688" w:rsidP="00702F81">
            <w:pPr>
              <w:jc w:val="left"/>
            </w:pPr>
            <w:r>
              <w:t>Năm áp dụng danh mục</w:t>
            </w:r>
          </w:p>
        </w:tc>
      </w:tr>
      <w:tr w:rsidR="00041B82" w14:paraId="312204D4" w14:textId="77777777" w:rsidTr="00041B82">
        <w:trPr>
          <w:ins w:id="283" w:author="Do Thanh Trung" w:date="2025-07-10T16:22:00Z"/>
          <w:trPrChange w:id="284" w:author="Do Thanh Trung" w:date="2025-07-10T16:22:00Z" w16du:dateUtc="2025-07-10T09:22:00Z">
            <w:trPr>
              <w:gridAfter w:val="0"/>
            </w:trPr>
          </w:trPrChange>
        </w:trPr>
        <w:tc>
          <w:tcPr>
            <w:tcW w:w="668" w:type="dxa"/>
            <w:vAlign w:val="center"/>
            <w:tcPrChange w:id="285" w:author="Do Thanh Trung" w:date="2025-07-10T16:22:00Z" w16du:dateUtc="2025-07-10T09:22:00Z">
              <w:tcPr>
                <w:tcW w:w="600" w:type="dxa"/>
                <w:gridSpan w:val="2"/>
                <w:vAlign w:val="center"/>
              </w:tcPr>
            </w:tcPrChange>
          </w:tcPr>
          <w:p w14:paraId="5B61EB8C" w14:textId="0741ECBB" w:rsidR="00041B82" w:rsidRDefault="00041B82" w:rsidP="00041B82">
            <w:pPr>
              <w:jc w:val="left"/>
              <w:rPr>
                <w:ins w:id="286" w:author="Do Thanh Trung" w:date="2025-07-10T16:22:00Z" w16du:dateUtc="2025-07-10T09:22:00Z"/>
              </w:rPr>
            </w:pPr>
            <w:ins w:id="287" w:author="Do Thanh Trung" w:date="2025-07-10T16:22:00Z" w16du:dateUtc="2025-07-10T09:22:00Z">
              <w:r>
                <w:t>03</w:t>
              </w:r>
            </w:ins>
          </w:p>
        </w:tc>
        <w:tc>
          <w:tcPr>
            <w:tcW w:w="1905" w:type="dxa"/>
            <w:vAlign w:val="center"/>
            <w:tcPrChange w:id="288" w:author="Do Thanh Trung" w:date="2025-07-10T16:22:00Z" w16du:dateUtc="2025-07-10T09:22:00Z">
              <w:tcPr>
                <w:tcW w:w="1915" w:type="dxa"/>
                <w:vAlign w:val="center"/>
              </w:tcPr>
            </w:tcPrChange>
          </w:tcPr>
          <w:p w14:paraId="569652CB" w14:textId="50BDD8B9" w:rsidR="00041B82" w:rsidRDefault="00041B82" w:rsidP="00041B82">
            <w:pPr>
              <w:jc w:val="left"/>
              <w:rPr>
                <w:ins w:id="289" w:author="Do Thanh Trung" w:date="2025-07-10T16:22:00Z" w16du:dateUtc="2025-07-10T09:22:00Z"/>
              </w:rPr>
            </w:pPr>
            <w:ins w:id="290" w:author="Do Thanh Trung" w:date="2025-07-10T16:22:00Z" w16du:dateUtc="2025-07-10T09:22:00Z">
              <w:r>
                <w:t>Ngày áp dụng</w:t>
              </w:r>
            </w:ins>
          </w:p>
        </w:tc>
        <w:tc>
          <w:tcPr>
            <w:tcW w:w="1438" w:type="dxa"/>
            <w:vAlign w:val="center"/>
            <w:tcPrChange w:id="291" w:author="Do Thanh Trung" w:date="2025-07-10T16:22:00Z" w16du:dateUtc="2025-07-10T09:22:00Z">
              <w:tcPr>
                <w:tcW w:w="1440" w:type="dxa"/>
                <w:gridSpan w:val="2"/>
                <w:vAlign w:val="center"/>
              </w:tcPr>
            </w:tcPrChange>
          </w:tcPr>
          <w:p w14:paraId="5FF31607" w14:textId="7B4BAA4E" w:rsidR="00041B82" w:rsidRDefault="00041B82" w:rsidP="00041B82">
            <w:pPr>
              <w:jc w:val="left"/>
              <w:rPr>
                <w:ins w:id="292" w:author="Do Thanh Trung" w:date="2025-07-10T16:22:00Z" w16du:dateUtc="2025-07-10T09:22:00Z"/>
              </w:rPr>
            </w:pPr>
            <w:ins w:id="293" w:author="Do Thanh Trung" w:date="2025-07-10T16:22:00Z" w16du:dateUtc="2025-07-10T09:22:00Z">
              <w:r>
                <w:t>Date</w:t>
              </w:r>
            </w:ins>
          </w:p>
        </w:tc>
        <w:tc>
          <w:tcPr>
            <w:tcW w:w="898" w:type="dxa"/>
            <w:vAlign w:val="center"/>
            <w:tcPrChange w:id="294" w:author="Do Thanh Trung" w:date="2025-07-10T16:22:00Z" w16du:dateUtc="2025-07-10T09:22:00Z">
              <w:tcPr>
                <w:tcW w:w="900" w:type="dxa"/>
                <w:vAlign w:val="center"/>
              </w:tcPr>
            </w:tcPrChange>
          </w:tcPr>
          <w:p w14:paraId="0BA0F40C" w14:textId="1F169950" w:rsidR="00041B82" w:rsidRDefault="00041B82" w:rsidP="00041B82">
            <w:pPr>
              <w:jc w:val="center"/>
              <w:rPr>
                <w:ins w:id="295" w:author="Do Thanh Trung" w:date="2025-07-10T16:22:00Z" w16du:dateUtc="2025-07-10T09:22:00Z"/>
              </w:rPr>
            </w:pPr>
            <w:ins w:id="296" w:author="Do Thanh Trung" w:date="2025-07-10T16:22:00Z" w16du:dateUtc="2025-07-10T09:22:00Z">
              <w:r>
                <w:t>X</w:t>
              </w:r>
            </w:ins>
          </w:p>
        </w:tc>
        <w:tc>
          <w:tcPr>
            <w:tcW w:w="802" w:type="dxa"/>
            <w:vAlign w:val="center"/>
            <w:tcPrChange w:id="297" w:author="Do Thanh Trung" w:date="2025-07-10T16:22:00Z" w16du:dateUtc="2025-07-10T09:22:00Z">
              <w:tcPr>
                <w:tcW w:w="803" w:type="dxa"/>
                <w:gridSpan w:val="2"/>
                <w:vAlign w:val="center"/>
              </w:tcPr>
            </w:tcPrChange>
          </w:tcPr>
          <w:p w14:paraId="38BF1A3F" w14:textId="77777777" w:rsidR="00041B82" w:rsidRDefault="00041B82" w:rsidP="00041B82">
            <w:pPr>
              <w:jc w:val="left"/>
              <w:rPr>
                <w:ins w:id="298" w:author="Do Thanh Trung" w:date="2025-07-10T16:22:00Z" w16du:dateUtc="2025-07-10T09:22:00Z"/>
              </w:rPr>
            </w:pPr>
          </w:p>
        </w:tc>
        <w:tc>
          <w:tcPr>
            <w:tcW w:w="2865" w:type="dxa"/>
            <w:tcPrChange w:id="299" w:author="Do Thanh Trung" w:date="2025-07-10T16:22:00Z" w16du:dateUtc="2025-07-10T09:22:00Z">
              <w:tcPr>
                <w:tcW w:w="2887" w:type="dxa"/>
                <w:gridSpan w:val="3"/>
              </w:tcPr>
            </w:tcPrChange>
          </w:tcPr>
          <w:p w14:paraId="165EAAF8" w14:textId="77777777" w:rsidR="00041B82" w:rsidRDefault="00041B82" w:rsidP="00041B82">
            <w:pPr>
              <w:jc w:val="left"/>
              <w:rPr>
                <w:ins w:id="300" w:author="Do Thanh Trung" w:date="2025-07-10T16:22:00Z" w16du:dateUtc="2025-07-10T09:22:00Z"/>
              </w:rPr>
            </w:pPr>
          </w:p>
        </w:tc>
        <w:tc>
          <w:tcPr>
            <w:tcW w:w="4374" w:type="dxa"/>
            <w:vAlign w:val="center"/>
            <w:tcPrChange w:id="301" w:author="Do Thanh Trung" w:date="2025-07-10T16:22:00Z" w16du:dateUtc="2025-07-10T09:22:00Z">
              <w:tcPr>
                <w:tcW w:w="4405" w:type="dxa"/>
                <w:vAlign w:val="center"/>
              </w:tcPr>
            </w:tcPrChange>
          </w:tcPr>
          <w:p w14:paraId="48D1BBE4" w14:textId="58D3913D" w:rsidR="00041B82" w:rsidRDefault="00221FE6" w:rsidP="00041B82">
            <w:pPr>
              <w:jc w:val="left"/>
              <w:rPr>
                <w:ins w:id="302" w:author="Do Thanh Trung" w:date="2025-07-10T16:22:00Z" w16du:dateUtc="2025-07-10T09:22:00Z"/>
              </w:rPr>
            </w:pPr>
            <w:ins w:id="303" w:author="Do Thanh Trung" w:date="2025-07-10T16:23:00Z" w16du:dateUtc="2025-07-10T09:23:00Z">
              <w:r>
                <w:t>Ngày áp dụng kế hoạch</w:t>
              </w:r>
            </w:ins>
          </w:p>
        </w:tc>
      </w:tr>
      <w:tr w:rsidR="00041B82" w14:paraId="5AEDBA7D" w14:textId="77777777" w:rsidTr="00041B82">
        <w:trPr>
          <w:ins w:id="304" w:author="Do Thanh Trung" w:date="2025-07-07T13:24:00Z"/>
          <w:trPrChange w:id="305" w:author="Do Thanh Trung" w:date="2025-07-10T16:22:00Z" w16du:dateUtc="2025-07-10T09:22:00Z">
            <w:trPr>
              <w:gridAfter w:val="0"/>
            </w:trPr>
          </w:trPrChange>
        </w:trPr>
        <w:tc>
          <w:tcPr>
            <w:tcW w:w="668" w:type="dxa"/>
            <w:vAlign w:val="center"/>
            <w:tcPrChange w:id="306" w:author="Do Thanh Trung" w:date="2025-07-10T16:22:00Z" w16du:dateUtc="2025-07-10T09:22:00Z">
              <w:tcPr>
                <w:tcW w:w="600" w:type="dxa"/>
                <w:gridSpan w:val="2"/>
                <w:vAlign w:val="center"/>
              </w:tcPr>
            </w:tcPrChange>
          </w:tcPr>
          <w:p w14:paraId="12A25975" w14:textId="07237E08" w:rsidR="00041B82" w:rsidRDefault="00041B82" w:rsidP="00041B82">
            <w:pPr>
              <w:jc w:val="left"/>
              <w:rPr>
                <w:ins w:id="307" w:author="Do Thanh Trung" w:date="2025-07-07T13:24:00Z" w16du:dateUtc="2025-07-07T06:24:00Z"/>
              </w:rPr>
            </w:pPr>
            <w:ins w:id="308" w:author="Do Thanh Trung" w:date="2025-07-10T16:22:00Z" w16du:dateUtc="2025-07-10T09:22:00Z">
              <w:r>
                <w:t>04</w:t>
              </w:r>
            </w:ins>
          </w:p>
        </w:tc>
        <w:tc>
          <w:tcPr>
            <w:tcW w:w="1905" w:type="dxa"/>
            <w:vAlign w:val="center"/>
            <w:tcPrChange w:id="309" w:author="Do Thanh Trung" w:date="2025-07-10T16:22:00Z" w16du:dateUtc="2025-07-10T09:22:00Z">
              <w:tcPr>
                <w:tcW w:w="1915" w:type="dxa"/>
                <w:vAlign w:val="center"/>
              </w:tcPr>
            </w:tcPrChange>
          </w:tcPr>
          <w:p w14:paraId="794E86C9" w14:textId="5CAB547E" w:rsidR="00041B82" w:rsidRDefault="00041B82" w:rsidP="00041B82">
            <w:pPr>
              <w:jc w:val="left"/>
              <w:rPr>
                <w:ins w:id="310" w:author="Do Thanh Trung" w:date="2025-07-07T13:24:00Z" w16du:dateUtc="2025-07-07T06:24:00Z"/>
              </w:rPr>
            </w:pPr>
            <w:ins w:id="311" w:author="Do Thanh Trung" w:date="2025-07-07T13:24:00Z" w16du:dateUtc="2025-07-07T06:24:00Z">
              <w:r>
                <w:t>Loại Tài sản</w:t>
              </w:r>
            </w:ins>
          </w:p>
        </w:tc>
        <w:tc>
          <w:tcPr>
            <w:tcW w:w="1438" w:type="dxa"/>
            <w:vAlign w:val="center"/>
            <w:tcPrChange w:id="312" w:author="Do Thanh Trung" w:date="2025-07-10T16:22:00Z" w16du:dateUtc="2025-07-10T09:22:00Z">
              <w:tcPr>
                <w:tcW w:w="1440" w:type="dxa"/>
                <w:gridSpan w:val="2"/>
                <w:vAlign w:val="center"/>
              </w:tcPr>
            </w:tcPrChange>
          </w:tcPr>
          <w:p w14:paraId="5495D071" w14:textId="533180DA" w:rsidR="00041B82" w:rsidRDefault="00041B82" w:rsidP="00041B82">
            <w:pPr>
              <w:jc w:val="left"/>
              <w:rPr>
                <w:ins w:id="313" w:author="Do Thanh Trung" w:date="2025-07-07T13:24:00Z" w16du:dateUtc="2025-07-07T06:24:00Z"/>
              </w:rPr>
            </w:pPr>
            <w:ins w:id="314" w:author="Do Thanh Trung" w:date="2025-07-07T13:24:00Z" w16du:dateUtc="2025-07-07T06:24:00Z">
              <w:r>
                <w:t>Text</w:t>
              </w:r>
            </w:ins>
          </w:p>
        </w:tc>
        <w:tc>
          <w:tcPr>
            <w:tcW w:w="898" w:type="dxa"/>
            <w:vAlign w:val="center"/>
            <w:tcPrChange w:id="315" w:author="Do Thanh Trung" w:date="2025-07-10T16:22:00Z" w16du:dateUtc="2025-07-10T09:22:00Z">
              <w:tcPr>
                <w:tcW w:w="900" w:type="dxa"/>
                <w:vAlign w:val="center"/>
              </w:tcPr>
            </w:tcPrChange>
          </w:tcPr>
          <w:p w14:paraId="126A6FF9" w14:textId="189B7552" w:rsidR="00041B82" w:rsidRDefault="00041B82" w:rsidP="00041B82">
            <w:pPr>
              <w:jc w:val="center"/>
              <w:rPr>
                <w:ins w:id="316" w:author="Do Thanh Trung" w:date="2025-07-07T13:24:00Z" w16du:dateUtc="2025-07-07T06:24:00Z"/>
              </w:rPr>
            </w:pPr>
            <w:ins w:id="317" w:author="Do Thanh Trung" w:date="2025-07-07T13:24:00Z" w16du:dateUtc="2025-07-07T06:24:00Z">
              <w:r>
                <w:t>X</w:t>
              </w:r>
            </w:ins>
          </w:p>
        </w:tc>
        <w:tc>
          <w:tcPr>
            <w:tcW w:w="802" w:type="dxa"/>
            <w:vAlign w:val="center"/>
            <w:tcPrChange w:id="318" w:author="Do Thanh Trung" w:date="2025-07-10T16:22:00Z" w16du:dateUtc="2025-07-10T09:22:00Z">
              <w:tcPr>
                <w:tcW w:w="803" w:type="dxa"/>
                <w:gridSpan w:val="2"/>
                <w:vAlign w:val="center"/>
              </w:tcPr>
            </w:tcPrChange>
          </w:tcPr>
          <w:p w14:paraId="18564CAC" w14:textId="2CE71878" w:rsidR="00041B82" w:rsidRDefault="00041B82">
            <w:pPr>
              <w:jc w:val="center"/>
              <w:rPr>
                <w:ins w:id="319" w:author="Do Thanh Trung" w:date="2025-07-07T13:24:00Z" w16du:dateUtc="2025-07-07T06:24:00Z"/>
              </w:rPr>
              <w:pPrChange w:id="320" w:author="Do Thanh Trung" w:date="2025-07-07T13:24:00Z" w16du:dateUtc="2025-07-07T06:24:00Z">
                <w:pPr>
                  <w:jc w:val="left"/>
                </w:pPr>
              </w:pPrChange>
            </w:pPr>
            <w:ins w:id="321" w:author="Do Thanh Trung" w:date="2025-07-07T13:24:00Z" w16du:dateUtc="2025-07-07T06:24:00Z">
              <w:r>
                <w:t>X</w:t>
              </w:r>
            </w:ins>
          </w:p>
        </w:tc>
        <w:tc>
          <w:tcPr>
            <w:tcW w:w="2865" w:type="dxa"/>
            <w:tcPrChange w:id="322" w:author="Do Thanh Trung" w:date="2025-07-10T16:22:00Z" w16du:dateUtc="2025-07-10T09:22:00Z">
              <w:tcPr>
                <w:tcW w:w="2887" w:type="dxa"/>
                <w:gridSpan w:val="3"/>
              </w:tcPr>
            </w:tcPrChange>
          </w:tcPr>
          <w:p w14:paraId="41C81237" w14:textId="77777777" w:rsidR="00041B82" w:rsidRDefault="00041B82" w:rsidP="00041B82">
            <w:pPr>
              <w:jc w:val="left"/>
              <w:rPr>
                <w:ins w:id="323" w:author="Do Thanh Trung" w:date="2025-07-07T13:24:00Z" w16du:dateUtc="2025-07-07T06:24:00Z"/>
              </w:rPr>
            </w:pPr>
          </w:p>
        </w:tc>
        <w:tc>
          <w:tcPr>
            <w:tcW w:w="4374" w:type="dxa"/>
            <w:vAlign w:val="center"/>
            <w:tcPrChange w:id="324" w:author="Do Thanh Trung" w:date="2025-07-10T16:22:00Z" w16du:dateUtc="2025-07-10T09:22:00Z">
              <w:tcPr>
                <w:tcW w:w="4405" w:type="dxa"/>
                <w:vAlign w:val="center"/>
              </w:tcPr>
            </w:tcPrChange>
          </w:tcPr>
          <w:p w14:paraId="336F9682" w14:textId="02C1ADC1" w:rsidR="00041B82" w:rsidRDefault="00041B82" w:rsidP="00041B82">
            <w:pPr>
              <w:jc w:val="left"/>
              <w:rPr>
                <w:ins w:id="325" w:author="Do Thanh Trung" w:date="2025-07-07T13:24:00Z" w16du:dateUtc="2025-07-07T06:24:00Z"/>
              </w:rPr>
            </w:pPr>
            <w:ins w:id="326" w:author="Do Thanh Trung" w:date="2025-07-07T13:24:00Z" w16du:dateUtc="2025-07-07T06:24:00Z">
              <w:r>
                <w:t>Loại Tài sản mặc định là [Cổ phiếu]</w:t>
              </w:r>
            </w:ins>
          </w:p>
        </w:tc>
      </w:tr>
      <w:tr w:rsidR="00041B82" w14:paraId="14607A3B" w14:textId="77777777" w:rsidTr="00041B82">
        <w:tc>
          <w:tcPr>
            <w:tcW w:w="668" w:type="dxa"/>
            <w:vAlign w:val="center"/>
            <w:tcPrChange w:id="327" w:author="Do Thanh Trung" w:date="2025-07-10T16:22:00Z" w16du:dateUtc="2025-07-10T09:22:00Z">
              <w:tcPr>
                <w:tcW w:w="621" w:type="dxa"/>
                <w:vAlign w:val="center"/>
              </w:tcPr>
            </w:tcPrChange>
          </w:tcPr>
          <w:p w14:paraId="1DB7558C" w14:textId="77A69FF1" w:rsidR="00041B82" w:rsidRDefault="00041B82" w:rsidP="00041B82">
            <w:pPr>
              <w:jc w:val="left"/>
            </w:pPr>
            <w:ins w:id="328" w:author="Do Thanh Trung" w:date="2025-07-10T16:22:00Z" w16du:dateUtc="2025-07-10T09:22:00Z">
              <w:r>
                <w:t>05</w:t>
              </w:r>
            </w:ins>
            <w:del w:id="329" w:author="Do Thanh Trung" w:date="2025-07-07T13:24:00Z" w16du:dateUtc="2025-07-07T06:24:00Z">
              <w:r w:rsidDel="007D03E8">
                <w:delText>03</w:delText>
              </w:r>
            </w:del>
          </w:p>
        </w:tc>
        <w:tc>
          <w:tcPr>
            <w:tcW w:w="1905" w:type="dxa"/>
            <w:vAlign w:val="center"/>
            <w:tcPrChange w:id="330" w:author="Do Thanh Trung" w:date="2025-07-10T16:22:00Z" w16du:dateUtc="2025-07-10T09:22:00Z">
              <w:tcPr>
                <w:tcW w:w="3329" w:type="dxa"/>
                <w:gridSpan w:val="3"/>
                <w:vAlign w:val="center"/>
              </w:tcPr>
            </w:tcPrChange>
          </w:tcPr>
          <w:p w14:paraId="1D59AC7C" w14:textId="77777777" w:rsidR="00041B82" w:rsidRDefault="00041B82" w:rsidP="00041B82">
            <w:pPr>
              <w:jc w:val="left"/>
            </w:pPr>
            <w:r>
              <w:t>Mã Tài sản</w:t>
            </w:r>
          </w:p>
        </w:tc>
        <w:tc>
          <w:tcPr>
            <w:tcW w:w="1438" w:type="dxa"/>
            <w:vAlign w:val="center"/>
            <w:tcPrChange w:id="331" w:author="Do Thanh Trung" w:date="2025-07-10T16:22:00Z" w16du:dateUtc="2025-07-10T09:22:00Z">
              <w:tcPr>
                <w:tcW w:w="1259" w:type="dxa"/>
                <w:gridSpan w:val="3"/>
                <w:vAlign w:val="center"/>
              </w:tcPr>
            </w:tcPrChange>
          </w:tcPr>
          <w:p w14:paraId="143AD59C" w14:textId="77777777" w:rsidR="00041B82" w:rsidRDefault="00041B82" w:rsidP="00041B82">
            <w:pPr>
              <w:jc w:val="left"/>
            </w:pPr>
            <w:r>
              <w:t>Text</w:t>
            </w:r>
          </w:p>
        </w:tc>
        <w:tc>
          <w:tcPr>
            <w:tcW w:w="898" w:type="dxa"/>
            <w:vAlign w:val="center"/>
            <w:tcPrChange w:id="332" w:author="Do Thanh Trung" w:date="2025-07-10T16:22:00Z" w16du:dateUtc="2025-07-10T09:22:00Z">
              <w:tcPr>
                <w:tcW w:w="887" w:type="dxa"/>
                <w:gridSpan w:val="2"/>
                <w:vAlign w:val="center"/>
              </w:tcPr>
            </w:tcPrChange>
          </w:tcPr>
          <w:p w14:paraId="30217CDE" w14:textId="77777777" w:rsidR="00041B82" w:rsidRDefault="00041B82" w:rsidP="00041B82">
            <w:pPr>
              <w:jc w:val="center"/>
            </w:pPr>
            <w:r>
              <w:t>X</w:t>
            </w:r>
          </w:p>
        </w:tc>
        <w:tc>
          <w:tcPr>
            <w:tcW w:w="802" w:type="dxa"/>
            <w:vAlign w:val="center"/>
            <w:tcPrChange w:id="333" w:author="Do Thanh Trung" w:date="2025-07-10T16:22:00Z" w16du:dateUtc="2025-07-10T09:22:00Z">
              <w:tcPr>
                <w:tcW w:w="887" w:type="dxa"/>
                <w:vAlign w:val="center"/>
              </w:tcPr>
            </w:tcPrChange>
          </w:tcPr>
          <w:p w14:paraId="0FC01729" w14:textId="77777777" w:rsidR="00041B82" w:rsidRDefault="00041B82" w:rsidP="00041B82">
            <w:pPr>
              <w:jc w:val="left"/>
            </w:pPr>
          </w:p>
        </w:tc>
        <w:tc>
          <w:tcPr>
            <w:tcW w:w="2865" w:type="dxa"/>
            <w:tcPrChange w:id="334" w:author="Do Thanh Trung" w:date="2025-07-10T16:22:00Z" w16du:dateUtc="2025-07-10T09:22:00Z">
              <w:tcPr>
                <w:tcW w:w="5967" w:type="dxa"/>
                <w:gridSpan w:val="2"/>
              </w:tcPr>
            </w:tcPrChange>
          </w:tcPr>
          <w:p w14:paraId="347FC2D5" w14:textId="77777777" w:rsidR="00041B82" w:rsidRDefault="00041B82" w:rsidP="00041B82">
            <w:pPr>
              <w:jc w:val="left"/>
            </w:pPr>
          </w:p>
        </w:tc>
        <w:tc>
          <w:tcPr>
            <w:tcW w:w="4374" w:type="dxa"/>
            <w:vAlign w:val="center"/>
            <w:tcPrChange w:id="335" w:author="Do Thanh Trung" w:date="2025-07-10T16:22:00Z" w16du:dateUtc="2025-07-10T09:22:00Z">
              <w:tcPr>
                <w:tcW w:w="5967" w:type="dxa"/>
                <w:vAlign w:val="center"/>
              </w:tcPr>
            </w:tcPrChange>
          </w:tcPr>
          <w:p w14:paraId="57453072" w14:textId="419CB95C" w:rsidR="00041B82" w:rsidRDefault="00041B82" w:rsidP="00041B82">
            <w:pPr>
              <w:jc w:val="left"/>
            </w:pPr>
            <w:r>
              <w:t>Người đùng chọn Mã chứng khoán được phép đầu tư</w:t>
            </w:r>
          </w:p>
        </w:tc>
      </w:tr>
      <w:tr w:rsidR="00041B82" w14:paraId="5D0ABFCE" w14:textId="77777777" w:rsidTr="00041B82">
        <w:tc>
          <w:tcPr>
            <w:tcW w:w="668" w:type="dxa"/>
            <w:vAlign w:val="center"/>
            <w:tcPrChange w:id="336" w:author="Do Thanh Trung" w:date="2025-07-10T16:22:00Z" w16du:dateUtc="2025-07-10T09:22:00Z">
              <w:tcPr>
                <w:tcW w:w="621" w:type="dxa"/>
                <w:vAlign w:val="center"/>
              </w:tcPr>
            </w:tcPrChange>
          </w:tcPr>
          <w:p w14:paraId="4DA35079" w14:textId="4E52D2BE" w:rsidR="00041B82" w:rsidRDefault="00041B82" w:rsidP="00041B82">
            <w:pPr>
              <w:jc w:val="left"/>
            </w:pPr>
            <w:ins w:id="337" w:author="Do Thanh Trung" w:date="2025-07-10T16:22:00Z" w16du:dateUtc="2025-07-10T09:22:00Z">
              <w:r>
                <w:t>06</w:t>
              </w:r>
            </w:ins>
            <w:del w:id="338" w:author="Do Thanh Trung" w:date="2025-07-07T13:24:00Z" w16du:dateUtc="2025-07-07T06:24:00Z">
              <w:r w:rsidDel="007D03E8">
                <w:delText>04</w:delText>
              </w:r>
            </w:del>
          </w:p>
        </w:tc>
        <w:tc>
          <w:tcPr>
            <w:tcW w:w="1905" w:type="dxa"/>
            <w:vAlign w:val="center"/>
            <w:tcPrChange w:id="339" w:author="Do Thanh Trung" w:date="2025-07-10T16:22:00Z" w16du:dateUtc="2025-07-10T09:22:00Z">
              <w:tcPr>
                <w:tcW w:w="3329" w:type="dxa"/>
                <w:gridSpan w:val="3"/>
                <w:vAlign w:val="center"/>
              </w:tcPr>
            </w:tcPrChange>
          </w:tcPr>
          <w:p w14:paraId="0D5300A3" w14:textId="3931D8D9" w:rsidR="00041B82" w:rsidRDefault="00041B82" w:rsidP="00041B82">
            <w:pPr>
              <w:jc w:val="left"/>
            </w:pPr>
            <w:r>
              <w:t>Nhóm ngành</w:t>
            </w:r>
          </w:p>
        </w:tc>
        <w:tc>
          <w:tcPr>
            <w:tcW w:w="1438" w:type="dxa"/>
            <w:vAlign w:val="center"/>
            <w:tcPrChange w:id="340" w:author="Do Thanh Trung" w:date="2025-07-10T16:22:00Z" w16du:dateUtc="2025-07-10T09:22:00Z">
              <w:tcPr>
                <w:tcW w:w="1259" w:type="dxa"/>
                <w:gridSpan w:val="3"/>
                <w:vAlign w:val="center"/>
              </w:tcPr>
            </w:tcPrChange>
          </w:tcPr>
          <w:p w14:paraId="444C160D" w14:textId="4C0C914F" w:rsidR="00041B82" w:rsidRDefault="00041B82" w:rsidP="00041B82">
            <w:pPr>
              <w:jc w:val="left"/>
            </w:pPr>
            <w:r>
              <w:t>Optionset</w:t>
            </w:r>
          </w:p>
        </w:tc>
        <w:tc>
          <w:tcPr>
            <w:tcW w:w="898" w:type="dxa"/>
            <w:vAlign w:val="center"/>
            <w:tcPrChange w:id="341" w:author="Do Thanh Trung" w:date="2025-07-10T16:22:00Z" w16du:dateUtc="2025-07-10T09:22:00Z">
              <w:tcPr>
                <w:tcW w:w="887" w:type="dxa"/>
                <w:gridSpan w:val="2"/>
                <w:vAlign w:val="center"/>
              </w:tcPr>
            </w:tcPrChange>
          </w:tcPr>
          <w:p w14:paraId="35F6CA56" w14:textId="4CF14FEA" w:rsidR="00041B82" w:rsidRDefault="00041B82" w:rsidP="00041B82">
            <w:pPr>
              <w:jc w:val="center"/>
            </w:pPr>
            <w:r>
              <w:t>X</w:t>
            </w:r>
          </w:p>
        </w:tc>
        <w:tc>
          <w:tcPr>
            <w:tcW w:w="802" w:type="dxa"/>
            <w:vAlign w:val="center"/>
            <w:tcPrChange w:id="342" w:author="Do Thanh Trung" w:date="2025-07-10T16:22:00Z" w16du:dateUtc="2025-07-10T09:22:00Z">
              <w:tcPr>
                <w:tcW w:w="887" w:type="dxa"/>
                <w:vAlign w:val="center"/>
              </w:tcPr>
            </w:tcPrChange>
          </w:tcPr>
          <w:p w14:paraId="57BD285F" w14:textId="77777777" w:rsidR="00041B82" w:rsidRDefault="00041B82" w:rsidP="00041B82">
            <w:pPr>
              <w:jc w:val="left"/>
            </w:pPr>
          </w:p>
        </w:tc>
        <w:tc>
          <w:tcPr>
            <w:tcW w:w="2865" w:type="dxa"/>
            <w:tcPrChange w:id="343" w:author="Do Thanh Trung" w:date="2025-07-10T16:22:00Z" w16du:dateUtc="2025-07-10T09:22:00Z">
              <w:tcPr>
                <w:tcW w:w="5967" w:type="dxa"/>
                <w:gridSpan w:val="2"/>
              </w:tcPr>
            </w:tcPrChange>
          </w:tcPr>
          <w:p w14:paraId="76E636DC" w14:textId="0638AA85" w:rsidR="00041B82" w:rsidRPr="0034078B" w:rsidRDefault="00041B82">
            <w:pPr>
              <w:jc w:val="left"/>
              <w:pPrChange w:id="344" w:author="Do Thanh Trung" w:date="2025-07-03T16:45:00Z" w16du:dateUtc="2025-07-03T09:45:00Z">
                <w:pPr>
                  <w:pStyle w:val="ListParagraph"/>
                  <w:numPr>
                    <w:numId w:val="33"/>
                  </w:numPr>
                  <w:ind w:hanging="360"/>
                  <w:jc w:val="left"/>
                </w:pPr>
              </w:pPrChange>
            </w:pPr>
            <w:ins w:id="345" w:author="Do Thanh Trung" w:date="2025-07-03T16:46:00Z" w16du:dateUtc="2025-07-03T09:46:00Z">
              <w:r>
                <w:fldChar w:fldCharType="begin"/>
              </w:r>
              <w:r>
                <w:instrText>HYPERLINK  \l "_Danh_mục_nhóm"</w:instrText>
              </w:r>
              <w:r>
                <w:fldChar w:fldCharType="separate"/>
              </w:r>
              <w:r w:rsidRPr="0034078B">
                <w:rPr>
                  <w:rStyle w:val="Hyperlink"/>
                  <w:kern w:val="2"/>
                  <w14:ligatures w14:val="standardContextual"/>
                </w:rPr>
                <w:t>Danh m</w:t>
              </w:r>
              <w:r w:rsidRPr="0034078B">
                <w:rPr>
                  <w:rStyle w:val="Hyperlink"/>
                </w:rPr>
                <w:t>ục nhóm ngành</w:t>
              </w:r>
              <w:r>
                <w:fldChar w:fldCharType="end"/>
              </w:r>
            </w:ins>
            <w:ins w:id="346" w:author="Do Thanh Trung" w:date="2025-07-03T16:45:00Z" w16du:dateUtc="2025-07-03T09:45:00Z">
              <w:r>
                <w:t xml:space="preserve"> </w:t>
              </w:r>
            </w:ins>
            <w:ins w:id="347" w:author="Do Thanh Trung" w:date="2025-07-04T10:12:00Z" w16du:dateUtc="2025-07-04T03:12:00Z">
              <w:r>
                <w:t>–</w:t>
              </w:r>
            </w:ins>
            <w:ins w:id="348" w:author="Do Thanh Trung" w:date="2025-07-03T16:45:00Z" w16du:dateUtc="2025-07-03T09:45:00Z">
              <w:r>
                <w:t xml:space="preserve"> </w:t>
              </w:r>
            </w:ins>
            <w:ins w:id="349" w:author="Do Thanh Trung" w:date="2025-07-04T10:12:00Z" w16du:dateUtc="2025-07-04T03:12:00Z">
              <w:r>
                <w:t>[</w:t>
              </w:r>
            </w:ins>
            <w:ins w:id="350" w:author="Do Thanh Trung" w:date="2025-07-03T16:45:00Z" w16du:dateUtc="2025-07-03T09:45:00Z">
              <w:r>
                <w:t>Nhóm ngành</w:t>
              </w:r>
            </w:ins>
            <w:ins w:id="351" w:author="Do Thanh Trung" w:date="2025-07-04T10:12:00Z" w16du:dateUtc="2025-07-04T03:12:00Z">
              <w:r>
                <w:t>]</w:t>
              </w:r>
            </w:ins>
          </w:p>
        </w:tc>
        <w:tc>
          <w:tcPr>
            <w:tcW w:w="4374" w:type="dxa"/>
            <w:vAlign w:val="center"/>
            <w:tcPrChange w:id="352" w:author="Do Thanh Trung" w:date="2025-07-10T16:22:00Z" w16du:dateUtc="2025-07-10T09:22:00Z">
              <w:tcPr>
                <w:tcW w:w="5967" w:type="dxa"/>
                <w:vAlign w:val="center"/>
              </w:tcPr>
            </w:tcPrChange>
          </w:tcPr>
          <w:p w14:paraId="325F9463" w14:textId="719832EA" w:rsidR="00041B82" w:rsidDel="0034078B" w:rsidRDefault="00041B82">
            <w:pPr>
              <w:rPr>
                <w:del w:id="353" w:author="Do Thanh Trung" w:date="2025-07-03T16:46:00Z" w16du:dateUtc="2025-07-03T09:46:00Z"/>
              </w:rPr>
              <w:pPrChange w:id="354" w:author="Do Thanh Trung" w:date="2025-07-03T16:46:00Z" w16du:dateUtc="2025-07-03T09:46:00Z">
                <w:pPr>
                  <w:pStyle w:val="ListParagraph"/>
                  <w:numPr>
                    <w:numId w:val="33"/>
                  </w:numPr>
                  <w:ind w:hanging="360"/>
                  <w:jc w:val="left"/>
                </w:pPr>
              </w:pPrChange>
            </w:pPr>
            <w:r w:rsidRPr="00A53478">
              <w:t>Người dùng chọn nhóm ngành cho Mã chứng khoán tương ứng.</w:t>
            </w:r>
          </w:p>
          <w:p w14:paraId="0EC2AA45" w14:textId="1F6C7C9E" w:rsidR="00041B82" w:rsidRPr="0034078B" w:rsidRDefault="00041B82">
            <w:pPr>
              <w:pPrChange w:id="355" w:author="Do Thanh Trung" w:date="2025-07-03T16:46:00Z" w16du:dateUtc="2025-07-03T09:46:00Z">
                <w:pPr>
                  <w:pStyle w:val="ListParagraph"/>
                  <w:numPr>
                    <w:numId w:val="33"/>
                  </w:numPr>
                  <w:ind w:hanging="360"/>
                  <w:jc w:val="left"/>
                </w:pPr>
              </w:pPrChange>
            </w:pPr>
            <w:del w:id="356" w:author="Do Thanh Trung" w:date="2025-07-03T16:46:00Z" w16du:dateUtc="2025-07-03T09:46:00Z">
              <w:r w:rsidRPr="0034078B" w:rsidDel="0034078B">
                <w:delText xml:space="preserve">Nhóm ngành tham chiếu ở </w:delText>
              </w:r>
            </w:del>
            <w:del w:id="357" w:author="Do Thanh Trung" w:date="2025-06-25T10:45:00Z" w16du:dateUtc="2025-06-25T03:45:00Z">
              <w:r w:rsidRPr="0034078B" w:rsidDel="00A81219">
                <w:fldChar w:fldCharType="begin"/>
              </w:r>
              <w:r w:rsidRPr="0034078B" w:rsidDel="00A81219">
                <w:delInstrText>HYPERLINK \l "_Hạn_mức_đầu"</w:delInstrText>
              </w:r>
              <w:r w:rsidRPr="0034078B" w:rsidDel="00A81219">
                <w:fldChar w:fldCharType="separate"/>
              </w:r>
              <w:r w:rsidRPr="00F76A61" w:rsidDel="00A81219">
                <w:rPr>
                  <w:rStyle w:val="Hyperlink"/>
                  <w:kern w:val="2"/>
                  <w14:ligatures w14:val="standardContextual"/>
                </w:rPr>
                <w:delText>H</w:delText>
              </w:r>
              <w:r w:rsidRPr="0034078B" w:rsidDel="00A81219">
                <w:rPr>
                  <w:rStyle w:val="Hyperlink"/>
                </w:rPr>
                <w:delText>ạn mức đầu tư theo nhóm ngành</w:delText>
              </w:r>
              <w:r w:rsidRPr="0034078B" w:rsidDel="00A81219">
                <w:fldChar w:fldCharType="end"/>
              </w:r>
            </w:del>
          </w:p>
        </w:tc>
      </w:tr>
      <w:tr w:rsidR="00041B82" w14:paraId="5ACDF8CC" w14:textId="77777777" w:rsidTr="00041B82">
        <w:tc>
          <w:tcPr>
            <w:tcW w:w="668" w:type="dxa"/>
            <w:vAlign w:val="center"/>
            <w:tcPrChange w:id="358" w:author="Do Thanh Trung" w:date="2025-07-10T16:22:00Z" w16du:dateUtc="2025-07-10T09:22:00Z">
              <w:tcPr>
                <w:tcW w:w="621" w:type="dxa"/>
                <w:vAlign w:val="center"/>
              </w:tcPr>
            </w:tcPrChange>
          </w:tcPr>
          <w:p w14:paraId="543DE3BA" w14:textId="5A6B95F8" w:rsidR="00041B82" w:rsidRDefault="00041B82" w:rsidP="00041B82">
            <w:pPr>
              <w:jc w:val="left"/>
            </w:pPr>
            <w:ins w:id="359" w:author="Do Thanh Trung" w:date="2025-07-10T16:22:00Z" w16du:dateUtc="2025-07-10T09:22:00Z">
              <w:r>
                <w:t>07</w:t>
              </w:r>
            </w:ins>
            <w:del w:id="360" w:author="Do Thanh Trung" w:date="2025-07-07T13:24:00Z" w16du:dateUtc="2025-07-07T06:24:00Z">
              <w:r w:rsidDel="007D03E8">
                <w:delText>05</w:delText>
              </w:r>
            </w:del>
          </w:p>
        </w:tc>
        <w:tc>
          <w:tcPr>
            <w:tcW w:w="1905" w:type="dxa"/>
            <w:vAlign w:val="center"/>
            <w:tcPrChange w:id="361" w:author="Do Thanh Trung" w:date="2025-07-10T16:22:00Z" w16du:dateUtc="2025-07-10T09:22:00Z">
              <w:tcPr>
                <w:tcW w:w="3329" w:type="dxa"/>
                <w:gridSpan w:val="3"/>
                <w:vAlign w:val="center"/>
              </w:tcPr>
            </w:tcPrChange>
          </w:tcPr>
          <w:p w14:paraId="65563C8C" w14:textId="77777777" w:rsidR="00041B82" w:rsidRDefault="00041B82" w:rsidP="00041B82">
            <w:pPr>
              <w:jc w:val="left"/>
            </w:pPr>
            <w:r>
              <w:t>Giá mua tối đa</w:t>
            </w:r>
          </w:p>
        </w:tc>
        <w:tc>
          <w:tcPr>
            <w:tcW w:w="1438" w:type="dxa"/>
            <w:vAlign w:val="center"/>
            <w:tcPrChange w:id="362" w:author="Do Thanh Trung" w:date="2025-07-10T16:22:00Z" w16du:dateUtc="2025-07-10T09:22:00Z">
              <w:tcPr>
                <w:tcW w:w="1259" w:type="dxa"/>
                <w:gridSpan w:val="3"/>
                <w:vAlign w:val="center"/>
              </w:tcPr>
            </w:tcPrChange>
          </w:tcPr>
          <w:p w14:paraId="385DA8DE" w14:textId="77777777" w:rsidR="00041B82" w:rsidRDefault="00041B82" w:rsidP="00041B82">
            <w:pPr>
              <w:jc w:val="left"/>
            </w:pPr>
            <w:r>
              <w:t>Number</w:t>
            </w:r>
          </w:p>
        </w:tc>
        <w:tc>
          <w:tcPr>
            <w:tcW w:w="898" w:type="dxa"/>
            <w:vAlign w:val="center"/>
            <w:tcPrChange w:id="363" w:author="Do Thanh Trung" w:date="2025-07-10T16:22:00Z" w16du:dateUtc="2025-07-10T09:22:00Z">
              <w:tcPr>
                <w:tcW w:w="887" w:type="dxa"/>
                <w:gridSpan w:val="2"/>
                <w:vAlign w:val="center"/>
              </w:tcPr>
            </w:tcPrChange>
          </w:tcPr>
          <w:p w14:paraId="7C241699" w14:textId="77777777" w:rsidR="00041B82" w:rsidRDefault="00041B82" w:rsidP="00041B82">
            <w:pPr>
              <w:jc w:val="center"/>
            </w:pPr>
            <w:r>
              <w:t>X</w:t>
            </w:r>
          </w:p>
        </w:tc>
        <w:tc>
          <w:tcPr>
            <w:tcW w:w="802" w:type="dxa"/>
            <w:vAlign w:val="center"/>
            <w:tcPrChange w:id="364" w:author="Do Thanh Trung" w:date="2025-07-10T16:22:00Z" w16du:dateUtc="2025-07-10T09:22:00Z">
              <w:tcPr>
                <w:tcW w:w="887" w:type="dxa"/>
                <w:vAlign w:val="center"/>
              </w:tcPr>
            </w:tcPrChange>
          </w:tcPr>
          <w:p w14:paraId="0F83F681" w14:textId="77777777" w:rsidR="00041B82" w:rsidRDefault="00041B82" w:rsidP="00041B82">
            <w:pPr>
              <w:jc w:val="left"/>
            </w:pPr>
          </w:p>
        </w:tc>
        <w:tc>
          <w:tcPr>
            <w:tcW w:w="2865" w:type="dxa"/>
            <w:tcPrChange w:id="365" w:author="Do Thanh Trung" w:date="2025-07-10T16:22:00Z" w16du:dateUtc="2025-07-10T09:22:00Z">
              <w:tcPr>
                <w:tcW w:w="5967" w:type="dxa"/>
                <w:gridSpan w:val="2"/>
              </w:tcPr>
            </w:tcPrChange>
          </w:tcPr>
          <w:p w14:paraId="3C62EA12" w14:textId="77777777" w:rsidR="00041B82" w:rsidRDefault="00041B82" w:rsidP="00041B82">
            <w:pPr>
              <w:pStyle w:val="NoSpacing"/>
            </w:pPr>
          </w:p>
        </w:tc>
        <w:tc>
          <w:tcPr>
            <w:tcW w:w="4374" w:type="dxa"/>
            <w:vAlign w:val="center"/>
            <w:tcPrChange w:id="366" w:author="Do Thanh Trung" w:date="2025-07-10T16:22:00Z" w16du:dateUtc="2025-07-10T09:22:00Z">
              <w:tcPr>
                <w:tcW w:w="5967" w:type="dxa"/>
                <w:vAlign w:val="center"/>
              </w:tcPr>
            </w:tcPrChange>
          </w:tcPr>
          <w:p w14:paraId="1CCE1F54" w14:textId="7D90F062" w:rsidR="00041B82" w:rsidRDefault="00041B82" w:rsidP="00041B82">
            <w:pPr>
              <w:pStyle w:val="NoSpacing"/>
            </w:pPr>
            <w:r>
              <w:t>Người dùng nhập Giá mua tối đa được BLĐ phê duyệt</w:t>
            </w:r>
          </w:p>
          <w:p w14:paraId="54945D59" w14:textId="446CC066" w:rsidR="00041B82" w:rsidRDefault="00041B82" w:rsidP="00041B82">
            <w:pPr>
              <w:pStyle w:val="NoSpacing"/>
            </w:pPr>
            <w:r>
              <w:t>**Trường hợp trong kỳ kế hoạch, cổ phiếu thực hiện quyền (cổ tức tiền, cổ tức cổ phiếu, mua phát hành thêm,…và những giao dịch quyền làm thay đổi thị giá cổ phiếu), Hệ thống sẽ điều chỉnh giá mua thay đổi với tỷ lệ tương ứng khi thực hiện quyền, tại ngày GDKHQ</w:t>
            </w:r>
          </w:p>
        </w:tc>
      </w:tr>
      <w:tr w:rsidR="00041B82" w14:paraId="076BD167" w14:textId="77777777" w:rsidTr="00041B82">
        <w:tc>
          <w:tcPr>
            <w:tcW w:w="668" w:type="dxa"/>
            <w:vAlign w:val="center"/>
            <w:tcPrChange w:id="367" w:author="Do Thanh Trung" w:date="2025-07-10T16:22:00Z" w16du:dateUtc="2025-07-10T09:22:00Z">
              <w:tcPr>
                <w:tcW w:w="621" w:type="dxa"/>
                <w:vAlign w:val="center"/>
              </w:tcPr>
            </w:tcPrChange>
          </w:tcPr>
          <w:p w14:paraId="2ACE7F4E" w14:textId="6C6527DA" w:rsidR="00041B82" w:rsidRDefault="00041B82" w:rsidP="00041B82">
            <w:pPr>
              <w:jc w:val="left"/>
            </w:pPr>
            <w:ins w:id="368" w:author="Do Thanh Trung" w:date="2025-07-10T16:22:00Z" w16du:dateUtc="2025-07-10T09:22:00Z">
              <w:r>
                <w:lastRenderedPageBreak/>
                <w:t>08</w:t>
              </w:r>
            </w:ins>
            <w:del w:id="369" w:author="Do Thanh Trung" w:date="2025-07-07T13:24:00Z" w16du:dateUtc="2025-07-07T06:24:00Z">
              <w:r w:rsidDel="007D03E8">
                <w:delText>06</w:delText>
              </w:r>
            </w:del>
          </w:p>
        </w:tc>
        <w:tc>
          <w:tcPr>
            <w:tcW w:w="1905" w:type="dxa"/>
            <w:vAlign w:val="center"/>
            <w:tcPrChange w:id="370" w:author="Do Thanh Trung" w:date="2025-07-10T16:22:00Z" w16du:dateUtc="2025-07-10T09:22:00Z">
              <w:tcPr>
                <w:tcW w:w="3329" w:type="dxa"/>
                <w:gridSpan w:val="3"/>
                <w:vAlign w:val="center"/>
              </w:tcPr>
            </w:tcPrChange>
          </w:tcPr>
          <w:p w14:paraId="4EF69AF8" w14:textId="77777777" w:rsidR="00041B82" w:rsidRDefault="00041B82" w:rsidP="00041B82">
            <w:pPr>
              <w:jc w:val="left"/>
            </w:pPr>
            <w:r>
              <w:t>Tỷ lệ mua tối đa</w:t>
            </w:r>
          </w:p>
        </w:tc>
        <w:tc>
          <w:tcPr>
            <w:tcW w:w="1438" w:type="dxa"/>
            <w:vAlign w:val="center"/>
            <w:tcPrChange w:id="371" w:author="Do Thanh Trung" w:date="2025-07-10T16:22:00Z" w16du:dateUtc="2025-07-10T09:22:00Z">
              <w:tcPr>
                <w:tcW w:w="1259" w:type="dxa"/>
                <w:gridSpan w:val="3"/>
                <w:vAlign w:val="center"/>
              </w:tcPr>
            </w:tcPrChange>
          </w:tcPr>
          <w:p w14:paraId="65A3E872" w14:textId="77777777" w:rsidR="00041B82" w:rsidRDefault="00041B82" w:rsidP="00041B82">
            <w:pPr>
              <w:jc w:val="left"/>
            </w:pPr>
            <w:r>
              <w:t>Percentage</w:t>
            </w:r>
          </w:p>
        </w:tc>
        <w:tc>
          <w:tcPr>
            <w:tcW w:w="898" w:type="dxa"/>
            <w:vAlign w:val="center"/>
            <w:tcPrChange w:id="372" w:author="Do Thanh Trung" w:date="2025-07-10T16:22:00Z" w16du:dateUtc="2025-07-10T09:22:00Z">
              <w:tcPr>
                <w:tcW w:w="887" w:type="dxa"/>
                <w:gridSpan w:val="2"/>
                <w:vAlign w:val="center"/>
              </w:tcPr>
            </w:tcPrChange>
          </w:tcPr>
          <w:p w14:paraId="5C193AC6" w14:textId="77777777" w:rsidR="00041B82" w:rsidRDefault="00041B82" w:rsidP="00041B82">
            <w:pPr>
              <w:jc w:val="center"/>
            </w:pPr>
            <w:r>
              <w:t>X</w:t>
            </w:r>
          </w:p>
        </w:tc>
        <w:tc>
          <w:tcPr>
            <w:tcW w:w="802" w:type="dxa"/>
            <w:vAlign w:val="center"/>
            <w:tcPrChange w:id="373" w:author="Do Thanh Trung" w:date="2025-07-10T16:22:00Z" w16du:dateUtc="2025-07-10T09:22:00Z">
              <w:tcPr>
                <w:tcW w:w="887" w:type="dxa"/>
                <w:vAlign w:val="center"/>
              </w:tcPr>
            </w:tcPrChange>
          </w:tcPr>
          <w:p w14:paraId="4EF0A435" w14:textId="77777777" w:rsidR="00041B82" w:rsidRDefault="00041B82" w:rsidP="00041B82">
            <w:pPr>
              <w:jc w:val="left"/>
            </w:pPr>
          </w:p>
        </w:tc>
        <w:tc>
          <w:tcPr>
            <w:tcW w:w="2865" w:type="dxa"/>
            <w:tcPrChange w:id="374" w:author="Do Thanh Trung" w:date="2025-07-10T16:22:00Z" w16du:dateUtc="2025-07-10T09:22:00Z">
              <w:tcPr>
                <w:tcW w:w="5967" w:type="dxa"/>
                <w:gridSpan w:val="2"/>
              </w:tcPr>
            </w:tcPrChange>
          </w:tcPr>
          <w:p w14:paraId="71EC296D" w14:textId="77777777" w:rsidR="00041B82" w:rsidRPr="00783E76" w:rsidRDefault="00041B82" w:rsidP="00041B82">
            <w:pPr>
              <w:pStyle w:val="NoSpacing"/>
              <w:numPr>
                <w:ilvl w:val="0"/>
                <w:numId w:val="33"/>
              </w:numPr>
            </w:pPr>
          </w:p>
        </w:tc>
        <w:tc>
          <w:tcPr>
            <w:tcW w:w="4374" w:type="dxa"/>
            <w:vAlign w:val="center"/>
            <w:tcPrChange w:id="375" w:author="Do Thanh Trung" w:date="2025-07-10T16:22:00Z" w16du:dateUtc="2025-07-10T09:22:00Z">
              <w:tcPr>
                <w:tcW w:w="5967" w:type="dxa"/>
                <w:vAlign w:val="center"/>
              </w:tcPr>
            </w:tcPrChange>
          </w:tcPr>
          <w:p w14:paraId="7286F998" w14:textId="25957668" w:rsidR="00041B82" w:rsidRDefault="00041B82" w:rsidP="00041B82">
            <w:pPr>
              <w:pStyle w:val="NoSpacing"/>
              <w:numPr>
                <w:ilvl w:val="0"/>
                <w:numId w:val="33"/>
              </w:numPr>
            </w:pPr>
            <w:r w:rsidRPr="00783E76">
              <w:t>Người dùng nhập tỷ lệ mua tối đa được BLĐ phê duyệt</w:t>
            </w:r>
            <w:r>
              <w:t>.</w:t>
            </w:r>
          </w:p>
          <w:p w14:paraId="79E9280A" w14:textId="2A07F15D" w:rsidR="00041B82" w:rsidRDefault="00041B82" w:rsidP="00041B82">
            <w:pPr>
              <w:pStyle w:val="NoSpacing"/>
              <w:numPr>
                <w:ilvl w:val="0"/>
                <w:numId w:val="33"/>
              </w:numPr>
            </w:pPr>
            <w:r>
              <w:t>Tỷ lệ mua tối đa được tính dựa trên NAV tại ngày mua</w:t>
            </w:r>
          </w:p>
          <w:p w14:paraId="00D85CC6" w14:textId="62F3DDEB" w:rsidR="00041B82" w:rsidRPr="004C15DE" w:rsidRDefault="00041B82" w:rsidP="00041B82">
            <w:pPr>
              <w:pStyle w:val="NoSpacing"/>
              <w:rPr>
                <w:i/>
                <w:iCs/>
              </w:rPr>
            </w:pPr>
            <w:r w:rsidRPr="004C15DE">
              <w:rPr>
                <w:i/>
                <w:iCs/>
              </w:rPr>
              <w:t xml:space="preserve">**NAV tại ngày mua tham khảo </w:t>
            </w:r>
            <w:r>
              <w:fldChar w:fldCharType="begin"/>
            </w:r>
            <w:r>
              <w:instrText>HYPERLINK \l "_Quy_trình_cập"</w:instrText>
            </w:r>
            <w:r>
              <w:fldChar w:fldCharType="separate"/>
            </w:r>
            <w:r w:rsidRPr="004C15DE">
              <w:rPr>
                <w:rStyle w:val="Hyperlink"/>
                <w:i/>
                <w:iCs/>
              </w:rPr>
              <w:t>Quy trình cập nhật NAV</w:t>
            </w:r>
            <w:r>
              <w:fldChar w:fldCharType="end"/>
            </w:r>
          </w:p>
        </w:tc>
      </w:tr>
      <w:tr w:rsidR="00041B82" w14:paraId="7714889B" w14:textId="77777777" w:rsidTr="00041B82">
        <w:tc>
          <w:tcPr>
            <w:tcW w:w="668" w:type="dxa"/>
            <w:vAlign w:val="center"/>
            <w:tcPrChange w:id="376" w:author="Do Thanh Trung" w:date="2025-07-10T16:22:00Z" w16du:dateUtc="2025-07-10T09:22:00Z">
              <w:tcPr>
                <w:tcW w:w="621" w:type="dxa"/>
                <w:vAlign w:val="center"/>
              </w:tcPr>
            </w:tcPrChange>
          </w:tcPr>
          <w:p w14:paraId="4E4D1C1C" w14:textId="14C854DE" w:rsidR="00041B82" w:rsidRDefault="00041B82" w:rsidP="00041B82">
            <w:pPr>
              <w:jc w:val="left"/>
            </w:pPr>
            <w:ins w:id="377" w:author="Do Thanh Trung" w:date="2025-07-10T16:22:00Z" w16du:dateUtc="2025-07-10T09:22:00Z">
              <w:r>
                <w:t>09</w:t>
              </w:r>
            </w:ins>
            <w:del w:id="378" w:author="Do Thanh Trung" w:date="2025-07-07T13:24:00Z" w16du:dateUtc="2025-07-07T06:24:00Z">
              <w:r w:rsidDel="007D03E8">
                <w:delText>07</w:delText>
              </w:r>
            </w:del>
          </w:p>
        </w:tc>
        <w:tc>
          <w:tcPr>
            <w:tcW w:w="1905" w:type="dxa"/>
            <w:vAlign w:val="center"/>
            <w:tcPrChange w:id="379" w:author="Do Thanh Trung" w:date="2025-07-10T16:22:00Z" w16du:dateUtc="2025-07-10T09:22:00Z">
              <w:tcPr>
                <w:tcW w:w="3329" w:type="dxa"/>
                <w:gridSpan w:val="3"/>
                <w:vAlign w:val="center"/>
              </w:tcPr>
            </w:tcPrChange>
          </w:tcPr>
          <w:p w14:paraId="7F3C2C48" w14:textId="77777777" w:rsidR="00041B82" w:rsidRDefault="00041B82" w:rsidP="00041B82">
            <w:pPr>
              <w:jc w:val="left"/>
            </w:pPr>
            <w:r>
              <w:t>Chứng từ lưu trữ</w:t>
            </w:r>
          </w:p>
        </w:tc>
        <w:tc>
          <w:tcPr>
            <w:tcW w:w="1438" w:type="dxa"/>
            <w:vAlign w:val="center"/>
            <w:tcPrChange w:id="380" w:author="Do Thanh Trung" w:date="2025-07-10T16:22:00Z" w16du:dateUtc="2025-07-10T09:22:00Z">
              <w:tcPr>
                <w:tcW w:w="1259" w:type="dxa"/>
                <w:gridSpan w:val="3"/>
                <w:vAlign w:val="center"/>
              </w:tcPr>
            </w:tcPrChange>
          </w:tcPr>
          <w:p w14:paraId="427BC10A" w14:textId="77777777" w:rsidR="00041B82" w:rsidRDefault="00041B82" w:rsidP="00041B82">
            <w:pPr>
              <w:jc w:val="left"/>
            </w:pPr>
            <w:r>
              <w:t>Hyperlink</w:t>
            </w:r>
          </w:p>
        </w:tc>
        <w:tc>
          <w:tcPr>
            <w:tcW w:w="898" w:type="dxa"/>
            <w:vAlign w:val="center"/>
            <w:tcPrChange w:id="381" w:author="Do Thanh Trung" w:date="2025-07-10T16:22:00Z" w16du:dateUtc="2025-07-10T09:22:00Z">
              <w:tcPr>
                <w:tcW w:w="887" w:type="dxa"/>
                <w:gridSpan w:val="2"/>
                <w:vAlign w:val="center"/>
              </w:tcPr>
            </w:tcPrChange>
          </w:tcPr>
          <w:p w14:paraId="20A97247" w14:textId="77777777" w:rsidR="00041B82" w:rsidRDefault="00041B82" w:rsidP="00041B82">
            <w:pPr>
              <w:jc w:val="center"/>
            </w:pPr>
            <w:r>
              <w:t>X</w:t>
            </w:r>
          </w:p>
        </w:tc>
        <w:tc>
          <w:tcPr>
            <w:tcW w:w="802" w:type="dxa"/>
            <w:vAlign w:val="center"/>
            <w:tcPrChange w:id="382" w:author="Do Thanh Trung" w:date="2025-07-10T16:22:00Z" w16du:dateUtc="2025-07-10T09:22:00Z">
              <w:tcPr>
                <w:tcW w:w="887" w:type="dxa"/>
                <w:vAlign w:val="center"/>
              </w:tcPr>
            </w:tcPrChange>
          </w:tcPr>
          <w:p w14:paraId="1F91D8E0" w14:textId="77777777" w:rsidR="00041B82" w:rsidRDefault="00041B82" w:rsidP="00041B82">
            <w:pPr>
              <w:jc w:val="left"/>
            </w:pPr>
          </w:p>
        </w:tc>
        <w:tc>
          <w:tcPr>
            <w:tcW w:w="2865" w:type="dxa"/>
            <w:tcPrChange w:id="383" w:author="Do Thanh Trung" w:date="2025-07-10T16:22:00Z" w16du:dateUtc="2025-07-10T09:22:00Z">
              <w:tcPr>
                <w:tcW w:w="5967" w:type="dxa"/>
                <w:gridSpan w:val="2"/>
              </w:tcPr>
            </w:tcPrChange>
          </w:tcPr>
          <w:p w14:paraId="0DAAB92D" w14:textId="77777777" w:rsidR="00041B82" w:rsidRDefault="00041B82" w:rsidP="00041B82">
            <w:pPr>
              <w:jc w:val="left"/>
            </w:pPr>
          </w:p>
        </w:tc>
        <w:tc>
          <w:tcPr>
            <w:tcW w:w="4374" w:type="dxa"/>
            <w:vAlign w:val="center"/>
            <w:tcPrChange w:id="384" w:author="Do Thanh Trung" w:date="2025-07-10T16:22:00Z" w16du:dateUtc="2025-07-10T09:22:00Z">
              <w:tcPr>
                <w:tcW w:w="5967" w:type="dxa"/>
                <w:vAlign w:val="center"/>
              </w:tcPr>
            </w:tcPrChange>
          </w:tcPr>
          <w:p w14:paraId="3939BD00" w14:textId="618385A3" w:rsidR="00041B82" w:rsidRDefault="00041B82" w:rsidP="00041B82">
            <w:pPr>
              <w:jc w:val="left"/>
            </w:pPr>
            <w:r>
              <w:t>Người dùng nhập link sharepoint lưu trữ tờ trình/quyết định và các chứng từ liên quan đến việc phê duyệt danh mục đầu tư</w:t>
            </w:r>
          </w:p>
        </w:tc>
      </w:tr>
    </w:tbl>
    <w:p w14:paraId="0CD0CAED" w14:textId="77777777" w:rsidR="00CB10B2" w:rsidRDefault="00CB10B2" w:rsidP="00CB10B2">
      <w:pPr>
        <w:rPr>
          <w:ins w:id="385" w:author="Do Thanh Trung" w:date="2025-06-25T10:45:00Z" w16du:dateUtc="2025-06-25T03:45:00Z"/>
        </w:rPr>
      </w:pPr>
    </w:p>
    <w:p w14:paraId="418028D9" w14:textId="7D4AACB0" w:rsidR="00A81219" w:rsidRDefault="00A81219" w:rsidP="000925DB">
      <w:pPr>
        <w:pStyle w:val="Heading6"/>
        <w:rPr>
          <w:ins w:id="386" w:author="Do Thanh Trung" w:date="2025-06-25T10:58:00Z" w16du:dateUtc="2025-06-25T03:58:00Z"/>
        </w:rPr>
      </w:pPr>
      <w:bookmarkStart w:id="387" w:name="_Danh_mục_nhóm"/>
      <w:bookmarkEnd w:id="387"/>
      <w:ins w:id="388" w:author="Do Thanh Trung" w:date="2025-06-25T10:45:00Z" w16du:dateUtc="2025-06-25T03:45:00Z">
        <w:r>
          <w:t>Danh mục nh</w:t>
        </w:r>
      </w:ins>
      <w:ins w:id="389" w:author="Do Thanh Trung" w:date="2025-06-25T10:46:00Z" w16du:dateUtc="2025-06-25T03:46:00Z">
        <w:r>
          <w:t>óm ngành</w:t>
        </w:r>
      </w:ins>
    </w:p>
    <w:p w14:paraId="3968DADA" w14:textId="1D2FD254" w:rsidR="00720499" w:rsidRDefault="00581A19">
      <w:pPr>
        <w:pStyle w:val="ListParagraph"/>
        <w:numPr>
          <w:ilvl w:val="0"/>
          <w:numId w:val="33"/>
        </w:numPr>
        <w:rPr>
          <w:ins w:id="390" w:author="Do Thanh Trung" w:date="2025-06-25T11:06:00Z" w16du:dateUtc="2025-06-25T04:06:00Z"/>
        </w:rPr>
        <w:pPrChange w:id="391" w:author="Do Thanh Trung" w:date="2025-06-25T11:07:00Z" w16du:dateUtc="2025-06-25T04:07:00Z">
          <w:pPr/>
        </w:pPrChange>
      </w:pPr>
      <w:ins w:id="392" w:author="Do Thanh Trung" w:date="2025-06-25T11:00:00Z" w16du:dateUtc="2025-06-25T04:00:00Z">
        <w:r>
          <w:t>Danh mục nhóm ngành đ</w:t>
        </w:r>
      </w:ins>
      <w:ins w:id="393" w:author="Do Thanh Trung" w:date="2025-06-25T11:05:00Z" w16du:dateUtc="2025-06-25T04:05:00Z">
        <w:r w:rsidR="00C801D9">
          <w:t xml:space="preserve">ược </w:t>
        </w:r>
        <w:r w:rsidR="00D54B61">
          <w:t>c</w:t>
        </w:r>
      </w:ins>
      <w:ins w:id="394" w:author="Do Thanh Trung" w:date="2025-06-25T11:06:00Z" w16du:dateUtc="2025-06-25T04:06:00Z">
        <w:r w:rsidR="00D54B61">
          <w:t xml:space="preserve">ài đặt cố định, được </w:t>
        </w:r>
      </w:ins>
      <w:ins w:id="395" w:author="Do Thanh Trung" w:date="2025-06-25T11:05:00Z" w16du:dateUtc="2025-06-25T04:05:00Z">
        <w:r w:rsidR="00C801D9">
          <w:t xml:space="preserve">VDAM sử dụng trong quá trình cài đặt Danh mục đầu tư. </w:t>
        </w:r>
      </w:ins>
    </w:p>
    <w:p w14:paraId="3F3D706D" w14:textId="562B2DE7" w:rsidR="00720499" w:rsidRPr="00AF5186" w:rsidRDefault="00720499">
      <w:pPr>
        <w:pStyle w:val="ListParagraph"/>
        <w:numPr>
          <w:ilvl w:val="0"/>
          <w:numId w:val="33"/>
        </w:numPr>
        <w:rPr>
          <w:ins w:id="396" w:author="Do Thanh Trung" w:date="2025-06-25T10:55:00Z" w16du:dateUtc="2025-06-25T03:55:00Z"/>
        </w:rPr>
        <w:pPrChange w:id="397" w:author="Do Thanh Trung" w:date="2025-06-25T11:08:00Z" w16du:dateUtc="2025-06-25T04:08:00Z">
          <w:pPr>
            <w:pStyle w:val="Heading6"/>
          </w:pPr>
        </w:pPrChange>
      </w:pPr>
      <w:ins w:id="398" w:author="Do Thanh Trung" w:date="2025-06-25T11:06:00Z" w16du:dateUtc="2025-06-25T04:06:00Z">
        <w:r>
          <w:t>Trong trường hợp mã cổ phiếu trong danh mục đầu tư không nằm trong Danh mục nhóm ng</w:t>
        </w:r>
      </w:ins>
      <w:ins w:id="399" w:author="Do Thanh Trung" w:date="2025-06-25T11:07:00Z" w16du:dateUtc="2025-06-25T04:07:00Z">
        <w:r>
          <w:t>ành, Phân ngành của mã cổ phiếu sẽ sử dụng nhóm ngành 2, theo chuẩn phân loại GICS</w:t>
        </w:r>
      </w:ins>
    </w:p>
    <w:tbl>
      <w:tblPr>
        <w:tblStyle w:val="TableGrid"/>
        <w:tblW w:w="0" w:type="auto"/>
        <w:tblLook w:val="04A0" w:firstRow="1" w:lastRow="0" w:firstColumn="1" w:lastColumn="0" w:noHBand="0" w:noVBand="1"/>
        <w:tblPrChange w:id="400" w:author="Do Thanh Trung" w:date="2025-06-25T10:58:00Z" w16du:dateUtc="2025-06-25T03:58:00Z">
          <w:tblPr>
            <w:tblStyle w:val="TableGrid"/>
            <w:tblW w:w="0" w:type="auto"/>
            <w:tblLook w:val="04A0" w:firstRow="1" w:lastRow="0" w:firstColumn="1" w:lastColumn="0" w:noHBand="0" w:noVBand="1"/>
          </w:tblPr>
        </w:tblPrChange>
      </w:tblPr>
      <w:tblGrid>
        <w:gridCol w:w="3505"/>
        <w:tblGridChange w:id="401">
          <w:tblGrid>
            <w:gridCol w:w="3505"/>
            <w:gridCol w:w="9445"/>
          </w:tblGrid>
        </w:tblGridChange>
      </w:tblGrid>
      <w:tr w:rsidR="00AF5186" w14:paraId="76AB9CA2" w14:textId="77777777" w:rsidTr="00AF5186">
        <w:trPr>
          <w:ins w:id="402" w:author="Do Thanh Trung" w:date="2025-06-25T10:58:00Z"/>
        </w:trPr>
        <w:tc>
          <w:tcPr>
            <w:tcW w:w="3505" w:type="dxa"/>
            <w:tcPrChange w:id="403" w:author="Do Thanh Trung" w:date="2025-06-25T10:58:00Z" w16du:dateUtc="2025-06-25T03:58:00Z">
              <w:tcPr>
                <w:tcW w:w="12950" w:type="dxa"/>
                <w:gridSpan w:val="2"/>
              </w:tcPr>
            </w:tcPrChange>
          </w:tcPr>
          <w:p w14:paraId="48EE3D1F" w14:textId="7A2F94ED" w:rsidR="00AF5186" w:rsidRPr="00581A19" w:rsidRDefault="00AD086B" w:rsidP="000925DB">
            <w:pPr>
              <w:rPr>
                <w:ins w:id="404" w:author="Do Thanh Trung" w:date="2025-06-25T10:58:00Z" w16du:dateUtc="2025-06-25T03:58:00Z"/>
                <w:b/>
                <w:bCs/>
                <w:rPrChange w:id="405" w:author="Do Thanh Trung" w:date="2025-06-25T11:00:00Z" w16du:dateUtc="2025-06-25T04:00:00Z">
                  <w:rPr>
                    <w:ins w:id="406" w:author="Do Thanh Trung" w:date="2025-06-25T10:58:00Z" w16du:dateUtc="2025-06-25T03:58:00Z"/>
                  </w:rPr>
                </w:rPrChange>
              </w:rPr>
            </w:pPr>
            <w:ins w:id="407" w:author="Do Thanh Trung" w:date="2025-06-25T10:58:00Z" w16du:dateUtc="2025-06-25T03:58:00Z">
              <w:r w:rsidRPr="00581A19">
                <w:rPr>
                  <w:b/>
                  <w:bCs/>
                  <w:rPrChange w:id="408" w:author="Do Thanh Trung" w:date="2025-06-25T11:00:00Z" w16du:dateUtc="2025-06-25T04:00:00Z">
                    <w:rPr/>
                  </w:rPrChange>
                </w:rPr>
                <w:t>Nhóm ngành</w:t>
              </w:r>
            </w:ins>
          </w:p>
        </w:tc>
      </w:tr>
      <w:tr w:rsidR="00AF5186" w14:paraId="43077217" w14:textId="77777777" w:rsidTr="00AF5186">
        <w:trPr>
          <w:ins w:id="409" w:author="Do Thanh Trung" w:date="2025-06-25T10:58:00Z"/>
        </w:trPr>
        <w:tc>
          <w:tcPr>
            <w:tcW w:w="3505" w:type="dxa"/>
            <w:tcPrChange w:id="410" w:author="Do Thanh Trung" w:date="2025-06-25T10:58:00Z" w16du:dateUtc="2025-06-25T03:58:00Z">
              <w:tcPr>
                <w:tcW w:w="12950" w:type="dxa"/>
                <w:gridSpan w:val="2"/>
              </w:tcPr>
            </w:tcPrChange>
          </w:tcPr>
          <w:p w14:paraId="30A4F2E8" w14:textId="7183C327" w:rsidR="00AF5186" w:rsidRDefault="00AD086B" w:rsidP="000925DB">
            <w:pPr>
              <w:rPr>
                <w:ins w:id="411" w:author="Do Thanh Trung" w:date="2025-06-25T10:58:00Z" w16du:dateUtc="2025-06-25T03:58:00Z"/>
              </w:rPr>
            </w:pPr>
            <w:ins w:id="412" w:author="Do Thanh Trung" w:date="2025-06-25T10:58:00Z" w16du:dateUtc="2025-06-25T03:58:00Z">
              <w:r>
                <w:t>Bán lẻ</w:t>
              </w:r>
            </w:ins>
          </w:p>
        </w:tc>
      </w:tr>
      <w:tr w:rsidR="00AF5186" w14:paraId="0B80B45D" w14:textId="77777777" w:rsidTr="00AF5186">
        <w:trPr>
          <w:ins w:id="413" w:author="Do Thanh Trung" w:date="2025-06-25T10:58:00Z"/>
        </w:trPr>
        <w:tc>
          <w:tcPr>
            <w:tcW w:w="3505" w:type="dxa"/>
            <w:tcPrChange w:id="414" w:author="Do Thanh Trung" w:date="2025-06-25T10:58:00Z" w16du:dateUtc="2025-06-25T03:58:00Z">
              <w:tcPr>
                <w:tcW w:w="12950" w:type="dxa"/>
                <w:gridSpan w:val="2"/>
              </w:tcPr>
            </w:tcPrChange>
          </w:tcPr>
          <w:p w14:paraId="0FB0C4F5" w14:textId="6DB5EEDB" w:rsidR="00AF5186" w:rsidRDefault="00AD086B" w:rsidP="000925DB">
            <w:pPr>
              <w:rPr>
                <w:ins w:id="415" w:author="Do Thanh Trung" w:date="2025-06-25T10:58:00Z" w16du:dateUtc="2025-06-25T03:58:00Z"/>
              </w:rPr>
            </w:pPr>
            <w:ins w:id="416" w:author="Do Thanh Trung" w:date="2025-06-25T10:58:00Z" w16du:dateUtc="2025-06-25T03:58:00Z">
              <w:r>
                <w:t>Bán lẻ xăng dầu</w:t>
              </w:r>
            </w:ins>
          </w:p>
        </w:tc>
      </w:tr>
      <w:tr w:rsidR="00AF5186" w14:paraId="3FE79286" w14:textId="77777777" w:rsidTr="00AF5186">
        <w:trPr>
          <w:ins w:id="417" w:author="Do Thanh Trung" w:date="2025-06-25T10:58:00Z"/>
        </w:trPr>
        <w:tc>
          <w:tcPr>
            <w:tcW w:w="3505" w:type="dxa"/>
            <w:tcPrChange w:id="418" w:author="Do Thanh Trung" w:date="2025-06-25T10:58:00Z" w16du:dateUtc="2025-06-25T03:58:00Z">
              <w:tcPr>
                <w:tcW w:w="12950" w:type="dxa"/>
                <w:gridSpan w:val="2"/>
              </w:tcPr>
            </w:tcPrChange>
          </w:tcPr>
          <w:p w14:paraId="63940097" w14:textId="2C667599" w:rsidR="00AF5186" w:rsidRDefault="00AD086B" w:rsidP="000925DB">
            <w:pPr>
              <w:rPr>
                <w:ins w:id="419" w:author="Do Thanh Trung" w:date="2025-06-25T10:58:00Z" w16du:dateUtc="2025-06-25T03:58:00Z"/>
              </w:rPr>
            </w:pPr>
            <w:ins w:id="420" w:author="Do Thanh Trung" w:date="2025-06-25T10:58:00Z" w16du:dateUtc="2025-06-25T03:58:00Z">
              <w:r>
                <w:t>Bảo hiểm</w:t>
              </w:r>
            </w:ins>
          </w:p>
        </w:tc>
      </w:tr>
      <w:tr w:rsidR="00AF5186" w14:paraId="686ED5DC" w14:textId="77777777" w:rsidTr="00AF5186">
        <w:trPr>
          <w:ins w:id="421" w:author="Do Thanh Trung" w:date="2025-06-25T10:58:00Z"/>
        </w:trPr>
        <w:tc>
          <w:tcPr>
            <w:tcW w:w="3505" w:type="dxa"/>
            <w:tcPrChange w:id="422" w:author="Do Thanh Trung" w:date="2025-06-25T10:58:00Z" w16du:dateUtc="2025-06-25T03:58:00Z">
              <w:tcPr>
                <w:tcW w:w="12950" w:type="dxa"/>
                <w:gridSpan w:val="2"/>
              </w:tcPr>
            </w:tcPrChange>
          </w:tcPr>
          <w:p w14:paraId="31ECE736" w14:textId="7C7712CA" w:rsidR="00AF5186" w:rsidRDefault="00AD086B" w:rsidP="000925DB">
            <w:pPr>
              <w:rPr>
                <w:ins w:id="423" w:author="Do Thanh Trung" w:date="2025-06-25T10:58:00Z" w16du:dateUtc="2025-06-25T03:58:00Z"/>
              </w:rPr>
            </w:pPr>
            <w:ins w:id="424" w:author="Do Thanh Trung" w:date="2025-06-25T10:58:00Z" w16du:dateUtc="2025-06-25T03:58:00Z">
              <w:r>
                <w:t>BĐS – Khu công nghi</w:t>
              </w:r>
              <w:r w:rsidR="000F6F22">
                <w:t>ệp</w:t>
              </w:r>
            </w:ins>
          </w:p>
        </w:tc>
      </w:tr>
      <w:tr w:rsidR="00AF5186" w14:paraId="09B89F5D" w14:textId="77777777" w:rsidTr="00AF5186">
        <w:trPr>
          <w:ins w:id="425" w:author="Do Thanh Trung" w:date="2025-06-25T10:58:00Z"/>
        </w:trPr>
        <w:tc>
          <w:tcPr>
            <w:tcW w:w="3505" w:type="dxa"/>
            <w:tcPrChange w:id="426" w:author="Do Thanh Trung" w:date="2025-06-25T10:58:00Z" w16du:dateUtc="2025-06-25T03:58:00Z">
              <w:tcPr>
                <w:tcW w:w="12950" w:type="dxa"/>
                <w:gridSpan w:val="2"/>
              </w:tcPr>
            </w:tcPrChange>
          </w:tcPr>
          <w:p w14:paraId="7F0F518E" w14:textId="52D40EE9" w:rsidR="00AF5186" w:rsidRDefault="000F6F22" w:rsidP="000925DB">
            <w:pPr>
              <w:rPr>
                <w:ins w:id="427" w:author="Do Thanh Trung" w:date="2025-06-25T10:58:00Z" w16du:dateUtc="2025-06-25T03:58:00Z"/>
              </w:rPr>
            </w:pPr>
            <w:ins w:id="428" w:author="Do Thanh Trung" w:date="2025-06-25T10:58:00Z" w16du:dateUtc="2025-06-25T03:58:00Z">
              <w:r>
                <w:t xml:space="preserve">BĐS </w:t>
              </w:r>
            </w:ins>
            <w:ins w:id="429" w:author="Do Thanh Trung" w:date="2025-06-25T10:59:00Z" w16du:dateUtc="2025-06-25T03:59:00Z">
              <w:r>
                <w:t>–</w:t>
              </w:r>
            </w:ins>
            <w:ins w:id="430" w:author="Do Thanh Trung" w:date="2025-06-25T10:58:00Z" w16du:dateUtc="2025-06-25T03:58:00Z">
              <w:r>
                <w:t xml:space="preserve"> Th</w:t>
              </w:r>
            </w:ins>
            <w:ins w:id="431" w:author="Do Thanh Trung" w:date="2025-06-25T10:59:00Z" w16du:dateUtc="2025-06-25T03:59:00Z">
              <w:r>
                <w:t>ương mại</w:t>
              </w:r>
            </w:ins>
          </w:p>
        </w:tc>
      </w:tr>
      <w:tr w:rsidR="000F6F22" w14:paraId="563C53B3" w14:textId="77777777" w:rsidTr="00AF5186">
        <w:trPr>
          <w:ins w:id="432" w:author="Do Thanh Trung" w:date="2025-06-25T10:59:00Z"/>
        </w:trPr>
        <w:tc>
          <w:tcPr>
            <w:tcW w:w="3505" w:type="dxa"/>
          </w:tcPr>
          <w:p w14:paraId="5BEAB55B" w14:textId="5FD64177" w:rsidR="000F6F22" w:rsidRDefault="000F6F22" w:rsidP="000925DB">
            <w:pPr>
              <w:rPr>
                <w:ins w:id="433" w:author="Do Thanh Trung" w:date="2025-06-25T10:59:00Z" w16du:dateUtc="2025-06-25T03:59:00Z"/>
              </w:rPr>
            </w:pPr>
            <w:ins w:id="434" w:author="Do Thanh Trung" w:date="2025-06-25T10:59:00Z" w16du:dateUtc="2025-06-25T03:59:00Z">
              <w:r>
                <w:t>Cao su</w:t>
              </w:r>
            </w:ins>
          </w:p>
        </w:tc>
      </w:tr>
      <w:tr w:rsidR="000F6F22" w14:paraId="3A816E97" w14:textId="77777777" w:rsidTr="00AF5186">
        <w:trPr>
          <w:ins w:id="435" w:author="Do Thanh Trung" w:date="2025-06-25T10:59:00Z"/>
        </w:trPr>
        <w:tc>
          <w:tcPr>
            <w:tcW w:w="3505" w:type="dxa"/>
          </w:tcPr>
          <w:p w14:paraId="5666A2D3" w14:textId="17DB71EA" w:rsidR="000F6F22" w:rsidRDefault="000F6F22" w:rsidP="000925DB">
            <w:pPr>
              <w:rPr>
                <w:ins w:id="436" w:author="Do Thanh Trung" w:date="2025-06-25T10:59:00Z" w16du:dateUtc="2025-06-25T03:59:00Z"/>
              </w:rPr>
            </w:pPr>
            <w:ins w:id="437" w:author="Do Thanh Trung" w:date="2025-06-25T10:59:00Z" w16du:dateUtc="2025-06-25T03:59:00Z">
              <w:r>
                <w:t>Chăm sóc sức khỏe</w:t>
              </w:r>
            </w:ins>
          </w:p>
        </w:tc>
      </w:tr>
      <w:tr w:rsidR="000F6F22" w14:paraId="7232EA9A" w14:textId="77777777" w:rsidTr="00AF5186">
        <w:trPr>
          <w:ins w:id="438" w:author="Do Thanh Trung" w:date="2025-06-25T10:59:00Z"/>
        </w:trPr>
        <w:tc>
          <w:tcPr>
            <w:tcW w:w="3505" w:type="dxa"/>
          </w:tcPr>
          <w:p w14:paraId="70832518" w14:textId="52C3CDE4" w:rsidR="000F6F22" w:rsidRDefault="000F6F22" w:rsidP="000925DB">
            <w:pPr>
              <w:rPr>
                <w:ins w:id="439" w:author="Do Thanh Trung" w:date="2025-06-25T10:59:00Z" w16du:dateUtc="2025-06-25T03:59:00Z"/>
              </w:rPr>
            </w:pPr>
            <w:ins w:id="440" w:author="Do Thanh Trung" w:date="2025-06-25T10:59:00Z" w16du:dateUtc="2025-06-25T03:59:00Z">
              <w:r>
                <w:t>Chứng khoán</w:t>
              </w:r>
            </w:ins>
          </w:p>
        </w:tc>
      </w:tr>
      <w:tr w:rsidR="000F6F22" w14:paraId="0D3B0844" w14:textId="77777777" w:rsidTr="00AF5186">
        <w:trPr>
          <w:ins w:id="441" w:author="Do Thanh Trung" w:date="2025-06-25T10:59:00Z"/>
        </w:trPr>
        <w:tc>
          <w:tcPr>
            <w:tcW w:w="3505" w:type="dxa"/>
          </w:tcPr>
          <w:p w14:paraId="3449C5EE" w14:textId="5132087D" w:rsidR="000F6F22" w:rsidRDefault="000F6F22" w:rsidP="000925DB">
            <w:pPr>
              <w:rPr>
                <w:ins w:id="442" w:author="Do Thanh Trung" w:date="2025-06-25T10:59:00Z" w16du:dateUtc="2025-06-25T03:59:00Z"/>
              </w:rPr>
            </w:pPr>
            <w:ins w:id="443" w:author="Do Thanh Trung" w:date="2025-06-25T10:59:00Z" w16du:dateUtc="2025-06-25T03:59:00Z">
              <w:r>
                <w:t>Công nghệ</w:t>
              </w:r>
            </w:ins>
          </w:p>
        </w:tc>
      </w:tr>
      <w:tr w:rsidR="000F6F22" w14:paraId="700C5EA3" w14:textId="77777777" w:rsidTr="00AF5186">
        <w:trPr>
          <w:ins w:id="444" w:author="Do Thanh Trung" w:date="2025-06-25T10:59:00Z"/>
        </w:trPr>
        <w:tc>
          <w:tcPr>
            <w:tcW w:w="3505" w:type="dxa"/>
          </w:tcPr>
          <w:p w14:paraId="016DE58F" w14:textId="4BC21FD7" w:rsidR="000F6F22" w:rsidRDefault="000F6F22" w:rsidP="000925DB">
            <w:pPr>
              <w:rPr>
                <w:ins w:id="445" w:author="Do Thanh Trung" w:date="2025-06-25T10:59:00Z" w16du:dateUtc="2025-06-25T03:59:00Z"/>
              </w:rPr>
            </w:pPr>
            <w:ins w:id="446" w:author="Do Thanh Trung" w:date="2025-06-25T10:59:00Z" w16du:dateUtc="2025-06-25T03:59:00Z">
              <w:r>
                <w:t>Dầu khí</w:t>
              </w:r>
            </w:ins>
          </w:p>
        </w:tc>
      </w:tr>
      <w:tr w:rsidR="000F6F22" w14:paraId="1E9C2219" w14:textId="77777777" w:rsidTr="00AF5186">
        <w:trPr>
          <w:ins w:id="447" w:author="Do Thanh Trung" w:date="2025-06-25T10:59:00Z"/>
        </w:trPr>
        <w:tc>
          <w:tcPr>
            <w:tcW w:w="3505" w:type="dxa"/>
          </w:tcPr>
          <w:p w14:paraId="35ABE5D0" w14:textId="02CBBBEA" w:rsidR="000F6F22" w:rsidRDefault="000F6F22" w:rsidP="000925DB">
            <w:pPr>
              <w:rPr>
                <w:ins w:id="448" w:author="Do Thanh Trung" w:date="2025-06-25T10:59:00Z" w16du:dateUtc="2025-06-25T03:59:00Z"/>
              </w:rPr>
            </w:pPr>
            <w:ins w:id="449" w:author="Do Thanh Trung" w:date="2025-06-25T10:59:00Z" w16du:dateUtc="2025-06-25T03:59:00Z">
              <w:r>
                <w:lastRenderedPageBreak/>
                <w:t>Dệt may</w:t>
              </w:r>
            </w:ins>
          </w:p>
        </w:tc>
      </w:tr>
      <w:tr w:rsidR="000F6F22" w14:paraId="1E8E7481" w14:textId="77777777" w:rsidTr="00AF5186">
        <w:trPr>
          <w:ins w:id="450" w:author="Do Thanh Trung" w:date="2025-06-25T10:59:00Z"/>
        </w:trPr>
        <w:tc>
          <w:tcPr>
            <w:tcW w:w="3505" w:type="dxa"/>
          </w:tcPr>
          <w:p w14:paraId="579F8A6E" w14:textId="30F406A0" w:rsidR="000F6F22" w:rsidRDefault="000F6F22" w:rsidP="000925DB">
            <w:pPr>
              <w:rPr>
                <w:ins w:id="451" w:author="Do Thanh Trung" w:date="2025-06-25T10:59:00Z" w16du:dateUtc="2025-06-25T03:59:00Z"/>
              </w:rPr>
            </w:pPr>
            <w:ins w:id="452" w:author="Do Thanh Trung" w:date="2025-06-25T10:59:00Z" w16du:dateUtc="2025-06-25T03:59:00Z">
              <w:r>
                <w:t>Dịch vụ tiện ích</w:t>
              </w:r>
            </w:ins>
          </w:p>
        </w:tc>
      </w:tr>
      <w:tr w:rsidR="000F6F22" w14:paraId="76FA85F9" w14:textId="77777777" w:rsidTr="00AF5186">
        <w:trPr>
          <w:ins w:id="453" w:author="Do Thanh Trung" w:date="2025-06-25T10:59:00Z"/>
        </w:trPr>
        <w:tc>
          <w:tcPr>
            <w:tcW w:w="3505" w:type="dxa"/>
          </w:tcPr>
          <w:p w14:paraId="40CC4186" w14:textId="4B7F9AAA" w:rsidR="000F6F22" w:rsidRDefault="000F6F22" w:rsidP="000925DB">
            <w:pPr>
              <w:rPr>
                <w:ins w:id="454" w:author="Do Thanh Trung" w:date="2025-06-25T10:59:00Z" w16du:dateUtc="2025-06-25T03:59:00Z"/>
              </w:rPr>
            </w:pPr>
            <w:ins w:id="455" w:author="Do Thanh Trung" w:date="2025-06-25T10:59:00Z" w16du:dateUtc="2025-06-25T03:59:00Z">
              <w:r>
                <w:t>Điện</w:t>
              </w:r>
            </w:ins>
          </w:p>
        </w:tc>
      </w:tr>
      <w:tr w:rsidR="000F6F22" w14:paraId="617D10F9" w14:textId="77777777" w:rsidTr="00AF5186">
        <w:trPr>
          <w:ins w:id="456" w:author="Do Thanh Trung" w:date="2025-06-25T10:59:00Z"/>
        </w:trPr>
        <w:tc>
          <w:tcPr>
            <w:tcW w:w="3505" w:type="dxa"/>
          </w:tcPr>
          <w:p w14:paraId="313F3911" w14:textId="6B482B31" w:rsidR="000F6F22" w:rsidRDefault="000F6F22" w:rsidP="000925DB">
            <w:pPr>
              <w:rPr>
                <w:ins w:id="457" w:author="Do Thanh Trung" w:date="2025-06-25T10:59:00Z" w16du:dateUtc="2025-06-25T03:59:00Z"/>
              </w:rPr>
            </w:pPr>
            <w:ins w:id="458" w:author="Do Thanh Trung" w:date="2025-06-25T10:59:00Z" w16du:dateUtc="2025-06-25T03:59:00Z">
              <w:r>
                <w:t>Hàng không</w:t>
              </w:r>
            </w:ins>
          </w:p>
        </w:tc>
      </w:tr>
      <w:tr w:rsidR="000F6F22" w14:paraId="6DAE7A41" w14:textId="77777777" w:rsidTr="00AF5186">
        <w:trPr>
          <w:ins w:id="459" w:author="Do Thanh Trung" w:date="2025-06-25T10:59:00Z"/>
        </w:trPr>
        <w:tc>
          <w:tcPr>
            <w:tcW w:w="3505" w:type="dxa"/>
          </w:tcPr>
          <w:p w14:paraId="4428D635" w14:textId="7B3BB5BC" w:rsidR="000F6F22" w:rsidRDefault="00581A19" w:rsidP="000925DB">
            <w:pPr>
              <w:rPr>
                <w:ins w:id="460" w:author="Do Thanh Trung" w:date="2025-06-25T10:59:00Z" w16du:dateUtc="2025-06-25T03:59:00Z"/>
              </w:rPr>
            </w:pPr>
            <w:ins w:id="461" w:author="Do Thanh Trung" w:date="2025-06-25T10:59:00Z" w16du:dateUtc="2025-06-25T03:59:00Z">
              <w:r>
                <w:t>Hàng tiêu dùng</w:t>
              </w:r>
            </w:ins>
          </w:p>
        </w:tc>
      </w:tr>
      <w:tr w:rsidR="00581A19" w14:paraId="706847C0" w14:textId="77777777" w:rsidTr="00AF5186">
        <w:trPr>
          <w:ins w:id="462" w:author="Do Thanh Trung" w:date="2025-06-25T10:59:00Z"/>
        </w:trPr>
        <w:tc>
          <w:tcPr>
            <w:tcW w:w="3505" w:type="dxa"/>
          </w:tcPr>
          <w:p w14:paraId="42B68DBC" w14:textId="678410A2" w:rsidR="00581A19" w:rsidRDefault="00581A19" w:rsidP="000925DB">
            <w:pPr>
              <w:rPr>
                <w:ins w:id="463" w:author="Do Thanh Trung" w:date="2025-06-25T10:59:00Z" w16du:dateUtc="2025-06-25T03:59:00Z"/>
              </w:rPr>
            </w:pPr>
            <w:ins w:id="464" w:author="Do Thanh Trung" w:date="2025-06-25T10:59:00Z" w16du:dateUtc="2025-06-25T03:59:00Z">
              <w:r>
                <w:t>Hóa chất</w:t>
              </w:r>
            </w:ins>
          </w:p>
        </w:tc>
      </w:tr>
      <w:tr w:rsidR="00581A19" w14:paraId="487FAAF8" w14:textId="77777777" w:rsidTr="00AF5186">
        <w:trPr>
          <w:ins w:id="465" w:author="Do Thanh Trung" w:date="2025-06-25T10:59:00Z"/>
        </w:trPr>
        <w:tc>
          <w:tcPr>
            <w:tcW w:w="3505" w:type="dxa"/>
          </w:tcPr>
          <w:p w14:paraId="4E55B14D" w14:textId="1C0090E1" w:rsidR="00581A19" w:rsidRDefault="00581A19" w:rsidP="000925DB">
            <w:pPr>
              <w:rPr>
                <w:ins w:id="466" w:author="Do Thanh Trung" w:date="2025-06-25T10:59:00Z" w16du:dateUtc="2025-06-25T03:59:00Z"/>
              </w:rPr>
            </w:pPr>
            <w:ins w:id="467" w:author="Do Thanh Trung" w:date="2025-06-25T10:59:00Z" w16du:dateUtc="2025-06-25T03:59:00Z">
              <w:r>
                <w:t>Khoáng sản</w:t>
              </w:r>
            </w:ins>
          </w:p>
        </w:tc>
      </w:tr>
      <w:tr w:rsidR="00581A19" w14:paraId="24DC71D8" w14:textId="77777777" w:rsidTr="00AF5186">
        <w:trPr>
          <w:ins w:id="468" w:author="Do Thanh Trung" w:date="2025-06-25T10:59:00Z"/>
        </w:trPr>
        <w:tc>
          <w:tcPr>
            <w:tcW w:w="3505" w:type="dxa"/>
          </w:tcPr>
          <w:p w14:paraId="4EFEED25" w14:textId="22E98E2E" w:rsidR="00581A19" w:rsidRDefault="00581A19" w:rsidP="000925DB">
            <w:pPr>
              <w:rPr>
                <w:ins w:id="469" w:author="Do Thanh Trung" w:date="2025-06-25T10:59:00Z" w16du:dateUtc="2025-06-25T03:59:00Z"/>
              </w:rPr>
            </w:pPr>
            <w:ins w:id="470" w:author="Do Thanh Trung" w:date="2025-06-25T10:59:00Z" w16du:dateUtc="2025-06-25T03:59:00Z">
              <w:r>
                <w:t>Logistics</w:t>
              </w:r>
            </w:ins>
          </w:p>
        </w:tc>
      </w:tr>
      <w:tr w:rsidR="00581A19" w14:paraId="228000A8" w14:textId="77777777" w:rsidTr="00AF5186">
        <w:trPr>
          <w:ins w:id="471" w:author="Do Thanh Trung" w:date="2025-06-25T10:59:00Z"/>
        </w:trPr>
        <w:tc>
          <w:tcPr>
            <w:tcW w:w="3505" w:type="dxa"/>
          </w:tcPr>
          <w:p w14:paraId="328B3BC0" w14:textId="7FF93571" w:rsidR="00581A19" w:rsidRDefault="00581A19" w:rsidP="000925DB">
            <w:pPr>
              <w:rPr>
                <w:ins w:id="472" w:author="Do Thanh Trung" w:date="2025-06-25T10:59:00Z" w16du:dateUtc="2025-06-25T03:59:00Z"/>
              </w:rPr>
            </w:pPr>
            <w:ins w:id="473" w:author="Do Thanh Trung" w:date="2025-06-25T10:59:00Z" w16du:dateUtc="2025-06-25T03:59:00Z">
              <w:r>
                <w:t>Ngân hàng</w:t>
              </w:r>
            </w:ins>
          </w:p>
        </w:tc>
      </w:tr>
      <w:tr w:rsidR="00581A19" w14:paraId="07D8BA39" w14:textId="77777777" w:rsidTr="00AF5186">
        <w:trPr>
          <w:ins w:id="474" w:author="Do Thanh Trung" w:date="2025-06-25T10:59:00Z"/>
        </w:trPr>
        <w:tc>
          <w:tcPr>
            <w:tcW w:w="3505" w:type="dxa"/>
          </w:tcPr>
          <w:p w14:paraId="3FAA6B07" w14:textId="2CD20E40" w:rsidR="00581A19" w:rsidRDefault="00581A19" w:rsidP="000925DB">
            <w:pPr>
              <w:rPr>
                <w:ins w:id="475" w:author="Do Thanh Trung" w:date="2025-06-25T10:59:00Z" w16du:dateUtc="2025-06-25T03:59:00Z"/>
              </w:rPr>
            </w:pPr>
            <w:ins w:id="476" w:author="Do Thanh Trung" w:date="2025-06-25T10:59:00Z" w16du:dateUtc="2025-06-25T03:59:00Z">
              <w:r>
                <w:t>Nguyên vật liệu</w:t>
              </w:r>
            </w:ins>
          </w:p>
        </w:tc>
      </w:tr>
      <w:tr w:rsidR="00581A19" w14:paraId="39C7EADD" w14:textId="77777777" w:rsidTr="00AF5186">
        <w:trPr>
          <w:ins w:id="477" w:author="Do Thanh Trung" w:date="2025-06-25T10:59:00Z"/>
        </w:trPr>
        <w:tc>
          <w:tcPr>
            <w:tcW w:w="3505" w:type="dxa"/>
          </w:tcPr>
          <w:p w14:paraId="280A9A23" w14:textId="53B72C14" w:rsidR="00581A19" w:rsidRDefault="00581A19" w:rsidP="000925DB">
            <w:pPr>
              <w:rPr>
                <w:ins w:id="478" w:author="Do Thanh Trung" w:date="2025-06-25T10:59:00Z" w16du:dateUtc="2025-06-25T03:59:00Z"/>
              </w:rPr>
            </w:pPr>
            <w:ins w:id="479" w:author="Do Thanh Trung" w:date="2025-06-25T11:00:00Z" w16du:dateUtc="2025-06-25T04:00:00Z">
              <w:r>
                <w:t>Nông nghiệp</w:t>
              </w:r>
            </w:ins>
          </w:p>
        </w:tc>
      </w:tr>
      <w:tr w:rsidR="00581A19" w14:paraId="296AB140" w14:textId="77777777" w:rsidTr="00AF5186">
        <w:trPr>
          <w:ins w:id="480" w:author="Do Thanh Trung" w:date="2025-06-25T11:00:00Z"/>
        </w:trPr>
        <w:tc>
          <w:tcPr>
            <w:tcW w:w="3505" w:type="dxa"/>
          </w:tcPr>
          <w:p w14:paraId="1D2B83C4" w14:textId="2B1527DA" w:rsidR="00581A19" w:rsidRDefault="00581A19" w:rsidP="000925DB">
            <w:pPr>
              <w:rPr>
                <w:ins w:id="481" w:author="Do Thanh Trung" w:date="2025-06-25T11:00:00Z" w16du:dateUtc="2025-06-25T04:00:00Z"/>
              </w:rPr>
            </w:pPr>
            <w:ins w:id="482" w:author="Do Thanh Trung" w:date="2025-06-25T11:00:00Z" w16du:dateUtc="2025-06-25T04:00:00Z">
              <w:r>
                <w:t>Ô tô</w:t>
              </w:r>
            </w:ins>
          </w:p>
        </w:tc>
      </w:tr>
      <w:tr w:rsidR="00581A19" w14:paraId="6EEFF42C" w14:textId="77777777" w:rsidTr="00AF5186">
        <w:trPr>
          <w:ins w:id="483" w:author="Do Thanh Trung" w:date="2025-06-25T11:00:00Z"/>
        </w:trPr>
        <w:tc>
          <w:tcPr>
            <w:tcW w:w="3505" w:type="dxa"/>
          </w:tcPr>
          <w:p w14:paraId="57E107AA" w14:textId="5E558D53" w:rsidR="00581A19" w:rsidRDefault="00581A19" w:rsidP="000925DB">
            <w:pPr>
              <w:rPr>
                <w:ins w:id="484" w:author="Do Thanh Trung" w:date="2025-06-25T11:00:00Z" w16du:dateUtc="2025-06-25T04:00:00Z"/>
              </w:rPr>
            </w:pPr>
            <w:ins w:id="485" w:author="Do Thanh Trung" w:date="2025-06-25T11:00:00Z" w16du:dateUtc="2025-06-25T04:00:00Z">
              <w:r>
                <w:t>Thủy sản</w:t>
              </w:r>
            </w:ins>
          </w:p>
        </w:tc>
      </w:tr>
      <w:tr w:rsidR="00581A19" w14:paraId="65DC5E6A" w14:textId="77777777" w:rsidTr="00AF5186">
        <w:trPr>
          <w:ins w:id="486" w:author="Do Thanh Trung" w:date="2025-06-25T11:00:00Z"/>
        </w:trPr>
        <w:tc>
          <w:tcPr>
            <w:tcW w:w="3505" w:type="dxa"/>
          </w:tcPr>
          <w:p w14:paraId="1E52B452" w14:textId="1FD95B4F" w:rsidR="00581A19" w:rsidRDefault="00581A19" w:rsidP="000925DB">
            <w:pPr>
              <w:rPr>
                <w:ins w:id="487" w:author="Do Thanh Trung" w:date="2025-06-25T11:00:00Z" w16du:dateUtc="2025-06-25T04:00:00Z"/>
              </w:rPr>
            </w:pPr>
            <w:ins w:id="488" w:author="Do Thanh Trung" w:date="2025-06-25T11:00:00Z" w16du:dateUtc="2025-06-25T04:00:00Z">
              <w:r>
                <w:t>Vật liệu xây dựng</w:t>
              </w:r>
            </w:ins>
          </w:p>
        </w:tc>
      </w:tr>
      <w:tr w:rsidR="00581A19" w14:paraId="608D2FA8" w14:textId="77777777" w:rsidTr="00AF5186">
        <w:trPr>
          <w:ins w:id="489" w:author="Do Thanh Trung" w:date="2025-06-25T11:00:00Z"/>
        </w:trPr>
        <w:tc>
          <w:tcPr>
            <w:tcW w:w="3505" w:type="dxa"/>
          </w:tcPr>
          <w:p w14:paraId="04483105" w14:textId="02F05BDC" w:rsidR="00581A19" w:rsidRDefault="00581A19" w:rsidP="000925DB">
            <w:pPr>
              <w:rPr>
                <w:ins w:id="490" w:author="Do Thanh Trung" w:date="2025-06-25T11:00:00Z" w16du:dateUtc="2025-06-25T04:00:00Z"/>
              </w:rPr>
            </w:pPr>
            <w:ins w:id="491" w:author="Do Thanh Trung" w:date="2025-06-25T11:00:00Z" w16du:dateUtc="2025-06-25T04:00:00Z">
              <w:r>
                <w:t>Xây dựng</w:t>
              </w:r>
            </w:ins>
          </w:p>
        </w:tc>
      </w:tr>
      <w:tr w:rsidR="00581A19" w14:paraId="41A060C7" w14:textId="77777777" w:rsidTr="00AF5186">
        <w:trPr>
          <w:ins w:id="492" w:author="Do Thanh Trung" w:date="2025-06-25T11:00:00Z"/>
        </w:trPr>
        <w:tc>
          <w:tcPr>
            <w:tcW w:w="3505" w:type="dxa"/>
          </w:tcPr>
          <w:p w14:paraId="62250792" w14:textId="106882ED" w:rsidR="00581A19" w:rsidRDefault="00581A19" w:rsidP="000925DB">
            <w:pPr>
              <w:rPr>
                <w:ins w:id="493" w:author="Do Thanh Trung" w:date="2025-06-25T11:00:00Z" w16du:dateUtc="2025-06-25T04:00:00Z"/>
              </w:rPr>
            </w:pPr>
            <w:ins w:id="494" w:author="Do Thanh Trung" w:date="2025-06-25T11:00:00Z" w16du:dateUtc="2025-06-25T04:00:00Z">
              <w:r>
                <w:t>Tài chính</w:t>
              </w:r>
            </w:ins>
          </w:p>
        </w:tc>
      </w:tr>
    </w:tbl>
    <w:p w14:paraId="575D889B" w14:textId="110D94B7" w:rsidR="000925DB" w:rsidRPr="000925DB" w:rsidRDefault="000925DB" w:rsidP="000925DB"/>
    <w:p w14:paraId="019C0C3D" w14:textId="4347ED4E" w:rsidR="003101B4" w:rsidRDefault="003101B4" w:rsidP="003031ED">
      <w:pPr>
        <w:pStyle w:val="Heading4"/>
      </w:pPr>
      <w:bookmarkStart w:id="495" w:name="_Quy_trình_Cài_1"/>
      <w:bookmarkEnd w:id="495"/>
      <w:r>
        <w:t>Quy trình Cài đặt Danh mục thoái vốn</w:t>
      </w:r>
    </w:p>
    <w:p w14:paraId="7D531A21" w14:textId="46F565C0" w:rsidR="006D006B" w:rsidRDefault="00C9519F" w:rsidP="006D006B">
      <w:r>
        <w:t xml:space="preserve">Trong quá trình đầu tư trong 1 năm tài chính, tùy vào tình hình </w:t>
      </w:r>
      <w:r w:rsidR="00DE78A9">
        <w:t xml:space="preserve">thực tế, </w:t>
      </w:r>
      <w:r w:rsidR="00323DC4">
        <w:t>BĐT lập danh sách thoái vốn ở chi tiết từng loại tài sản.</w:t>
      </w:r>
      <w:r w:rsidR="00E96FF9">
        <w:t xml:space="preserve"> Danh sách này sẽ được HĐĐT xem qua và phê duyệt, và Quỹ sẽ tiến hành thoái vốn khi danh sách được phê duyệt</w:t>
      </w:r>
    </w:p>
    <w:p w14:paraId="65F6AD0F" w14:textId="791DBFB1" w:rsidR="00E96FF9" w:rsidRDefault="00C856D0" w:rsidP="006D006B">
      <w:r>
        <w:t xml:space="preserve">Quy trình cài đặt/cập nhật danh mục thoái vốn sẽ được vận hành tương tự </w:t>
      </w:r>
      <w:r w:rsidR="00FC0BC9">
        <w:t xml:space="preserve">với </w:t>
      </w:r>
      <w:hyperlink w:anchor="_Quy_trình_Cài" w:history="1">
        <w:r w:rsidR="00FC0BC9" w:rsidRPr="00FC0BC9">
          <w:rPr>
            <w:rStyle w:val="Hyperlink"/>
          </w:rPr>
          <w:t>Quy trình Cài đặt Danh mục đầu tư</w:t>
        </w:r>
      </w:hyperlink>
    </w:p>
    <w:p w14:paraId="241D1565" w14:textId="1C70B76E" w:rsidR="006D006B" w:rsidRDefault="006D006B">
      <w:pPr>
        <w:pStyle w:val="Heading6"/>
        <w:pPrChange w:id="496" w:author="Do Thanh Trung" w:date="2025-06-12T09:37:00Z" w16du:dateUtc="2025-06-12T02:37:00Z">
          <w:pPr/>
        </w:pPrChange>
      </w:pPr>
      <w:bookmarkStart w:id="497" w:name="_Danh_mục_thoái"/>
      <w:bookmarkEnd w:id="497"/>
      <w:del w:id="498" w:author="Do Thanh Trung" w:date="2025-06-12T11:28:00Z" w16du:dateUtc="2025-06-12T04:28:00Z">
        <w:r w:rsidDel="00451791">
          <w:lastRenderedPageBreak/>
          <w:delText xml:space="preserve">Mô tả dữ liệu thông tin </w:delText>
        </w:r>
      </w:del>
      <w:r>
        <w:t>Danh mục thoái vốn</w:t>
      </w:r>
    </w:p>
    <w:tbl>
      <w:tblPr>
        <w:tblStyle w:val="TableGrid"/>
        <w:tblW w:w="0" w:type="auto"/>
        <w:tblLook w:val="04A0" w:firstRow="1" w:lastRow="0" w:firstColumn="1" w:lastColumn="0" w:noHBand="0" w:noVBand="1"/>
        <w:tblPrChange w:id="499" w:author="Do Thanh Trung" w:date="2025-07-03T16:46:00Z" w16du:dateUtc="2025-07-03T09:46:00Z">
          <w:tblPr>
            <w:tblStyle w:val="TableGrid"/>
            <w:tblW w:w="0" w:type="auto"/>
            <w:tblLook w:val="04A0" w:firstRow="1" w:lastRow="0" w:firstColumn="1" w:lastColumn="0" w:noHBand="0" w:noVBand="1"/>
          </w:tblPr>
        </w:tblPrChange>
      </w:tblPr>
      <w:tblGrid>
        <w:gridCol w:w="600"/>
        <w:gridCol w:w="2232"/>
        <w:gridCol w:w="1259"/>
        <w:gridCol w:w="802"/>
        <w:gridCol w:w="806"/>
        <w:gridCol w:w="3026"/>
        <w:gridCol w:w="4225"/>
        <w:tblGridChange w:id="500">
          <w:tblGrid>
            <w:gridCol w:w="600"/>
            <w:gridCol w:w="21"/>
            <w:gridCol w:w="2211"/>
            <w:gridCol w:w="1118"/>
            <w:gridCol w:w="141"/>
            <w:gridCol w:w="802"/>
            <w:gridCol w:w="316"/>
            <w:gridCol w:w="490"/>
            <w:gridCol w:w="397"/>
            <w:gridCol w:w="887"/>
            <w:gridCol w:w="1742"/>
            <w:gridCol w:w="4225"/>
            <w:gridCol w:w="5967"/>
          </w:tblGrid>
        </w:tblGridChange>
      </w:tblGrid>
      <w:tr w:rsidR="003151AA" w14:paraId="3E5E9B14" w14:textId="77777777" w:rsidTr="003151AA">
        <w:tc>
          <w:tcPr>
            <w:tcW w:w="600" w:type="dxa"/>
            <w:vAlign w:val="center"/>
            <w:tcPrChange w:id="501" w:author="Do Thanh Trung" w:date="2025-07-03T16:46:00Z" w16du:dateUtc="2025-07-03T09:46:00Z">
              <w:tcPr>
                <w:tcW w:w="621" w:type="dxa"/>
                <w:gridSpan w:val="2"/>
                <w:vAlign w:val="center"/>
              </w:tcPr>
            </w:tcPrChange>
          </w:tcPr>
          <w:p w14:paraId="318CD75C" w14:textId="77777777" w:rsidR="003151AA" w:rsidRPr="00527516" w:rsidRDefault="003151AA" w:rsidP="00702F81">
            <w:pPr>
              <w:jc w:val="center"/>
              <w:rPr>
                <w:b/>
                <w:bCs/>
              </w:rPr>
            </w:pPr>
            <w:r w:rsidRPr="00527516">
              <w:rPr>
                <w:b/>
                <w:bCs/>
              </w:rPr>
              <w:t>STT</w:t>
            </w:r>
          </w:p>
        </w:tc>
        <w:tc>
          <w:tcPr>
            <w:tcW w:w="2232" w:type="dxa"/>
            <w:vAlign w:val="center"/>
            <w:tcPrChange w:id="502" w:author="Do Thanh Trung" w:date="2025-07-03T16:46:00Z" w16du:dateUtc="2025-07-03T09:46:00Z">
              <w:tcPr>
                <w:tcW w:w="3329" w:type="dxa"/>
                <w:gridSpan w:val="2"/>
                <w:vAlign w:val="center"/>
              </w:tcPr>
            </w:tcPrChange>
          </w:tcPr>
          <w:p w14:paraId="032EB9C5" w14:textId="77777777" w:rsidR="003151AA" w:rsidRPr="00527516" w:rsidRDefault="003151AA" w:rsidP="00702F81">
            <w:pPr>
              <w:jc w:val="center"/>
              <w:rPr>
                <w:b/>
                <w:bCs/>
              </w:rPr>
            </w:pPr>
            <w:r w:rsidRPr="00527516">
              <w:rPr>
                <w:b/>
                <w:bCs/>
              </w:rPr>
              <w:t>Trường dữ liệu</w:t>
            </w:r>
          </w:p>
        </w:tc>
        <w:tc>
          <w:tcPr>
            <w:tcW w:w="1259" w:type="dxa"/>
            <w:vAlign w:val="center"/>
            <w:tcPrChange w:id="503" w:author="Do Thanh Trung" w:date="2025-07-03T16:46:00Z" w16du:dateUtc="2025-07-03T09:46:00Z">
              <w:tcPr>
                <w:tcW w:w="1259" w:type="dxa"/>
                <w:gridSpan w:val="3"/>
                <w:vAlign w:val="center"/>
              </w:tcPr>
            </w:tcPrChange>
          </w:tcPr>
          <w:p w14:paraId="329969C6" w14:textId="77777777" w:rsidR="003151AA" w:rsidRPr="00527516" w:rsidRDefault="003151AA" w:rsidP="00702F81">
            <w:pPr>
              <w:jc w:val="center"/>
              <w:rPr>
                <w:b/>
                <w:bCs/>
              </w:rPr>
            </w:pPr>
            <w:r w:rsidRPr="00527516">
              <w:rPr>
                <w:b/>
                <w:bCs/>
              </w:rPr>
              <w:t>Loại dữ liệu</w:t>
            </w:r>
          </w:p>
        </w:tc>
        <w:tc>
          <w:tcPr>
            <w:tcW w:w="802" w:type="dxa"/>
            <w:vAlign w:val="center"/>
            <w:tcPrChange w:id="504" w:author="Do Thanh Trung" w:date="2025-07-03T16:46:00Z" w16du:dateUtc="2025-07-03T09:46:00Z">
              <w:tcPr>
                <w:tcW w:w="887" w:type="dxa"/>
                <w:gridSpan w:val="2"/>
                <w:vAlign w:val="center"/>
              </w:tcPr>
            </w:tcPrChange>
          </w:tcPr>
          <w:p w14:paraId="427B950B" w14:textId="77777777" w:rsidR="003151AA" w:rsidRPr="00527516" w:rsidRDefault="003151AA" w:rsidP="00702F81">
            <w:pPr>
              <w:jc w:val="center"/>
              <w:rPr>
                <w:b/>
                <w:bCs/>
              </w:rPr>
            </w:pPr>
            <w:r w:rsidRPr="00527516">
              <w:rPr>
                <w:b/>
                <w:bCs/>
              </w:rPr>
              <w:t>Bắt buộc</w:t>
            </w:r>
          </w:p>
        </w:tc>
        <w:tc>
          <w:tcPr>
            <w:tcW w:w="806" w:type="dxa"/>
            <w:vAlign w:val="center"/>
            <w:tcPrChange w:id="505" w:author="Do Thanh Trung" w:date="2025-07-03T16:46:00Z" w16du:dateUtc="2025-07-03T09:46:00Z">
              <w:tcPr>
                <w:tcW w:w="887" w:type="dxa"/>
                <w:vAlign w:val="center"/>
              </w:tcPr>
            </w:tcPrChange>
          </w:tcPr>
          <w:p w14:paraId="1A1195C0" w14:textId="77777777" w:rsidR="003151AA" w:rsidRPr="00527516" w:rsidRDefault="003151AA" w:rsidP="00702F81">
            <w:pPr>
              <w:jc w:val="center"/>
              <w:rPr>
                <w:b/>
                <w:bCs/>
              </w:rPr>
            </w:pPr>
            <w:r w:rsidRPr="00527516">
              <w:rPr>
                <w:b/>
                <w:bCs/>
              </w:rPr>
              <w:t>Read Only</w:t>
            </w:r>
          </w:p>
        </w:tc>
        <w:tc>
          <w:tcPr>
            <w:tcW w:w="3026" w:type="dxa"/>
            <w:tcPrChange w:id="506" w:author="Do Thanh Trung" w:date="2025-07-03T16:46:00Z" w16du:dateUtc="2025-07-03T09:46:00Z">
              <w:tcPr>
                <w:tcW w:w="5967" w:type="dxa"/>
                <w:gridSpan w:val="2"/>
              </w:tcPr>
            </w:tcPrChange>
          </w:tcPr>
          <w:p w14:paraId="1A89A955" w14:textId="008D0294" w:rsidR="003151AA" w:rsidRPr="00527516" w:rsidRDefault="003151AA" w:rsidP="00702F81">
            <w:pPr>
              <w:jc w:val="center"/>
              <w:rPr>
                <w:b/>
                <w:bCs/>
              </w:rPr>
            </w:pPr>
            <w:ins w:id="507" w:author="Do Thanh Trung" w:date="2025-07-03T16:46:00Z" w16du:dateUtc="2025-07-03T09:46:00Z">
              <w:r>
                <w:rPr>
                  <w:b/>
                  <w:bCs/>
                </w:rPr>
                <w:t>D</w:t>
              </w:r>
            </w:ins>
            <w:ins w:id="508" w:author="Do Thanh Trung" w:date="2025-07-03T16:47:00Z" w16du:dateUtc="2025-07-03T09:47:00Z">
              <w:r>
                <w:rPr>
                  <w:b/>
                  <w:bCs/>
                </w:rPr>
                <w:t>ữ liệu tham chiếu</w:t>
              </w:r>
            </w:ins>
          </w:p>
        </w:tc>
        <w:tc>
          <w:tcPr>
            <w:tcW w:w="4225" w:type="dxa"/>
            <w:vAlign w:val="center"/>
            <w:tcPrChange w:id="509" w:author="Do Thanh Trung" w:date="2025-07-03T16:46:00Z" w16du:dateUtc="2025-07-03T09:46:00Z">
              <w:tcPr>
                <w:tcW w:w="5967" w:type="dxa"/>
                <w:vAlign w:val="center"/>
              </w:tcPr>
            </w:tcPrChange>
          </w:tcPr>
          <w:p w14:paraId="2FAA968E" w14:textId="4CC0C671" w:rsidR="003151AA" w:rsidRPr="00527516" w:rsidRDefault="003151AA" w:rsidP="00702F81">
            <w:pPr>
              <w:jc w:val="center"/>
              <w:rPr>
                <w:b/>
                <w:bCs/>
              </w:rPr>
            </w:pPr>
            <w:r w:rsidRPr="00527516">
              <w:rPr>
                <w:b/>
                <w:bCs/>
              </w:rPr>
              <w:t>Diễn giải</w:t>
            </w:r>
          </w:p>
        </w:tc>
      </w:tr>
      <w:tr w:rsidR="003151AA" w14:paraId="54D8B6CE" w14:textId="77777777" w:rsidTr="003151AA">
        <w:tc>
          <w:tcPr>
            <w:tcW w:w="600" w:type="dxa"/>
            <w:vAlign w:val="center"/>
            <w:tcPrChange w:id="510" w:author="Do Thanh Trung" w:date="2025-07-03T16:46:00Z" w16du:dateUtc="2025-07-03T09:46:00Z">
              <w:tcPr>
                <w:tcW w:w="621" w:type="dxa"/>
                <w:gridSpan w:val="2"/>
                <w:vAlign w:val="center"/>
              </w:tcPr>
            </w:tcPrChange>
          </w:tcPr>
          <w:p w14:paraId="4E7031C5" w14:textId="77777777" w:rsidR="003151AA" w:rsidRDefault="003151AA" w:rsidP="003151AA">
            <w:pPr>
              <w:jc w:val="left"/>
            </w:pPr>
            <w:r>
              <w:t>01</w:t>
            </w:r>
          </w:p>
        </w:tc>
        <w:tc>
          <w:tcPr>
            <w:tcW w:w="2232" w:type="dxa"/>
            <w:vAlign w:val="center"/>
            <w:tcPrChange w:id="511" w:author="Do Thanh Trung" w:date="2025-07-03T16:46:00Z" w16du:dateUtc="2025-07-03T09:46:00Z">
              <w:tcPr>
                <w:tcW w:w="3329" w:type="dxa"/>
                <w:gridSpan w:val="2"/>
                <w:vAlign w:val="center"/>
              </w:tcPr>
            </w:tcPrChange>
          </w:tcPr>
          <w:p w14:paraId="413234CC" w14:textId="77777777" w:rsidR="003151AA" w:rsidRDefault="003151AA" w:rsidP="003151AA">
            <w:pPr>
              <w:jc w:val="left"/>
            </w:pPr>
            <w:r>
              <w:t>Tài khoản Quỹ</w:t>
            </w:r>
          </w:p>
        </w:tc>
        <w:tc>
          <w:tcPr>
            <w:tcW w:w="1259" w:type="dxa"/>
            <w:vAlign w:val="center"/>
            <w:tcPrChange w:id="512" w:author="Do Thanh Trung" w:date="2025-07-03T16:46:00Z" w16du:dateUtc="2025-07-03T09:46:00Z">
              <w:tcPr>
                <w:tcW w:w="1259" w:type="dxa"/>
                <w:gridSpan w:val="3"/>
                <w:vAlign w:val="center"/>
              </w:tcPr>
            </w:tcPrChange>
          </w:tcPr>
          <w:p w14:paraId="3E2054F8" w14:textId="77777777" w:rsidR="003151AA" w:rsidRDefault="003151AA" w:rsidP="003151AA">
            <w:pPr>
              <w:jc w:val="left"/>
            </w:pPr>
            <w:r>
              <w:t>Optionset</w:t>
            </w:r>
          </w:p>
        </w:tc>
        <w:tc>
          <w:tcPr>
            <w:tcW w:w="802" w:type="dxa"/>
            <w:vAlign w:val="center"/>
            <w:tcPrChange w:id="513" w:author="Do Thanh Trung" w:date="2025-07-03T16:46:00Z" w16du:dateUtc="2025-07-03T09:46:00Z">
              <w:tcPr>
                <w:tcW w:w="887" w:type="dxa"/>
                <w:gridSpan w:val="2"/>
                <w:vAlign w:val="center"/>
              </w:tcPr>
            </w:tcPrChange>
          </w:tcPr>
          <w:p w14:paraId="79688648" w14:textId="77777777" w:rsidR="003151AA" w:rsidRDefault="003151AA" w:rsidP="003151AA">
            <w:pPr>
              <w:jc w:val="center"/>
            </w:pPr>
            <w:r>
              <w:t>X</w:t>
            </w:r>
          </w:p>
        </w:tc>
        <w:tc>
          <w:tcPr>
            <w:tcW w:w="806" w:type="dxa"/>
            <w:vAlign w:val="center"/>
            <w:tcPrChange w:id="514" w:author="Do Thanh Trung" w:date="2025-07-03T16:46:00Z" w16du:dateUtc="2025-07-03T09:46:00Z">
              <w:tcPr>
                <w:tcW w:w="887" w:type="dxa"/>
                <w:vAlign w:val="center"/>
              </w:tcPr>
            </w:tcPrChange>
          </w:tcPr>
          <w:p w14:paraId="39F47058" w14:textId="77777777" w:rsidR="003151AA" w:rsidRDefault="003151AA" w:rsidP="003151AA">
            <w:pPr>
              <w:jc w:val="left"/>
            </w:pPr>
          </w:p>
        </w:tc>
        <w:tc>
          <w:tcPr>
            <w:tcW w:w="3026" w:type="dxa"/>
            <w:tcPrChange w:id="515" w:author="Do Thanh Trung" w:date="2025-07-03T16:46:00Z" w16du:dateUtc="2025-07-03T09:46:00Z">
              <w:tcPr>
                <w:tcW w:w="5967" w:type="dxa"/>
                <w:gridSpan w:val="2"/>
              </w:tcPr>
            </w:tcPrChange>
          </w:tcPr>
          <w:p w14:paraId="3220150D" w14:textId="5031850F" w:rsidR="003151AA" w:rsidRDefault="003151AA" w:rsidP="003151AA">
            <w:pPr>
              <w:jc w:val="left"/>
            </w:pPr>
            <w:ins w:id="516" w:author="Do Thanh Trung" w:date="2025-07-03T16:47:00Z" w16du:dateUtc="2025-07-03T09:47:00Z">
              <w:r>
                <w:fldChar w:fldCharType="begin"/>
              </w:r>
              <w:r>
                <w:instrText>HYPERLINK  \l "_Thông_tin_Tài"</w:instrText>
              </w:r>
              <w:r>
                <w:fldChar w:fldCharType="separate"/>
              </w:r>
              <w:r w:rsidRPr="00015406">
                <w:rPr>
                  <w:rStyle w:val="Hyperlink"/>
                  <w:kern w:val="2"/>
                  <w14:ligatures w14:val="standardContextual"/>
                </w:rPr>
                <w:t>Th</w:t>
              </w:r>
              <w:r w:rsidRPr="00015406">
                <w:rPr>
                  <w:rStyle w:val="Hyperlink"/>
                </w:rPr>
                <w:t>ông tin Tài khoản Quỹ đầu tư</w:t>
              </w:r>
              <w:r>
                <w:fldChar w:fldCharType="end"/>
              </w:r>
              <w:r>
                <w:t xml:space="preserve"> </w:t>
              </w:r>
            </w:ins>
            <w:ins w:id="517" w:author="Do Thanh Trung" w:date="2025-07-04T10:12:00Z" w16du:dateUtc="2025-07-04T03:12:00Z">
              <w:r w:rsidR="00311BA2">
                <w:t>–</w:t>
              </w:r>
            </w:ins>
            <w:ins w:id="518" w:author="Do Thanh Trung" w:date="2025-07-03T16:47:00Z" w16du:dateUtc="2025-07-03T09:47:00Z">
              <w:r>
                <w:t xml:space="preserve"> </w:t>
              </w:r>
            </w:ins>
            <w:ins w:id="519" w:author="Do Thanh Trung" w:date="2025-07-04T10:12:00Z" w16du:dateUtc="2025-07-04T03:12:00Z">
              <w:r w:rsidR="00311BA2">
                <w:t>[</w:t>
              </w:r>
            </w:ins>
            <w:ins w:id="520" w:author="Do Thanh Trung" w:date="2025-07-03T16:47:00Z" w16du:dateUtc="2025-07-03T09:47:00Z">
              <w:r>
                <w:t>Mã Quý</w:t>
              </w:r>
            </w:ins>
            <w:ins w:id="521" w:author="Do Thanh Trung" w:date="2025-07-04T10:12:00Z" w16du:dateUtc="2025-07-04T03:12:00Z">
              <w:r w:rsidR="00311BA2">
                <w:t>]</w:t>
              </w:r>
            </w:ins>
          </w:p>
        </w:tc>
        <w:tc>
          <w:tcPr>
            <w:tcW w:w="4225" w:type="dxa"/>
            <w:vAlign w:val="center"/>
            <w:tcPrChange w:id="522" w:author="Do Thanh Trung" w:date="2025-07-03T16:46:00Z" w16du:dateUtc="2025-07-03T09:46:00Z">
              <w:tcPr>
                <w:tcW w:w="5967" w:type="dxa"/>
                <w:vAlign w:val="center"/>
              </w:tcPr>
            </w:tcPrChange>
          </w:tcPr>
          <w:p w14:paraId="7186A0EE" w14:textId="0AB7395B" w:rsidR="003151AA" w:rsidRDefault="003151AA" w:rsidP="003151AA">
            <w:pPr>
              <w:jc w:val="left"/>
            </w:pPr>
            <w:r>
              <w:t xml:space="preserve">Người dùng chọn 1 giá trị trong danh mục tài khoản quỹ được mô tả ở </w:t>
            </w:r>
            <w:r>
              <w:fldChar w:fldCharType="begin"/>
            </w:r>
            <w:r>
              <w:instrText>HYPERLINK \l "_Cài_đặt_tài"</w:instrText>
            </w:r>
            <w:r>
              <w:fldChar w:fldCharType="separate"/>
            </w:r>
            <w:r w:rsidRPr="00270339">
              <w:rPr>
                <w:rStyle w:val="Hyperlink"/>
                <w:kern w:val="2"/>
                <w14:ligatures w14:val="standardContextual"/>
              </w:rPr>
              <w:t>C</w:t>
            </w:r>
            <w:r w:rsidRPr="00270339">
              <w:rPr>
                <w:rStyle w:val="Hyperlink"/>
              </w:rPr>
              <w:t>ài đặt Tài khoản Quỹ đầu tư</w:t>
            </w:r>
            <w:r>
              <w:fldChar w:fldCharType="end"/>
            </w:r>
          </w:p>
        </w:tc>
      </w:tr>
      <w:tr w:rsidR="003151AA" w14:paraId="0832C30B" w14:textId="77777777" w:rsidTr="003151AA">
        <w:tc>
          <w:tcPr>
            <w:tcW w:w="600" w:type="dxa"/>
            <w:vAlign w:val="center"/>
            <w:tcPrChange w:id="523" w:author="Do Thanh Trung" w:date="2025-07-03T16:46:00Z" w16du:dateUtc="2025-07-03T09:46:00Z">
              <w:tcPr>
                <w:tcW w:w="621" w:type="dxa"/>
                <w:gridSpan w:val="2"/>
                <w:vAlign w:val="center"/>
              </w:tcPr>
            </w:tcPrChange>
          </w:tcPr>
          <w:p w14:paraId="18E9EFDB" w14:textId="77777777" w:rsidR="003151AA" w:rsidRDefault="003151AA" w:rsidP="003151AA">
            <w:pPr>
              <w:jc w:val="left"/>
            </w:pPr>
            <w:r>
              <w:t>02</w:t>
            </w:r>
          </w:p>
        </w:tc>
        <w:tc>
          <w:tcPr>
            <w:tcW w:w="2232" w:type="dxa"/>
            <w:vAlign w:val="center"/>
            <w:tcPrChange w:id="524" w:author="Do Thanh Trung" w:date="2025-07-03T16:46:00Z" w16du:dateUtc="2025-07-03T09:46:00Z">
              <w:tcPr>
                <w:tcW w:w="3329" w:type="dxa"/>
                <w:gridSpan w:val="2"/>
                <w:vAlign w:val="center"/>
              </w:tcPr>
            </w:tcPrChange>
          </w:tcPr>
          <w:p w14:paraId="61A35110" w14:textId="77777777" w:rsidR="003151AA" w:rsidRDefault="003151AA" w:rsidP="003151AA">
            <w:pPr>
              <w:jc w:val="left"/>
            </w:pPr>
            <w:r>
              <w:t>Năm kế hoạch</w:t>
            </w:r>
          </w:p>
        </w:tc>
        <w:tc>
          <w:tcPr>
            <w:tcW w:w="1259" w:type="dxa"/>
            <w:vAlign w:val="center"/>
            <w:tcPrChange w:id="525" w:author="Do Thanh Trung" w:date="2025-07-03T16:46:00Z" w16du:dateUtc="2025-07-03T09:46:00Z">
              <w:tcPr>
                <w:tcW w:w="1259" w:type="dxa"/>
                <w:gridSpan w:val="3"/>
                <w:vAlign w:val="center"/>
              </w:tcPr>
            </w:tcPrChange>
          </w:tcPr>
          <w:p w14:paraId="5169CEF8" w14:textId="77777777" w:rsidR="003151AA" w:rsidRDefault="003151AA" w:rsidP="003151AA">
            <w:pPr>
              <w:jc w:val="left"/>
            </w:pPr>
            <w:r>
              <w:t>Number</w:t>
            </w:r>
          </w:p>
        </w:tc>
        <w:tc>
          <w:tcPr>
            <w:tcW w:w="802" w:type="dxa"/>
            <w:vAlign w:val="center"/>
            <w:tcPrChange w:id="526" w:author="Do Thanh Trung" w:date="2025-07-03T16:46:00Z" w16du:dateUtc="2025-07-03T09:46:00Z">
              <w:tcPr>
                <w:tcW w:w="887" w:type="dxa"/>
                <w:gridSpan w:val="2"/>
                <w:vAlign w:val="center"/>
              </w:tcPr>
            </w:tcPrChange>
          </w:tcPr>
          <w:p w14:paraId="6335D91B" w14:textId="77777777" w:rsidR="003151AA" w:rsidRDefault="003151AA" w:rsidP="003151AA">
            <w:pPr>
              <w:jc w:val="center"/>
            </w:pPr>
            <w:r>
              <w:t>X</w:t>
            </w:r>
          </w:p>
        </w:tc>
        <w:tc>
          <w:tcPr>
            <w:tcW w:w="806" w:type="dxa"/>
            <w:vAlign w:val="center"/>
            <w:tcPrChange w:id="527" w:author="Do Thanh Trung" w:date="2025-07-03T16:46:00Z" w16du:dateUtc="2025-07-03T09:46:00Z">
              <w:tcPr>
                <w:tcW w:w="887" w:type="dxa"/>
                <w:vAlign w:val="center"/>
              </w:tcPr>
            </w:tcPrChange>
          </w:tcPr>
          <w:p w14:paraId="23D6D8EC" w14:textId="77777777" w:rsidR="003151AA" w:rsidRDefault="003151AA" w:rsidP="003151AA">
            <w:pPr>
              <w:jc w:val="left"/>
            </w:pPr>
          </w:p>
        </w:tc>
        <w:tc>
          <w:tcPr>
            <w:tcW w:w="3026" w:type="dxa"/>
            <w:tcPrChange w:id="528" w:author="Do Thanh Trung" w:date="2025-07-03T16:46:00Z" w16du:dateUtc="2025-07-03T09:46:00Z">
              <w:tcPr>
                <w:tcW w:w="5967" w:type="dxa"/>
                <w:gridSpan w:val="2"/>
              </w:tcPr>
            </w:tcPrChange>
          </w:tcPr>
          <w:p w14:paraId="488CB068" w14:textId="77777777" w:rsidR="003151AA" w:rsidRDefault="003151AA" w:rsidP="003151AA">
            <w:pPr>
              <w:jc w:val="left"/>
            </w:pPr>
          </w:p>
        </w:tc>
        <w:tc>
          <w:tcPr>
            <w:tcW w:w="4225" w:type="dxa"/>
            <w:vAlign w:val="center"/>
            <w:tcPrChange w:id="529" w:author="Do Thanh Trung" w:date="2025-07-03T16:46:00Z" w16du:dateUtc="2025-07-03T09:46:00Z">
              <w:tcPr>
                <w:tcW w:w="5967" w:type="dxa"/>
                <w:vAlign w:val="center"/>
              </w:tcPr>
            </w:tcPrChange>
          </w:tcPr>
          <w:p w14:paraId="044C8FBC" w14:textId="6A974706" w:rsidR="003151AA" w:rsidRDefault="003151AA" w:rsidP="003151AA">
            <w:pPr>
              <w:jc w:val="left"/>
            </w:pPr>
            <w:r>
              <w:t>Năm áp dụng danh mục</w:t>
            </w:r>
          </w:p>
        </w:tc>
      </w:tr>
      <w:tr w:rsidR="003151AA" w14:paraId="127F9583" w14:textId="77777777" w:rsidTr="003151AA">
        <w:tc>
          <w:tcPr>
            <w:tcW w:w="600" w:type="dxa"/>
            <w:vAlign w:val="center"/>
            <w:tcPrChange w:id="530" w:author="Do Thanh Trung" w:date="2025-07-03T16:46:00Z" w16du:dateUtc="2025-07-03T09:46:00Z">
              <w:tcPr>
                <w:tcW w:w="621" w:type="dxa"/>
                <w:gridSpan w:val="2"/>
                <w:vAlign w:val="center"/>
              </w:tcPr>
            </w:tcPrChange>
          </w:tcPr>
          <w:p w14:paraId="6B2F2340" w14:textId="3D870C82" w:rsidR="003151AA" w:rsidRDefault="003151AA" w:rsidP="003151AA">
            <w:pPr>
              <w:jc w:val="left"/>
            </w:pPr>
            <w:r>
              <w:t>03</w:t>
            </w:r>
          </w:p>
        </w:tc>
        <w:tc>
          <w:tcPr>
            <w:tcW w:w="2232" w:type="dxa"/>
            <w:vAlign w:val="center"/>
            <w:tcPrChange w:id="531" w:author="Do Thanh Trung" w:date="2025-07-03T16:46:00Z" w16du:dateUtc="2025-07-03T09:46:00Z">
              <w:tcPr>
                <w:tcW w:w="3329" w:type="dxa"/>
                <w:gridSpan w:val="2"/>
                <w:vAlign w:val="center"/>
              </w:tcPr>
            </w:tcPrChange>
          </w:tcPr>
          <w:p w14:paraId="0A683E59" w14:textId="4BBDB686" w:rsidR="003151AA" w:rsidRDefault="003151AA" w:rsidP="003151AA">
            <w:pPr>
              <w:jc w:val="left"/>
            </w:pPr>
            <w:r>
              <w:t>Mã Tài sản</w:t>
            </w:r>
          </w:p>
        </w:tc>
        <w:tc>
          <w:tcPr>
            <w:tcW w:w="1259" w:type="dxa"/>
            <w:vAlign w:val="center"/>
            <w:tcPrChange w:id="532" w:author="Do Thanh Trung" w:date="2025-07-03T16:46:00Z" w16du:dateUtc="2025-07-03T09:46:00Z">
              <w:tcPr>
                <w:tcW w:w="1259" w:type="dxa"/>
                <w:gridSpan w:val="3"/>
                <w:vAlign w:val="center"/>
              </w:tcPr>
            </w:tcPrChange>
          </w:tcPr>
          <w:p w14:paraId="5C2C859E" w14:textId="481018BB" w:rsidR="003151AA" w:rsidRDefault="003151AA" w:rsidP="003151AA">
            <w:pPr>
              <w:jc w:val="left"/>
            </w:pPr>
            <w:r>
              <w:t>Text</w:t>
            </w:r>
          </w:p>
        </w:tc>
        <w:tc>
          <w:tcPr>
            <w:tcW w:w="802" w:type="dxa"/>
            <w:vAlign w:val="center"/>
            <w:tcPrChange w:id="533" w:author="Do Thanh Trung" w:date="2025-07-03T16:46:00Z" w16du:dateUtc="2025-07-03T09:46:00Z">
              <w:tcPr>
                <w:tcW w:w="887" w:type="dxa"/>
                <w:gridSpan w:val="2"/>
                <w:vAlign w:val="center"/>
              </w:tcPr>
            </w:tcPrChange>
          </w:tcPr>
          <w:p w14:paraId="330EDB76" w14:textId="2C91A6E9" w:rsidR="003151AA" w:rsidRDefault="003151AA" w:rsidP="003151AA">
            <w:pPr>
              <w:jc w:val="center"/>
            </w:pPr>
            <w:r>
              <w:t>X</w:t>
            </w:r>
          </w:p>
        </w:tc>
        <w:tc>
          <w:tcPr>
            <w:tcW w:w="806" w:type="dxa"/>
            <w:vAlign w:val="center"/>
            <w:tcPrChange w:id="534" w:author="Do Thanh Trung" w:date="2025-07-03T16:46:00Z" w16du:dateUtc="2025-07-03T09:46:00Z">
              <w:tcPr>
                <w:tcW w:w="887" w:type="dxa"/>
                <w:vAlign w:val="center"/>
              </w:tcPr>
            </w:tcPrChange>
          </w:tcPr>
          <w:p w14:paraId="5C060845" w14:textId="77777777" w:rsidR="003151AA" w:rsidRDefault="003151AA" w:rsidP="003151AA">
            <w:pPr>
              <w:jc w:val="left"/>
            </w:pPr>
          </w:p>
        </w:tc>
        <w:tc>
          <w:tcPr>
            <w:tcW w:w="3026" w:type="dxa"/>
            <w:tcPrChange w:id="535" w:author="Do Thanh Trung" w:date="2025-07-03T16:46:00Z" w16du:dateUtc="2025-07-03T09:46:00Z">
              <w:tcPr>
                <w:tcW w:w="5967" w:type="dxa"/>
                <w:gridSpan w:val="2"/>
              </w:tcPr>
            </w:tcPrChange>
          </w:tcPr>
          <w:p w14:paraId="2DA49DE9" w14:textId="77777777" w:rsidR="003151AA" w:rsidRDefault="003151AA" w:rsidP="003151AA">
            <w:pPr>
              <w:jc w:val="left"/>
            </w:pPr>
          </w:p>
        </w:tc>
        <w:tc>
          <w:tcPr>
            <w:tcW w:w="4225" w:type="dxa"/>
            <w:vAlign w:val="center"/>
            <w:tcPrChange w:id="536" w:author="Do Thanh Trung" w:date="2025-07-03T16:46:00Z" w16du:dateUtc="2025-07-03T09:46:00Z">
              <w:tcPr>
                <w:tcW w:w="5967" w:type="dxa"/>
                <w:vAlign w:val="center"/>
              </w:tcPr>
            </w:tcPrChange>
          </w:tcPr>
          <w:p w14:paraId="6E782710" w14:textId="4C672FE1" w:rsidR="003151AA" w:rsidRDefault="003151AA" w:rsidP="003151AA">
            <w:pPr>
              <w:jc w:val="left"/>
            </w:pPr>
            <w:r>
              <w:t>Người đùng chọn Mã chứng khoán có mục tiêu thoái vốn</w:t>
            </w:r>
          </w:p>
        </w:tc>
      </w:tr>
      <w:tr w:rsidR="003151AA" w14:paraId="439C9476" w14:textId="77777777" w:rsidTr="003151AA">
        <w:tc>
          <w:tcPr>
            <w:tcW w:w="600" w:type="dxa"/>
            <w:vAlign w:val="center"/>
            <w:tcPrChange w:id="537" w:author="Do Thanh Trung" w:date="2025-07-03T16:46:00Z" w16du:dateUtc="2025-07-03T09:46:00Z">
              <w:tcPr>
                <w:tcW w:w="621" w:type="dxa"/>
                <w:gridSpan w:val="2"/>
                <w:vAlign w:val="center"/>
              </w:tcPr>
            </w:tcPrChange>
          </w:tcPr>
          <w:p w14:paraId="1E7122C3" w14:textId="00F7B4F7" w:rsidR="003151AA" w:rsidRDefault="003151AA" w:rsidP="003151AA">
            <w:pPr>
              <w:jc w:val="left"/>
            </w:pPr>
            <w:r>
              <w:t>04</w:t>
            </w:r>
          </w:p>
        </w:tc>
        <w:tc>
          <w:tcPr>
            <w:tcW w:w="2232" w:type="dxa"/>
            <w:vAlign w:val="center"/>
            <w:tcPrChange w:id="538" w:author="Do Thanh Trung" w:date="2025-07-03T16:46:00Z" w16du:dateUtc="2025-07-03T09:46:00Z">
              <w:tcPr>
                <w:tcW w:w="3329" w:type="dxa"/>
                <w:gridSpan w:val="2"/>
                <w:vAlign w:val="center"/>
              </w:tcPr>
            </w:tcPrChange>
          </w:tcPr>
          <w:p w14:paraId="754F5B4B" w14:textId="4F11D285" w:rsidR="003151AA" w:rsidRDefault="003151AA" w:rsidP="003151AA">
            <w:pPr>
              <w:jc w:val="left"/>
            </w:pPr>
            <w:r>
              <w:t>Nhóm ngành</w:t>
            </w:r>
          </w:p>
        </w:tc>
        <w:tc>
          <w:tcPr>
            <w:tcW w:w="1259" w:type="dxa"/>
            <w:vAlign w:val="center"/>
            <w:tcPrChange w:id="539" w:author="Do Thanh Trung" w:date="2025-07-03T16:46:00Z" w16du:dateUtc="2025-07-03T09:46:00Z">
              <w:tcPr>
                <w:tcW w:w="1259" w:type="dxa"/>
                <w:gridSpan w:val="3"/>
                <w:vAlign w:val="center"/>
              </w:tcPr>
            </w:tcPrChange>
          </w:tcPr>
          <w:p w14:paraId="006E3EE4" w14:textId="2106D4FC" w:rsidR="003151AA" w:rsidRDefault="003151AA" w:rsidP="003151AA">
            <w:pPr>
              <w:jc w:val="left"/>
            </w:pPr>
            <w:r>
              <w:t>Text</w:t>
            </w:r>
          </w:p>
        </w:tc>
        <w:tc>
          <w:tcPr>
            <w:tcW w:w="802" w:type="dxa"/>
            <w:vAlign w:val="center"/>
            <w:tcPrChange w:id="540" w:author="Do Thanh Trung" w:date="2025-07-03T16:46:00Z" w16du:dateUtc="2025-07-03T09:46:00Z">
              <w:tcPr>
                <w:tcW w:w="887" w:type="dxa"/>
                <w:gridSpan w:val="2"/>
                <w:vAlign w:val="center"/>
              </w:tcPr>
            </w:tcPrChange>
          </w:tcPr>
          <w:p w14:paraId="206F6102" w14:textId="4146F8E9" w:rsidR="003151AA" w:rsidRDefault="003151AA" w:rsidP="003151AA">
            <w:pPr>
              <w:jc w:val="center"/>
            </w:pPr>
            <w:r>
              <w:t>X</w:t>
            </w:r>
          </w:p>
        </w:tc>
        <w:tc>
          <w:tcPr>
            <w:tcW w:w="806" w:type="dxa"/>
            <w:vAlign w:val="center"/>
            <w:tcPrChange w:id="541" w:author="Do Thanh Trung" w:date="2025-07-03T16:46:00Z" w16du:dateUtc="2025-07-03T09:46:00Z">
              <w:tcPr>
                <w:tcW w:w="887" w:type="dxa"/>
                <w:vAlign w:val="center"/>
              </w:tcPr>
            </w:tcPrChange>
          </w:tcPr>
          <w:p w14:paraId="6BE95BB2" w14:textId="0B83C0BF" w:rsidR="003151AA" w:rsidRDefault="003151AA" w:rsidP="003151AA">
            <w:pPr>
              <w:jc w:val="left"/>
            </w:pPr>
            <w:r>
              <w:t>X</w:t>
            </w:r>
          </w:p>
        </w:tc>
        <w:tc>
          <w:tcPr>
            <w:tcW w:w="3026" w:type="dxa"/>
            <w:tcPrChange w:id="542" w:author="Do Thanh Trung" w:date="2025-07-03T16:46:00Z" w16du:dateUtc="2025-07-03T09:46:00Z">
              <w:tcPr>
                <w:tcW w:w="5967" w:type="dxa"/>
                <w:gridSpan w:val="2"/>
              </w:tcPr>
            </w:tcPrChange>
          </w:tcPr>
          <w:p w14:paraId="108B57B0" w14:textId="2CE75A0F" w:rsidR="003151AA" w:rsidRDefault="00116B89" w:rsidP="003151AA">
            <w:pPr>
              <w:jc w:val="left"/>
            </w:pPr>
            <w:ins w:id="543" w:author="Do Thanh Trung" w:date="2025-07-03T16:47:00Z" w16du:dateUtc="2025-07-03T09:47:00Z">
              <w:r>
                <w:fldChar w:fldCharType="begin"/>
              </w:r>
              <w:r>
                <w:instrText>HYPERLINK \l "_Quy_trình_Cài"</w:instrText>
              </w:r>
              <w:r>
                <w:fldChar w:fldCharType="separate"/>
              </w:r>
              <w:r w:rsidRPr="00973906">
                <w:rPr>
                  <w:rStyle w:val="Hyperlink"/>
                  <w:kern w:val="2"/>
                  <w14:ligatures w14:val="standardContextual"/>
                </w:rPr>
                <w:t>Quy tr</w:t>
              </w:r>
              <w:r w:rsidRPr="00973906">
                <w:rPr>
                  <w:rStyle w:val="Hyperlink"/>
                </w:rPr>
                <w:t>ình Cài đặt Danh mục đầu tư</w:t>
              </w:r>
              <w:r>
                <w:fldChar w:fldCharType="end"/>
              </w:r>
              <w:r>
                <w:t xml:space="preserve"> </w:t>
              </w:r>
            </w:ins>
            <w:ins w:id="544" w:author="Do Thanh Trung" w:date="2025-07-04T10:12:00Z" w16du:dateUtc="2025-07-04T03:12:00Z">
              <w:r w:rsidR="00311BA2">
                <w:t>–</w:t>
              </w:r>
            </w:ins>
            <w:ins w:id="545" w:author="Do Thanh Trung" w:date="2025-07-03T16:47:00Z" w16du:dateUtc="2025-07-03T09:47:00Z">
              <w:r>
                <w:t xml:space="preserve"> </w:t>
              </w:r>
            </w:ins>
            <w:ins w:id="546" w:author="Do Thanh Trung" w:date="2025-07-04T10:12:00Z" w16du:dateUtc="2025-07-04T03:12:00Z">
              <w:r w:rsidR="00311BA2">
                <w:t>[</w:t>
              </w:r>
            </w:ins>
            <w:ins w:id="547" w:author="Do Thanh Trung" w:date="2025-07-03T16:47:00Z" w16du:dateUtc="2025-07-03T09:47:00Z">
              <w:r>
                <w:t>Nhóm ngành</w:t>
              </w:r>
            </w:ins>
            <w:ins w:id="548" w:author="Do Thanh Trung" w:date="2025-07-04T10:12:00Z" w16du:dateUtc="2025-07-04T03:12:00Z">
              <w:r w:rsidR="00311BA2">
                <w:t>]</w:t>
              </w:r>
            </w:ins>
          </w:p>
        </w:tc>
        <w:tc>
          <w:tcPr>
            <w:tcW w:w="4225" w:type="dxa"/>
            <w:vAlign w:val="center"/>
            <w:tcPrChange w:id="549" w:author="Do Thanh Trung" w:date="2025-07-03T16:46:00Z" w16du:dateUtc="2025-07-03T09:46:00Z">
              <w:tcPr>
                <w:tcW w:w="5967" w:type="dxa"/>
                <w:vAlign w:val="center"/>
              </w:tcPr>
            </w:tcPrChange>
          </w:tcPr>
          <w:p w14:paraId="726FBC6D" w14:textId="4B6C3072" w:rsidR="003151AA" w:rsidRDefault="003151AA" w:rsidP="003151AA">
            <w:pPr>
              <w:jc w:val="left"/>
            </w:pPr>
            <w:r>
              <w:t xml:space="preserve">Nhóm ngành của Mã chứng khoán tương ứng, thông tin tham khảo ở </w:t>
            </w:r>
            <w:r>
              <w:fldChar w:fldCharType="begin"/>
            </w:r>
            <w:r>
              <w:instrText>HYPERLINK \l "_Quy_trình_Cài"</w:instrText>
            </w:r>
            <w:r>
              <w:fldChar w:fldCharType="separate"/>
            </w:r>
            <w:r w:rsidRPr="00973906">
              <w:rPr>
                <w:rStyle w:val="Hyperlink"/>
                <w:kern w:val="2"/>
                <w14:ligatures w14:val="standardContextual"/>
              </w:rPr>
              <w:t>Quy tr</w:t>
            </w:r>
            <w:r w:rsidRPr="00973906">
              <w:rPr>
                <w:rStyle w:val="Hyperlink"/>
              </w:rPr>
              <w:t>ình Cài đặt Danh mục đầu tư</w:t>
            </w:r>
            <w:r>
              <w:fldChar w:fldCharType="end"/>
            </w:r>
          </w:p>
        </w:tc>
      </w:tr>
      <w:tr w:rsidR="003151AA" w14:paraId="41663A11" w14:textId="77777777" w:rsidTr="003151AA">
        <w:tc>
          <w:tcPr>
            <w:tcW w:w="600" w:type="dxa"/>
            <w:vAlign w:val="center"/>
            <w:tcPrChange w:id="550" w:author="Do Thanh Trung" w:date="2025-07-03T16:46:00Z" w16du:dateUtc="2025-07-03T09:46:00Z">
              <w:tcPr>
                <w:tcW w:w="621" w:type="dxa"/>
                <w:gridSpan w:val="2"/>
                <w:vAlign w:val="center"/>
              </w:tcPr>
            </w:tcPrChange>
          </w:tcPr>
          <w:p w14:paraId="68F85E3D" w14:textId="39E62420" w:rsidR="003151AA" w:rsidRDefault="003151AA" w:rsidP="003151AA">
            <w:pPr>
              <w:jc w:val="left"/>
            </w:pPr>
            <w:r>
              <w:t>05</w:t>
            </w:r>
          </w:p>
        </w:tc>
        <w:tc>
          <w:tcPr>
            <w:tcW w:w="2232" w:type="dxa"/>
            <w:vAlign w:val="center"/>
            <w:tcPrChange w:id="551" w:author="Do Thanh Trung" w:date="2025-07-03T16:46:00Z" w16du:dateUtc="2025-07-03T09:46:00Z">
              <w:tcPr>
                <w:tcW w:w="3329" w:type="dxa"/>
                <w:gridSpan w:val="2"/>
                <w:vAlign w:val="center"/>
              </w:tcPr>
            </w:tcPrChange>
          </w:tcPr>
          <w:p w14:paraId="1B442F2B" w14:textId="77777777" w:rsidR="003151AA" w:rsidRDefault="003151AA" w:rsidP="003151AA">
            <w:pPr>
              <w:jc w:val="left"/>
            </w:pPr>
            <w:r>
              <w:t>Giá bán tối thiểu</w:t>
            </w:r>
          </w:p>
        </w:tc>
        <w:tc>
          <w:tcPr>
            <w:tcW w:w="1259" w:type="dxa"/>
            <w:vAlign w:val="center"/>
            <w:tcPrChange w:id="552" w:author="Do Thanh Trung" w:date="2025-07-03T16:46:00Z" w16du:dateUtc="2025-07-03T09:46:00Z">
              <w:tcPr>
                <w:tcW w:w="1259" w:type="dxa"/>
                <w:gridSpan w:val="3"/>
                <w:vAlign w:val="center"/>
              </w:tcPr>
            </w:tcPrChange>
          </w:tcPr>
          <w:p w14:paraId="21D23268" w14:textId="77777777" w:rsidR="003151AA" w:rsidRDefault="003151AA" w:rsidP="003151AA">
            <w:pPr>
              <w:jc w:val="left"/>
            </w:pPr>
            <w:r>
              <w:t>Number</w:t>
            </w:r>
          </w:p>
        </w:tc>
        <w:tc>
          <w:tcPr>
            <w:tcW w:w="802" w:type="dxa"/>
            <w:vAlign w:val="center"/>
            <w:tcPrChange w:id="553" w:author="Do Thanh Trung" w:date="2025-07-03T16:46:00Z" w16du:dateUtc="2025-07-03T09:46:00Z">
              <w:tcPr>
                <w:tcW w:w="887" w:type="dxa"/>
                <w:gridSpan w:val="2"/>
                <w:vAlign w:val="center"/>
              </w:tcPr>
            </w:tcPrChange>
          </w:tcPr>
          <w:p w14:paraId="17E47296" w14:textId="77777777" w:rsidR="003151AA" w:rsidRDefault="003151AA" w:rsidP="003151AA">
            <w:pPr>
              <w:jc w:val="center"/>
            </w:pPr>
            <w:r>
              <w:t>X</w:t>
            </w:r>
          </w:p>
        </w:tc>
        <w:tc>
          <w:tcPr>
            <w:tcW w:w="806" w:type="dxa"/>
            <w:vAlign w:val="center"/>
            <w:tcPrChange w:id="554" w:author="Do Thanh Trung" w:date="2025-07-03T16:46:00Z" w16du:dateUtc="2025-07-03T09:46:00Z">
              <w:tcPr>
                <w:tcW w:w="887" w:type="dxa"/>
                <w:vAlign w:val="center"/>
              </w:tcPr>
            </w:tcPrChange>
          </w:tcPr>
          <w:p w14:paraId="320C9DD0" w14:textId="77777777" w:rsidR="003151AA" w:rsidRDefault="003151AA" w:rsidP="003151AA">
            <w:pPr>
              <w:jc w:val="left"/>
            </w:pPr>
          </w:p>
        </w:tc>
        <w:tc>
          <w:tcPr>
            <w:tcW w:w="3026" w:type="dxa"/>
            <w:tcPrChange w:id="555" w:author="Do Thanh Trung" w:date="2025-07-03T16:46:00Z" w16du:dateUtc="2025-07-03T09:46:00Z">
              <w:tcPr>
                <w:tcW w:w="5967" w:type="dxa"/>
                <w:gridSpan w:val="2"/>
              </w:tcPr>
            </w:tcPrChange>
          </w:tcPr>
          <w:p w14:paraId="389B417F" w14:textId="77777777" w:rsidR="003151AA" w:rsidRDefault="003151AA" w:rsidP="003151AA">
            <w:pPr>
              <w:pStyle w:val="NoSpacing"/>
            </w:pPr>
          </w:p>
        </w:tc>
        <w:tc>
          <w:tcPr>
            <w:tcW w:w="4225" w:type="dxa"/>
            <w:vAlign w:val="center"/>
            <w:tcPrChange w:id="556" w:author="Do Thanh Trung" w:date="2025-07-03T16:46:00Z" w16du:dateUtc="2025-07-03T09:46:00Z">
              <w:tcPr>
                <w:tcW w:w="5967" w:type="dxa"/>
                <w:vAlign w:val="center"/>
              </w:tcPr>
            </w:tcPrChange>
          </w:tcPr>
          <w:p w14:paraId="305F83E9" w14:textId="4CC83B64" w:rsidR="003151AA" w:rsidRDefault="003151AA" w:rsidP="003151AA">
            <w:pPr>
              <w:pStyle w:val="NoSpacing"/>
            </w:pPr>
            <w:r>
              <w:t>Người dùng nhập Giá bán tối đa được BLĐ phê duyệt</w:t>
            </w:r>
          </w:p>
          <w:p w14:paraId="290F0CAE" w14:textId="313B3492" w:rsidR="003151AA" w:rsidRDefault="003151AA" w:rsidP="003151AA">
            <w:pPr>
              <w:pStyle w:val="NoSpacing"/>
            </w:pPr>
            <w:r>
              <w:t>**Trường hợp trong kỳ kế hoạch, cổ phiếu thực hiện quyền (cổ tức tiền, cổ tức cổ phiếu, mua phát hành thêm,…và những giao dịch quyền làm thay đổi thị giá cổ phiếu), Hệ thống sẽ điều chỉnh giá bán thay đổi với tỷ lệ tương ứng khi thực hiện quyền, tại ngày GDKHQ</w:t>
            </w:r>
          </w:p>
        </w:tc>
      </w:tr>
      <w:tr w:rsidR="003151AA" w14:paraId="3F2015DA" w14:textId="77777777" w:rsidTr="003151AA">
        <w:tc>
          <w:tcPr>
            <w:tcW w:w="600" w:type="dxa"/>
            <w:vAlign w:val="center"/>
            <w:tcPrChange w:id="557" w:author="Do Thanh Trung" w:date="2025-07-03T16:46:00Z" w16du:dateUtc="2025-07-03T09:46:00Z">
              <w:tcPr>
                <w:tcW w:w="621" w:type="dxa"/>
                <w:gridSpan w:val="2"/>
                <w:vAlign w:val="center"/>
              </w:tcPr>
            </w:tcPrChange>
          </w:tcPr>
          <w:p w14:paraId="09CE6343" w14:textId="4D04A289" w:rsidR="003151AA" w:rsidRDefault="003151AA" w:rsidP="003151AA">
            <w:pPr>
              <w:jc w:val="left"/>
            </w:pPr>
            <w:r>
              <w:t>06</w:t>
            </w:r>
          </w:p>
        </w:tc>
        <w:tc>
          <w:tcPr>
            <w:tcW w:w="2232" w:type="dxa"/>
            <w:vAlign w:val="center"/>
            <w:tcPrChange w:id="558" w:author="Do Thanh Trung" w:date="2025-07-03T16:46:00Z" w16du:dateUtc="2025-07-03T09:46:00Z">
              <w:tcPr>
                <w:tcW w:w="3329" w:type="dxa"/>
                <w:gridSpan w:val="2"/>
                <w:vAlign w:val="center"/>
              </w:tcPr>
            </w:tcPrChange>
          </w:tcPr>
          <w:p w14:paraId="4DC2C6F3" w14:textId="77777777" w:rsidR="003151AA" w:rsidRDefault="003151AA" w:rsidP="003151AA">
            <w:pPr>
              <w:jc w:val="left"/>
            </w:pPr>
            <w:commentRangeStart w:id="559"/>
            <w:commentRangeStart w:id="560"/>
            <w:r>
              <w:t>Tỷ lệ thoái vốn</w:t>
            </w:r>
            <w:commentRangeEnd w:id="559"/>
            <w:r>
              <w:rPr>
                <w:rStyle w:val="CommentReference"/>
              </w:rPr>
              <w:commentReference w:id="559"/>
            </w:r>
            <w:commentRangeEnd w:id="560"/>
            <w:r>
              <w:rPr>
                <w:rStyle w:val="CommentReference"/>
                <w:kern w:val="2"/>
                <w14:ligatures w14:val="standardContextual"/>
              </w:rPr>
              <w:commentReference w:id="560"/>
            </w:r>
          </w:p>
        </w:tc>
        <w:tc>
          <w:tcPr>
            <w:tcW w:w="1259" w:type="dxa"/>
            <w:vAlign w:val="center"/>
            <w:tcPrChange w:id="561" w:author="Do Thanh Trung" w:date="2025-07-03T16:46:00Z" w16du:dateUtc="2025-07-03T09:46:00Z">
              <w:tcPr>
                <w:tcW w:w="1259" w:type="dxa"/>
                <w:gridSpan w:val="3"/>
                <w:vAlign w:val="center"/>
              </w:tcPr>
            </w:tcPrChange>
          </w:tcPr>
          <w:p w14:paraId="4457284D" w14:textId="558E1F88" w:rsidR="003151AA" w:rsidRDefault="003151AA" w:rsidP="003151AA">
            <w:pPr>
              <w:jc w:val="left"/>
            </w:pPr>
            <w:r>
              <w:t>Percentage</w:t>
            </w:r>
          </w:p>
        </w:tc>
        <w:tc>
          <w:tcPr>
            <w:tcW w:w="802" w:type="dxa"/>
            <w:vAlign w:val="center"/>
            <w:tcPrChange w:id="562" w:author="Do Thanh Trung" w:date="2025-07-03T16:46:00Z" w16du:dateUtc="2025-07-03T09:46:00Z">
              <w:tcPr>
                <w:tcW w:w="887" w:type="dxa"/>
                <w:gridSpan w:val="2"/>
                <w:vAlign w:val="center"/>
              </w:tcPr>
            </w:tcPrChange>
          </w:tcPr>
          <w:p w14:paraId="5EB1EB83" w14:textId="77777777" w:rsidR="003151AA" w:rsidRDefault="003151AA" w:rsidP="003151AA">
            <w:pPr>
              <w:jc w:val="center"/>
            </w:pPr>
            <w:r>
              <w:t>X</w:t>
            </w:r>
          </w:p>
        </w:tc>
        <w:tc>
          <w:tcPr>
            <w:tcW w:w="806" w:type="dxa"/>
            <w:vAlign w:val="center"/>
            <w:tcPrChange w:id="563" w:author="Do Thanh Trung" w:date="2025-07-03T16:46:00Z" w16du:dateUtc="2025-07-03T09:46:00Z">
              <w:tcPr>
                <w:tcW w:w="887" w:type="dxa"/>
                <w:vAlign w:val="center"/>
              </w:tcPr>
            </w:tcPrChange>
          </w:tcPr>
          <w:p w14:paraId="6AA4DCC0" w14:textId="77777777" w:rsidR="003151AA" w:rsidRDefault="003151AA" w:rsidP="003151AA">
            <w:pPr>
              <w:jc w:val="left"/>
            </w:pPr>
          </w:p>
        </w:tc>
        <w:tc>
          <w:tcPr>
            <w:tcW w:w="3026" w:type="dxa"/>
            <w:tcPrChange w:id="564" w:author="Do Thanh Trung" w:date="2025-07-03T16:46:00Z" w16du:dateUtc="2025-07-03T09:46:00Z">
              <w:tcPr>
                <w:tcW w:w="5967" w:type="dxa"/>
                <w:gridSpan w:val="2"/>
              </w:tcPr>
            </w:tcPrChange>
          </w:tcPr>
          <w:p w14:paraId="4E02DAB9" w14:textId="77777777" w:rsidR="003151AA" w:rsidRPr="00783E76" w:rsidRDefault="003151AA" w:rsidP="003151AA">
            <w:pPr>
              <w:pStyle w:val="NoSpacing"/>
              <w:numPr>
                <w:ilvl w:val="0"/>
                <w:numId w:val="33"/>
              </w:numPr>
            </w:pPr>
          </w:p>
        </w:tc>
        <w:tc>
          <w:tcPr>
            <w:tcW w:w="4225" w:type="dxa"/>
            <w:vAlign w:val="center"/>
            <w:tcPrChange w:id="565" w:author="Do Thanh Trung" w:date="2025-07-03T16:46:00Z" w16du:dateUtc="2025-07-03T09:46:00Z">
              <w:tcPr>
                <w:tcW w:w="5967" w:type="dxa"/>
                <w:vAlign w:val="center"/>
              </w:tcPr>
            </w:tcPrChange>
          </w:tcPr>
          <w:p w14:paraId="5A78CDB3" w14:textId="2414D382" w:rsidR="003151AA" w:rsidRDefault="003151AA" w:rsidP="003151AA">
            <w:pPr>
              <w:pStyle w:val="NoSpacing"/>
              <w:numPr>
                <w:ilvl w:val="0"/>
                <w:numId w:val="33"/>
              </w:numPr>
            </w:pPr>
            <w:r w:rsidRPr="00783E76">
              <w:t xml:space="preserve">Người dùng nhập tỷ lệ </w:t>
            </w:r>
            <w:r>
              <w:t>thoái vốn mục tiêu</w:t>
            </w:r>
            <w:r w:rsidRPr="00783E76">
              <w:t xml:space="preserve"> được BLĐ phê duyệt</w:t>
            </w:r>
          </w:p>
          <w:p w14:paraId="51B59B9F" w14:textId="5ACD7A3A" w:rsidR="003151AA" w:rsidRPr="00783E76" w:rsidRDefault="003151AA" w:rsidP="003151AA">
            <w:pPr>
              <w:pStyle w:val="NoSpacing"/>
              <w:numPr>
                <w:ilvl w:val="0"/>
                <w:numId w:val="33"/>
              </w:numPr>
            </w:pPr>
            <w:r>
              <w:t>Tỷ lệ thoái vốn được hiểu là tỷ lệ phải bán trên tổng số cổ phiếu đang nắm giữ trong danh mục tại ngày áp dụng</w:t>
            </w:r>
          </w:p>
        </w:tc>
      </w:tr>
      <w:tr w:rsidR="003151AA" w14:paraId="2D260F20" w14:textId="77777777" w:rsidTr="003151AA">
        <w:tc>
          <w:tcPr>
            <w:tcW w:w="600" w:type="dxa"/>
            <w:vAlign w:val="center"/>
            <w:tcPrChange w:id="566" w:author="Do Thanh Trung" w:date="2025-07-03T16:46:00Z" w16du:dateUtc="2025-07-03T09:46:00Z">
              <w:tcPr>
                <w:tcW w:w="621" w:type="dxa"/>
                <w:gridSpan w:val="2"/>
                <w:vAlign w:val="center"/>
              </w:tcPr>
            </w:tcPrChange>
          </w:tcPr>
          <w:p w14:paraId="4CF32609" w14:textId="45DC4EF1" w:rsidR="003151AA" w:rsidRDefault="003151AA" w:rsidP="003151AA">
            <w:pPr>
              <w:jc w:val="left"/>
            </w:pPr>
            <w:r>
              <w:lastRenderedPageBreak/>
              <w:t>07</w:t>
            </w:r>
          </w:p>
        </w:tc>
        <w:tc>
          <w:tcPr>
            <w:tcW w:w="2232" w:type="dxa"/>
            <w:vAlign w:val="center"/>
            <w:tcPrChange w:id="567" w:author="Do Thanh Trung" w:date="2025-07-03T16:46:00Z" w16du:dateUtc="2025-07-03T09:46:00Z">
              <w:tcPr>
                <w:tcW w:w="3329" w:type="dxa"/>
                <w:gridSpan w:val="2"/>
                <w:vAlign w:val="center"/>
              </w:tcPr>
            </w:tcPrChange>
          </w:tcPr>
          <w:p w14:paraId="2706F8F1" w14:textId="041AAE65" w:rsidR="003151AA" w:rsidRDefault="003151AA" w:rsidP="003151AA">
            <w:pPr>
              <w:jc w:val="left"/>
            </w:pPr>
            <w:r>
              <w:t>Ngày áp dụng</w:t>
            </w:r>
          </w:p>
        </w:tc>
        <w:tc>
          <w:tcPr>
            <w:tcW w:w="1259" w:type="dxa"/>
            <w:vAlign w:val="center"/>
            <w:tcPrChange w:id="568" w:author="Do Thanh Trung" w:date="2025-07-03T16:46:00Z" w16du:dateUtc="2025-07-03T09:46:00Z">
              <w:tcPr>
                <w:tcW w:w="1259" w:type="dxa"/>
                <w:gridSpan w:val="3"/>
                <w:vAlign w:val="center"/>
              </w:tcPr>
            </w:tcPrChange>
          </w:tcPr>
          <w:p w14:paraId="51890EF1" w14:textId="77777777" w:rsidR="003151AA" w:rsidRDefault="003151AA" w:rsidP="003151AA">
            <w:pPr>
              <w:jc w:val="left"/>
            </w:pPr>
            <w:r>
              <w:t>Date</w:t>
            </w:r>
          </w:p>
        </w:tc>
        <w:tc>
          <w:tcPr>
            <w:tcW w:w="802" w:type="dxa"/>
            <w:vAlign w:val="center"/>
            <w:tcPrChange w:id="569" w:author="Do Thanh Trung" w:date="2025-07-03T16:46:00Z" w16du:dateUtc="2025-07-03T09:46:00Z">
              <w:tcPr>
                <w:tcW w:w="887" w:type="dxa"/>
                <w:gridSpan w:val="2"/>
                <w:vAlign w:val="center"/>
              </w:tcPr>
            </w:tcPrChange>
          </w:tcPr>
          <w:p w14:paraId="120F01C7" w14:textId="77777777" w:rsidR="003151AA" w:rsidRDefault="003151AA" w:rsidP="003151AA">
            <w:pPr>
              <w:jc w:val="center"/>
            </w:pPr>
            <w:r>
              <w:t>X</w:t>
            </w:r>
          </w:p>
        </w:tc>
        <w:tc>
          <w:tcPr>
            <w:tcW w:w="806" w:type="dxa"/>
            <w:vAlign w:val="center"/>
            <w:tcPrChange w:id="570" w:author="Do Thanh Trung" w:date="2025-07-03T16:46:00Z" w16du:dateUtc="2025-07-03T09:46:00Z">
              <w:tcPr>
                <w:tcW w:w="887" w:type="dxa"/>
                <w:vAlign w:val="center"/>
              </w:tcPr>
            </w:tcPrChange>
          </w:tcPr>
          <w:p w14:paraId="64C3FB0B" w14:textId="77777777" w:rsidR="003151AA" w:rsidRDefault="003151AA" w:rsidP="003151AA">
            <w:pPr>
              <w:jc w:val="left"/>
            </w:pPr>
          </w:p>
        </w:tc>
        <w:tc>
          <w:tcPr>
            <w:tcW w:w="3026" w:type="dxa"/>
            <w:tcPrChange w:id="571" w:author="Do Thanh Trung" w:date="2025-07-03T16:46:00Z" w16du:dateUtc="2025-07-03T09:46:00Z">
              <w:tcPr>
                <w:tcW w:w="5967" w:type="dxa"/>
                <w:gridSpan w:val="2"/>
              </w:tcPr>
            </w:tcPrChange>
          </w:tcPr>
          <w:p w14:paraId="21389073" w14:textId="77777777" w:rsidR="003151AA" w:rsidRDefault="003151AA" w:rsidP="003151AA">
            <w:pPr>
              <w:pStyle w:val="NoSpacing"/>
            </w:pPr>
          </w:p>
        </w:tc>
        <w:tc>
          <w:tcPr>
            <w:tcW w:w="4225" w:type="dxa"/>
            <w:vAlign w:val="center"/>
            <w:tcPrChange w:id="572" w:author="Do Thanh Trung" w:date="2025-07-03T16:46:00Z" w16du:dateUtc="2025-07-03T09:46:00Z">
              <w:tcPr>
                <w:tcW w:w="5967" w:type="dxa"/>
                <w:vAlign w:val="center"/>
              </w:tcPr>
            </w:tcPrChange>
          </w:tcPr>
          <w:p w14:paraId="4D82C756" w14:textId="038505B5" w:rsidR="003151AA" w:rsidRPr="00783E76" w:rsidRDefault="003151AA" w:rsidP="003151AA">
            <w:pPr>
              <w:pStyle w:val="NoSpacing"/>
            </w:pPr>
            <w:r>
              <w:t>Người dùng chọn ngày bắt đầu thoái vốn, giá bán tối thiểu và tỷ lệ thoái vốn sẽ được ghi nhận bắt đầu từ ngày này</w:t>
            </w:r>
          </w:p>
        </w:tc>
      </w:tr>
      <w:tr w:rsidR="003151AA" w14:paraId="41CED0E7" w14:textId="77777777" w:rsidTr="003151AA">
        <w:tc>
          <w:tcPr>
            <w:tcW w:w="600" w:type="dxa"/>
            <w:vAlign w:val="center"/>
            <w:tcPrChange w:id="573" w:author="Do Thanh Trung" w:date="2025-07-03T16:46:00Z" w16du:dateUtc="2025-07-03T09:46:00Z">
              <w:tcPr>
                <w:tcW w:w="621" w:type="dxa"/>
                <w:gridSpan w:val="2"/>
                <w:vAlign w:val="center"/>
              </w:tcPr>
            </w:tcPrChange>
          </w:tcPr>
          <w:p w14:paraId="281F1325" w14:textId="2FCD3FFB" w:rsidR="003151AA" w:rsidRDefault="003151AA" w:rsidP="003151AA">
            <w:pPr>
              <w:jc w:val="left"/>
            </w:pPr>
            <w:r>
              <w:t>08</w:t>
            </w:r>
          </w:p>
        </w:tc>
        <w:tc>
          <w:tcPr>
            <w:tcW w:w="2232" w:type="dxa"/>
            <w:vAlign w:val="center"/>
            <w:tcPrChange w:id="574" w:author="Do Thanh Trung" w:date="2025-07-03T16:46:00Z" w16du:dateUtc="2025-07-03T09:46:00Z">
              <w:tcPr>
                <w:tcW w:w="3329" w:type="dxa"/>
                <w:gridSpan w:val="2"/>
                <w:vAlign w:val="center"/>
              </w:tcPr>
            </w:tcPrChange>
          </w:tcPr>
          <w:p w14:paraId="4B2E4816" w14:textId="06F40ACD" w:rsidR="003151AA" w:rsidRDefault="003151AA" w:rsidP="003151AA">
            <w:pPr>
              <w:jc w:val="left"/>
            </w:pPr>
            <w:r>
              <w:t>Ngày kết thúc</w:t>
            </w:r>
          </w:p>
        </w:tc>
        <w:tc>
          <w:tcPr>
            <w:tcW w:w="1259" w:type="dxa"/>
            <w:vAlign w:val="center"/>
            <w:tcPrChange w:id="575" w:author="Do Thanh Trung" w:date="2025-07-03T16:46:00Z" w16du:dateUtc="2025-07-03T09:46:00Z">
              <w:tcPr>
                <w:tcW w:w="1259" w:type="dxa"/>
                <w:gridSpan w:val="3"/>
                <w:vAlign w:val="center"/>
              </w:tcPr>
            </w:tcPrChange>
          </w:tcPr>
          <w:p w14:paraId="49903F12" w14:textId="77777777" w:rsidR="003151AA" w:rsidRDefault="003151AA" w:rsidP="003151AA">
            <w:pPr>
              <w:jc w:val="left"/>
            </w:pPr>
            <w:r>
              <w:t>Date</w:t>
            </w:r>
          </w:p>
        </w:tc>
        <w:tc>
          <w:tcPr>
            <w:tcW w:w="802" w:type="dxa"/>
            <w:vAlign w:val="center"/>
            <w:tcPrChange w:id="576" w:author="Do Thanh Trung" w:date="2025-07-03T16:46:00Z" w16du:dateUtc="2025-07-03T09:46:00Z">
              <w:tcPr>
                <w:tcW w:w="887" w:type="dxa"/>
                <w:gridSpan w:val="2"/>
                <w:vAlign w:val="center"/>
              </w:tcPr>
            </w:tcPrChange>
          </w:tcPr>
          <w:p w14:paraId="3DD06F87" w14:textId="3473EE84" w:rsidR="003151AA" w:rsidRDefault="003151AA" w:rsidP="003151AA">
            <w:pPr>
              <w:jc w:val="center"/>
            </w:pPr>
          </w:p>
        </w:tc>
        <w:tc>
          <w:tcPr>
            <w:tcW w:w="806" w:type="dxa"/>
            <w:vAlign w:val="center"/>
            <w:tcPrChange w:id="577" w:author="Do Thanh Trung" w:date="2025-07-03T16:46:00Z" w16du:dateUtc="2025-07-03T09:46:00Z">
              <w:tcPr>
                <w:tcW w:w="887" w:type="dxa"/>
                <w:vAlign w:val="center"/>
              </w:tcPr>
            </w:tcPrChange>
          </w:tcPr>
          <w:p w14:paraId="00536DA8" w14:textId="77777777" w:rsidR="003151AA" w:rsidRDefault="003151AA" w:rsidP="003151AA">
            <w:pPr>
              <w:jc w:val="left"/>
            </w:pPr>
          </w:p>
        </w:tc>
        <w:tc>
          <w:tcPr>
            <w:tcW w:w="3026" w:type="dxa"/>
            <w:tcPrChange w:id="578" w:author="Do Thanh Trung" w:date="2025-07-03T16:46:00Z" w16du:dateUtc="2025-07-03T09:46:00Z">
              <w:tcPr>
                <w:tcW w:w="5967" w:type="dxa"/>
                <w:gridSpan w:val="2"/>
              </w:tcPr>
            </w:tcPrChange>
          </w:tcPr>
          <w:p w14:paraId="60A80673" w14:textId="77777777" w:rsidR="003151AA" w:rsidRDefault="003151AA" w:rsidP="003151AA">
            <w:pPr>
              <w:pStyle w:val="NoSpacing"/>
            </w:pPr>
          </w:p>
        </w:tc>
        <w:tc>
          <w:tcPr>
            <w:tcW w:w="4225" w:type="dxa"/>
            <w:vAlign w:val="center"/>
            <w:tcPrChange w:id="579" w:author="Do Thanh Trung" w:date="2025-07-03T16:46:00Z" w16du:dateUtc="2025-07-03T09:46:00Z">
              <w:tcPr>
                <w:tcW w:w="5967" w:type="dxa"/>
                <w:vAlign w:val="center"/>
              </w:tcPr>
            </w:tcPrChange>
          </w:tcPr>
          <w:p w14:paraId="1BA270D1" w14:textId="7684D338" w:rsidR="003151AA" w:rsidRPr="00783E76" w:rsidRDefault="003151AA" w:rsidP="003151AA">
            <w:pPr>
              <w:pStyle w:val="NoSpacing"/>
            </w:pPr>
            <w:r>
              <w:t>Người dùng chọn ngày kết thúc thoái vốn, giá bán tối thiểu và tỷ lệ thoái vốn sẽ không còn được áp dụng sau ngày này</w:t>
            </w:r>
          </w:p>
        </w:tc>
      </w:tr>
      <w:tr w:rsidR="003151AA" w14:paraId="2768DC4B" w14:textId="77777777" w:rsidTr="003151AA">
        <w:tc>
          <w:tcPr>
            <w:tcW w:w="600" w:type="dxa"/>
            <w:vAlign w:val="center"/>
            <w:tcPrChange w:id="580" w:author="Do Thanh Trung" w:date="2025-07-03T16:46:00Z" w16du:dateUtc="2025-07-03T09:46:00Z">
              <w:tcPr>
                <w:tcW w:w="621" w:type="dxa"/>
                <w:gridSpan w:val="2"/>
                <w:vAlign w:val="center"/>
              </w:tcPr>
            </w:tcPrChange>
          </w:tcPr>
          <w:p w14:paraId="36310104" w14:textId="6BFABA93" w:rsidR="003151AA" w:rsidRDefault="003151AA" w:rsidP="003151AA">
            <w:pPr>
              <w:jc w:val="left"/>
            </w:pPr>
            <w:r>
              <w:t>09</w:t>
            </w:r>
          </w:p>
        </w:tc>
        <w:tc>
          <w:tcPr>
            <w:tcW w:w="2232" w:type="dxa"/>
            <w:vAlign w:val="center"/>
            <w:tcPrChange w:id="581" w:author="Do Thanh Trung" w:date="2025-07-03T16:46:00Z" w16du:dateUtc="2025-07-03T09:46:00Z">
              <w:tcPr>
                <w:tcW w:w="3329" w:type="dxa"/>
                <w:gridSpan w:val="2"/>
                <w:vAlign w:val="center"/>
              </w:tcPr>
            </w:tcPrChange>
          </w:tcPr>
          <w:p w14:paraId="1100BACA" w14:textId="77777777" w:rsidR="003151AA" w:rsidRDefault="003151AA" w:rsidP="003151AA">
            <w:pPr>
              <w:jc w:val="left"/>
            </w:pPr>
            <w:r>
              <w:t>Chứng từ lưu trữ</w:t>
            </w:r>
          </w:p>
        </w:tc>
        <w:tc>
          <w:tcPr>
            <w:tcW w:w="1259" w:type="dxa"/>
            <w:vAlign w:val="center"/>
            <w:tcPrChange w:id="582" w:author="Do Thanh Trung" w:date="2025-07-03T16:46:00Z" w16du:dateUtc="2025-07-03T09:46:00Z">
              <w:tcPr>
                <w:tcW w:w="1259" w:type="dxa"/>
                <w:gridSpan w:val="3"/>
                <w:vAlign w:val="center"/>
              </w:tcPr>
            </w:tcPrChange>
          </w:tcPr>
          <w:p w14:paraId="640AA408" w14:textId="77777777" w:rsidR="003151AA" w:rsidRDefault="003151AA" w:rsidP="003151AA">
            <w:pPr>
              <w:jc w:val="left"/>
            </w:pPr>
            <w:r>
              <w:t>Hyperlink</w:t>
            </w:r>
          </w:p>
        </w:tc>
        <w:tc>
          <w:tcPr>
            <w:tcW w:w="802" w:type="dxa"/>
            <w:vAlign w:val="center"/>
            <w:tcPrChange w:id="583" w:author="Do Thanh Trung" w:date="2025-07-03T16:46:00Z" w16du:dateUtc="2025-07-03T09:46:00Z">
              <w:tcPr>
                <w:tcW w:w="887" w:type="dxa"/>
                <w:gridSpan w:val="2"/>
                <w:vAlign w:val="center"/>
              </w:tcPr>
            </w:tcPrChange>
          </w:tcPr>
          <w:p w14:paraId="0743C025" w14:textId="77777777" w:rsidR="003151AA" w:rsidRDefault="003151AA" w:rsidP="003151AA">
            <w:pPr>
              <w:jc w:val="center"/>
            </w:pPr>
            <w:r>
              <w:t>X</w:t>
            </w:r>
          </w:p>
        </w:tc>
        <w:tc>
          <w:tcPr>
            <w:tcW w:w="806" w:type="dxa"/>
            <w:vAlign w:val="center"/>
            <w:tcPrChange w:id="584" w:author="Do Thanh Trung" w:date="2025-07-03T16:46:00Z" w16du:dateUtc="2025-07-03T09:46:00Z">
              <w:tcPr>
                <w:tcW w:w="887" w:type="dxa"/>
                <w:vAlign w:val="center"/>
              </w:tcPr>
            </w:tcPrChange>
          </w:tcPr>
          <w:p w14:paraId="4D2EFADF" w14:textId="77777777" w:rsidR="003151AA" w:rsidRDefault="003151AA" w:rsidP="003151AA">
            <w:pPr>
              <w:jc w:val="left"/>
            </w:pPr>
          </w:p>
        </w:tc>
        <w:tc>
          <w:tcPr>
            <w:tcW w:w="3026" w:type="dxa"/>
            <w:tcPrChange w:id="585" w:author="Do Thanh Trung" w:date="2025-07-03T16:46:00Z" w16du:dateUtc="2025-07-03T09:46:00Z">
              <w:tcPr>
                <w:tcW w:w="5967" w:type="dxa"/>
                <w:gridSpan w:val="2"/>
              </w:tcPr>
            </w:tcPrChange>
          </w:tcPr>
          <w:p w14:paraId="3E3E2B1B" w14:textId="77777777" w:rsidR="003151AA" w:rsidRDefault="003151AA" w:rsidP="003151AA">
            <w:pPr>
              <w:jc w:val="left"/>
            </w:pPr>
          </w:p>
        </w:tc>
        <w:tc>
          <w:tcPr>
            <w:tcW w:w="4225" w:type="dxa"/>
            <w:vAlign w:val="center"/>
            <w:tcPrChange w:id="586" w:author="Do Thanh Trung" w:date="2025-07-03T16:46:00Z" w16du:dateUtc="2025-07-03T09:46:00Z">
              <w:tcPr>
                <w:tcW w:w="5967" w:type="dxa"/>
                <w:vAlign w:val="center"/>
              </w:tcPr>
            </w:tcPrChange>
          </w:tcPr>
          <w:p w14:paraId="1E5B1607" w14:textId="24DFF170" w:rsidR="003151AA" w:rsidRDefault="003151AA" w:rsidP="003151AA">
            <w:pPr>
              <w:jc w:val="left"/>
            </w:pPr>
            <w:r>
              <w:t>Người dùng nhập link sharepoint lưu trữ tờ trình/quyết định và các chứng từ liên quan đến việc phê duyệt danh mục đầu tư</w:t>
            </w:r>
          </w:p>
        </w:tc>
      </w:tr>
    </w:tbl>
    <w:p w14:paraId="6BF1AD28" w14:textId="77777777" w:rsidR="00821E93" w:rsidRPr="00CC649F" w:rsidRDefault="00821E93" w:rsidP="00CC649F"/>
    <w:p w14:paraId="478D3082" w14:textId="4CB5C6C9" w:rsidR="004F3CEF" w:rsidRDefault="004F3CEF" w:rsidP="000A28C3">
      <w:pPr>
        <w:pStyle w:val="Heading3"/>
      </w:pPr>
      <w:bookmarkStart w:id="587" w:name="_Cài_đặt_Quy"/>
      <w:bookmarkEnd w:id="587"/>
      <w:r>
        <w:t xml:space="preserve">Cài đặt </w:t>
      </w:r>
      <w:r w:rsidR="009B577E">
        <w:t>Quy định đầu tư</w:t>
      </w:r>
    </w:p>
    <w:p w14:paraId="22BEEDD7" w14:textId="250306DE" w:rsidR="002676DE" w:rsidRDefault="00EF3E96" w:rsidP="00D242A0">
      <w:r w:rsidRPr="00A20234">
        <w:t xml:space="preserve">Dựa trên </w:t>
      </w:r>
      <w:r>
        <w:t>Q</w:t>
      </w:r>
      <w:r w:rsidRPr="00A20234">
        <w:t xml:space="preserve">uy định </w:t>
      </w:r>
      <w:r>
        <w:t>của pháp luật</w:t>
      </w:r>
      <w:r w:rsidRPr="00A20234">
        <w:t xml:space="preserve">, chuyên viên </w:t>
      </w:r>
      <w:r>
        <w:t xml:space="preserve">QLQ </w:t>
      </w:r>
      <w:r w:rsidRPr="00A20234">
        <w:t xml:space="preserve">sẽ cài đặt lên </w:t>
      </w:r>
      <w:r>
        <w:t>H</w:t>
      </w:r>
      <w:r w:rsidRPr="00A20234">
        <w:t xml:space="preserve">ệ thống những quy định cần thiết nhằm kiểm soát và cảnh báo cho người dùng khi </w:t>
      </w:r>
      <w:r>
        <w:t>các quy định</w:t>
      </w:r>
      <w:r w:rsidRPr="00A20234">
        <w:t xml:space="preserve"> tiệm cận</w:t>
      </w:r>
      <w:r>
        <w:t>/vi phạm</w:t>
      </w:r>
      <w:r w:rsidRPr="00A20234">
        <w:t xml:space="preserve"> với các </w:t>
      </w:r>
      <w:r>
        <w:t>cài đặt</w:t>
      </w:r>
      <w:r w:rsidRPr="00A20234">
        <w:t xml:space="preserve"> </w:t>
      </w:r>
      <w:r w:rsidR="006D2EE8">
        <w:t>đã ghi nhận lên Hệ thống.</w:t>
      </w:r>
    </w:p>
    <w:p w14:paraId="7A71F782" w14:textId="555668E6" w:rsidR="00661B53" w:rsidRDefault="00F8098E" w:rsidP="00D242A0">
      <w:r>
        <w:t>Các hình thức cảnh báo khi vi phạm đầu tư:</w:t>
      </w:r>
    </w:p>
    <w:tbl>
      <w:tblPr>
        <w:tblStyle w:val="TableGrid"/>
        <w:tblW w:w="13038" w:type="dxa"/>
        <w:tblLook w:val="04A0" w:firstRow="1" w:lastRow="0" w:firstColumn="1" w:lastColumn="0" w:noHBand="0" w:noVBand="1"/>
      </w:tblPr>
      <w:tblGrid>
        <w:gridCol w:w="1885"/>
        <w:gridCol w:w="5040"/>
        <w:gridCol w:w="6113"/>
      </w:tblGrid>
      <w:tr w:rsidR="00C42E10" w14:paraId="7E674F8F" w14:textId="77777777" w:rsidTr="5DF0C184">
        <w:trPr>
          <w:trHeight w:val="390"/>
        </w:trPr>
        <w:tc>
          <w:tcPr>
            <w:tcW w:w="1885" w:type="dxa"/>
          </w:tcPr>
          <w:p w14:paraId="6AB66DD5" w14:textId="4B0B7568" w:rsidR="00C42E10" w:rsidRPr="00C42E10" w:rsidRDefault="00C42E10" w:rsidP="00C42E10">
            <w:pPr>
              <w:jc w:val="center"/>
              <w:rPr>
                <w:b/>
                <w:bCs/>
              </w:rPr>
            </w:pPr>
            <w:r w:rsidRPr="00C42E10">
              <w:rPr>
                <w:b/>
                <w:bCs/>
              </w:rPr>
              <w:t>Vi phạm đầu tư</w:t>
            </w:r>
          </w:p>
        </w:tc>
        <w:tc>
          <w:tcPr>
            <w:tcW w:w="5040" w:type="dxa"/>
          </w:tcPr>
          <w:p w14:paraId="73A068DB" w14:textId="2592D003" w:rsidR="00C42E10" w:rsidRPr="00C42E10" w:rsidRDefault="00C42E10" w:rsidP="00C42E10">
            <w:pPr>
              <w:jc w:val="center"/>
              <w:rPr>
                <w:b/>
                <w:bCs/>
              </w:rPr>
            </w:pPr>
            <w:r w:rsidRPr="00C42E10">
              <w:rPr>
                <w:b/>
                <w:bCs/>
              </w:rPr>
              <w:t>Định nghĩa</w:t>
            </w:r>
          </w:p>
        </w:tc>
        <w:tc>
          <w:tcPr>
            <w:tcW w:w="6113" w:type="dxa"/>
          </w:tcPr>
          <w:p w14:paraId="6BE389A6" w14:textId="664509E8" w:rsidR="00C42E10" w:rsidRPr="00C42E10" w:rsidRDefault="00C42E10" w:rsidP="00C42E10">
            <w:pPr>
              <w:jc w:val="center"/>
              <w:rPr>
                <w:b/>
                <w:bCs/>
              </w:rPr>
            </w:pPr>
            <w:r w:rsidRPr="00C42E10">
              <w:rPr>
                <w:b/>
                <w:bCs/>
              </w:rPr>
              <w:t>Mức độ cảnh báo</w:t>
            </w:r>
          </w:p>
        </w:tc>
      </w:tr>
      <w:tr w:rsidR="00C42E10" w14:paraId="5163A03F" w14:textId="77777777" w:rsidTr="5DF0C184">
        <w:trPr>
          <w:trHeight w:val="390"/>
        </w:trPr>
        <w:tc>
          <w:tcPr>
            <w:tcW w:w="1885" w:type="dxa"/>
          </w:tcPr>
          <w:p w14:paraId="5C6418AF" w14:textId="5A64DCD7" w:rsidR="00C42E10" w:rsidRDefault="00C42E10" w:rsidP="00D242A0">
            <w:r>
              <w:t>Khi đặt lệnh</w:t>
            </w:r>
          </w:p>
        </w:tc>
        <w:tc>
          <w:tcPr>
            <w:tcW w:w="5040" w:type="dxa"/>
          </w:tcPr>
          <w:p w14:paraId="0713D59B" w14:textId="06967A9E" w:rsidR="00C42E10" w:rsidRDefault="009231D7" w:rsidP="00D242A0">
            <w:r>
              <w:t xml:space="preserve">Khi tiến hành đặt lệnh, </w:t>
            </w:r>
            <w:r w:rsidR="00AD13F8">
              <w:t>hệ thống tiến hành kiểm tra lệnh đang dự định đặt, và số lượng chứng khoán đang nắm giữ để đối chiếu với quy định đầu tư</w:t>
            </w:r>
          </w:p>
        </w:tc>
        <w:tc>
          <w:tcPr>
            <w:tcW w:w="6113" w:type="dxa"/>
          </w:tcPr>
          <w:p w14:paraId="60A90A55" w14:textId="77777777" w:rsidR="00C42E10" w:rsidRDefault="00AD13F8" w:rsidP="00AD13F8">
            <w:pPr>
              <w:pStyle w:val="ListParagraph"/>
              <w:numPr>
                <w:ilvl w:val="0"/>
                <w:numId w:val="33"/>
              </w:numPr>
            </w:pPr>
            <w:r>
              <w:t xml:space="preserve">Ngăn chặn: </w:t>
            </w:r>
            <w:r w:rsidR="00656864">
              <w:t>Hệ thống ngăn chặn, không cho phép đặt lệnh</w:t>
            </w:r>
          </w:p>
          <w:p w14:paraId="1EF66198" w14:textId="60C662D0" w:rsidR="00A03A00" w:rsidRPr="00AD13F8" w:rsidRDefault="00A03A00" w:rsidP="00AD13F8">
            <w:pPr>
              <w:pStyle w:val="ListParagraph"/>
              <w:numPr>
                <w:ilvl w:val="0"/>
                <w:numId w:val="33"/>
              </w:numPr>
            </w:pPr>
            <w:r>
              <w:t>Cảnh báo người dùng: Hệ thống chuyển cho trưởng đơn vị phê duyệt trước khi đi lệnh</w:t>
            </w:r>
          </w:p>
        </w:tc>
      </w:tr>
      <w:tr w:rsidR="00C42E10" w14:paraId="70E00A86" w14:textId="77777777" w:rsidTr="5DF0C184">
        <w:trPr>
          <w:trHeight w:val="390"/>
        </w:trPr>
        <w:tc>
          <w:tcPr>
            <w:tcW w:w="1885" w:type="dxa"/>
          </w:tcPr>
          <w:p w14:paraId="7607706B" w14:textId="14D8E2AE" w:rsidR="00C42E10" w:rsidRDefault="00C42E10" w:rsidP="00D242A0">
            <w:r>
              <w:t>Khi biến động giá</w:t>
            </w:r>
          </w:p>
        </w:tc>
        <w:tc>
          <w:tcPr>
            <w:tcW w:w="5040" w:type="dxa"/>
          </w:tcPr>
          <w:p w14:paraId="1670A96B" w14:textId="71228D52" w:rsidR="00C42E10" w:rsidRDefault="00062BB7" w:rsidP="00D242A0">
            <w:r>
              <w:t>Trong trường hợp thị giá của tài sản dang nắm giữ tăng trưởng mạnh, làm tác động đến quy định đầu tư</w:t>
            </w:r>
          </w:p>
        </w:tc>
        <w:tc>
          <w:tcPr>
            <w:tcW w:w="6113" w:type="dxa"/>
          </w:tcPr>
          <w:p w14:paraId="7B201AC0" w14:textId="0BA8666E" w:rsidR="00870297" w:rsidRPr="00062BB7" w:rsidRDefault="00870297" w:rsidP="00062BB7">
            <w:pPr>
              <w:pStyle w:val="ListParagraph"/>
              <w:numPr>
                <w:ilvl w:val="0"/>
                <w:numId w:val="33"/>
              </w:numPr>
            </w:pPr>
            <w:r>
              <w:t xml:space="preserve">Cảnh báo người dùng: Hệ thống </w:t>
            </w:r>
            <w:r w:rsidR="009F6BA9">
              <w:t>gửi danh mục quy định đầu tư đang vi phạm quy định đầu tư dưới dạng báo cáo hàng ngày cho trưởng dơn vị để có phương án xử lý</w:t>
            </w:r>
          </w:p>
        </w:tc>
      </w:tr>
    </w:tbl>
    <w:p w14:paraId="667EB784" w14:textId="77777777" w:rsidR="00F8098E" w:rsidRPr="00D242A0" w:rsidRDefault="00F8098E" w:rsidP="00D242A0"/>
    <w:p w14:paraId="70C2EDEA" w14:textId="085BE751" w:rsidR="000A28C3" w:rsidRDefault="00BF4F9B" w:rsidP="00B65696">
      <w:pPr>
        <w:pStyle w:val="Heading4"/>
        <w:rPr>
          <w:ins w:id="588" w:author="Do Thanh Trung" w:date="2025-06-12T11:36:00Z" w16du:dateUtc="2025-06-12T04:36:00Z"/>
        </w:rPr>
      </w:pPr>
      <w:r>
        <w:lastRenderedPageBreak/>
        <w:t xml:space="preserve">Nhóm quy định liên quan đến </w:t>
      </w:r>
      <w:r w:rsidR="009327F8">
        <w:t>Giá trị tài sản ròng (NAV)</w:t>
      </w:r>
    </w:p>
    <w:p w14:paraId="249171DA" w14:textId="743451F8" w:rsidR="00EE266D" w:rsidRPr="00EE266D" w:rsidRDefault="00CD382F">
      <w:pPr>
        <w:pStyle w:val="Heading6"/>
        <w:pPrChange w:id="589" w:author="Do Thanh Trung" w:date="2025-06-12T11:36:00Z" w16du:dateUtc="2025-06-12T04:36:00Z">
          <w:pPr>
            <w:pStyle w:val="Heading4"/>
          </w:pPr>
        </w:pPrChange>
      </w:pPr>
      <w:bookmarkStart w:id="590" w:name="_Bảng_6_–"/>
      <w:bookmarkEnd w:id="590"/>
      <w:ins w:id="591" w:author="Do Thanh Trung" w:date="2025-06-12T11:36:00Z" w16du:dateUtc="2025-06-12T04:36:00Z">
        <w:r>
          <w:t>Quy định đầu tư liên quan đến NAV</w:t>
        </w:r>
      </w:ins>
    </w:p>
    <w:tbl>
      <w:tblPr>
        <w:tblStyle w:val="TableGrid"/>
        <w:tblW w:w="14035" w:type="dxa"/>
        <w:tblLook w:val="04A0" w:firstRow="1" w:lastRow="0" w:firstColumn="1" w:lastColumn="0" w:noHBand="0" w:noVBand="1"/>
      </w:tblPr>
      <w:tblGrid>
        <w:gridCol w:w="625"/>
        <w:gridCol w:w="1350"/>
        <w:gridCol w:w="4230"/>
        <w:gridCol w:w="2250"/>
        <w:gridCol w:w="2520"/>
        <w:gridCol w:w="1260"/>
        <w:gridCol w:w="1800"/>
      </w:tblGrid>
      <w:tr w:rsidR="005531C6" w:rsidRPr="00A20234" w14:paraId="53AB8E0D" w14:textId="379ED637" w:rsidTr="005C2911">
        <w:trPr>
          <w:trHeight w:val="813"/>
          <w:tblHeader/>
        </w:trPr>
        <w:tc>
          <w:tcPr>
            <w:tcW w:w="625" w:type="dxa"/>
            <w:shd w:val="clear" w:color="auto" w:fill="D1D1D1" w:themeFill="background2" w:themeFillShade="E6"/>
            <w:vAlign w:val="center"/>
          </w:tcPr>
          <w:p w14:paraId="330E684B" w14:textId="77777777" w:rsidR="005531C6" w:rsidRPr="00A20234" w:rsidRDefault="005531C6" w:rsidP="005C2911">
            <w:pPr>
              <w:jc w:val="center"/>
              <w:rPr>
                <w:b/>
                <w:bCs/>
              </w:rPr>
            </w:pPr>
            <w:r w:rsidRPr="00A20234">
              <w:rPr>
                <w:b/>
                <w:bCs/>
              </w:rPr>
              <w:t>STT</w:t>
            </w:r>
          </w:p>
        </w:tc>
        <w:tc>
          <w:tcPr>
            <w:tcW w:w="1350" w:type="dxa"/>
            <w:shd w:val="clear" w:color="auto" w:fill="D1D1D1" w:themeFill="background2" w:themeFillShade="E6"/>
            <w:vAlign w:val="center"/>
          </w:tcPr>
          <w:p w14:paraId="4AC3C41C" w14:textId="77777777" w:rsidR="005531C6" w:rsidRPr="00A20234" w:rsidRDefault="005531C6" w:rsidP="005C2911">
            <w:pPr>
              <w:jc w:val="center"/>
              <w:rPr>
                <w:b/>
                <w:bCs/>
              </w:rPr>
            </w:pPr>
            <w:r w:rsidRPr="00A20234">
              <w:rPr>
                <w:b/>
                <w:bCs/>
              </w:rPr>
              <w:t>Công việc</w:t>
            </w:r>
          </w:p>
        </w:tc>
        <w:tc>
          <w:tcPr>
            <w:tcW w:w="4230" w:type="dxa"/>
            <w:shd w:val="clear" w:color="auto" w:fill="D1D1D1" w:themeFill="background2" w:themeFillShade="E6"/>
            <w:vAlign w:val="center"/>
          </w:tcPr>
          <w:p w14:paraId="71B70A81" w14:textId="18BB3B10" w:rsidR="005531C6" w:rsidRPr="00A20234" w:rsidRDefault="005531C6" w:rsidP="005C2911">
            <w:pPr>
              <w:jc w:val="center"/>
              <w:rPr>
                <w:b/>
                <w:bCs/>
              </w:rPr>
            </w:pPr>
            <w:r>
              <w:rPr>
                <w:b/>
                <w:bCs/>
              </w:rPr>
              <w:t>Mô tả quy định</w:t>
            </w:r>
          </w:p>
        </w:tc>
        <w:tc>
          <w:tcPr>
            <w:tcW w:w="2250" w:type="dxa"/>
            <w:shd w:val="clear" w:color="auto" w:fill="D1D1D1" w:themeFill="background2" w:themeFillShade="E6"/>
            <w:vAlign w:val="center"/>
          </w:tcPr>
          <w:p w14:paraId="760A949D" w14:textId="61CFADD0" w:rsidR="005531C6" w:rsidRDefault="00BC5AB1" w:rsidP="005C2911">
            <w:pPr>
              <w:jc w:val="center"/>
              <w:rPr>
                <w:b/>
                <w:bCs/>
              </w:rPr>
            </w:pPr>
            <w:r>
              <w:rPr>
                <w:b/>
                <w:bCs/>
              </w:rPr>
              <w:t>Dữ liệu tham chiếu</w:t>
            </w:r>
          </w:p>
        </w:tc>
        <w:tc>
          <w:tcPr>
            <w:tcW w:w="2520" w:type="dxa"/>
            <w:shd w:val="clear" w:color="auto" w:fill="D1D1D1" w:themeFill="background2" w:themeFillShade="E6"/>
            <w:vAlign w:val="center"/>
          </w:tcPr>
          <w:p w14:paraId="24906CD3" w14:textId="4306C6EF" w:rsidR="005531C6" w:rsidRPr="00A20234" w:rsidRDefault="005531C6" w:rsidP="005C2911">
            <w:pPr>
              <w:jc w:val="center"/>
              <w:rPr>
                <w:b/>
                <w:bCs/>
              </w:rPr>
            </w:pPr>
            <w:r>
              <w:rPr>
                <w:b/>
                <w:bCs/>
              </w:rPr>
              <w:t>Mô tả công thức</w:t>
            </w:r>
          </w:p>
        </w:tc>
        <w:tc>
          <w:tcPr>
            <w:tcW w:w="1260" w:type="dxa"/>
            <w:shd w:val="clear" w:color="auto" w:fill="D1D1D1" w:themeFill="background2" w:themeFillShade="E6"/>
            <w:vAlign w:val="center"/>
          </w:tcPr>
          <w:p w14:paraId="5C1407B8" w14:textId="77E39B4E" w:rsidR="005531C6" w:rsidRDefault="005531C6" w:rsidP="005C2911">
            <w:pPr>
              <w:jc w:val="center"/>
              <w:rPr>
                <w:b/>
                <w:bCs/>
              </w:rPr>
            </w:pPr>
            <w:r>
              <w:rPr>
                <w:b/>
                <w:bCs/>
              </w:rPr>
              <w:t>Cảnh báo đặt lệnh</w:t>
            </w:r>
          </w:p>
        </w:tc>
        <w:tc>
          <w:tcPr>
            <w:tcW w:w="1800" w:type="dxa"/>
            <w:shd w:val="clear" w:color="auto" w:fill="D1D1D1" w:themeFill="background2" w:themeFillShade="E6"/>
            <w:vAlign w:val="center"/>
          </w:tcPr>
          <w:p w14:paraId="638CCC3A" w14:textId="645A1B17" w:rsidR="005531C6" w:rsidRDefault="005531C6" w:rsidP="005C2911">
            <w:pPr>
              <w:jc w:val="center"/>
              <w:rPr>
                <w:b/>
                <w:bCs/>
              </w:rPr>
            </w:pPr>
            <w:r>
              <w:rPr>
                <w:b/>
                <w:bCs/>
              </w:rPr>
              <w:t>Cảnh báo do biến động giá</w:t>
            </w:r>
          </w:p>
        </w:tc>
      </w:tr>
      <w:tr w:rsidR="005531C6" w14:paraId="399BA865" w14:textId="1D68634A" w:rsidTr="005C2911">
        <w:trPr>
          <w:trHeight w:val="1580"/>
        </w:trPr>
        <w:tc>
          <w:tcPr>
            <w:tcW w:w="625" w:type="dxa"/>
            <w:vAlign w:val="center"/>
          </w:tcPr>
          <w:p w14:paraId="777579C9" w14:textId="77777777" w:rsidR="005531C6" w:rsidRPr="00A20234" w:rsidRDefault="005531C6" w:rsidP="005C2911">
            <w:pPr>
              <w:jc w:val="center"/>
              <w:rPr>
                <w:b/>
                <w:bCs/>
              </w:rPr>
            </w:pPr>
            <w:r>
              <w:t>1</w:t>
            </w:r>
          </w:p>
        </w:tc>
        <w:tc>
          <w:tcPr>
            <w:tcW w:w="1350" w:type="dxa"/>
            <w:vAlign w:val="center"/>
          </w:tcPr>
          <w:p w14:paraId="70CE17E4" w14:textId="362C2EA3" w:rsidR="005531C6" w:rsidRPr="001004A1" w:rsidRDefault="005531C6" w:rsidP="005C2911">
            <w:pPr>
              <w:jc w:val="left"/>
            </w:pPr>
            <w:r>
              <w:t xml:space="preserve">Tổng giá trị đầu tư </w:t>
            </w:r>
            <w:r w:rsidRPr="001004A1">
              <w:t>tiền gửi có kỳ hạn, CCTG, GTCG</w:t>
            </w:r>
          </w:p>
        </w:tc>
        <w:tc>
          <w:tcPr>
            <w:tcW w:w="4230" w:type="dxa"/>
            <w:vAlign w:val="center"/>
          </w:tcPr>
          <w:p w14:paraId="02996286" w14:textId="3E7A68D3" w:rsidR="005531C6" w:rsidRPr="003F0539" w:rsidRDefault="005531C6" w:rsidP="005C2911">
            <w:pPr>
              <w:jc w:val="left"/>
            </w:pPr>
            <w:r>
              <w:t xml:space="preserve">Trừ tiền gửi trên tài khoản thanh toán của quỹ tại Ngân hàng giám sát/Ngân hàng lưu ký, quỹ mở không được đầu tư quá 49% tổng giá trị tài sản của quỹ vào các tài sản được mô tả ở </w:t>
            </w:r>
            <w:hyperlink w:anchor="_Quy_trình_thực" w:history="1">
              <w:r w:rsidRPr="00182DA9">
                <w:rPr>
                  <w:rStyle w:val="Hyperlink"/>
                  <w:kern w:val="2"/>
                  <w14:ligatures w14:val="standardContextual"/>
                </w:rPr>
                <w:t>Quy tr</w:t>
              </w:r>
              <w:r w:rsidRPr="00182DA9">
                <w:rPr>
                  <w:rStyle w:val="Hyperlink"/>
                </w:rPr>
                <w:t>ình thực hiện đầu tư Tài sản khác</w:t>
              </w:r>
            </w:hyperlink>
          </w:p>
        </w:tc>
        <w:tc>
          <w:tcPr>
            <w:tcW w:w="2250" w:type="dxa"/>
            <w:vAlign w:val="center"/>
          </w:tcPr>
          <w:p w14:paraId="36B9E990" w14:textId="0C899438" w:rsidR="005531C6" w:rsidRPr="00087C64" w:rsidRDefault="005531C6">
            <w:pPr>
              <w:rPr>
                <w:b/>
                <w:bCs/>
                <w:rPrChange w:id="592" w:author="Do Thanh Trung" w:date="2025-07-04T09:55:00Z" w16du:dateUtc="2025-07-04T02:55:00Z">
                  <w:rPr/>
                </w:rPrChange>
              </w:rPr>
              <w:pPrChange w:id="593" w:author="Do Thanh Trung" w:date="2025-07-04T09:55:00Z" w16du:dateUtc="2025-07-04T02:55:00Z">
                <w:pPr>
                  <w:jc w:val="center"/>
                </w:pPr>
              </w:pPrChange>
            </w:pPr>
          </w:p>
        </w:tc>
        <w:tc>
          <w:tcPr>
            <w:tcW w:w="2520" w:type="dxa"/>
            <w:vAlign w:val="center"/>
          </w:tcPr>
          <w:p w14:paraId="51656334" w14:textId="05AC1BFA" w:rsidR="005531C6" w:rsidRDefault="005531C6" w:rsidP="005C2911">
            <w:pPr>
              <w:jc w:val="center"/>
            </w:pPr>
            <w:r w:rsidRPr="00182DA9">
              <w:rPr>
                <w:b/>
                <w:bCs/>
              </w:rPr>
              <w:t xml:space="preserve">Tổng giá trị </w:t>
            </w:r>
            <w:r>
              <w:rPr>
                <w:b/>
                <w:bCs/>
              </w:rPr>
              <w:t xml:space="preserve">đầu tư </w:t>
            </w:r>
            <w:r w:rsidRPr="00182DA9">
              <w:rPr>
                <w:b/>
                <w:bCs/>
              </w:rPr>
              <w:t xml:space="preserve">tài sản </w:t>
            </w:r>
            <w:r>
              <w:rPr>
                <w:b/>
                <w:bCs/>
              </w:rPr>
              <w:t>khác</w:t>
            </w:r>
            <w:r w:rsidRPr="00182DA9">
              <w:rPr>
                <w:b/>
                <w:bCs/>
              </w:rPr>
              <w:t xml:space="preserve"> </w:t>
            </w:r>
            <m:oMath>
              <m:r>
                <m:rPr>
                  <m:sty m:val="bi"/>
                </m:rPr>
                <w:rPr>
                  <w:rFonts w:ascii="Cambria Math" w:hAnsi="Cambria Math"/>
                </w:rPr>
                <m:t>≤</m:t>
              </m:r>
            </m:oMath>
            <w:r w:rsidRPr="00182DA9">
              <w:rPr>
                <w:rFonts w:eastAsiaTheme="minorEastAsia"/>
                <w:b/>
                <w:bCs/>
              </w:rPr>
              <w:t xml:space="preserve"> 49% NAV</w:t>
            </w:r>
          </w:p>
        </w:tc>
        <w:tc>
          <w:tcPr>
            <w:tcW w:w="1260" w:type="dxa"/>
            <w:vAlign w:val="center"/>
          </w:tcPr>
          <w:p w14:paraId="4AF730EE" w14:textId="52A1A3EE" w:rsidR="005531C6" w:rsidRDefault="005531C6" w:rsidP="005C2911">
            <w:pPr>
              <w:jc w:val="center"/>
            </w:pPr>
            <w:r>
              <w:t>Ngăn chặn</w:t>
            </w:r>
          </w:p>
        </w:tc>
        <w:tc>
          <w:tcPr>
            <w:tcW w:w="1800" w:type="dxa"/>
            <w:vAlign w:val="center"/>
          </w:tcPr>
          <w:p w14:paraId="48B5CBA0" w14:textId="52C30121" w:rsidR="005531C6" w:rsidRDefault="005531C6" w:rsidP="005C2911">
            <w:pPr>
              <w:jc w:val="center"/>
            </w:pPr>
            <w:r>
              <w:t>Cảnh báo người dùng</w:t>
            </w:r>
          </w:p>
        </w:tc>
      </w:tr>
      <w:tr w:rsidR="005531C6" w14:paraId="4F44FD7C" w14:textId="3374CE2E" w:rsidTr="005C2911">
        <w:trPr>
          <w:trHeight w:val="1580"/>
        </w:trPr>
        <w:tc>
          <w:tcPr>
            <w:tcW w:w="625" w:type="dxa"/>
            <w:vAlign w:val="center"/>
          </w:tcPr>
          <w:p w14:paraId="6E6AE90B" w14:textId="02640C72" w:rsidR="005531C6" w:rsidRDefault="005531C6" w:rsidP="005C2911">
            <w:pPr>
              <w:jc w:val="center"/>
            </w:pPr>
            <w:r>
              <w:t>2</w:t>
            </w:r>
          </w:p>
        </w:tc>
        <w:tc>
          <w:tcPr>
            <w:tcW w:w="1350" w:type="dxa"/>
            <w:vAlign w:val="center"/>
          </w:tcPr>
          <w:p w14:paraId="167B2AAF" w14:textId="0ECC078E" w:rsidR="005531C6" w:rsidRDefault="005531C6" w:rsidP="005C2911">
            <w:pPr>
              <w:jc w:val="left"/>
            </w:pPr>
            <w:r>
              <w:t>Tổng giá trị đầu tư vào 1 TCPH</w:t>
            </w:r>
          </w:p>
        </w:tc>
        <w:tc>
          <w:tcPr>
            <w:tcW w:w="4230" w:type="dxa"/>
            <w:vAlign w:val="center"/>
          </w:tcPr>
          <w:p w14:paraId="0150EE8E" w14:textId="77777777" w:rsidR="005531C6" w:rsidRDefault="005531C6" w:rsidP="005C2911">
            <w:pPr>
              <w:jc w:val="left"/>
            </w:pPr>
            <w:r>
              <w:t>Tổng giá trị đầu tư vào 1 TCPH không được vượt quá 20% Tổng giá trị tài sản của quỹ</w:t>
            </w:r>
          </w:p>
          <w:p w14:paraId="0E212D68" w14:textId="637087AB" w:rsidR="005531C6" w:rsidRPr="003A1BC2" w:rsidRDefault="005531C6" w:rsidP="005C2911">
            <w:pPr>
              <w:jc w:val="left"/>
              <w:rPr>
                <w:i/>
                <w:iCs/>
              </w:rPr>
            </w:pPr>
            <w:r w:rsidRPr="003A1BC2">
              <w:rPr>
                <w:i/>
                <w:iCs/>
              </w:rPr>
              <w:t xml:space="preserve">**Tổng giá trị đầu tư vào 1 TCPH được tính ở tất cả các loại tài sản, tham chiếu </w:t>
            </w:r>
            <w:hyperlink w:anchor="_Quy_trình_thực_1" w:history="1">
              <w:r w:rsidRPr="003A1BC2">
                <w:rPr>
                  <w:rStyle w:val="Hyperlink"/>
                  <w:i/>
                  <w:iCs/>
                  <w:kern w:val="2"/>
                  <w14:ligatures w14:val="standardContextual"/>
                </w:rPr>
                <w:t>Quy tr</w:t>
              </w:r>
              <w:r w:rsidRPr="003A1BC2">
                <w:rPr>
                  <w:rStyle w:val="Hyperlink"/>
                  <w:i/>
                  <w:iCs/>
                </w:rPr>
                <w:t>ình thực hiện đầu tư chứng khoán</w:t>
              </w:r>
            </w:hyperlink>
            <w:r w:rsidRPr="003A1BC2">
              <w:rPr>
                <w:i/>
                <w:iCs/>
              </w:rPr>
              <w:t xml:space="preserve"> và </w:t>
            </w:r>
            <w:hyperlink w:anchor="_Quy_trình_thực" w:history="1">
              <w:r w:rsidRPr="003A1BC2">
                <w:rPr>
                  <w:rStyle w:val="Hyperlink"/>
                  <w:i/>
                  <w:iCs/>
                  <w:kern w:val="2"/>
                  <w14:ligatures w14:val="standardContextual"/>
                </w:rPr>
                <w:t>Quy tr</w:t>
              </w:r>
              <w:r w:rsidRPr="003A1BC2">
                <w:rPr>
                  <w:rStyle w:val="Hyperlink"/>
                  <w:i/>
                  <w:iCs/>
                </w:rPr>
                <w:t>ình thực hiện đầu tư Tài sản khác</w:t>
              </w:r>
            </w:hyperlink>
          </w:p>
        </w:tc>
        <w:tc>
          <w:tcPr>
            <w:tcW w:w="2250" w:type="dxa"/>
            <w:vAlign w:val="center"/>
          </w:tcPr>
          <w:p w14:paraId="2105BE42" w14:textId="77777777" w:rsidR="005531C6" w:rsidRPr="003F0539" w:rsidRDefault="005531C6" w:rsidP="005C2911">
            <w:pPr>
              <w:jc w:val="center"/>
              <w:rPr>
                <w:b/>
                <w:bCs/>
              </w:rPr>
            </w:pPr>
          </w:p>
        </w:tc>
        <w:tc>
          <w:tcPr>
            <w:tcW w:w="2520" w:type="dxa"/>
            <w:vAlign w:val="center"/>
          </w:tcPr>
          <w:p w14:paraId="29D79A3E" w14:textId="079CAF82" w:rsidR="005531C6" w:rsidRDefault="005531C6" w:rsidP="005C2911">
            <w:pPr>
              <w:jc w:val="center"/>
            </w:pPr>
            <w:r w:rsidRPr="003F0539">
              <w:rPr>
                <w:b/>
                <w:bCs/>
              </w:rPr>
              <w:t xml:space="preserve">Tổng giá trị đầu tư vào 1 TCPH </w:t>
            </w:r>
            <m:oMath>
              <m:r>
                <m:rPr>
                  <m:sty m:val="bi"/>
                </m:rPr>
                <w:rPr>
                  <w:rFonts w:ascii="Cambria Math" w:hAnsi="Cambria Math"/>
                </w:rPr>
                <m:t>≤</m:t>
              </m:r>
            </m:oMath>
            <w:r w:rsidRPr="003F0539">
              <w:rPr>
                <w:rFonts w:eastAsiaTheme="minorEastAsia"/>
                <w:b/>
                <w:bCs/>
              </w:rPr>
              <w:t xml:space="preserve"> 20% NAV</w:t>
            </w:r>
          </w:p>
        </w:tc>
        <w:tc>
          <w:tcPr>
            <w:tcW w:w="1260" w:type="dxa"/>
            <w:vAlign w:val="center"/>
          </w:tcPr>
          <w:p w14:paraId="4BB6D412" w14:textId="610691B5" w:rsidR="005531C6" w:rsidRDefault="005531C6" w:rsidP="005C2911">
            <w:pPr>
              <w:jc w:val="center"/>
            </w:pPr>
            <w:r>
              <w:t>Ngăn chặn</w:t>
            </w:r>
          </w:p>
        </w:tc>
        <w:tc>
          <w:tcPr>
            <w:tcW w:w="1800" w:type="dxa"/>
            <w:vAlign w:val="center"/>
          </w:tcPr>
          <w:p w14:paraId="23167BDD" w14:textId="5410AF22" w:rsidR="005531C6" w:rsidRDefault="005531C6" w:rsidP="005C2911">
            <w:pPr>
              <w:jc w:val="center"/>
            </w:pPr>
            <w:r>
              <w:t>Cảnh báo người dùng</w:t>
            </w:r>
          </w:p>
        </w:tc>
      </w:tr>
      <w:tr w:rsidR="005531C6" w14:paraId="016A6CE8" w14:textId="372A0F8B" w:rsidTr="005C2911">
        <w:trPr>
          <w:trHeight w:val="989"/>
        </w:trPr>
        <w:tc>
          <w:tcPr>
            <w:tcW w:w="625" w:type="dxa"/>
            <w:vAlign w:val="center"/>
          </w:tcPr>
          <w:p w14:paraId="25ECD184" w14:textId="6AE0A6DE" w:rsidR="005531C6" w:rsidRDefault="005531C6" w:rsidP="005C2911">
            <w:pPr>
              <w:jc w:val="center"/>
            </w:pPr>
            <w:r>
              <w:t>3</w:t>
            </w:r>
          </w:p>
        </w:tc>
        <w:tc>
          <w:tcPr>
            <w:tcW w:w="1350" w:type="dxa"/>
            <w:vAlign w:val="center"/>
          </w:tcPr>
          <w:p w14:paraId="092E7CD0" w14:textId="2382FAF5" w:rsidR="005531C6" w:rsidRDefault="005531C6" w:rsidP="005C2911">
            <w:pPr>
              <w:jc w:val="left"/>
            </w:pPr>
            <w:r>
              <w:t>Tổng giá trị đầu tư vào nhóm công ty liên quan</w:t>
            </w:r>
          </w:p>
        </w:tc>
        <w:tc>
          <w:tcPr>
            <w:tcW w:w="4230" w:type="dxa"/>
            <w:vAlign w:val="center"/>
          </w:tcPr>
          <w:p w14:paraId="77A34520" w14:textId="77777777" w:rsidR="005531C6" w:rsidRDefault="005531C6" w:rsidP="005C2911">
            <w:pPr>
              <w:jc w:val="left"/>
            </w:pPr>
            <w:r>
              <w:t>Tổng giá trị đầu tư vào 1 nhóm Công ty liên quan không được vượt quá 30% Tổng giá trị tài sản của quỹ</w:t>
            </w:r>
          </w:p>
          <w:p w14:paraId="79A7AE13" w14:textId="77777777" w:rsidR="005531C6" w:rsidRDefault="005531C6" w:rsidP="005C2911">
            <w:pPr>
              <w:jc w:val="left"/>
              <w:rPr>
                <w:i/>
                <w:iCs/>
              </w:rPr>
            </w:pPr>
            <w:r w:rsidRPr="00150B81">
              <w:rPr>
                <w:i/>
                <w:iCs/>
              </w:rPr>
              <w:t xml:space="preserve">**Nhóm công ty liên quan tham chiếu </w:t>
            </w:r>
            <w:hyperlink w:anchor="_Cài_đặt_danh" w:history="1">
              <w:r w:rsidRPr="00150B81">
                <w:rPr>
                  <w:rStyle w:val="Hyperlink"/>
                  <w:i/>
                  <w:iCs/>
                  <w:kern w:val="2"/>
                  <w14:ligatures w14:val="standardContextual"/>
                </w:rPr>
                <w:t>C</w:t>
              </w:r>
              <w:r w:rsidRPr="00150B81">
                <w:rPr>
                  <w:rStyle w:val="Hyperlink"/>
                  <w:i/>
                  <w:iCs/>
                </w:rPr>
                <w:t>ài đặt danh mục nhóm công ty liên quan</w:t>
              </w:r>
            </w:hyperlink>
          </w:p>
          <w:p w14:paraId="5776F274" w14:textId="2145EDD1" w:rsidR="005531C6" w:rsidRPr="00150B81" w:rsidRDefault="005531C6" w:rsidP="005C2911">
            <w:pPr>
              <w:jc w:val="left"/>
              <w:rPr>
                <w:i/>
                <w:iCs/>
              </w:rPr>
            </w:pPr>
            <w:r w:rsidRPr="003A1BC2">
              <w:rPr>
                <w:i/>
                <w:iCs/>
              </w:rPr>
              <w:t xml:space="preserve">**Tổng giá trị đầu tư vào 1 </w:t>
            </w:r>
            <w:r>
              <w:rPr>
                <w:i/>
                <w:iCs/>
              </w:rPr>
              <w:t>nhóm liên quan</w:t>
            </w:r>
            <w:r w:rsidRPr="003A1BC2">
              <w:rPr>
                <w:i/>
                <w:iCs/>
              </w:rPr>
              <w:t xml:space="preserve"> được tính ở tất cả các loại tài sản, tham chiếu </w:t>
            </w:r>
            <w:hyperlink w:anchor="_Quy_trình_thực_1" w:history="1">
              <w:r w:rsidRPr="003A1BC2">
                <w:rPr>
                  <w:rStyle w:val="Hyperlink"/>
                  <w:i/>
                  <w:iCs/>
                  <w:kern w:val="2"/>
                  <w14:ligatures w14:val="standardContextual"/>
                </w:rPr>
                <w:t>Quy tr</w:t>
              </w:r>
              <w:r w:rsidRPr="003A1BC2">
                <w:rPr>
                  <w:rStyle w:val="Hyperlink"/>
                  <w:i/>
                  <w:iCs/>
                </w:rPr>
                <w:t>ình thực hiện đầu tư chứng khoán</w:t>
              </w:r>
            </w:hyperlink>
            <w:r w:rsidRPr="003A1BC2">
              <w:rPr>
                <w:i/>
                <w:iCs/>
              </w:rPr>
              <w:t xml:space="preserve"> và </w:t>
            </w:r>
            <w:hyperlink w:anchor="_Quy_trình_thực" w:history="1">
              <w:r w:rsidRPr="003A1BC2">
                <w:rPr>
                  <w:rStyle w:val="Hyperlink"/>
                  <w:i/>
                  <w:iCs/>
                  <w:kern w:val="2"/>
                  <w14:ligatures w14:val="standardContextual"/>
                </w:rPr>
                <w:t>Quy tr</w:t>
              </w:r>
              <w:r w:rsidRPr="003A1BC2">
                <w:rPr>
                  <w:rStyle w:val="Hyperlink"/>
                  <w:i/>
                  <w:iCs/>
                </w:rPr>
                <w:t>ình thực hiện đầu tư Tài sản khác</w:t>
              </w:r>
            </w:hyperlink>
          </w:p>
        </w:tc>
        <w:tc>
          <w:tcPr>
            <w:tcW w:w="2250" w:type="dxa"/>
            <w:vAlign w:val="center"/>
          </w:tcPr>
          <w:p w14:paraId="26930B8D" w14:textId="77777777" w:rsidR="005531C6" w:rsidRDefault="005531C6" w:rsidP="005C2911">
            <w:pPr>
              <w:jc w:val="center"/>
            </w:pPr>
          </w:p>
        </w:tc>
        <w:tc>
          <w:tcPr>
            <w:tcW w:w="2520" w:type="dxa"/>
            <w:vAlign w:val="center"/>
          </w:tcPr>
          <w:p w14:paraId="09404381" w14:textId="7A443ADC" w:rsidR="005531C6" w:rsidRDefault="005531C6" w:rsidP="005C2911">
            <w:pPr>
              <w:jc w:val="center"/>
            </w:pPr>
            <w:r>
              <w:t xml:space="preserve">Tổng giá trị đầu tư theo Nhóm liên quan </w:t>
            </w:r>
            <m:oMath>
              <m:r>
                <m:rPr>
                  <m:sty m:val="bi"/>
                </m:rPr>
                <w:rPr>
                  <w:rFonts w:ascii="Cambria Math" w:hAnsi="Cambria Math"/>
                </w:rPr>
                <m:t>≤</m:t>
              </m:r>
            </m:oMath>
            <w:r w:rsidRPr="003F0539">
              <w:rPr>
                <w:rFonts w:eastAsiaTheme="minorEastAsia"/>
                <w:b/>
                <w:bCs/>
              </w:rPr>
              <w:t xml:space="preserve"> </w:t>
            </w:r>
            <w:r>
              <w:rPr>
                <w:rFonts w:eastAsiaTheme="minorEastAsia"/>
                <w:b/>
                <w:bCs/>
              </w:rPr>
              <w:t>30</w:t>
            </w:r>
            <w:r w:rsidRPr="003F0539">
              <w:rPr>
                <w:rFonts w:eastAsiaTheme="minorEastAsia"/>
                <w:b/>
                <w:bCs/>
              </w:rPr>
              <w:t>% NAV</w:t>
            </w:r>
          </w:p>
        </w:tc>
        <w:tc>
          <w:tcPr>
            <w:tcW w:w="1260" w:type="dxa"/>
            <w:vAlign w:val="center"/>
          </w:tcPr>
          <w:p w14:paraId="6E58D17E" w14:textId="538ED74A" w:rsidR="005531C6" w:rsidRDefault="005531C6" w:rsidP="005C2911">
            <w:pPr>
              <w:jc w:val="center"/>
            </w:pPr>
            <w:r>
              <w:t>Ngăn chặn</w:t>
            </w:r>
          </w:p>
        </w:tc>
        <w:tc>
          <w:tcPr>
            <w:tcW w:w="1800" w:type="dxa"/>
            <w:vAlign w:val="center"/>
          </w:tcPr>
          <w:p w14:paraId="63A31CBA" w14:textId="29E625F3" w:rsidR="005531C6" w:rsidRDefault="005531C6" w:rsidP="005C2911">
            <w:pPr>
              <w:jc w:val="center"/>
            </w:pPr>
            <w:r>
              <w:t>Cảnh báo người dùng</w:t>
            </w:r>
          </w:p>
        </w:tc>
      </w:tr>
      <w:tr w:rsidR="005531C6" w14:paraId="468414B0" w14:textId="7A5198DC" w:rsidTr="005C2911">
        <w:trPr>
          <w:trHeight w:val="1580"/>
        </w:trPr>
        <w:tc>
          <w:tcPr>
            <w:tcW w:w="625" w:type="dxa"/>
            <w:vAlign w:val="center"/>
          </w:tcPr>
          <w:p w14:paraId="308A62EB" w14:textId="541A7AC7" w:rsidR="005531C6" w:rsidRDefault="005531C6" w:rsidP="005C2911">
            <w:pPr>
              <w:jc w:val="center"/>
            </w:pPr>
            <w:r>
              <w:t>4</w:t>
            </w:r>
          </w:p>
        </w:tc>
        <w:tc>
          <w:tcPr>
            <w:tcW w:w="1350" w:type="dxa"/>
            <w:vAlign w:val="center"/>
          </w:tcPr>
          <w:p w14:paraId="4801B181" w14:textId="25F5D94A" w:rsidR="005531C6" w:rsidRDefault="005531C6" w:rsidP="005C2911">
            <w:pPr>
              <w:jc w:val="left"/>
            </w:pPr>
            <w:r>
              <w:t>Tổng giá trị đầu tư vào tài sản IPO/TP chưa niêm yết</w:t>
            </w:r>
          </w:p>
        </w:tc>
        <w:tc>
          <w:tcPr>
            <w:tcW w:w="4230" w:type="dxa"/>
            <w:vAlign w:val="center"/>
          </w:tcPr>
          <w:p w14:paraId="2D41C0E0" w14:textId="15A16386" w:rsidR="00984314" w:rsidRPr="00984314" w:rsidRDefault="00984314" w:rsidP="00984314">
            <w:pPr>
              <w:jc w:val="left"/>
              <w:rPr>
                <w:ins w:id="594" w:author="Tran Mai Quang Bao" w:date="2025-06-04T08:34:00Z" w16du:dateUtc="2025-06-04T01:34:00Z"/>
                <w:lang w:val="vi-VN"/>
                <w:rPrChange w:id="595" w:author="Tran Mai Quang Bao" w:date="2025-06-04T08:34:00Z" w16du:dateUtc="2025-06-04T01:34:00Z">
                  <w:rPr>
                    <w:ins w:id="596" w:author="Tran Mai Quang Bao" w:date="2025-06-04T08:34:00Z" w16du:dateUtc="2025-06-04T01:34:00Z"/>
                  </w:rPr>
                </w:rPrChange>
              </w:rPr>
            </w:pPr>
            <w:ins w:id="597" w:author="Tran Mai Quang Bao" w:date="2025-06-04T08:34:00Z" w16du:dateUtc="2025-06-04T01:34:00Z">
              <w:r>
                <w:t>Tổng giá trị đầu tư vào trái phiếu chưa niêm yết (hoặc tài sản IPO/chưa niêm yết) không được vượt quá 10% tổng giá trị tài sản của quỹ đối với từng loại tài sản:</w:t>
              </w:r>
            </w:ins>
          </w:p>
          <w:p w14:paraId="2FC10AD9" w14:textId="5E58C71D" w:rsidR="00984314" w:rsidRPr="00984314" w:rsidRDefault="00984314" w:rsidP="00984314">
            <w:pPr>
              <w:jc w:val="left"/>
              <w:rPr>
                <w:ins w:id="598" w:author="Tran Mai Quang Bao" w:date="2025-06-04T08:34:00Z" w16du:dateUtc="2025-06-04T01:34:00Z"/>
                <w:lang w:val="vi-VN"/>
                <w:rPrChange w:id="599" w:author="Tran Mai Quang Bao" w:date="2025-06-04T08:34:00Z" w16du:dateUtc="2025-06-04T01:34:00Z">
                  <w:rPr>
                    <w:ins w:id="600" w:author="Tran Mai Quang Bao" w:date="2025-06-04T08:34:00Z" w16du:dateUtc="2025-06-04T01:34:00Z"/>
                  </w:rPr>
                </w:rPrChange>
              </w:rPr>
            </w:pPr>
            <w:ins w:id="601" w:author="Tran Mai Quang Bao" w:date="2025-06-04T08:34:00Z" w16du:dateUtc="2025-06-04T01:34:00Z">
              <w:r>
                <w:t>Tài sản IPO (cổ phiếu phát hành lần đầu ra công chúng)</w:t>
              </w:r>
            </w:ins>
          </w:p>
          <w:p w14:paraId="04037D6E" w14:textId="1BC9E9E5" w:rsidR="005531C6" w:rsidRDefault="00984314" w:rsidP="005C2911">
            <w:pPr>
              <w:jc w:val="left"/>
            </w:pPr>
            <w:ins w:id="602" w:author="Tran Mai Quang Bao" w:date="2025-06-04T08:34:00Z" w16du:dateUtc="2025-06-04T01:34:00Z">
              <w:r>
                <w:t>Trái phiếu doanh nghiệp phát hành riêng lẻ/chưa niêm yết</w:t>
              </w:r>
            </w:ins>
          </w:p>
        </w:tc>
        <w:tc>
          <w:tcPr>
            <w:tcW w:w="2250" w:type="dxa"/>
            <w:vAlign w:val="center"/>
          </w:tcPr>
          <w:p w14:paraId="2000CEFC" w14:textId="77777777" w:rsidR="005531C6" w:rsidRDefault="005531C6" w:rsidP="005C2911">
            <w:pPr>
              <w:jc w:val="center"/>
            </w:pPr>
          </w:p>
        </w:tc>
        <w:tc>
          <w:tcPr>
            <w:tcW w:w="2520" w:type="dxa"/>
            <w:vAlign w:val="center"/>
          </w:tcPr>
          <w:p w14:paraId="14EF9717" w14:textId="7FB92A6E" w:rsidR="005531C6" w:rsidRDefault="00F40BA4" w:rsidP="005C2911">
            <w:pPr>
              <w:jc w:val="center"/>
            </w:pPr>
            <w:ins w:id="603" w:author="Tran Mai Quang Bao" w:date="2025-06-04T08:35:00Z">
              <w:r w:rsidRPr="00F40BA4">
                <w:t xml:space="preserve">Không được đầu tư quá </w:t>
              </w:r>
              <w:r w:rsidRPr="00F40BA4">
                <w:rPr>
                  <w:b/>
                  <w:bCs/>
                </w:rPr>
                <w:t xml:space="preserve">10% tổng giá trị </w:t>
              </w:r>
              <w:del w:id="604" w:author="Do Thanh Trung" w:date="2025-07-04T09:56:00Z" w16du:dateUtc="2025-07-04T02:56:00Z">
                <w:r w:rsidRPr="00F40BA4" w:rsidDel="00520E87">
                  <w:rPr>
                    <w:b/>
                    <w:bCs/>
                  </w:rPr>
                  <w:delText>tài sản của quỹ</w:delText>
                </w:r>
              </w:del>
            </w:ins>
            <w:ins w:id="605" w:author="Do Thanh Trung" w:date="2025-07-04T09:56:00Z" w16du:dateUtc="2025-07-04T02:56:00Z">
              <w:r w:rsidR="00520E87">
                <w:rPr>
                  <w:b/>
                  <w:bCs/>
                </w:rPr>
                <w:t>NAV</w:t>
              </w:r>
            </w:ins>
          </w:p>
        </w:tc>
        <w:tc>
          <w:tcPr>
            <w:tcW w:w="1260" w:type="dxa"/>
            <w:vAlign w:val="center"/>
          </w:tcPr>
          <w:p w14:paraId="4D2D88AD" w14:textId="27F8BBE1" w:rsidR="005531C6" w:rsidRDefault="005531C6" w:rsidP="005C2911">
            <w:pPr>
              <w:jc w:val="center"/>
            </w:pPr>
            <w:r>
              <w:t>Ngăn chặn</w:t>
            </w:r>
          </w:p>
        </w:tc>
        <w:tc>
          <w:tcPr>
            <w:tcW w:w="1800" w:type="dxa"/>
            <w:vAlign w:val="center"/>
          </w:tcPr>
          <w:p w14:paraId="27623A9E" w14:textId="0C4C6BE7" w:rsidR="005531C6" w:rsidRDefault="005531C6" w:rsidP="005C2911">
            <w:pPr>
              <w:jc w:val="center"/>
            </w:pPr>
            <w:r>
              <w:t>Cảnh báo người dùng</w:t>
            </w:r>
          </w:p>
        </w:tc>
      </w:tr>
      <w:tr w:rsidR="005531C6" w14:paraId="1038439C" w14:textId="371372A7" w:rsidTr="005C2911">
        <w:trPr>
          <w:trHeight w:val="1580"/>
        </w:trPr>
        <w:tc>
          <w:tcPr>
            <w:tcW w:w="625" w:type="dxa"/>
            <w:vAlign w:val="center"/>
          </w:tcPr>
          <w:p w14:paraId="0E754DE3" w14:textId="598674AA" w:rsidR="005531C6" w:rsidRDefault="005531C6" w:rsidP="005C2911">
            <w:pPr>
              <w:jc w:val="center"/>
            </w:pPr>
            <w:r>
              <w:t>5</w:t>
            </w:r>
          </w:p>
        </w:tc>
        <w:tc>
          <w:tcPr>
            <w:tcW w:w="1350" w:type="dxa"/>
            <w:vAlign w:val="center"/>
          </w:tcPr>
          <w:p w14:paraId="4539A361" w14:textId="62FE59C3" w:rsidR="005531C6" w:rsidRDefault="005531C6" w:rsidP="005C2911">
            <w:pPr>
              <w:jc w:val="left"/>
            </w:pPr>
            <w:r>
              <w:t>Tổng giá trị đầu tư lớn</w:t>
            </w:r>
          </w:p>
        </w:tc>
        <w:tc>
          <w:tcPr>
            <w:tcW w:w="4230" w:type="dxa"/>
            <w:vAlign w:val="center"/>
          </w:tcPr>
          <w:p w14:paraId="20A45516" w14:textId="77777777" w:rsidR="005531C6" w:rsidRDefault="005531C6" w:rsidP="005C2911">
            <w:pPr>
              <w:jc w:val="left"/>
            </w:pPr>
            <w:r>
              <w:t>Tổng giá trị các khoản đầu tư lớn không được vượt quá 40% Tổng giá trị tài sản của quỹ</w:t>
            </w:r>
          </w:p>
          <w:p w14:paraId="6C623EBF" w14:textId="77777777" w:rsidR="005531C6" w:rsidRDefault="005531C6" w:rsidP="005C2911">
            <w:pPr>
              <w:jc w:val="left"/>
              <w:rPr>
                <w:rFonts w:eastAsiaTheme="minorEastAsia"/>
                <w:i/>
                <w:iCs/>
              </w:rPr>
            </w:pPr>
            <w:r w:rsidRPr="005A388A">
              <w:rPr>
                <w:i/>
                <w:iCs/>
              </w:rPr>
              <w:t xml:space="preserve">**Các khoản đầu tư lớn được định nghĩa là các khoản đầu tư có số lượng cổ phiếu nắm giữ </w:t>
            </w:r>
            <m:oMath>
              <m:r>
                <w:rPr>
                  <w:rFonts w:ascii="Cambria Math" w:hAnsi="Cambria Math"/>
                </w:rPr>
                <m:t>≥</m:t>
              </m:r>
            </m:oMath>
            <w:r w:rsidRPr="005A388A">
              <w:rPr>
                <w:rFonts w:eastAsiaTheme="minorEastAsia"/>
                <w:i/>
                <w:iCs/>
              </w:rPr>
              <w:t xml:space="preserve"> 5% Tổng số lượng CPLH</w:t>
            </w:r>
          </w:p>
          <w:p w14:paraId="4F3D96A1" w14:textId="6C4243E6" w:rsidR="005531C6" w:rsidRPr="005A388A" w:rsidRDefault="005531C6" w:rsidP="005C2911">
            <w:pPr>
              <w:jc w:val="left"/>
              <w:rPr>
                <w:i/>
                <w:iCs/>
              </w:rPr>
            </w:pPr>
          </w:p>
        </w:tc>
        <w:tc>
          <w:tcPr>
            <w:tcW w:w="2250" w:type="dxa"/>
            <w:vAlign w:val="center"/>
          </w:tcPr>
          <w:p w14:paraId="1C00105F" w14:textId="77777777" w:rsidR="005531C6" w:rsidRDefault="005531C6" w:rsidP="005C2911">
            <w:pPr>
              <w:jc w:val="center"/>
            </w:pPr>
          </w:p>
        </w:tc>
        <w:tc>
          <w:tcPr>
            <w:tcW w:w="2520" w:type="dxa"/>
            <w:vAlign w:val="center"/>
          </w:tcPr>
          <w:p w14:paraId="08C888E4" w14:textId="29B4E69E" w:rsidR="005531C6" w:rsidRDefault="005531C6" w:rsidP="005C2911">
            <w:pPr>
              <w:jc w:val="center"/>
            </w:pPr>
            <w:r>
              <w:t xml:space="preserve">Tổng giá trị đầu tư lớn </w:t>
            </w:r>
            <m:oMath>
              <m:r>
                <m:rPr>
                  <m:sty m:val="bi"/>
                </m:rPr>
                <w:rPr>
                  <w:rFonts w:ascii="Cambria Math" w:hAnsi="Cambria Math"/>
                </w:rPr>
                <m:t>≤</m:t>
              </m:r>
            </m:oMath>
            <w:r w:rsidRPr="003F0539">
              <w:rPr>
                <w:rFonts w:eastAsiaTheme="minorEastAsia"/>
                <w:b/>
                <w:bCs/>
              </w:rPr>
              <w:t xml:space="preserve"> </w:t>
            </w:r>
            <w:r>
              <w:rPr>
                <w:rFonts w:eastAsiaTheme="minorEastAsia"/>
                <w:b/>
                <w:bCs/>
              </w:rPr>
              <w:t>40</w:t>
            </w:r>
            <w:r w:rsidRPr="003F0539">
              <w:rPr>
                <w:rFonts w:eastAsiaTheme="minorEastAsia"/>
                <w:b/>
                <w:bCs/>
              </w:rPr>
              <w:t>% NAV</w:t>
            </w:r>
          </w:p>
        </w:tc>
        <w:tc>
          <w:tcPr>
            <w:tcW w:w="1260" w:type="dxa"/>
            <w:vAlign w:val="center"/>
          </w:tcPr>
          <w:p w14:paraId="567D0237" w14:textId="1A93DC5A" w:rsidR="005531C6" w:rsidRDefault="005531C6" w:rsidP="005C2911">
            <w:pPr>
              <w:jc w:val="center"/>
            </w:pPr>
            <w:r>
              <w:t>Ngăn chặn</w:t>
            </w:r>
          </w:p>
        </w:tc>
        <w:tc>
          <w:tcPr>
            <w:tcW w:w="1800" w:type="dxa"/>
            <w:vAlign w:val="center"/>
          </w:tcPr>
          <w:p w14:paraId="0022506E" w14:textId="3579295C" w:rsidR="005531C6" w:rsidRDefault="005531C6" w:rsidP="005C2911">
            <w:pPr>
              <w:jc w:val="center"/>
            </w:pPr>
            <w:r>
              <w:t>Cảnh báo người dùng</w:t>
            </w:r>
          </w:p>
        </w:tc>
      </w:tr>
      <w:tr w:rsidR="005531C6" w14:paraId="6BB56F9A" w14:textId="26C10E8C" w:rsidTr="005C2911">
        <w:trPr>
          <w:trHeight w:val="1580"/>
        </w:trPr>
        <w:tc>
          <w:tcPr>
            <w:tcW w:w="625" w:type="dxa"/>
            <w:vAlign w:val="center"/>
          </w:tcPr>
          <w:p w14:paraId="4470C8E3" w14:textId="2A874EB9" w:rsidR="005531C6" w:rsidRDefault="005531C6" w:rsidP="005C2911">
            <w:pPr>
              <w:jc w:val="center"/>
            </w:pPr>
            <w:r>
              <w:lastRenderedPageBreak/>
              <w:t>6</w:t>
            </w:r>
          </w:p>
        </w:tc>
        <w:tc>
          <w:tcPr>
            <w:tcW w:w="1350" w:type="dxa"/>
            <w:vAlign w:val="center"/>
          </w:tcPr>
          <w:p w14:paraId="35D78DDF" w14:textId="26ECF73E" w:rsidR="005531C6" w:rsidRDefault="005531C6" w:rsidP="005C2911">
            <w:pPr>
              <w:jc w:val="left"/>
            </w:pPr>
            <w:r>
              <w:t>Tổng giá trị đầu tư vào CK phái sinh</w:t>
            </w:r>
          </w:p>
        </w:tc>
        <w:tc>
          <w:tcPr>
            <w:tcW w:w="4230" w:type="dxa"/>
            <w:vAlign w:val="center"/>
          </w:tcPr>
          <w:p w14:paraId="296A82F3" w14:textId="3D9770B8" w:rsidR="005531C6" w:rsidRDefault="005531C6" w:rsidP="005C2911">
            <w:pPr>
              <w:jc w:val="left"/>
            </w:pPr>
            <w:r>
              <w:t>Tổng giá trị đầu tư vào CK phái sinh không được vượt quá Tổng giá trị tài sản của quỹ</w:t>
            </w:r>
          </w:p>
        </w:tc>
        <w:tc>
          <w:tcPr>
            <w:tcW w:w="2250" w:type="dxa"/>
            <w:vAlign w:val="center"/>
          </w:tcPr>
          <w:p w14:paraId="543A8197" w14:textId="77777777" w:rsidR="005531C6" w:rsidRDefault="005531C6" w:rsidP="005C2911">
            <w:pPr>
              <w:jc w:val="center"/>
            </w:pPr>
          </w:p>
        </w:tc>
        <w:tc>
          <w:tcPr>
            <w:tcW w:w="2520" w:type="dxa"/>
            <w:vAlign w:val="center"/>
          </w:tcPr>
          <w:p w14:paraId="762E5D12" w14:textId="79ABF09C" w:rsidR="005531C6" w:rsidRDefault="005531C6" w:rsidP="005C2911">
            <w:pPr>
              <w:jc w:val="center"/>
            </w:pPr>
            <w:r>
              <w:t xml:space="preserve">Tổng giá trị đầu tư CK phái sinh </w:t>
            </w:r>
            <m:oMath>
              <m:r>
                <m:rPr>
                  <m:sty m:val="bi"/>
                </m:rPr>
                <w:rPr>
                  <w:rFonts w:ascii="Cambria Math" w:hAnsi="Cambria Math"/>
                </w:rPr>
                <m:t>≤</m:t>
              </m:r>
            </m:oMath>
            <w:r w:rsidRPr="003F0539">
              <w:rPr>
                <w:rFonts w:eastAsiaTheme="minorEastAsia"/>
                <w:b/>
                <w:bCs/>
              </w:rPr>
              <w:t xml:space="preserve"> NAV</w:t>
            </w:r>
          </w:p>
        </w:tc>
        <w:tc>
          <w:tcPr>
            <w:tcW w:w="1260" w:type="dxa"/>
            <w:vAlign w:val="center"/>
          </w:tcPr>
          <w:p w14:paraId="5ECC39D8" w14:textId="722A37A9" w:rsidR="005531C6" w:rsidRDefault="005531C6" w:rsidP="005C2911">
            <w:pPr>
              <w:jc w:val="center"/>
            </w:pPr>
            <w:r>
              <w:t>Ngăn chặn</w:t>
            </w:r>
          </w:p>
        </w:tc>
        <w:tc>
          <w:tcPr>
            <w:tcW w:w="1800" w:type="dxa"/>
            <w:vAlign w:val="center"/>
          </w:tcPr>
          <w:p w14:paraId="5757CE26" w14:textId="59FA542E" w:rsidR="005531C6" w:rsidRDefault="005531C6" w:rsidP="005C2911">
            <w:pPr>
              <w:jc w:val="center"/>
            </w:pPr>
            <w:r>
              <w:t>Ngăn chặn</w:t>
            </w:r>
          </w:p>
        </w:tc>
      </w:tr>
      <w:tr w:rsidR="005531C6" w14:paraId="7D8818F9" w14:textId="27364BD8" w:rsidTr="005C2911">
        <w:trPr>
          <w:trHeight w:val="1580"/>
        </w:trPr>
        <w:tc>
          <w:tcPr>
            <w:tcW w:w="625" w:type="dxa"/>
            <w:vAlign w:val="center"/>
          </w:tcPr>
          <w:p w14:paraId="435C30BF" w14:textId="69331206" w:rsidR="005531C6" w:rsidRDefault="005531C6" w:rsidP="005C2911">
            <w:pPr>
              <w:jc w:val="center"/>
            </w:pPr>
            <w:r>
              <w:t>7</w:t>
            </w:r>
          </w:p>
        </w:tc>
        <w:tc>
          <w:tcPr>
            <w:tcW w:w="1350" w:type="dxa"/>
            <w:vAlign w:val="center"/>
          </w:tcPr>
          <w:p w14:paraId="42C6FAAF" w14:textId="53B219E3" w:rsidR="005531C6" w:rsidRDefault="005531C6" w:rsidP="005C2911">
            <w:pPr>
              <w:jc w:val="left"/>
            </w:pPr>
            <w:r>
              <w:t>Tổng giá trị đầu tư vào chứng chỉ quỹ đại chúng khác</w:t>
            </w:r>
          </w:p>
        </w:tc>
        <w:tc>
          <w:tcPr>
            <w:tcW w:w="4230" w:type="dxa"/>
            <w:vAlign w:val="center"/>
          </w:tcPr>
          <w:p w14:paraId="668BE99B" w14:textId="6565E07D" w:rsidR="005531C6" w:rsidRDefault="005531C6" w:rsidP="005C2911">
            <w:pPr>
              <w:jc w:val="left"/>
            </w:pPr>
            <w:r>
              <w:t>Tổng giá trị đầu tư vào Chứng chỉ quỹ không được vượt quá 30% Tổng giá trị tài sản của quỹ</w:t>
            </w:r>
          </w:p>
        </w:tc>
        <w:tc>
          <w:tcPr>
            <w:tcW w:w="2250" w:type="dxa"/>
            <w:vAlign w:val="center"/>
          </w:tcPr>
          <w:p w14:paraId="3B8F6680" w14:textId="77777777" w:rsidR="005531C6" w:rsidRDefault="005531C6" w:rsidP="005C2911">
            <w:pPr>
              <w:jc w:val="center"/>
            </w:pPr>
          </w:p>
        </w:tc>
        <w:tc>
          <w:tcPr>
            <w:tcW w:w="2520" w:type="dxa"/>
            <w:vAlign w:val="center"/>
          </w:tcPr>
          <w:p w14:paraId="208DDDF1" w14:textId="72979080" w:rsidR="005531C6" w:rsidRDefault="005531C6" w:rsidP="005C2911">
            <w:pPr>
              <w:jc w:val="center"/>
            </w:pPr>
            <w:r>
              <w:t xml:space="preserve">Tổng giá trị đầu tư Chứng chỉ quỹ </w:t>
            </w:r>
            <m:oMath>
              <m:r>
                <m:rPr>
                  <m:sty m:val="bi"/>
                </m:rPr>
                <w:rPr>
                  <w:rFonts w:ascii="Cambria Math" w:hAnsi="Cambria Math"/>
                </w:rPr>
                <m:t>≤</m:t>
              </m:r>
            </m:oMath>
            <w:r w:rsidRPr="003F0539">
              <w:rPr>
                <w:rFonts w:eastAsiaTheme="minorEastAsia"/>
                <w:b/>
                <w:bCs/>
              </w:rPr>
              <w:t xml:space="preserve"> </w:t>
            </w:r>
            <w:r>
              <w:rPr>
                <w:rFonts w:eastAsiaTheme="minorEastAsia"/>
                <w:b/>
                <w:bCs/>
              </w:rPr>
              <w:t xml:space="preserve">30% </w:t>
            </w:r>
            <w:r w:rsidRPr="003F0539">
              <w:rPr>
                <w:rFonts w:eastAsiaTheme="minorEastAsia"/>
                <w:b/>
                <w:bCs/>
              </w:rPr>
              <w:t>NAV</w:t>
            </w:r>
          </w:p>
        </w:tc>
        <w:tc>
          <w:tcPr>
            <w:tcW w:w="1260" w:type="dxa"/>
            <w:vAlign w:val="center"/>
          </w:tcPr>
          <w:p w14:paraId="2F80D8B1" w14:textId="066389FA" w:rsidR="005531C6" w:rsidRDefault="005531C6" w:rsidP="005C2911">
            <w:pPr>
              <w:jc w:val="center"/>
            </w:pPr>
            <w:r>
              <w:t>Ngăn chặn</w:t>
            </w:r>
          </w:p>
        </w:tc>
        <w:tc>
          <w:tcPr>
            <w:tcW w:w="1800" w:type="dxa"/>
            <w:vAlign w:val="center"/>
          </w:tcPr>
          <w:p w14:paraId="6908683F" w14:textId="33B0EA5A" w:rsidR="005531C6" w:rsidRDefault="005531C6" w:rsidP="005C2911">
            <w:pPr>
              <w:jc w:val="center"/>
            </w:pPr>
            <w:r>
              <w:t>Cảnh báo người dùng</w:t>
            </w:r>
          </w:p>
        </w:tc>
      </w:tr>
      <w:tr w:rsidR="005531C6" w14:paraId="302E190F" w14:textId="77777777" w:rsidTr="005C2911">
        <w:trPr>
          <w:trHeight w:val="1580"/>
        </w:trPr>
        <w:tc>
          <w:tcPr>
            <w:tcW w:w="625" w:type="dxa"/>
            <w:vAlign w:val="center"/>
          </w:tcPr>
          <w:p w14:paraId="6B515B53" w14:textId="57344EC4" w:rsidR="005531C6" w:rsidRDefault="005531C6" w:rsidP="005C2911">
            <w:pPr>
              <w:jc w:val="center"/>
            </w:pPr>
            <w:r>
              <w:t>8</w:t>
            </w:r>
          </w:p>
        </w:tc>
        <w:tc>
          <w:tcPr>
            <w:tcW w:w="1350" w:type="dxa"/>
            <w:vAlign w:val="center"/>
          </w:tcPr>
          <w:p w14:paraId="2B297FCE" w14:textId="1347339B" w:rsidR="005531C6" w:rsidRDefault="005531C6" w:rsidP="005C2911">
            <w:pPr>
              <w:jc w:val="left"/>
            </w:pPr>
            <w:r>
              <w:t>Tổng giá trị đầu tư vào 1 chứng chỉ quỹ</w:t>
            </w:r>
          </w:p>
        </w:tc>
        <w:tc>
          <w:tcPr>
            <w:tcW w:w="4230" w:type="dxa"/>
            <w:vAlign w:val="center"/>
          </w:tcPr>
          <w:p w14:paraId="7218D707" w14:textId="265FBC9B" w:rsidR="005531C6" w:rsidRDefault="005531C6" w:rsidP="005C2911">
            <w:pPr>
              <w:jc w:val="left"/>
            </w:pPr>
            <w:r>
              <w:t>Tổng giá trị đầu tư vào 1 chứng chỉ quỹ không được vượt quá 20% Tổng giá trị tài sản của quỹ</w:t>
            </w:r>
          </w:p>
        </w:tc>
        <w:tc>
          <w:tcPr>
            <w:tcW w:w="2250" w:type="dxa"/>
            <w:vAlign w:val="center"/>
          </w:tcPr>
          <w:p w14:paraId="30056F8B" w14:textId="77777777" w:rsidR="005531C6" w:rsidRDefault="005531C6" w:rsidP="005C2911">
            <w:pPr>
              <w:jc w:val="center"/>
            </w:pPr>
          </w:p>
        </w:tc>
        <w:tc>
          <w:tcPr>
            <w:tcW w:w="2520" w:type="dxa"/>
            <w:vAlign w:val="center"/>
          </w:tcPr>
          <w:p w14:paraId="3DFE158A" w14:textId="1FF91D18" w:rsidR="005531C6" w:rsidRDefault="005531C6" w:rsidP="005C2911">
            <w:pPr>
              <w:jc w:val="center"/>
            </w:pPr>
            <w:r>
              <w:t xml:space="preserve">Tổng giá trị đầu tư 1 Chứng chỉ quỹ </w:t>
            </w:r>
            <m:oMath>
              <m:r>
                <m:rPr>
                  <m:sty m:val="bi"/>
                </m:rPr>
                <w:rPr>
                  <w:rFonts w:ascii="Cambria Math" w:hAnsi="Cambria Math"/>
                </w:rPr>
                <m:t>≤</m:t>
              </m:r>
            </m:oMath>
            <w:r w:rsidRPr="003F0539">
              <w:rPr>
                <w:rFonts w:eastAsiaTheme="minorEastAsia"/>
                <w:b/>
                <w:bCs/>
              </w:rPr>
              <w:t xml:space="preserve"> </w:t>
            </w:r>
            <w:del w:id="606" w:author="Tran Mai Quang Bao" w:date="2025-06-04T08:37:00Z" w16du:dateUtc="2025-06-04T01:37:00Z">
              <w:r w:rsidDel="000C1D87">
                <w:rPr>
                  <w:rFonts w:eastAsiaTheme="minorEastAsia"/>
                  <w:b/>
                  <w:bCs/>
                </w:rPr>
                <w:delText>3</w:delText>
              </w:r>
            </w:del>
            <w:ins w:id="607" w:author="Tran Mai Quang Bao" w:date="2025-06-04T08:38:00Z" w16du:dateUtc="2025-06-04T01:38:00Z">
              <w:r w:rsidR="000C1D87">
                <w:rPr>
                  <w:rFonts w:eastAsiaTheme="minorEastAsia"/>
                  <w:b/>
                  <w:bCs/>
                </w:rPr>
                <w:t>2</w:t>
              </w:r>
            </w:ins>
            <w:r>
              <w:rPr>
                <w:rFonts w:eastAsiaTheme="minorEastAsia"/>
                <w:b/>
                <w:bCs/>
              </w:rPr>
              <w:t xml:space="preserve">0% </w:t>
            </w:r>
            <w:r w:rsidRPr="003F0539">
              <w:rPr>
                <w:rFonts w:eastAsiaTheme="minorEastAsia"/>
                <w:b/>
                <w:bCs/>
              </w:rPr>
              <w:t>NAV</w:t>
            </w:r>
          </w:p>
        </w:tc>
        <w:tc>
          <w:tcPr>
            <w:tcW w:w="1260" w:type="dxa"/>
            <w:vAlign w:val="center"/>
          </w:tcPr>
          <w:p w14:paraId="578D1B7C" w14:textId="37BD4D5A" w:rsidR="005531C6" w:rsidRDefault="005531C6" w:rsidP="005C2911">
            <w:pPr>
              <w:jc w:val="center"/>
            </w:pPr>
            <w:r>
              <w:t>Ngăn chặn</w:t>
            </w:r>
          </w:p>
        </w:tc>
        <w:tc>
          <w:tcPr>
            <w:tcW w:w="1800" w:type="dxa"/>
            <w:vAlign w:val="center"/>
          </w:tcPr>
          <w:p w14:paraId="5B644168" w14:textId="744D48A3" w:rsidR="005531C6" w:rsidRDefault="005531C6" w:rsidP="005C2911">
            <w:pPr>
              <w:jc w:val="center"/>
            </w:pPr>
            <w:r>
              <w:t>Cảnh báo người dùng</w:t>
            </w:r>
          </w:p>
        </w:tc>
      </w:tr>
      <w:tr w:rsidR="005531C6" w14:paraId="0322ED29" w14:textId="73BF4F63" w:rsidTr="005C2911">
        <w:trPr>
          <w:trHeight w:val="1580"/>
        </w:trPr>
        <w:tc>
          <w:tcPr>
            <w:tcW w:w="625" w:type="dxa"/>
            <w:vAlign w:val="center"/>
          </w:tcPr>
          <w:p w14:paraId="4A0B7310" w14:textId="5304A3C6" w:rsidR="005531C6" w:rsidRDefault="005531C6" w:rsidP="005C2911">
            <w:pPr>
              <w:jc w:val="center"/>
            </w:pPr>
            <w:r>
              <w:t>9</w:t>
            </w:r>
          </w:p>
        </w:tc>
        <w:tc>
          <w:tcPr>
            <w:tcW w:w="1350" w:type="dxa"/>
            <w:vAlign w:val="center"/>
          </w:tcPr>
          <w:p w14:paraId="344A03CE" w14:textId="65DA53BB" w:rsidR="005531C6" w:rsidRDefault="005531C6" w:rsidP="005C2911">
            <w:pPr>
              <w:jc w:val="left"/>
            </w:pPr>
            <w:r>
              <w:t>Tổng giá trị đầu tư vào chính quỹ</w:t>
            </w:r>
          </w:p>
        </w:tc>
        <w:tc>
          <w:tcPr>
            <w:tcW w:w="4230" w:type="dxa"/>
            <w:vAlign w:val="center"/>
          </w:tcPr>
          <w:p w14:paraId="5600414B" w14:textId="77777777" w:rsidR="005531C6" w:rsidRDefault="005531C6" w:rsidP="005C2911">
            <w:pPr>
              <w:jc w:val="left"/>
            </w:pPr>
            <w:r>
              <w:t>Không được phép đầu tư vào chứng chỉ quỹ của chính quỹ đó</w:t>
            </w:r>
          </w:p>
          <w:p w14:paraId="1680CB42" w14:textId="69E92F52" w:rsidR="005531C6" w:rsidRPr="00DB37C6" w:rsidRDefault="005531C6" w:rsidP="005C2911">
            <w:pPr>
              <w:jc w:val="left"/>
              <w:rPr>
                <w:i/>
                <w:iCs/>
              </w:rPr>
            </w:pPr>
            <w:r w:rsidRPr="00DB37C6">
              <w:rPr>
                <w:i/>
                <w:iCs/>
              </w:rPr>
              <w:t xml:space="preserve">**Mã tài sản = Mã quỹ (được mô tả ở </w:t>
            </w:r>
            <w:hyperlink w:anchor="_Cài_đặt_tài" w:history="1">
              <w:r w:rsidRPr="00DB37C6">
                <w:rPr>
                  <w:rStyle w:val="Hyperlink"/>
                  <w:i/>
                  <w:iCs/>
                  <w:kern w:val="2"/>
                  <w14:ligatures w14:val="standardContextual"/>
                </w:rPr>
                <w:t>C</w:t>
              </w:r>
              <w:r w:rsidRPr="00DB37C6">
                <w:rPr>
                  <w:rStyle w:val="Hyperlink"/>
                  <w:i/>
                  <w:iCs/>
                </w:rPr>
                <w:t>ài đặt Tài khoản Quỹ Đầu tư</w:t>
              </w:r>
            </w:hyperlink>
            <w:r w:rsidRPr="00DB37C6">
              <w:rPr>
                <w:i/>
                <w:iCs/>
              </w:rPr>
              <w:t>)</w:t>
            </w:r>
          </w:p>
        </w:tc>
        <w:tc>
          <w:tcPr>
            <w:tcW w:w="2250" w:type="dxa"/>
            <w:vAlign w:val="center"/>
          </w:tcPr>
          <w:p w14:paraId="18303A73" w14:textId="77777777" w:rsidR="005531C6" w:rsidRDefault="005531C6" w:rsidP="005C2911">
            <w:pPr>
              <w:jc w:val="center"/>
            </w:pPr>
          </w:p>
        </w:tc>
        <w:tc>
          <w:tcPr>
            <w:tcW w:w="2520" w:type="dxa"/>
            <w:vAlign w:val="center"/>
          </w:tcPr>
          <w:p w14:paraId="66025926" w14:textId="01544037" w:rsidR="005531C6" w:rsidRDefault="005531C6" w:rsidP="005C2911">
            <w:pPr>
              <w:jc w:val="center"/>
            </w:pPr>
          </w:p>
        </w:tc>
        <w:tc>
          <w:tcPr>
            <w:tcW w:w="1260" w:type="dxa"/>
            <w:vAlign w:val="center"/>
          </w:tcPr>
          <w:p w14:paraId="761A920D" w14:textId="0D3BDEDD" w:rsidR="005531C6" w:rsidRDefault="005531C6" w:rsidP="005C2911">
            <w:pPr>
              <w:jc w:val="center"/>
            </w:pPr>
            <w:r>
              <w:t>Ngăn chặn</w:t>
            </w:r>
          </w:p>
        </w:tc>
        <w:tc>
          <w:tcPr>
            <w:tcW w:w="1800" w:type="dxa"/>
            <w:vAlign w:val="center"/>
          </w:tcPr>
          <w:p w14:paraId="0D557D06" w14:textId="2D6AF63D" w:rsidR="005531C6" w:rsidRDefault="005531C6" w:rsidP="005C2911">
            <w:pPr>
              <w:jc w:val="center"/>
            </w:pPr>
            <w:r>
              <w:t>Ngăn chặn</w:t>
            </w:r>
          </w:p>
        </w:tc>
      </w:tr>
    </w:tbl>
    <w:p w14:paraId="6BEC8854" w14:textId="5383D5F9" w:rsidR="00DF775E" w:rsidRDefault="00DF775E" w:rsidP="00733F01"/>
    <w:p w14:paraId="06EA0682" w14:textId="19048667" w:rsidR="00D77CFF" w:rsidRDefault="00D77CFF" w:rsidP="00D77CFF">
      <w:pPr>
        <w:pStyle w:val="Heading4"/>
        <w:rPr>
          <w:ins w:id="608" w:author="Do Thanh Trung" w:date="2025-06-12T11:36:00Z" w16du:dateUtc="2025-06-12T04:36:00Z"/>
        </w:rPr>
      </w:pPr>
      <w:r>
        <w:lastRenderedPageBreak/>
        <w:t>Các nhóm quy định khác</w:t>
      </w:r>
    </w:p>
    <w:p w14:paraId="40765730" w14:textId="64FA047F" w:rsidR="001A799C" w:rsidRPr="001A799C" w:rsidRDefault="001A799C">
      <w:pPr>
        <w:pStyle w:val="Heading6"/>
        <w:pPrChange w:id="609" w:author="Do Thanh Trung" w:date="2025-06-12T11:36:00Z" w16du:dateUtc="2025-06-12T04:36:00Z">
          <w:pPr>
            <w:pStyle w:val="Heading4"/>
          </w:pPr>
        </w:pPrChange>
      </w:pPr>
      <w:bookmarkStart w:id="610" w:name="_Bảng_7_–"/>
      <w:bookmarkEnd w:id="610"/>
      <w:ins w:id="611" w:author="Do Thanh Trung" w:date="2025-06-12T11:36:00Z" w16du:dateUtc="2025-06-12T04:36:00Z">
        <w:r>
          <w:t>Quy định khác</w:t>
        </w:r>
      </w:ins>
    </w:p>
    <w:tbl>
      <w:tblPr>
        <w:tblStyle w:val="TableGrid"/>
        <w:tblW w:w="13675" w:type="dxa"/>
        <w:tblLook w:val="04A0" w:firstRow="1" w:lastRow="0" w:firstColumn="1" w:lastColumn="0" w:noHBand="0" w:noVBand="1"/>
        <w:tblPrChange w:id="612" w:author="Do Thanh Trung" w:date="2025-07-04T09:50:00Z" w16du:dateUtc="2025-07-04T02:50:00Z">
          <w:tblPr>
            <w:tblStyle w:val="TableGrid"/>
            <w:tblW w:w="13675" w:type="dxa"/>
            <w:tblLook w:val="04A0" w:firstRow="1" w:lastRow="0" w:firstColumn="1" w:lastColumn="0" w:noHBand="0" w:noVBand="1"/>
          </w:tblPr>
        </w:tblPrChange>
      </w:tblPr>
      <w:tblGrid>
        <w:gridCol w:w="576"/>
        <w:gridCol w:w="1450"/>
        <w:gridCol w:w="3009"/>
        <w:gridCol w:w="2700"/>
        <w:gridCol w:w="2520"/>
        <w:gridCol w:w="1800"/>
        <w:gridCol w:w="1620"/>
        <w:tblGridChange w:id="613">
          <w:tblGrid>
            <w:gridCol w:w="576"/>
            <w:gridCol w:w="1450"/>
            <w:gridCol w:w="2436"/>
            <w:gridCol w:w="573"/>
            <w:gridCol w:w="1863"/>
            <w:gridCol w:w="837"/>
            <w:gridCol w:w="1599"/>
            <w:gridCol w:w="921"/>
            <w:gridCol w:w="1440"/>
            <w:gridCol w:w="360"/>
            <w:gridCol w:w="1620"/>
          </w:tblGrid>
        </w:tblGridChange>
      </w:tblGrid>
      <w:tr w:rsidR="00D80751" w:rsidRPr="00A20234" w14:paraId="0DF67C5D" w14:textId="77777777" w:rsidTr="00952BEA">
        <w:trPr>
          <w:trHeight w:val="914"/>
          <w:tblHeader/>
          <w:trPrChange w:id="614" w:author="Do Thanh Trung" w:date="2025-07-04T09:50:00Z" w16du:dateUtc="2025-07-04T02:50:00Z">
            <w:trPr>
              <w:trHeight w:val="914"/>
              <w:tblHeader/>
            </w:trPr>
          </w:trPrChange>
        </w:trPr>
        <w:tc>
          <w:tcPr>
            <w:tcW w:w="576" w:type="dxa"/>
            <w:shd w:val="clear" w:color="auto" w:fill="D1D1D1" w:themeFill="background2" w:themeFillShade="E6"/>
            <w:vAlign w:val="center"/>
            <w:tcPrChange w:id="615" w:author="Do Thanh Trung" w:date="2025-07-04T09:50:00Z" w16du:dateUtc="2025-07-04T02:50:00Z">
              <w:tcPr>
                <w:tcW w:w="576" w:type="dxa"/>
                <w:shd w:val="clear" w:color="auto" w:fill="D1D1D1" w:themeFill="background2" w:themeFillShade="E6"/>
                <w:vAlign w:val="center"/>
              </w:tcPr>
            </w:tcPrChange>
          </w:tcPr>
          <w:p w14:paraId="462CA5C8" w14:textId="77777777" w:rsidR="00D80751" w:rsidRPr="00A20234" w:rsidRDefault="00D80751" w:rsidP="00D80751">
            <w:pPr>
              <w:jc w:val="center"/>
              <w:rPr>
                <w:b/>
                <w:bCs/>
              </w:rPr>
            </w:pPr>
            <w:r w:rsidRPr="00A20234">
              <w:rPr>
                <w:b/>
                <w:bCs/>
              </w:rPr>
              <w:t>STT</w:t>
            </w:r>
          </w:p>
        </w:tc>
        <w:tc>
          <w:tcPr>
            <w:tcW w:w="1450" w:type="dxa"/>
            <w:shd w:val="clear" w:color="auto" w:fill="D1D1D1" w:themeFill="background2" w:themeFillShade="E6"/>
            <w:vAlign w:val="center"/>
            <w:tcPrChange w:id="616" w:author="Do Thanh Trung" w:date="2025-07-04T09:50:00Z" w16du:dateUtc="2025-07-04T02:50:00Z">
              <w:tcPr>
                <w:tcW w:w="1450" w:type="dxa"/>
                <w:shd w:val="clear" w:color="auto" w:fill="D1D1D1" w:themeFill="background2" w:themeFillShade="E6"/>
                <w:vAlign w:val="center"/>
              </w:tcPr>
            </w:tcPrChange>
          </w:tcPr>
          <w:p w14:paraId="39E0C931" w14:textId="77777777" w:rsidR="00D80751" w:rsidRPr="00A20234" w:rsidRDefault="00D80751" w:rsidP="00D80751">
            <w:pPr>
              <w:jc w:val="center"/>
              <w:rPr>
                <w:b/>
                <w:bCs/>
              </w:rPr>
            </w:pPr>
            <w:r w:rsidRPr="00A20234">
              <w:rPr>
                <w:b/>
                <w:bCs/>
              </w:rPr>
              <w:t>Công việc</w:t>
            </w:r>
          </w:p>
        </w:tc>
        <w:tc>
          <w:tcPr>
            <w:tcW w:w="3009" w:type="dxa"/>
            <w:shd w:val="clear" w:color="auto" w:fill="D1D1D1" w:themeFill="background2" w:themeFillShade="E6"/>
            <w:vAlign w:val="center"/>
            <w:tcPrChange w:id="617" w:author="Do Thanh Trung" w:date="2025-07-04T09:50:00Z" w16du:dateUtc="2025-07-04T02:50:00Z">
              <w:tcPr>
                <w:tcW w:w="2436" w:type="dxa"/>
                <w:shd w:val="clear" w:color="auto" w:fill="D1D1D1" w:themeFill="background2" w:themeFillShade="E6"/>
              </w:tcPr>
            </w:tcPrChange>
          </w:tcPr>
          <w:p w14:paraId="2147B97C" w14:textId="0A3F8B7C" w:rsidR="00D80751" w:rsidRDefault="00D80751" w:rsidP="00D80751">
            <w:pPr>
              <w:jc w:val="center"/>
              <w:rPr>
                <w:b/>
                <w:bCs/>
              </w:rPr>
            </w:pPr>
            <w:ins w:id="618" w:author="Do Thanh Trung" w:date="2025-07-04T09:50:00Z" w16du:dateUtc="2025-07-04T02:50:00Z">
              <w:r>
                <w:rPr>
                  <w:b/>
                  <w:bCs/>
                </w:rPr>
                <w:t>Mô tả quy định</w:t>
              </w:r>
            </w:ins>
          </w:p>
        </w:tc>
        <w:tc>
          <w:tcPr>
            <w:tcW w:w="2700" w:type="dxa"/>
            <w:shd w:val="clear" w:color="auto" w:fill="D1D1D1" w:themeFill="background2" w:themeFillShade="E6"/>
            <w:tcPrChange w:id="619" w:author="Do Thanh Trung" w:date="2025-07-04T09:50:00Z" w16du:dateUtc="2025-07-04T02:50:00Z">
              <w:tcPr>
                <w:tcW w:w="2436" w:type="dxa"/>
                <w:gridSpan w:val="2"/>
                <w:shd w:val="clear" w:color="auto" w:fill="D1D1D1" w:themeFill="background2" w:themeFillShade="E6"/>
              </w:tcPr>
            </w:tcPrChange>
          </w:tcPr>
          <w:p w14:paraId="21081771" w14:textId="3A85252A" w:rsidR="00D80751" w:rsidRDefault="00952BEA" w:rsidP="00D80751">
            <w:pPr>
              <w:jc w:val="center"/>
              <w:rPr>
                <w:b/>
                <w:bCs/>
              </w:rPr>
            </w:pPr>
            <w:ins w:id="620" w:author="Do Thanh Trung" w:date="2025-07-04T09:50:00Z" w16du:dateUtc="2025-07-04T02:50:00Z">
              <w:r>
                <w:rPr>
                  <w:b/>
                  <w:bCs/>
                </w:rPr>
                <w:t>Dữ liệu tham chiếu</w:t>
              </w:r>
            </w:ins>
          </w:p>
        </w:tc>
        <w:tc>
          <w:tcPr>
            <w:tcW w:w="2520" w:type="dxa"/>
            <w:shd w:val="clear" w:color="auto" w:fill="D1D1D1" w:themeFill="background2" w:themeFillShade="E6"/>
            <w:tcPrChange w:id="621" w:author="Do Thanh Trung" w:date="2025-07-04T09:50:00Z" w16du:dateUtc="2025-07-04T02:50:00Z">
              <w:tcPr>
                <w:tcW w:w="2436" w:type="dxa"/>
                <w:gridSpan w:val="2"/>
                <w:shd w:val="clear" w:color="auto" w:fill="D1D1D1" w:themeFill="background2" w:themeFillShade="E6"/>
              </w:tcPr>
            </w:tcPrChange>
          </w:tcPr>
          <w:p w14:paraId="1713B8B6" w14:textId="4B84978C" w:rsidR="00D80751" w:rsidRDefault="00952BEA" w:rsidP="00D80751">
            <w:pPr>
              <w:jc w:val="center"/>
              <w:rPr>
                <w:b/>
                <w:bCs/>
              </w:rPr>
            </w:pPr>
            <w:ins w:id="622" w:author="Do Thanh Trung" w:date="2025-07-04T09:50:00Z" w16du:dateUtc="2025-07-04T02:50:00Z">
              <w:r>
                <w:rPr>
                  <w:b/>
                  <w:bCs/>
                </w:rPr>
                <w:t>Công thức</w:t>
              </w:r>
            </w:ins>
          </w:p>
        </w:tc>
        <w:tc>
          <w:tcPr>
            <w:tcW w:w="1800" w:type="dxa"/>
            <w:shd w:val="clear" w:color="auto" w:fill="D1D1D1" w:themeFill="background2" w:themeFillShade="E6"/>
            <w:tcPrChange w:id="623" w:author="Do Thanh Trung" w:date="2025-07-04T09:50:00Z" w16du:dateUtc="2025-07-04T02:50:00Z">
              <w:tcPr>
                <w:tcW w:w="2361" w:type="dxa"/>
                <w:gridSpan w:val="2"/>
                <w:shd w:val="clear" w:color="auto" w:fill="D1D1D1" w:themeFill="background2" w:themeFillShade="E6"/>
              </w:tcPr>
            </w:tcPrChange>
          </w:tcPr>
          <w:p w14:paraId="1C8D8BAC" w14:textId="58CAD34B" w:rsidR="00D80751" w:rsidRDefault="00D80751" w:rsidP="00D80751">
            <w:pPr>
              <w:jc w:val="center"/>
              <w:rPr>
                <w:b/>
                <w:bCs/>
              </w:rPr>
            </w:pPr>
            <w:r>
              <w:rPr>
                <w:b/>
                <w:bCs/>
              </w:rPr>
              <w:t>Cảnh báo</w:t>
            </w:r>
          </w:p>
          <w:p w14:paraId="20A11491" w14:textId="3710DA25" w:rsidR="00D80751" w:rsidRDefault="00D80751" w:rsidP="00D80751">
            <w:pPr>
              <w:jc w:val="center"/>
              <w:rPr>
                <w:b/>
                <w:bCs/>
              </w:rPr>
            </w:pPr>
            <w:r>
              <w:rPr>
                <w:b/>
                <w:bCs/>
              </w:rPr>
              <w:t>đặt lệnh</w:t>
            </w:r>
          </w:p>
        </w:tc>
        <w:tc>
          <w:tcPr>
            <w:tcW w:w="1620" w:type="dxa"/>
            <w:shd w:val="clear" w:color="auto" w:fill="D1D1D1" w:themeFill="background2" w:themeFillShade="E6"/>
            <w:tcPrChange w:id="624" w:author="Do Thanh Trung" w:date="2025-07-04T09:50:00Z" w16du:dateUtc="2025-07-04T02:50:00Z">
              <w:tcPr>
                <w:tcW w:w="1980" w:type="dxa"/>
                <w:gridSpan w:val="2"/>
                <w:shd w:val="clear" w:color="auto" w:fill="D1D1D1" w:themeFill="background2" w:themeFillShade="E6"/>
              </w:tcPr>
            </w:tcPrChange>
          </w:tcPr>
          <w:p w14:paraId="5E9ED24B" w14:textId="77777777" w:rsidR="00D80751" w:rsidRDefault="00D80751" w:rsidP="00D80751">
            <w:pPr>
              <w:jc w:val="center"/>
              <w:rPr>
                <w:b/>
                <w:bCs/>
              </w:rPr>
            </w:pPr>
            <w:r>
              <w:rPr>
                <w:b/>
                <w:bCs/>
              </w:rPr>
              <w:t>Cảnh báo do biến động giá</w:t>
            </w:r>
          </w:p>
        </w:tc>
      </w:tr>
      <w:tr w:rsidR="00D80751" w14:paraId="26A521AC" w14:textId="77777777" w:rsidTr="00952BEA">
        <w:trPr>
          <w:trHeight w:val="1776"/>
          <w:trPrChange w:id="625" w:author="Do Thanh Trung" w:date="2025-07-04T09:50:00Z" w16du:dateUtc="2025-07-04T02:50:00Z">
            <w:trPr>
              <w:trHeight w:val="1776"/>
            </w:trPr>
          </w:trPrChange>
        </w:trPr>
        <w:tc>
          <w:tcPr>
            <w:tcW w:w="576" w:type="dxa"/>
            <w:vAlign w:val="center"/>
            <w:tcPrChange w:id="626" w:author="Do Thanh Trung" w:date="2025-07-04T09:50:00Z" w16du:dateUtc="2025-07-04T02:50:00Z">
              <w:tcPr>
                <w:tcW w:w="576" w:type="dxa"/>
                <w:vAlign w:val="center"/>
              </w:tcPr>
            </w:tcPrChange>
          </w:tcPr>
          <w:p w14:paraId="440DAB97" w14:textId="77777777" w:rsidR="00D80751" w:rsidRPr="00A20234" w:rsidRDefault="00D80751" w:rsidP="00D80751">
            <w:pPr>
              <w:jc w:val="left"/>
              <w:rPr>
                <w:b/>
                <w:bCs/>
              </w:rPr>
            </w:pPr>
            <w:r>
              <w:t>1</w:t>
            </w:r>
          </w:p>
        </w:tc>
        <w:tc>
          <w:tcPr>
            <w:tcW w:w="1450" w:type="dxa"/>
            <w:vAlign w:val="center"/>
            <w:tcPrChange w:id="627" w:author="Do Thanh Trung" w:date="2025-07-04T09:50:00Z" w16du:dateUtc="2025-07-04T02:50:00Z">
              <w:tcPr>
                <w:tcW w:w="1450" w:type="dxa"/>
                <w:vAlign w:val="center"/>
              </w:tcPr>
            </w:tcPrChange>
          </w:tcPr>
          <w:p w14:paraId="5B7C9559" w14:textId="10B0BE16" w:rsidR="00D80751" w:rsidRPr="001004A1" w:rsidRDefault="00D80751" w:rsidP="00D80751">
            <w:pPr>
              <w:jc w:val="left"/>
            </w:pPr>
            <w:r>
              <w:t>Tổng số lượng chứng chỉ quỹ của 1 quỹ</w:t>
            </w:r>
          </w:p>
        </w:tc>
        <w:tc>
          <w:tcPr>
            <w:tcW w:w="3009" w:type="dxa"/>
            <w:vAlign w:val="center"/>
            <w:tcPrChange w:id="628" w:author="Do Thanh Trung" w:date="2025-07-04T09:50:00Z" w16du:dateUtc="2025-07-04T02:50:00Z">
              <w:tcPr>
                <w:tcW w:w="2436" w:type="dxa"/>
              </w:tcPr>
            </w:tcPrChange>
          </w:tcPr>
          <w:p w14:paraId="1E43E0D8" w14:textId="42D6D037" w:rsidR="00D80751" w:rsidRDefault="00D80751" w:rsidP="00D80751">
            <w:pPr>
              <w:jc w:val="left"/>
              <w:rPr>
                <w:b/>
                <w:bCs/>
              </w:rPr>
            </w:pPr>
            <w:ins w:id="629" w:author="Do Thanh Trung" w:date="2025-07-04T09:50:00Z" w16du:dateUtc="2025-07-04T02:50:00Z">
              <w:r>
                <w:rPr>
                  <w:b/>
                  <w:bCs/>
                </w:rPr>
                <w:t>Tổng số lượng nắm giữ của 1 chứng chỉ quỹ không vượt quá 10% tổng số lượng CCQ lưu hành của quỹ đó</w:t>
              </w:r>
            </w:ins>
          </w:p>
        </w:tc>
        <w:tc>
          <w:tcPr>
            <w:tcW w:w="2700" w:type="dxa"/>
            <w:tcPrChange w:id="630" w:author="Do Thanh Trung" w:date="2025-07-04T09:50:00Z" w16du:dateUtc="2025-07-04T02:50:00Z">
              <w:tcPr>
                <w:tcW w:w="2436" w:type="dxa"/>
                <w:gridSpan w:val="2"/>
              </w:tcPr>
            </w:tcPrChange>
          </w:tcPr>
          <w:p w14:paraId="44E9DBFA" w14:textId="100B5837" w:rsidR="00D80751" w:rsidRDefault="00D80751" w:rsidP="00D80751">
            <w:pPr>
              <w:jc w:val="left"/>
              <w:rPr>
                <w:b/>
                <w:bCs/>
              </w:rPr>
            </w:pPr>
          </w:p>
        </w:tc>
        <w:tc>
          <w:tcPr>
            <w:tcW w:w="2520" w:type="dxa"/>
            <w:tcPrChange w:id="631" w:author="Do Thanh Trung" w:date="2025-07-04T09:50:00Z" w16du:dateUtc="2025-07-04T02:50:00Z">
              <w:tcPr>
                <w:tcW w:w="2436" w:type="dxa"/>
                <w:gridSpan w:val="2"/>
              </w:tcPr>
            </w:tcPrChange>
          </w:tcPr>
          <w:p w14:paraId="275481CD" w14:textId="77777777" w:rsidR="00D80751" w:rsidRDefault="00D80751" w:rsidP="00D80751">
            <w:pPr>
              <w:jc w:val="left"/>
              <w:rPr>
                <w:b/>
                <w:bCs/>
              </w:rPr>
            </w:pPr>
          </w:p>
        </w:tc>
        <w:tc>
          <w:tcPr>
            <w:tcW w:w="1800" w:type="dxa"/>
            <w:tcPrChange w:id="632" w:author="Do Thanh Trung" w:date="2025-07-04T09:50:00Z" w16du:dateUtc="2025-07-04T02:50:00Z">
              <w:tcPr>
                <w:tcW w:w="2361" w:type="dxa"/>
                <w:gridSpan w:val="2"/>
              </w:tcPr>
            </w:tcPrChange>
          </w:tcPr>
          <w:p w14:paraId="31B39B9E" w14:textId="25491B1B" w:rsidR="00D80751" w:rsidRDefault="00D80751" w:rsidP="00D80751">
            <w:pPr>
              <w:jc w:val="center"/>
            </w:pPr>
            <w:r>
              <w:t>Ngăn chặn</w:t>
            </w:r>
          </w:p>
        </w:tc>
        <w:tc>
          <w:tcPr>
            <w:tcW w:w="1620" w:type="dxa"/>
            <w:tcPrChange w:id="633" w:author="Do Thanh Trung" w:date="2025-07-04T09:50:00Z" w16du:dateUtc="2025-07-04T02:50:00Z">
              <w:tcPr>
                <w:tcW w:w="1980" w:type="dxa"/>
                <w:gridSpan w:val="2"/>
              </w:tcPr>
            </w:tcPrChange>
          </w:tcPr>
          <w:p w14:paraId="5265CE38" w14:textId="648DF893" w:rsidR="00D80751" w:rsidRDefault="00D80751" w:rsidP="00D80751">
            <w:pPr>
              <w:jc w:val="center"/>
            </w:pPr>
            <w:r>
              <w:t>Cảnh báo người dùng</w:t>
            </w:r>
          </w:p>
        </w:tc>
      </w:tr>
      <w:tr w:rsidR="00D80751" w14:paraId="636F68EE" w14:textId="77777777" w:rsidTr="00952BEA">
        <w:trPr>
          <w:trHeight w:val="1776"/>
          <w:trPrChange w:id="634" w:author="Do Thanh Trung" w:date="2025-07-04T09:50:00Z" w16du:dateUtc="2025-07-04T02:50:00Z">
            <w:trPr>
              <w:trHeight w:val="1776"/>
            </w:trPr>
          </w:trPrChange>
        </w:trPr>
        <w:tc>
          <w:tcPr>
            <w:tcW w:w="576" w:type="dxa"/>
            <w:vAlign w:val="center"/>
            <w:tcPrChange w:id="635" w:author="Do Thanh Trung" w:date="2025-07-04T09:50:00Z" w16du:dateUtc="2025-07-04T02:50:00Z">
              <w:tcPr>
                <w:tcW w:w="576" w:type="dxa"/>
                <w:vAlign w:val="center"/>
              </w:tcPr>
            </w:tcPrChange>
          </w:tcPr>
          <w:p w14:paraId="29B09792" w14:textId="6D2A16EF" w:rsidR="00D80751" w:rsidRDefault="00D80751" w:rsidP="00D80751">
            <w:pPr>
              <w:jc w:val="left"/>
            </w:pPr>
            <w:r>
              <w:t>2</w:t>
            </w:r>
          </w:p>
        </w:tc>
        <w:tc>
          <w:tcPr>
            <w:tcW w:w="1450" w:type="dxa"/>
            <w:vAlign w:val="center"/>
            <w:tcPrChange w:id="636" w:author="Do Thanh Trung" w:date="2025-07-04T09:50:00Z" w16du:dateUtc="2025-07-04T02:50:00Z">
              <w:tcPr>
                <w:tcW w:w="1450" w:type="dxa"/>
                <w:vAlign w:val="center"/>
              </w:tcPr>
            </w:tcPrChange>
          </w:tcPr>
          <w:p w14:paraId="76B384B7" w14:textId="49AFF057" w:rsidR="00D80751" w:rsidRDefault="00D80751" w:rsidP="00D80751">
            <w:pPr>
              <w:jc w:val="left"/>
            </w:pPr>
            <w:r>
              <w:t>Tổng số lượng nắm giữ của 1 TCPH</w:t>
            </w:r>
          </w:p>
        </w:tc>
        <w:tc>
          <w:tcPr>
            <w:tcW w:w="3009" w:type="dxa"/>
            <w:vAlign w:val="center"/>
            <w:tcPrChange w:id="637" w:author="Do Thanh Trung" w:date="2025-07-04T09:50:00Z" w16du:dateUtc="2025-07-04T02:50:00Z">
              <w:tcPr>
                <w:tcW w:w="2436" w:type="dxa"/>
              </w:tcPr>
            </w:tcPrChange>
          </w:tcPr>
          <w:p w14:paraId="0F933AC9" w14:textId="45FEA25A" w:rsidR="00D80751" w:rsidRDefault="00D80751" w:rsidP="00D80751">
            <w:pPr>
              <w:jc w:val="left"/>
            </w:pPr>
            <w:ins w:id="638" w:author="Do Thanh Trung" w:date="2025-07-04T09:50:00Z" w16du:dateUtc="2025-07-04T02:50:00Z">
              <w:r>
                <w:t>Tổng số lượng nắm giữ của 1 chứng khoán không vượt quá 10% tổng số lượng chứng khoán đang lưu hành</w:t>
              </w:r>
            </w:ins>
          </w:p>
        </w:tc>
        <w:tc>
          <w:tcPr>
            <w:tcW w:w="2700" w:type="dxa"/>
            <w:tcPrChange w:id="639" w:author="Do Thanh Trung" w:date="2025-07-04T09:50:00Z" w16du:dateUtc="2025-07-04T02:50:00Z">
              <w:tcPr>
                <w:tcW w:w="2436" w:type="dxa"/>
                <w:gridSpan w:val="2"/>
              </w:tcPr>
            </w:tcPrChange>
          </w:tcPr>
          <w:p w14:paraId="19469F6A" w14:textId="680B2B91" w:rsidR="00D80751" w:rsidRDefault="00D80751" w:rsidP="00D80751">
            <w:pPr>
              <w:jc w:val="left"/>
            </w:pPr>
          </w:p>
        </w:tc>
        <w:tc>
          <w:tcPr>
            <w:tcW w:w="2520" w:type="dxa"/>
            <w:tcPrChange w:id="640" w:author="Do Thanh Trung" w:date="2025-07-04T09:50:00Z" w16du:dateUtc="2025-07-04T02:50:00Z">
              <w:tcPr>
                <w:tcW w:w="2436" w:type="dxa"/>
                <w:gridSpan w:val="2"/>
              </w:tcPr>
            </w:tcPrChange>
          </w:tcPr>
          <w:p w14:paraId="06E0092A" w14:textId="77777777" w:rsidR="00D80751" w:rsidRDefault="00D80751" w:rsidP="00D80751">
            <w:pPr>
              <w:jc w:val="left"/>
            </w:pPr>
          </w:p>
        </w:tc>
        <w:tc>
          <w:tcPr>
            <w:tcW w:w="1800" w:type="dxa"/>
            <w:tcPrChange w:id="641" w:author="Do Thanh Trung" w:date="2025-07-04T09:50:00Z" w16du:dateUtc="2025-07-04T02:50:00Z">
              <w:tcPr>
                <w:tcW w:w="2361" w:type="dxa"/>
                <w:gridSpan w:val="2"/>
              </w:tcPr>
            </w:tcPrChange>
          </w:tcPr>
          <w:p w14:paraId="15F9126F" w14:textId="18AD7F69" w:rsidR="00D80751" w:rsidRDefault="00D80751" w:rsidP="00D80751">
            <w:pPr>
              <w:jc w:val="center"/>
            </w:pPr>
            <w:r>
              <w:t>Ngăn chặn</w:t>
            </w:r>
          </w:p>
        </w:tc>
        <w:tc>
          <w:tcPr>
            <w:tcW w:w="1620" w:type="dxa"/>
            <w:tcPrChange w:id="642" w:author="Do Thanh Trung" w:date="2025-07-04T09:50:00Z" w16du:dateUtc="2025-07-04T02:50:00Z">
              <w:tcPr>
                <w:tcW w:w="1980" w:type="dxa"/>
                <w:gridSpan w:val="2"/>
              </w:tcPr>
            </w:tcPrChange>
          </w:tcPr>
          <w:p w14:paraId="0F44F4C8" w14:textId="52FDA43A" w:rsidR="00D80751" w:rsidRDefault="00D80751" w:rsidP="00D80751">
            <w:pPr>
              <w:jc w:val="center"/>
            </w:pPr>
            <w:r>
              <w:t>Cảnh báo người dùng</w:t>
            </w:r>
          </w:p>
        </w:tc>
      </w:tr>
      <w:tr w:rsidR="00D80751" w14:paraId="3F8765EE" w14:textId="77777777" w:rsidTr="00952BEA">
        <w:trPr>
          <w:trHeight w:val="1776"/>
          <w:trPrChange w:id="643" w:author="Do Thanh Trung" w:date="2025-07-04T09:50:00Z" w16du:dateUtc="2025-07-04T02:50:00Z">
            <w:trPr>
              <w:trHeight w:val="1776"/>
            </w:trPr>
          </w:trPrChange>
        </w:trPr>
        <w:tc>
          <w:tcPr>
            <w:tcW w:w="576" w:type="dxa"/>
            <w:vAlign w:val="center"/>
            <w:tcPrChange w:id="644" w:author="Do Thanh Trung" w:date="2025-07-04T09:50:00Z" w16du:dateUtc="2025-07-04T02:50:00Z">
              <w:tcPr>
                <w:tcW w:w="576" w:type="dxa"/>
                <w:vAlign w:val="center"/>
              </w:tcPr>
            </w:tcPrChange>
          </w:tcPr>
          <w:p w14:paraId="37218900" w14:textId="485E420A" w:rsidR="00D80751" w:rsidRDefault="00D80751" w:rsidP="00D80751">
            <w:pPr>
              <w:jc w:val="left"/>
            </w:pPr>
            <w:r>
              <w:t>3</w:t>
            </w:r>
          </w:p>
        </w:tc>
        <w:tc>
          <w:tcPr>
            <w:tcW w:w="1450" w:type="dxa"/>
            <w:vAlign w:val="center"/>
            <w:tcPrChange w:id="645" w:author="Do Thanh Trung" w:date="2025-07-04T09:50:00Z" w16du:dateUtc="2025-07-04T02:50:00Z">
              <w:tcPr>
                <w:tcW w:w="1450" w:type="dxa"/>
                <w:vAlign w:val="center"/>
              </w:tcPr>
            </w:tcPrChange>
          </w:tcPr>
          <w:p w14:paraId="1C91A223" w14:textId="388B87C3" w:rsidR="00D80751" w:rsidRDefault="00D80751" w:rsidP="00D80751">
            <w:pPr>
              <w:jc w:val="left"/>
            </w:pPr>
            <w:r>
              <w:t>Số tổ chức phát hành</w:t>
            </w:r>
          </w:p>
        </w:tc>
        <w:tc>
          <w:tcPr>
            <w:tcW w:w="3009" w:type="dxa"/>
            <w:vAlign w:val="center"/>
            <w:tcPrChange w:id="646" w:author="Do Thanh Trung" w:date="2025-07-04T09:50:00Z" w16du:dateUtc="2025-07-04T02:50:00Z">
              <w:tcPr>
                <w:tcW w:w="2436" w:type="dxa"/>
              </w:tcPr>
            </w:tcPrChange>
          </w:tcPr>
          <w:p w14:paraId="26AD1442" w14:textId="54A71E67" w:rsidR="00D80751" w:rsidRDefault="00D80751" w:rsidP="00D80751">
            <w:pPr>
              <w:jc w:val="left"/>
            </w:pPr>
            <w:ins w:id="647" w:author="Do Thanh Trung" w:date="2025-07-04T09:50:00Z" w16du:dateUtc="2025-07-04T02:50:00Z">
              <w:r>
                <w:t xml:space="preserve">Tổng số tổ chức phát hành đầu tư </w:t>
              </w:r>
            </w:ins>
            <m:oMath>
              <m:r>
                <w:ins w:id="648" w:author="Do Thanh Trung" w:date="2025-07-04T09:50:00Z" w16du:dateUtc="2025-07-04T02:50:00Z">
                  <m:rPr>
                    <m:sty m:val="bi"/>
                  </m:rPr>
                  <w:rPr>
                    <w:rFonts w:ascii="Cambria Math" w:hAnsi="Cambria Math"/>
                  </w:rPr>
                  <m:t>≥</m:t>
                </w:ins>
              </m:r>
            </m:oMath>
            <w:ins w:id="649" w:author="Do Thanh Trung" w:date="2025-07-04T09:50:00Z" w16du:dateUtc="2025-07-04T02:50:00Z">
              <w:r>
                <w:rPr>
                  <w:rFonts w:eastAsiaTheme="minorEastAsia"/>
                  <w:b/>
                  <w:bCs/>
                </w:rPr>
                <w:t xml:space="preserve"> 6</w:t>
              </w:r>
            </w:ins>
          </w:p>
        </w:tc>
        <w:tc>
          <w:tcPr>
            <w:tcW w:w="2700" w:type="dxa"/>
            <w:tcPrChange w:id="650" w:author="Do Thanh Trung" w:date="2025-07-04T09:50:00Z" w16du:dateUtc="2025-07-04T02:50:00Z">
              <w:tcPr>
                <w:tcW w:w="2436" w:type="dxa"/>
                <w:gridSpan w:val="2"/>
              </w:tcPr>
            </w:tcPrChange>
          </w:tcPr>
          <w:p w14:paraId="4A107B6B" w14:textId="0A02C0DA" w:rsidR="00D80751" w:rsidRDefault="00D80751" w:rsidP="00D80751">
            <w:pPr>
              <w:jc w:val="left"/>
            </w:pPr>
          </w:p>
        </w:tc>
        <w:tc>
          <w:tcPr>
            <w:tcW w:w="2520" w:type="dxa"/>
            <w:tcPrChange w:id="651" w:author="Do Thanh Trung" w:date="2025-07-04T09:50:00Z" w16du:dateUtc="2025-07-04T02:50:00Z">
              <w:tcPr>
                <w:tcW w:w="2436" w:type="dxa"/>
                <w:gridSpan w:val="2"/>
              </w:tcPr>
            </w:tcPrChange>
          </w:tcPr>
          <w:p w14:paraId="66C5AFD6" w14:textId="77777777" w:rsidR="00D80751" w:rsidRDefault="00D80751" w:rsidP="00D80751">
            <w:pPr>
              <w:jc w:val="left"/>
            </w:pPr>
          </w:p>
        </w:tc>
        <w:tc>
          <w:tcPr>
            <w:tcW w:w="1800" w:type="dxa"/>
            <w:tcPrChange w:id="652" w:author="Do Thanh Trung" w:date="2025-07-04T09:50:00Z" w16du:dateUtc="2025-07-04T02:50:00Z">
              <w:tcPr>
                <w:tcW w:w="2361" w:type="dxa"/>
                <w:gridSpan w:val="2"/>
              </w:tcPr>
            </w:tcPrChange>
          </w:tcPr>
          <w:p w14:paraId="397016B9" w14:textId="0269BB41" w:rsidR="00D80751" w:rsidRDefault="00D80751" w:rsidP="00D80751">
            <w:pPr>
              <w:jc w:val="center"/>
            </w:pPr>
            <w:r>
              <w:t>Ngăn chặn</w:t>
            </w:r>
          </w:p>
        </w:tc>
        <w:tc>
          <w:tcPr>
            <w:tcW w:w="1620" w:type="dxa"/>
            <w:tcPrChange w:id="653" w:author="Do Thanh Trung" w:date="2025-07-04T09:50:00Z" w16du:dateUtc="2025-07-04T02:50:00Z">
              <w:tcPr>
                <w:tcW w:w="1980" w:type="dxa"/>
                <w:gridSpan w:val="2"/>
              </w:tcPr>
            </w:tcPrChange>
          </w:tcPr>
          <w:p w14:paraId="1C248177" w14:textId="2D415D9E" w:rsidR="00D80751" w:rsidRDefault="00D80751" w:rsidP="00D80751">
            <w:pPr>
              <w:jc w:val="center"/>
            </w:pPr>
            <w:r>
              <w:t>Cảnh báo người dùng</w:t>
            </w:r>
          </w:p>
        </w:tc>
      </w:tr>
      <w:tr w:rsidR="00D80751" w14:paraId="58DC7956" w14:textId="77777777" w:rsidTr="00952BEA">
        <w:trPr>
          <w:trHeight w:val="1776"/>
          <w:trPrChange w:id="654" w:author="Do Thanh Trung" w:date="2025-07-04T09:50:00Z" w16du:dateUtc="2025-07-04T02:50:00Z">
            <w:trPr>
              <w:trHeight w:val="1776"/>
            </w:trPr>
          </w:trPrChange>
        </w:trPr>
        <w:tc>
          <w:tcPr>
            <w:tcW w:w="576" w:type="dxa"/>
            <w:vAlign w:val="center"/>
            <w:tcPrChange w:id="655" w:author="Do Thanh Trung" w:date="2025-07-04T09:50:00Z" w16du:dateUtc="2025-07-04T02:50:00Z">
              <w:tcPr>
                <w:tcW w:w="576" w:type="dxa"/>
                <w:vAlign w:val="center"/>
              </w:tcPr>
            </w:tcPrChange>
          </w:tcPr>
          <w:p w14:paraId="2AB9830B" w14:textId="489A7B58" w:rsidR="00D80751" w:rsidRDefault="00D80751" w:rsidP="00D80751">
            <w:pPr>
              <w:jc w:val="left"/>
            </w:pPr>
            <w:r>
              <w:t>4</w:t>
            </w:r>
          </w:p>
        </w:tc>
        <w:tc>
          <w:tcPr>
            <w:tcW w:w="1450" w:type="dxa"/>
            <w:vAlign w:val="center"/>
            <w:tcPrChange w:id="656" w:author="Do Thanh Trung" w:date="2025-07-04T09:50:00Z" w16du:dateUtc="2025-07-04T02:50:00Z">
              <w:tcPr>
                <w:tcW w:w="1450" w:type="dxa"/>
                <w:vAlign w:val="center"/>
              </w:tcPr>
            </w:tcPrChange>
          </w:tcPr>
          <w:p w14:paraId="29E4FC3D" w14:textId="68FE315A" w:rsidR="00D80751" w:rsidRDefault="00D80751" w:rsidP="00D80751">
            <w:pPr>
              <w:jc w:val="left"/>
            </w:pPr>
            <w:r>
              <w:t>Tổng số lượng nắm giữ cổ phiếu của CTCK khác</w:t>
            </w:r>
          </w:p>
        </w:tc>
        <w:tc>
          <w:tcPr>
            <w:tcW w:w="3009" w:type="dxa"/>
            <w:vAlign w:val="center"/>
            <w:tcPrChange w:id="657" w:author="Do Thanh Trung" w:date="2025-07-04T09:50:00Z" w16du:dateUtc="2025-07-04T02:50:00Z">
              <w:tcPr>
                <w:tcW w:w="2436" w:type="dxa"/>
              </w:tcPr>
            </w:tcPrChange>
          </w:tcPr>
          <w:p w14:paraId="0D2C9CD5" w14:textId="2A4628BD" w:rsidR="00D80751" w:rsidRDefault="00D80751" w:rsidP="00D80751">
            <w:pPr>
              <w:jc w:val="left"/>
            </w:pPr>
            <w:ins w:id="658" w:author="Do Thanh Trung" w:date="2025-07-04T09:50:00Z" w16du:dateUtc="2025-07-04T02:50:00Z">
              <w:r>
                <w:t>Tổng số lượng nắm giữ của 1 CTCK không vượt quá 5% tổng số lượng chứng khoán đang lưu hành</w:t>
              </w:r>
            </w:ins>
          </w:p>
        </w:tc>
        <w:tc>
          <w:tcPr>
            <w:tcW w:w="2700" w:type="dxa"/>
            <w:tcPrChange w:id="659" w:author="Do Thanh Trung" w:date="2025-07-04T09:50:00Z" w16du:dateUtc="2025-07-04T02:50:00Z">
              <w:tcPr>
                <w:tcW w:w="2436" w:type="dxa"/>
                <w:gridSpan w:val="2"/>
              </w:tcPr>
            </w:tcPrChange>
          </w:tcPr>
          <w:p w14:paraId="1A84A9A6" w14:textId="64D9A8C6" w:rsidR="00D80751" w:rsidRDefault="00D80751" w:rsidP="00D80751">
            <w:pPr>
              <w:jc w:val="left"/>
            </w:pPr>
          </w:p>
        </w:tc>
        <w:tc>
          <w:tcPr>
            <w:tcW w:w="2520" w:type="dxa"/>
            <w:tcPrChange w:id="660" w:author="Do Thanh Trung" w:date="2025-07-04T09:50:00Z" w16du:dateUtc="2025-07-04T02:50:00Z">
              <w:tcPr>
                <w:tcW w:w="2436" w:type="dxa"/>
                <w:gridSpan w:val="2"/>
              </w:tcPr>
            </w:tcPrChange>
          </w:tcPr>
          <w:p w14:paraId="3F931070" w14:textId="77777777" w:rsidR="00D80751" w:rsidRDefault="00D80751" w:rsidP="00D80751">
            <w:pPr>
              <w:jc w:val="left"/>
            </w:pPr>
          </w:p>
        </w:tc>
        <w:tc>
          <w:tcPr>
            <w:tcW w:w="1800" w:type="dxa"/>
            <w:tcPrChange w:id="661" w:author="Do Thanh Trung" w:date="2025-07-04T09:50:00Z" w16du:dateUtc="2025-07-04T02:50:00Z">
              <w:tcPr>
                <w:tcW w:w="2361" w:type="dxa"/>
                <w:gridSpan w:val="2"/>
              </w:tcPr>
            </w:tcPrChange>
          </w:tcPr>
          <w:p w14:paraId="690CA5CC" w14:textId="5BE332EA" w:rsidR="00D80751" w:rsidRDefault="00D80751" w:rsidP="00D80751">
            <w:pPr>
              <w:jc w:val="center"/>
            </w:pPr>
            <w:r>
              <w:t>Ngăn chặn</w:t>
            </w:r>
          </w:p>
        </w:tc>
        <w:tc>
          <w:tcPr>
            <w:tcW w:w="1620" w:type="dxa"/>
            <w:tcPrChange w:id="662" w:author="Do Thanh Trung" w:date="2025-07-04T09:50:00Z" w16du:dateUtc="2025-07-04T02:50:00Z">
              <w:tcPr>
                <w:tcW w:w="1980" w:type="dxa"/>
                <w:gridSpan w:val="2"/>
              </w:tcPr>
            </w:tcPrChange>
          </w:tcPr>
          <w:p w14:paraId="2541656B" w14:textId="36251659" w:rsidR="00D80751" w:rsidRDefault="00D80751" w:rsidP="00D80751">
            <w:pPr>
              <w:jc w:val="center"/>
            </w:pPr>
            <w:r>
              <w:t>Cảnh báo người dùng</w:t>
            </w:r>
          </w:p>
        </w:tc>
      </w:tr>
      <w:tr w:rsidR="00D80751" w14:paraId="2F27BE29" w14:textId="77777777" w:rsidTr="00952BEA">
        <w:trPr>
          <w:trHeight w:val="1776"/>
          <w:trPrChange w:id="663" w:author="Do Thanh Trung" w:date="2025-07-04T09:50:00Z" w16du:dateUtc="2025-07-04T02:50:00Z">
            <w:trPr>
              <w:trHeight w:val="1776"/>
            </w:trPr>
          </w:trPrChange>
        </w:trPr>
        <w:tc>
          <w:tcPr>
            <w:tcW w:w="576" w:type="dxa"/>
            <w:vAlign w:val="center"/>
            <w:tcPrChange w:id="664" w:author="Do Thanh Trung" w:date="2025-07-04T09:50:00Z" w16du:dateUtc="2025-07-04T02:50:00Z">
              <w:tcPr>
                <w:tcW w:w="576" w:type="dxa"/>
                <w:vAlign w:val="center"/>
              </w:tcPr>
            </w:tcPrChange>
          </w:tcPr>
          <w:p w14:paraId="57553692" w14:textId="22B70316" w:rsidR="00D80751" w:rsidRDefault="00D80751" w:rsidP="00D80751">
            <w:pPr>
              <w:jc w:val="left"/>
            </w:pPr>
            <w:r>
              <w:lastRenderedPageBreak/>
              <w:t>5</w:t>
            </w:r>
          </w:p>
        </w:tc>
        <w:tc>
          <w:tcPr>
            <w:tcW w:w="1450" w:type="dxa"/>
            <w:vAlign w:val="center"/>
            <w:tcPrChange w:id="665" w:author="Do Thanh Trung" w:date="2025-07-04T09:50:00Z" w16du:dateUtc="2025-07-04T02:50:00Z">
              <w:tcPr>
                <w:tcW w:w="1450" w:type="dxa"/>
                <w:vAlign w:val="center"/>
              </w:tcPr>
            </w:tcPrChange>
          </w:tcPr>
          <w:p w14:paraId="7B1B6CCE" w14:textId="001BDCD7" w:rsidR="00D80751" w:rsidRDefault="00D80751" w:rsidP="00D80751">
            <w:pPr>
              <w:jc w:val="left"/>
            </w:pPr>
            <w:r>
              <w:t>Phân bổ nguồn vốn qua các CTCK</w:t>
            </w:r>
          </w:p>
        </w:tc>
        <w:tc>
          <w:tcPr>
            <w:tcW w:w="3009" w:type="dxa"/>
            <w:vAlign w:val="center"/>
            <w:tcPrChange w:id="666" w:author="Do Thanh Trung" w:date="2025-07-04T09:50:00Z" w16du:dateUtc="2025-07-04T02:50:00Z">
              <w:tcPr>
                <w:tcW w:w="2436" w:type="dxa"/>
              </w:tcPr>
            </w:tcPrChange>
          </w:tcPr>
          <w:p w14:paraId="6095B3E6" w14:textId="77777777" w:rsidR="00D80751" w:rsidRPr="00A7342C" w:rsidRDefault="00D80751" w:rsidP="00D80751">
            <w:pPr>
              <w:pStyle w:val="ListParagraph"/>
              <w:numPr>
                <w:ilvl w:val="0"/>
                <w:numId w:val="33"/>
              </w:numPr>
              <w:jc w:val="left"/>
              <w:rPr>
                <w:ins w:id="667" w:author="Do Thanh Trung" w:date="2025-07-04T09:50:00Z" w16du:dateUtc="2025-07-04T02:50:00Z"/>
              </w:rPr>
            </w:pPr>
            <w:ins w:id="668" w:author="Do Thanh Trung" w:date="2025-07-04T09:50:00Z" w16du:dateUtc="2025-07-04T02:50:00Z">
              <w:r>
                <w:t xml:space="preserve">Tổng giá trị giao dịch của Quỹ tại CTCK không liên kết </w:t>
              </w:r>
            </w:ins>
            <m:oMath>
              <m:r>
                <w:ins w:id="669" w:author="Do Thanh Trung" w:date="2025-07-04T09:50:00Z" w16du:dateUtc="2025-07-04T02:50:00Z">
                  <w:rPr>
                    <w:rFonts w:ascii="Cambria Math" w:hAnsi="Cambria Math"/>
                  </w:rPr>
                  <m:t>≤</m:t>
                </w:ins>
              </m:r>
            </m:oMath>
            <w:ins w:id="670" w:author="Do Thanh Trung" w:date="2025-07-04T09:50:00Z" w16du:dateUtc="2025-07-04T02:50:00Z">
              <w:r>
                <w:rPr>
                  <w:rFonts w:eastAsiaTheme="minorEastAsia"/>
                </w:rPr>
                <w:t xml:space="preserve"> 50% Tổng giá trị giao dịch của Quỹ</w:t>
              </w:r>
            </w:ins>
          </w:p>
          <w:p w14:paraId="162768B3" w14:textId="6A236534" w:rsidR="00D80751" w:rsidRDefault="00D80751" w:rsidP="00D80751">
            <w:pPr>
              <w:pStyle w:val="ListParagraph"/>
              <w:numPr>
                <w:ilvl w:val="0"/>
                <w:numId w:val="33"/>
              </w:numPr>
              <w:jc w:val="left"/>
            </w:pPr>
            <w:ins w:id="671" w:author="Do Thanh Trung" w:date="2025-07-04T09:50:00Z" w16du:dateUtc="2025-07-04T02:50:00Z">
              <w:r>
                <w:t xml:space="preserve">Tổng giá trị giao dịch của Quỹ tại CTCK Rồng Việt </w:t>
              </w:r>
            </w:ins>
            <m:oMath>
              <m:r>
                <w:ins w:id="672" w:author="Do Thanh Trung" w:date="2025-07-04T09:50:00Z" w16du:dateUtc="2025-07-04T02:50:00Z">
                  <w:rPr>
                    <w:rFonts w:ascii="Cambria Math" w:hAnsi="Cambria Math"/>
                  </w:rPr>
                  <m:t>≤</m:t>
                </w:ins>
              </m:r>
            </m:oMath>
            <w:ins w:id="673" w:author="Do Thanh Trung" w:date="2025-07-04T09:50:00Z" w16du:dateUtc="2025-07-04T02:50:00Z">
              <w:r>
                <w:rPr>
                  <w:rFonts w:eastAsiaTheme="minorEastAsia"/>
                </w:rPr>
                <w:t xml:space="preserve"> 20% Tổng giá trị giao dịch của Quỹ</w:t>
              </w:r>
            </w:ins>
          </w:p>
        </w:tc>
        <w:tc>
          <w:tcPr>
            <w:tcW w:w="2700" w:type="dxa"/>
            <w:tcPrChange w:id="674" w:author="Do Thanh Trung" w:date="2025-07-04T09:50:00Z" w16du:dateUtc="2025-07-04T02:50:00Z">
              <w:tcPr>
                <w:tcW w:w="2436" w:type="dxa"/>
                <w:gridSpan w:val="2"/>
              </w:tcPr>
            </w:tcPrChange>
          </w:tcPr>
          <w:p w14:paraId="3E0A210E" w14:textId="1317E135" w:rsidR="00D80751" w:rsidRDefault="00D80751" w:rsidP="00D80751">
            <w:pPr>
              <w:pStyle w:val="ListParagraph"/>
              <w:numPr>
                <w:ilvl w:val="0"/>
                <w:numId w:val="33"/>
              </w:numPr>
              <w:jc w:val="left"/>
            </w:pPr>
          </w:p>
        </w:tc>
        <w:tc>
          <w:tcPr>
            <w:tcW w:w="2520" w:type="dxa"/>
            <w:tcPrChange w:id="675" w:author="Do Thanh Trung" w:date="2025-07-04T09:50:00Z" w16du:dateUtc="2025-07-04T02:50:00Z">
              <w:tcPr>
                <w:tcW w:w="2436" w:type="dxa"/>
                <w:gridSpan w:val="2"/>
              </w:tcPr>
            </w:tcPrChange>
          </w:tcPr>
          <w:p w14:paraId="7F661D23" w14:textId="77777777" w:rsidR="00D80751" w:rsidRDefault="00D80751" w:rsidP="00D80751">
            <w:pPr>
              <w:pStyle w:val="ListParagraph"/>
              <w:numPr>
                <w:ilvl w:val="0"/>
                <w:numId w:val="33"/>
              </w:numPr>
              <w:jc w:val="left"/>
            </w:pPr>
          </w:p>
        </w:tc>
        <w:tc>
          <w:tcPr>
            <w:tcW w:w="1800" w:type="dxa"/>
            <w:tcPrChange w:id="676" w:author="Do Thanh Trung" w:date="2025-07-04T09:50:00Z" w16du:dateUtc="2025-07-04T02:50:00Z">
              <w:tcPr>
                <w:tcW w:w="2361" w:type="dxa"/>
                <w:gridSpan w:val="2"/>
              </w:tcPr>
            </w:tcPrChange>
          </w:tcPr>
          <w:p w14:paraId="55E415EE" w14:textId="3E670DED" w:rsidR="00D80751" w:rsidRDefault="00D80751" w:rsidP="00D80751">
            <w:pPr>
              <w:jc w:val="center"/>
            </w:pPr>
            <w:r>
              <w:t>Ngăn chặn</w:t>
            </w:r>
          </w:p>
        </w:tc>
        <w:tc>
          <w:tcPr>
            <w:tcW w:w="1620" w:type="dxa"/>
            <w:tcPrChange w:id="677" w:author="Do Thanh Trung" w:date="2025-07-04T09:50:00Z" w16du:dateUtc="2025-07-04T02:50:00Z">
              <w:tcPr>
                <w:tcW w:w="1980" w:type="dxa"/>
                <w:gridSpan w:val="2"/>
              </w:tcPr>
            </w:tcPrChange>
          </w:tcPr>
          <w:p w14:paraId="2A2A2DB2" w14:textId="128E0003" w:rsidR="00D80751" w:rsidRDefault="00D80751" w:rsidP="00D80751">
            <w:pPr>
              <w:jc w:val="center"/>
            </w:pPr>
            <w:r>
              <w:t>Cảnh báo người dùng</w:t>
            </w:r>
          </w:p>
        </w:tc>
      </w:tr>
    </w:tbl>
    <w:p w14:paraId="1B21C27F" w14:textId="77777777" w:rsidR="00D77CFF" w:rsidRPr="00DF775E" w:rsidRDefault="00D77CFF" w:rsidP="00733F01"/>
    <w:p w14:paraId="1FB55C39" w14:textId="3008F233" w:rsidR="00666928" w:rsidRDefault="00AD765E" w:rsidP="00AD765E">
      <w:pPr>
        <w:pStyle w:val="Heading3"/>
      </w:pPr>
      <w:bookmarkStart w:id="678" w:name="_Cài_đặt_hạn"/>
      <w:bookmarkEnd w:id="678"/>
      <w:r>
        <w:t>Cài đặt</w:t>
      </w:r>
      <w:r w:rsidR="00666928">
        <w:t xml:space="preserve"> hạn mức </w:t>
      </w:r>
      <w:r w:rsidR="00403E8D">
        <w:t xml:space="preserve">đầu tư </w:t>
      </w:r>
      <w:r w:rsidR="00A24CFF">
        <w:t>cho Tài khoản Quỹ</w:t>
      </w:r>
    </w:p>
    <w:p w14:paraId="576A43F0" w14:textId="56B6D8A7" w:rsidR="00A24CFF" w:rsidRDefault="00A24CFF" w:rsidP="00255F69">
      <w:pPr>
        <w:pStyle w:val="Heading4"/>
      </w:pPr>
      <w:r>
        <w:t xml:space="preserve">Hạn mức đầu tư </w:t>
      </w:r>
      <w:r w:rsidR="007B3F8D">
        <w:t>theo Loại Tài sản</w:t>
      </w:r>
    </w:p>
    <w:p w14:paraId="46007EC8" w14:textId="78FCA1D4" w:rsidR="00C85986" w:rsidRDefault="000532FD" w:rsidP="000C5790">
      <w:pPr>
        <w:rPr>
          <w:ins w:id="679" w:author="Do Thanh Trung" w:date="2025-06-10T14:51:00Z" w16du:dateUtc="2025-06-10T07:51:00Z"/>
        </w:rPr>
      </w:pPr>
      <w:del w:id="680" w:author="Do Thanh Trung" w:date="2025-06-10T14:52:00Z" w16du:dateUtc="2025-06-10T07:52:00Z">
        <w:r w:rsidDel="00C77BD6">
          <w:delText xml:space="preserve"> </w:delText>
        </w:r>
      </w:del>
      <w:r w:rsidR="001C1D6F">
        <w:t>Căn cứ vào từng Loại quỹ khác nhau, Công ty QLQ sẽ tiến hành cài dặt hạn mức đầu tư trên từng lớp tài sản khác nhau</w:t>
      </w:r>
      <w:r w:rsidR="0078232E">
        <w:t xml:space="preserve">. </w:t>
      </w:r>
      <w:ins w:id="681" w:author="Do Thanh Trung" w:date="2025-06-10T14:52:00Z" w16du:dateUtc="2025-06-10T07:52:00Z">
        <w:r w:rsidR="006142E3">
          <w:t xml:space="preserve">Người dùng tiến hành cài đặt hạn mức đầu tư theo từng loại Tài sản theo phê </w:t>
        </w:r>
      </w:ins>
      <w:ins w:id="682" w:author="Do Thanh Trung" w:date="2025-06-10T14:53:00Z" w16du:dateUtc="2025-06-10T07:53:00Z">
        <w:r w:rsidR="006142E3">
          <w:t>duyệt của HĐĐT. Hạn mức sẽ được áp dụng cho đến khi có cài đặt mới</w:t>
        </w:r>
      </w:ins>
    </w:p>
    <w:p w14:paraId="7CACBA39" w14:textId="1C034F28" w:rsidR="000C5790" w:rsidRDefault="0078232E" w:rsidP="000C5790">
      <w:r>
        <w:t>Chi tiết quy trình cài đặt</w:t>
      </w:r>
    </w:p>
    <w:p w14:paraId="0E2FFED5" w14:textId="5887B82D" w:rsidR="0078232E" w:rsidRDefault="00074E98" w:rsidP="00074E98">
      <w:pPr>
        <w:jc w:val="center"/>
        <w:rPr>
          <w:ins w:id="683" w:author="Do Thanh Trung" w:date="2025-06-10T15:13:00Z" w16du:dateUtc="2025-06-10T08:13:00Z"/>
        </w:rPr>
      </w:pPr>
      <w:ins w:id="684" w:author="Do Thanh Trung" w:date="2025-06-10T15:13:00Z" w16du:dateUtc="2025-06-10T08:13:00Z">
        <w:r>
          <w:rPr>
            <w:noProof/>
          </w:rPr>
          <w:lastRenderedPageBreak/>
          <w:drawing>
            <wp:inline distT="0" distB="0" distL="0" distR="0" wp14:anchorId="69B17A13" wp14:editId="4463286B">
              <wp:extent cx="6584251" cy="2850127"/>
              <wp:effectExtent l="0" t="0" r="7620" b="7620"/>
              <wp:docPr id="208004037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0374" name="Picture 1" descr="A diagram of a flowchart&#10;&#10;AI-generated content may be incorrect."/>
                      <pic:cNvPicPr/>
                    </pic:nvPicPr>
                    <pic:blipFill>
                      <a:blip r:embed="rId37"/>
                      <a:stretch>
                        <a:fillRect/>
                      </a:stretch>
                    </pic:blipFill>
                    <pic:spPr>
                      <a:xfrm>
                        <a:off x="0" y="0"/>
                        <a:ext cx="6584251" cy="2850127"/>
                      </a:xfrm>
                      <a:prstGeom prst="rect">
                        <a:avLst/>
                      </a:prstGeom>
                    </pic:spPr>
                  </pic:pic>
                </a:graphicData>
              </a:graphic>
            </wp:inline>
          </w:drawing>
        </w:r>
      </w:ins>
    </w:p>
    <w:p w14:paraId="54CB36AD" w14:textId="1BA31589" w:rsidR="00074E98" w:rsidRDefault="0095176F" w:rsidP="0095176F">
      <w:pPr>
        <w:jc w:val="left"/>
        <w:rPr>
          <w:ins w:id="685" w:author="Do Thanh Trung" w:date="2025-06-10T15:13:00Z" w16du:dateUtc="2025-06-10T08:13:00Z"/>
        </w:rPr>
      </w:pPr>
      <w:ins w:id="686" w:author="Do Thanh Trung" w:date="2025-06-10T15:13:00Z" w16du:dateUtc="2025-06-10T08:13:00Z">
        <w:r>
          <w:t>Mô tả quy trình</w:t>
        </w:r>
      </w:ins>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019"/>
        <w:gridCol w:w="1440"/>
        <w:gridCol w:w="1710"/>
        <w:gridCol w:w="6210"/>
      </w:tblGrid>
      <w:tr w:rsidR="00E96F85" w:rsidRPr="006115EA" w14:paraId="547C0739" w14:textId="77777777" w:rsidTr="00507296">
        <w:trPr>
          <w:ins w:id="687" w:author="Do Thanh Trung" w:date="2025-06-10T15:14:00Z"/>
        </w:trPr>
        <w:tc>
          <w:tcPr>
            <w:tcW w:w="576" w:type="dxa"/>
            <w:vAlign w:val="center"/>
          </w:tcPr>
          <w:p w14:paraId="26DBB2DD" w14:textId="77777777" w:rsidR="00E96F85" w:rsidRPr="006E0DD1" w:rsidRDefault="00E96F85" w:rsidP="00507296">
            <w:pPr>
              <w:pStyle w:val="NoSpacing"/>
              <w:jc w:val="center"/>
              <w:rPr>
                <w:ins w:id="688" w:author="Do Thanh Trung" w:date="2025-06-10T15:14:00Z" w16du:dateUtc="2025-06-10T08:14:00Z"/>
                <w:b/>
                <w:bCs/>
              </w:rPr>
            </w:pPr>
            <w:ins w:id="689" w:author="Do Thanh Trung" w:date="2025-06-10T15:14:00Z" w16du:dateUtc="2025-06-10T08:14:00Z">
              <w:r w:rsidRPr="006E0DD1">
                <w:rPr>
                  <w:b/>
                  <w:bCs/>
                </w:rPr>
                <w:t>STT</w:t>
              </w:r>
            </w:ins>
          </w:p>
        </w:tc>
        <w:tc>
          <w:tcPr>
            <w:tcW w:w="3019" w:type="dxa"/>
            <w:vAlign w:val="center"/>
          </w:tcPr>
          <w:p w14:paraId="55698427" w14:textId="77777777" w:rsidR="00E96F85" w:rsidRPr="006E0DD1" w:rsidRDefault="00E96F85" w:rsidP="00507296">
            <w:pPr>
              <w:pStyle w:val="NoSpacing"/>
              <w:jc w:val="center"/>
              <w:rPr>
                <w:ins w:id="690" w:author="Do Thanh Trung" w:date="2025-06-10T15:14:00Z" w16du:dateUtc="2025-06-10T08:14:00Z"/>
                <w:b/>
                <w:bCs/>
              </w:rPr>
            </w:pPr>
            <w:ins w:id="691" w:author="Do Thanh Trung" w:date="2025-06-10T15:14:00Z" w16du:dateUtc="2025-06-10T08:14:00Z">
              <w:r w:rsidRPr="006E0DD1">
                <w:rPr>
                  <w:b/>
                  <w:bCs/>
                </w:rPr>
                <w:t>Tên bước</w:t>
              </w:r>
            </w:ins>
          </w:p>
        </w:tc>
        <w:tc>
          <w:tcPr>
            <w:tcW w:w="1440" w:type="dxa"/>
          </w:tcPr>
          <w:p w14:paraId="4BFFAB07" w14:textId="77777777" w:rsidR="00E96F85" w:rsidRPr="006E0DD1" w:rsidRDefault="00E96F85" w:rsidP="00507296">
            <w:pPr>
              <w:pStyle w:val="NoSpacing"/>
              <w:jc w:val="center"/>
              <w:rPr>
                <w:ins w:id="692" w:author="Do Thanh Trung" w:date="2025-06-10T15:14:00Z" w16du:dateUtc="2025-06-10T08:14:00Z"/>
                <w:b/>
                <w:bCs/>
              </w:rPr>
            </w:pPr>
            <w:ins w:id="693" w:author="Do Thanh Trung" w:date="2025-06-10T15:14:00Z" w16du:dateUtc="2025-06-10T08:14:00Z">
              <w:r w:rsidRPr="006E0DD1">
                <w:rPr>
                  <w:b/>
                  <w:bCs/>
                </w:rPr>
                <w:t>Bước thực hiện</w:t>
              </w:r>
            </w:ins>
          </w:p>
        </w:tc>
        <w:tc>
          <w:tcPr>
            <w:tcW w:w="1710" w:type="dxa"/>
            <w:vAlign w:val="center"/>
          </w:tcPr>
          <w:p w14:paraId="2A5103BC" w14:textId="77777777" w:rsidR="00E96F85" w:rsidRPr="006E0DD1" w:rsidRDefault="00E96F85" w:rsidP="00507296">
            <w:pPr>
              <w:pStyle w:val="NoSpacing"/>
              <w:jc w:val="center"/>
              <w:rPr>
                <w:ins w:id="694" w:author="Do Thanh Trung" w:date="2025-06-10T15:14:00Z" w16du:dateUtc="2025-06-10T08:14:00Z"/>
                <w:b/>
                <w:bCs/>
              </w:rPr>
            </w:pPr>
            <w:ins w:id="695" w:author="Do Thanh Trung" w:date="2025-06-10T15:14:00Z" w16du:dateUtc="2025-06-10T08:14:00Z">
              <w:r w:rsidRPr="006E0DD1">
                <w:rPr>
                  <w:b/>
                  <w:bCs/>
                </w:rPr>
                <w:t>Người thực hiện</w:t>
              </w:r>
            </w:ins>
          </w:p>
        </w:tc>
        <w:tc>
          <w:tcPr>
            <w:tcW w:w="6210" w:type="dxa"/>
            <w:vAlign w:val="center"/>
          </w:tcPr>
          <w:p w14:paraId="0109151F" w14:textId="77777777" w:rsidR="00E96F85" w:rsidRPr="006E0DD1" w:rsidRDefault="00E96F85" w:rsidP="00507296">
            <w:pPr>
              <w:pStyle w:val="NoSpacing"/>
              <w:jc w:val="center"/>
              <w:rPr>
                <w:ins w:id="696" w:author="Do Thanh Trung" w:date="2025-06-10T15:14:00Z" w16du:dateUtc="2025-06-10T08:14:00Z"/>
                <w:b/>
                <w:bCs/>
              </w:rPr>
            </w:pPr>
            <w:ins w:id="697" w:author="Do Thanh Trung" w:date="2025-06-10T15:14:00Z" w16du:dateUtc="2025-06-10T08:14:00Z">
              <w:r w:rsidRPr="006E0DD1">
                <w:rPr>
                  <w:b/>
                  <w:bCs/>
                </w:rPr>
                <w:t>Diễn giải</w:t>
              </w:r>
            </w:ins>
          </w:p>
        </w:tc>
      </w:tr>
      <w:tr w:rsidR="00E96F85" w:rsidRPr="006115EA" w14:paraId="02C0CEF7" w14:textId="77777777" w:rsidTr="00507296">
        <w:trPr>
          <w:trHeight w:val="350"/>
          <w:ins w:id="698" w:author="Do Thanh Trung" w:date="2025-06-10T15:14:00Z"/>
        </w:trPr>
        <w:tc>
          <w:tcPr>
            <w:tcW w:w="576" w:type="dxa"/>
            <w:vAlign w:val="center"/>
          </w:tcPr>
          <w:p w14:paraId="352E020E" w14:textId="77777777" w:rsidR="00E96F85" w:rsidRPr="006115EA" w:rsidRDefault="00E96F85" w:rsidP="00507296">
            <w:pPr>
              <w:pStyle w:val="NoSpacing"/>
              <w:rPr>
                <w:ins w:id="699" w:author="Do Thanh Trung" w:date="2025-06-10T15:14:00Z" w16du:dateUtc="2025-06-10T08:14:00Z"/>
              </w:rPr>
            </w:pPr>
            <w:ins w:id="700" w:author="Do Thanh Trung" w:date="2025-06-10T15:14:00Z" w16du:dateUtc="2025-06-10T08:14:00Z">
              <w:r>
                <w:t>1</w:t>
              </w:r>
            </w:ins>
          </w:p>
        </w:tc>
        <w:tc>
          <w:tcPr>
            <w:tcW w:w="3019" w:type="dxa"/>
            <w:vAlign w:val="center"/>
          </w:tcPr>
          <w:p w14:paraId="4111AB0D" w14:textId="77777777" w:rsidR="00E96F85" w:rsidRPr="006115EA" w:rsidRDefault="00E96F85" w:rsidP="00507296">
            <w:pPr>
              <w:pStyle w:val="NoSpacing"/>
              <w:rPr>
                <w:ins w:id="701" w:author="Do Thanh Trung" w:date="2025-06-10T15:14:00Z" w16du:dateUtc="2025-06-10T08:14:00Z"/>
              </w:rPr>
            </w:pPr>
            <w:ins w:id="702" w:author="Do Thanh Trung" w:date="2025-06-10T15:14:00Z" w16du:dateUtc="2025-06-10T08:14:00Z">
              <w:r>
                <w:t>Truy cập vào hệ thống</w:t>
              </w:r>
            </w:ins>
          </w:p>
        </w:tc>
        <w:tc>
          <w:tcPr>
            <w:tcW w:w="1440" w:type="dxa"/>
            <w:vAlign w:val="center"/>
          </w:tcPr>
          <w:p w14:paraId="5DDBF500" w14:textId="77777777" w:rsidR="00E96F85" w:rsidRPr="006E0DD1" w:rsidRDefault="00E96F85" w:rsidP="00507296">
            <w:pPr>
              <w:pStyle w:val="NoSpacing"/>
              <w:jc w:val="center"/>
              <w:rPr>
                <w:ins w:id="703" w:author="Do Thanh Trung" w:date="2025-06-10T15:14:00Z" w16du:dateUtc="2025-06-10T08:14:00Z"/>
                <w:iCs/>
              </w:rPr>
            </w:pPr>
            <w:ins w:id="704" w:author="Do Thanh Trung" w:date="2025-06-10T15:14:00Z" w16du:dateUtc="2025-06-10T08:14:00Z">
              <w:r>
                <w:rPr>
                  <w:iCs/>
                </w:rPr>
                <w:t>Thủ công</w:t>
              </w:r>
            </w:ins>
          </w:p>
        </w:tc>
        <w:tc>
          <w:tcPr>
            <w:tcW w:w="1710" w:type="dxa"/>
            <w:vAlign w:val="center"/>
          </w:tcPr>
          <w:p w14:paraId="5A52F4B0" w14:textId="77777777" w:rsidR="00E96F85" w:rsidRPr="006115EA" w:rsidRDefault="00E96F85" w:rsidP="00507296">
            <w:pPr>
              <w:pStyle w:val="NoSpacing"/>
              <w:jc w:val="center"/>
              <w:rPr>
                <w:ins w:id="705" w:author="Do Thanh Trung" w:date="2025-06-10T15:14:00Z" w16du:dateUtc="2025-06-10T08:14:00Z"/>
              </w:rPr>
            </w:pPr>
            <w:ins w:id="706" w:author="Do Thanh Trung" w:date="2025-06-10T15:14:00Z" w16du:dateUtc="2025-06-10T08:14:00Z">
              <w:r>
                <w:t>VDAM</w:t>
              </w:r>
            </w:ins>
          </w:p>
        </w:tc>
        <w:tc>
          <w:tcPr>
            <w:tcW w:w="6210" w:type="dxa"/>
            <w:vAlign w:val="center"/>
          </w:tcPr>
          <w:p w14:paraId="3B81EF29" w14:textId="77777777" w:rsidR="00E96F85" w:rsidRPr="00F20563" w:rsidRDefault="00E96F85" w:rsidP="00507296">
            <w:pPr>
              <w:pStyle w:val="NoSpacing"/>
              <w:rPr>
                <w:ins w:id="707" w:author="Do Thanh Trung" w:date="2025-06-10T15:14:00Z" w16du:dateUtc="2025-06-10T08:14:00Z"/>
              </w:rPr>
            </w:pPr>
            <w:ins w:id="708" w:author="Do Thanh Trung" w:date="2025-06-10T15:14:00Z" w16du:dateUtc="2025-06-10T08:14:00Z">
              <w:r>
                <w:t>NV QLQ sẽ truy cập vào hệ thống để thực hiện khai báo Danh mục đầu tư</w:t>
              </w:r>
            </w:ins>
          </w:p>
        </w:tc>
      </w:tr>
      <w:tr w:rsidR="00E96F85" w:rsidRPr="006115EA" w14:paraId="55D6516A" w14:textId="77777777" w:rsidTr="00507296">
        <w:trPr>
          <w:trHeight w:val="350"/>
          <w:ins w:id="709" w:author="Do Thanh Trung" w:date="2025-06-10T15:14:00Z"/>
        </w:trPr>
        <w:tc>
          <w:tcPr>
            <w:tcW w:w="576" w:type="dxa"/>
            <w:vAlign w:val="center"/>
          </w:tcPr>
          <w:p w14:paraId="39D08FC1" w14:textId="77777777" w:rsidR="00E96F85" w:rsidRDefault="00E96F85" w:rsidP="00507296">
            <w:pPr>
              <w:pStyle w:val="NoSpacing"/>
              <w:rPr>
                <w:ins w:id="710" w:author="Do Thanh Trung" w:date="2025-06-10T15:14:00Z" w16du:dateUtc="2025-06-10T08:14:00Z"/>
              </w:rPr>
            </w:pPr>
            <w:ins w:id="711" w:author="Do Thanh Trung" w:date="2025-06-10T15:14:00Z" w16du:dateUtc="2025-06-10T08:14:00Z">
              <w:r>
                <w:t>2</w:t>
              </w:r>
            </w:ins>
          </w:p>
        </w:tc>
        <w:tc>
          <w:tcPr>
            <w:tcW w:w="3019" w:type="dxa"/>
            <w:vAlign w:val="center"/>
          </w:tcPr>
          <w:p w14:paraId="1127B789" w14:textId="139E4A08" w:rsidR="00E96F85" w:rsidRDefault="00E96F85" w:rsidP="00507296">
            <w:pPr>
              <w:pStyle w:val="NoSpacing"/>
              <w:rPr>
                <w:ins w:id="712" w:author="Do Thanh Trung" w:date="2025-06-10T15:14:00Z" w16du:dateUtc="2025-06-10T08:14:00Z"/>
              </w:rPr>
            </w:pPr>
            <w:ins w:id="713" w:author="Do Thanh Trung" w:date="2025-06-10T15:14:00Z" w16du:dateUtc="2025-06-10T08:14:00Z">
              <w:r>
                <w:t>Kiểm tra Hạn mức đã tồn tại</w:t>
              </w:r>
            </w:ins>
          </w:p>
        </w:tc>
        <w:tc>
          <w:tcPr>
            <w:tcW w:w="1440" w:type="dxa"/>
            <w:vAlign w:val="center"/>
          </w:tcPr>
          <w:p w14:paraId="3BB8B3C6" w14:textId="77777777" w:rsidR="00E96F85" w:rsidRDefault="00E96F85" w:rsidP="00507296">
            <w:pPr>
              <w:pStyle w:val="NoSpacing"/>
              <w:jc w:val="center"/>
              <w:rPr>
                <w:ins w:id="714" w:author="Do Thanh Trung" w:date="2025-06-10T15:14:00Z" w16du:dateUtc="2025-06-10T08:14:00Z"/>
                <w:iCs/>
              </w:rPr>
            </w:pPr>
            <w:ins w:id="715" w:author="Do Thanh Trung" w:date="2025-06-10T15:14:00Z" w16du:dateUtc="2025-06-10T08:14:00Z">
              <w:r>
                <w:rPr>
                  <w:iCs/>
                </w:rPr>
                <w:t>Thủ công</w:t>
              </w:r>
            </w:ins>
          </w:p>
        </w:tc>
        <w:tc>
          <w:tcPr>
            <w:tcW w:w="1710" w:type="dxa"/>
            <w:vAlign w:val="center"/>
          </w:tcPr>
          <w:p w14:paraId="37D584D4" w14:textId="77777777" w:rsidR="00E96F85" w:rsidRDefault="00E96F85" w:rsidP="00507296">
            <w:pPr>
              <w:pStyle w:val="NoSpacing"/>
              <w:jc w:val="center"/>
              <w:rPr>
                <w:ins w:id="716" w:author="Do Thanh Trung" w:date="2025-06-10T15:14:00Z" w16du:dateUtc="2025-06-10T08:14:00Z"/>
              </w:rPr>
            </w:pPr>
            <w:ins w:id="717" w:author="Do Thanh Trung" w:date="2025-06-10T15:14:00Z" w16du:dateUtc="2025-06-10T08:14:00Z">
              <w:r>
                <w:t>VDAM</w:t>
              </w:r>
            </w:ins>
          </w:p>
        </w:tc>
        <w:tc>
          <w:tcPr>
            <w:tcW w:w="6210" w:type="dxa"/>
            <w:vAlign w:val="center"/>
          </w:tcPr>
          <w:p w14:paraId="155580F3" w14:textId="3CD78EE0" w:rsidR="00E96F85" w:rsidRDefault="00E96F85" w:rsidP="00507296">
            <w:pPr>
              <w:pStyle w:val="NoSpacing"/>
              <w:rPr>
                <w:ins w:id="718" w:author="Do Thanh Trung" w:date="2025-06-10T15:14:00Z" w16du:dateUtc="2025-06-10T08:14:00Z"/>
              </w:rPr>
            </w:pPr>
            <w:ins w:id="719" w:author="Do Thanh Trung" w:date="2025-06-10T15:14:00Z" w16du:dateUtc="2025-06-10T08:14:00Z">
              <w:r>
                <w:t>NV QLQ sẽ tiến hành kiểm tra Hạn mức đầu tư</w:t>
              </w:r>
            </w:ins>
            <w:ins w:id="720" w:author="Do Thanh Trung" w:date="2025-06-10T15:15:00Z" w16du:dateUtc="2025-06-10T08:15:00Z">
              <w:r w:rsidR="000572A3">
                <w:t xml:space="preserve"> theo Loại tài sản</w:t>
              </w:r>
            </w:ins>
            <w:ins w:id="721" w:author="Do Thanh Trung" w:date="2025-06-10T15:14:00Z" w16du:dateUtc="2025-06-10T08:14:00Z">
              <w:r>
                <w:t xml:space="preserve"> hiện hữu trên hệ thống:</w:t>
              </w:r>
            </w:ins>
          </w:p>
          <w:p w14:paraId="0C40AC25" w14:textId="4FA046D8" w:rsidR="00E96F85" w:rsidRDefault="00E96F85" w:rsidP="00507296">
            <w:pPr>
              <w:pStyle w:val="NoSpacing"/>
              <w:numPr>
                <w:ilvl w:val="0"/>
                <w:numId w:val="33"/>
              </w:numPr>
              <w:rPr>
                <w:ins w:id="722" w:author="Do Thanh Trung" w:date="2025-06-10T15:14:00Z" w16du:dateUtc="2025-06-10T08:14:00Z"/>
              </w:rPr>
            </w:pPr>
            <w:ins w:id="723" w:author="Do Thanh Trung" w:date="2025-06-10T15:14:00Z" w16du:dateUtc="2025-06-10T08:14:00Z">
              <w:r>
                <w:t xml:space="preserve">Trường hợp </w:t>
              </w:r>
            </w:ins>
            <w:ins w:id="724" w:author="Do Thanh Trung" w:date="2025-06-10T15:17:00Z" w16du:dateUtc="2025-06-10T08:17:00Z">
              <w:r w:rsidR="00A354CB">
                <w:t xml:space="preserve">Tài khoản Quỹ đã </w:t>
              </w:r>
            </w:ins>
            <w:ins w:id="725" w:author="Do Thanh Trung" w:date="2025-06-10T15:18:00Z" w16du:dateUtc="2025-06-10T08:18:00Z">
              <w:r w:rsidR="00A354CB">
                <w:t xml:space="preserve">có cài đặt hạn mức </w:t>
              </w:r>
            </w:ins>
            <w:ins w:id="726" w:author="Do Thanh Trung" w:date="2025-06-10T15:14:00Z" w16du:dateUtc="2025-06-10T08:14:00Z">
              <w:r>
                <w:rPr>
                  <w:rFonts w:ascii="Wingdings" w:eastAsia="Wingdings" w:hAnsi="Wingdings" w:cs="Wingdings"/>
                </w:rPr>
                <w:t>à</w:t>
              </w:r>
              <w:r>
                <w:t xml:space="preserve"> chuyển sang bước 3</w:t>
              </w:r>
            </w:ins>
          </w:p>
          <w:p w14:paraId="2818ADF5" w14:textId="5AC32846" w:rsidR="00E96F85" w:rsidRDefault="00E96F85" w:rsidP="00507296">
            <w:pPr>
              <w:pStyle w:val="NoSpacing"/>
              <w:numPr>
                <w:ilvl w:val="0"/>
                <w:numId w:val="33"/>
              </w:numPr>
              <w:rPr>
                <w:ins w:id="727" w:author="Do Thanh Trung" w:date="2025-06-10T15:14:00Z" w16du:dateUtc="2025-06-10T08:14:00Z"/>
              </w:rPr>
            </w:pPr>
            <w:ins w:id="728" w:author="Do Thanh Trung" w:date="2025-06-10T15:14:00Z" w16du:dateUtc="2025-06-10T08:14:00Z">
              <w:r>
                <w:t xml:space="preserve">Trường hợp </w:t>
              </w:r>
            </w:ins>
            <w:ins w:id="729" w:author="Do Thanh Trung" w:date="2025-06-10T15:18:00Z" w16du:dateUtc="2025-06-10T08:18:00Z">
              <w:r w:rsidR="00A354CB">
                <w:t>Tài khoản Quỹ c</w:t>
              </w:r>
            </w:ins>
            <w:ins w:id="730" w:author="Do Thanh Trung" w:date="2025-06-10T15:14:00Z" w16du:dateUtc="2025-06-10T08:14:00Z">
              <w:r>
                <w:t>hưa</w:t>
              </w:r>
            </w:ins>
            <w:ins w:id="731" w:author="Do Thanh Trung" w:date="2025-06-10T15:18:00Z" w16du:dateUtc="2025-06-10T08:18:00Z">
              <w:r w:rsidR="00A354CB">
                <w:t xml:space="preserve"> cài đặt hạn mức</w:t>
              </w:r>
            </w:ins>
            <w:ins w:id="732" w:author="Do Thanh Trung" w:date="2025-06-10T15:14:00Z" w16du:dateUtc="2025-06-10T08:14:00Z">
              <w:r>
                <w:t xml:space="preserve"> </w:t>
              </w:r>
              <w:r>
                <w:rPr>
                  <w:rFonts w:ascii="Wingdings" w:eastAsia="Wingdings" w:hAnsi="Wingdings" w:cs="Wingdings"/>
                </w:rPr>
                <w:t>à</w:t>
              </w:r>
              <w:r>
                <w:t xml:space="preserve"> chuyển sang bước 4</w:t>
              </w:r>
            </w:ins>
          </w:p>
        </w:tc>
      </w:tr>
      <w:tr w:rsidR="00E96F85" w:rsidRPr="006115EA" w14:paraId="248E2BFD" w14:textId="77777777" w:rsidTr="00507296">
        <w:trPr>
          <w:trHeight w:val="350"/>
          <w:ins w:id="733" w:author="Do Thanh Trung" w:date="2025-06-10T15:14:00Z"/>
        </w:trPr>
        <w:tc>
          <w:tcPr>
            <w:tcW w:w="576" w:type="dxa"/>
            <w:vAlign w:val="center"/>
          </w:tcPr>
          <w:p w14:paraId="19FE3F4E" w14:textId="77777777" w:rsidR="00E96F85" w:rsidRDefault="00E96F85" w:rsidP="00507296">
            <w:pPr>
              <w:pStyle w:val="NoSpacing"/>
              <w:rPr>
                <w:ins w:id="734" w:author="Do Thanh Trung" w:date="2025-06-10T15:14:00Z" w16du:dateUtc="2025-06-10T08:14:00Z"/>
              </w:rPr>
            </w:pPr>
            <w:ins w:id="735" w:author="Do Thanh Trung" w:date="2025-06-10T15:14:00Z" w16du:dateUtc="2025-06-10T08:14:00Z">
              <w:r>
                <w:t>3</w:t>
              </w:r>
            </w:ins>
          </w:p>
        </w:tc>
        <w:tc>
          <w:tcPr>
            <w:tcW w:w="3019" w:type="dxa"/>
            <w:vAlign w:val="center"/>
          </w:tcPr>
          <w:p w14:paraId="49CF471C" w14:textId="59CBCFB5" w:rsidR="00E96F85" w:rsidRDefault="00E96F85" w:rsidP="00507296">
            <w:pPr>
              <w:pStyle w:val="NoSpacing"/>
              <w:rPr>
                <w:ins w:id="736" w:author="Do Thanh Trung" w:date="2025-06-10T15:14:00Z" w16du:dateUtc="2025-06-10T08:14:00Z"/>
              </w:rPr>
            </w:pPr>
            <w:ins w:id="737" w:author="Do Thanh Trung" w:date="2025-06-10T15:14:00Z" w16du:dateUtc="2025-06-10T08:14:00Z">
              <w:r>
                <w:t xml:space="preserve">Cập nhật </w:t>
              </w:r>
            </w:ins>
            <w:ins w:id="738" w:author="Do Thanh Trung" w:date="2025-06-10T15:18:00Z" w16du:dateUtc="2025-06-10T08:18:00Z">
              <w:r w:rsidR="00707D3F">
                <w:t>Hạn mức</w:t>
              </w:r>
            </w:ins>
          </w:p>
        </w:tc>
        <w:tc>
          <w:tcPr>
            <w:tcW w:w="1440" w:type="dxa"/>
            <w:vAlign w:val="center"/>
          </w:tcPr>
          <w:p w14:paraId="2FE7EAB8" w14:textId="77777777" w:rsidR="00E96F85" w:rsidRDefault="00E96F85" w:rsidP="00507296">
            <w:pPr>
              <w:pStyle w:val="NoSpacing"/>
              <w:jc w:val="center"/>
              <w:rPr>
                <w:ins w:id="739" w:author="Do Thanh Trung" w:date="2025-06-10T15:14:00Z" w16du:dateUtc="2025-06-10T08:14:00Z"/>
                <w:iCs/>
              </w:rPr>
            </w:pPr>
            <w:ins w:id="740" w:author="Do Thanh Trung" w:date="2025-06-10T15:14:00Z" w16du:dateUtc="2025-06-10T08:14:00Z">
              <w:r>
                <w:rPr>
                  <w:iCs/>
                </w:rPr>
                <w:t>Thủ công</w:t>
              </w:r>
            </w:ins>
          </w:p>
        </w:tc>
        <w:tc>
          <w:tcPr>
            <w:tcW w:w="1710" w:type="dxa"/>
            <w:vAlign w:val="center"/>
          </w:tcPr>
          <w:p w14:paraId="6F245DBF" w14:textId="77777777" w:rsidR="00E96F85" w:rsidRDefault="00E96F85" w:rsidP="00507296">
            <w:pPr>
              <w:pStyle w:val="NoSpacing"/>
              <w:jc w:val="center"/>
              <w:rPr>
                <w:ins w:id="741" w:author="Do Thanh Trung" w:date="2025-06-10T15:14:00Z" w16du:dateUtc="2025-06-10T08:14:00Z"/>
              </w:rPr>
            </w:pPr>
            <w:ins w:id="742" w:author="Do Thanh Trung" w:date="2025-06-10T15:14:00Z" w16du:dateUtc="2025-06-10T08:14:00Z">
              <w:r>
                <w:t>VDAM</w:t>
              </w:r>
            </w:ins>
          </w:p>
        </w:tc>
        <w:tc>
          <w:tcPr>
            <w:tcW w:w="6210" w:type="dxa"/>
            <w:vAlign w:val="center"/>
          </w:tcPr>
          <w:p w14:paraId="612D5E79" w14:textId="0DF1C250" w:rsidR="00E96F85" w:rsidRDefault="00E96F85" w:rsidP="00507296">
            <w:pPr>
              <w:pStyle w:val="NoSpacing"/>
              <w:rPr>
                <w:ins w:id="743" w:author="Do Thanh Trung" w:date="2025-06-10T15:14:00Z" w16du:dateUtc="2025-06-10T08:14:00Z"/>
              </w:rPr>
            </w:pPr>
            <w:ins w:id="744" w:author="Do Thanh Trung" w:date="2025-06-10T15:14:00Z" w16du:dateUtc="2025-06-10T08:14:00Z">
              <w:r>
                <w:t xml:space="preserve">NV QLQ tiến hành rà soát, cập nhật lại </w:t>
              </w:r>
            </w:ins>
            <w:ins w:id="745" w:author="Do Thanh Trung" w:date="2025-06-10T15:18:00Z" w16du:dateUtc="2025-06-10T08:18:00Z">
              <w:r w:rsidR="00707D3F">
                <w:t xml:space="preserve">Hạn mức theo Loại tài </w:t>
              </w:r>
            </w:ins>
            <w:ins w:id="746" w:author="Do Thanh Trung" w:date="2025-06-10T15:19:00Z" w16du:dateUtc="2025-06-10T08:19:00Z">
              <w:r w:rsidR="00707D3F">
                <w:t>sản</w:t>
              </w:r>
            </w:ins>
            <w:ins w:id="747" w:author="Do Thanh Trung" w:date="2025-06-10T15:14:00Z" w16du:dateUtc="2025-06-10T08:14:00Z">
              <w:r>
                <w:t xml:space="preserve"> đã được phê duyệt</w:t>
              </w:r>
            </w:ins>
          </w:p>
        </w:tc>
      </w:tr>
      <w:tr w:rsidR="00E96F85" w:rsidRPr="006115EA" w14:paraId="3E787A74" w14:textId="77777777" w:rsidTr="00507296">
        <w:trPr>
          <w:trHeight w:val="350"/>
          <w:ins w:id="748" w:author="Do Thanh Trung" w:date="2025-06-10T15:14:00Z"/>
        </w:trPr>
        <w:tc>
          <w:tcPr>
            <w:tcW w:w="576" w:type="dxa"/>
            <w:vAlign w:val="center"/>
          </w:tcPr>
          <w:p w14:paraId="7D3A4F31" w14:textId="77777777" w:rsidR="00E96F85" w:rsidRDefault="00E96F85" w:rsidP="00507296">
            <w:pPr>
              <w:pStyle w:val="NoSpacing"/>
              <w:rPr>
                <w:ins w:id="749" w:author="Do Thanh Trung" w:date="2025-06-10T15:14:00Z" w16du:dateUtc="2025-06-10T08:14:00Z"/>
              </w:rPr>
            </w:pPr>
            <w:ins w:id="750" w:author="Do Thanh Trung" w:date="2025-06-10T15:14:00Z" w16du:dateUtc="2025-06-10T08:14:00Z">
              <w:r>
                <w:t>4</w:t>
              </w:r>
            </w:ins>
          </w:p>
        </w:tc>
        <w:tc>
          <w:tcPr>
            <w:tcW w:w="3019" w:type="dxa"/>
            <w:vAlign w:val="center"/>
          </w:tcPr>
          <w:p w14:paraId="40FCF32D" w14:textId="4DD722A1" w:rsidR="00E96F85" w:rsidRDefault="00E96F85" w:rsidP="00507296">
            <w:pPr>
              <w:pStyle w:val="NoSpacing"/>
              <w:rPr>
                <w:ins w:id="751" w:author="Do Thanh Trung" w:date="2025-06-10T15:14:00Z" w16du:dateUtc="2025-06-10T08:14:00Z"/>
              </w:rPr>
            </w:pPr>
            <w:ins w:id="752" w:author="Do Thanh Trung" w:date="2025-06-10T15:14:00Z" w16du:dateUtc="2025-06-10T08:14:00Z">
              <w:r>
                <w:t xml:space="preserve">Khai báo mới </w:t>
              </w:r>
            </w:ins>
            <w:ins w:id="753" w:author="Do Thanh Trung" w:date="2025-06-10T15:19:00Z" w16du:dateUtc="2025-06-10T08:19:00Z">
              <w:r w:rsidR="00AC2C56">
                <w:t>Hạn mức</w:t>
              </w:r>
            </w:ins>
          </w:p>
        </w:tc>
        <w:tc>
          <w:tcPr>
            <w:tcW w:w="1440" w:type="dxa"/>
            <w:vAlign w:val="center"/>
          </w:tcPr>
          <w:p w14:paraId="4309E03C" w14:textId="77777777" w:rsidR="00E96F85" w:rsidRPr="006E0DD1" w:rsidRDefault="00E96F85" w:rsidP="00507296">
            <w:pPr>
              <w:pStyle w:val="NoSpacing"/>
              <w:jc w:val="center"/>
              <w:rPr>
                <w:ins w:id="754" w:author="Do Thanh Trung" w:date="2025-06-10T15:14:00Z" w16du:dateUtc="2025-06-10T08:14:00Z"/>
                <w:iCs/>
              </w:rPr>
            </w:pPr>
            <w:ins w:id="755" w:author="Do Thanh Trung" w:date="2025-06-10T15:14:00Z" w16du:dateUtc="2025-06-10T08:14:00Z">
              <w:r>
                <w:rPr>
                  <w:iCs/>
                </w:rPr>
                <w:t>Thủ công</w:t>
              </w:r>
            </w:ins>
          </w:p>
        </w:tc>
        <w:tc>
          <w:tcPr>
            <w:tcW w:w="1710" w:type="dxa"/>
            <w:vAlign w:val="center"/>
          </w:tcPr>
          <w:p w14:paraId="6CEC444C" w14:textId="77777777" w:rsidR="00E96F85" w:rsidRPr="006115EA" w:rsidRDefault="00E96F85" w:rsidP="00507296">
            <w:pPr>
              <w:pStyle w:val="NoSpacing"/>
              <w:jc w:val="center"/>
              <w:rPr>
                <w:ins w:id="756" w:author="Do Thanh Trung" w:date="2025-06-10T15:14:00Z" w16du:dateUtc="2025-06-10T08:14:00Z"/>
              </w:rPr>
            </w:pPr>
            <w:ins w:id="757" w:author="Do Thanh Trung" w:date="2025-06-10T15:14:00Z" w16du:dateUtc="2025-06-10T08:14:00Z">
              <w:r>
                <w:t>VDAM</w:t>
              </w:r>
            </w:ins>
          </w:p>
        </w:tc>
        <w:tc>
          <w:tcPr>
            <w:tcW w:w="6210" w:type="dxa"/>
            <w:vAlign w:val="center"/>
          </w:tcPr>
          <w:p w14:paraId="3F050408" w14:textId="0CB41BC6" w:rsidR="00E96F85" w:rsidRPr="00AF0F5A" w:rsidRDefault="00E96F85" w:rsidP="00507296">
            <w:pPr>
              <w:pStyle w:val="NoSpacing"/>
              <w:rPr>
                <w:ins w:id="758" w:author="Do Thanh Trung" w:date="2025-06-10T15:14:00Z" w16du:dateUtc="2025-06-10T08:14:00Z"/>
              </w:rPr>
            </w:pPr>
            <w:ins w:id="759" w:author="Do Thanh Trung" w:date="2025-06-10T15:14:00Z" w16du:dateUtc="2025-06-10T08:14:00Z">
              <w:r>
                <w:t xml:space="preserve">Người dùng tiến hành khai báo </w:t>
              </w:r>
            </w:ins>
            <w:ins w:id="760" w:author="Do Thanh Trung" w:date="2025-06-10T15:19:00Z" w16du:dateUtc="2025-06-10T08:19:00Z">
              <w:r w:rsidR="00AC2C56">
                <w:t>Hạn mức theo Loại tài sản đã được phê duyệt</w:t>
              </w:r>
            </w:ins>
          </w:p>
        </w:tc>
      </w:tr>
      <w:tr w:rsidR="00E96F85" w:rsidRPr="006115EA" w14:paraId="49635D66" w14:textId="77777777" w:rsidTr="00507296">
        <w:trPr>
          <w:trHeight w:val="350"/>
          <w:ins w:id="761" w:author="Do Thanh Trung" w:date="2025-06-10T15:14:00Z"/>
        </w:trPr>
        <w:tc>
          <w:tcPr>
            <w:tcW w:w="576" w:type="dxa"/>
            <w:vAlign w:val="center"/>
          </w:tcPr>
          <w:p w14:paraId="2EFE7BEC" w14:textId="77777777" w:rsidR="00E96F85" w:rsidRDefault="00E96F85" w:rsidP="00507296">
            <w:pPr>
              <w:pStyle w:val="NoSpacing"/>
              <w:rPr>
                <w:ins w:id="762" w:author="Do Thanh Trung" w:date="2025-06-10T15:14:00Z" w16du:dateUtc="2025-06-10T08:14:00Z"/>
              </w:rPr>
            </w:pPr>
            <w:ins w:id="763" w:author="Do Thanh Trung" w:date="2025-06-10T15:14:00Z" w16du:dateUtc="2025-06-10T08:14:00Z">
              <w:r>
                <w:t>5</w:t>
              </w:r>
            </w:ins>
          </w:p>
        </w:tc>
        <w:tc>
          <w:tcPr>
            <w:tcW w:w="3019" w:type="dxa"/>
            <w:vAlign w:val="center"/>
          </w:tcPr>
          <w:p w14:paraId="73E4E705" w14:textId="77777777" w:rsidR="00E96F85" w:rsidRDefault="00E96F85" w:rsidP="00507296">
            <w:pPr>
              <w:pStyle w:val="NoSpacing"/>
              <w:rPr>
                <w:ins w:id="764" w:author="Do Thanh Trung" w:date="2025-06-10T15:14:00Z" w16du:dateUtc="2025-06-10T08:14:00Z"/>
              </w:rPr>
            </w:pPr>
            <w:ins w:id="765" w:author="Do Thanh Trung" w:date="2025-06-10T15:14:00Z" w16du:dateUtc="2025-06-10T08:14:00Z">
              <w:r>
                <w:t>Phê duyệt?</w:t>
              </w:r>
            </w:ins>
          </w:p>
        </w:tc>
        <w:tc>
          <w:tcPr>
            <w:tcW w:w="1440" w:type="dxa"/>
            <w:vAlign w:val="center"/>
          </w:tcPr>
          <w:p w14:paraId="2F7FA64D" w14:textId="77777777" w:rsidR="00E96F85" w:rsidRDefault="00E96F85" w:rsidP="00507296">
            <w:pPr>
              <w:pStyle w:val="NoSpacing"/>
              <w:jc w:val="center"/>
              <w:rPr>
                <w:ins w:id="766" w:author="Do Thanh Trung" w:date="2025-06-10T15:14:00Z" w16du:dateUtc="2025-06-10T08:14:00Z"/>
                <w:iCs/>
              </w:rPr>
            </w:pPr>
            <w:ins w:id="767" w:author="Do Thanh Trung" w:date="2025-06-10T15:14:00Z" w16du:dateUtc="2025-06-10T08:14:00Z">
              <w:r>
                <w:rPr>
                  <w:iCs/>
                </w:rPr>
                <w:t>Thủ công</w:t>
              </w:r>
            </w:ins>
          </w:p>
        </w:tc>
        <w:tc>
          <w:tcPr>
            <w:tcW w:w="1710" w:type="dxa"/>
            <w:vAlign w:val="center"/>
          </w:tcPr>
          <w:p w14:paraId="4F1B98A3" w14:textId="77777777" w:rsidR="00E96F85" w:rsidRDefault="00E96F85" w:rsidP="00507296">
            <w:pPr>
              <w:pStyle w:val="NoSpacing"/>
              <w:jc w:val="center"/>
              <w:rPr>
                <w:ins w:id="768" w:author="Do Thanh Trung" w:date="2025-06-10T15:14:00Z" w16du:dateUtc="2025-06-10T08:14:00Z"/>
              </w:rPr>
            </w:pPr>
            <w:ins w:id="769" w:author="Do Thanh Trung" w:date="2025-06-10T15:14:00Z" w16du:dateUtc="2025-06-10T08:14:00Z">
              <w:r>
                <w:t>VDAM</w:t>
              </w:r>
            </w:ins>
          </w:p>
        </w:tc>
        <w:tc>
          <w:tcPr>
            <w:tcW w:w="6210" w:type="dxa"/>
            <w:vAlign w:val="center"/>
          </w:tcPr>
          <w:p w14:paraId="70BB75AF" w14:textId="77777777" w:rsidR="00E96F85" w:rsidRDefault="00E96F85" w:rsidP="00507296">
            <w:pPr>
              <w:pStyle w:val="NoSpacing"/>
              <w:rPr>
                <w:ins w:id="770" w:author="Do Thanh Trung" w:date="2025-06-10T15:14:00Z" w16du:dateUtc="2025-06-10T08:14:00Z"/>
              </w:rPr>
            </w:pPr>
            <w:ins w:id="771" w:author="Do Thanh Trung" w:date="2025-06-10T15:14:00Z" w16du:dateUtc="2025-06-10T08:14:00Z">
              <w:r>
                <w:t>Trưởng đơn vị/Cấp phê duyệt kiểm tra thông tin cập nhật:</w:t>
              </w:r>
            </w:ins>
          </w:p>
          <w:p w14:paraId="629EBDEC" w14:textId="77777777" w:rsidR="00E96F85" w:rsidRDefault="00E96F85" w:rsidP="00507296">
            <w:pPr>
              <w:pStyle w:val="NoSpacing"/>
              <w:numPr>
                <w:ilvl w:val="0"/>
                <w:numId w:val="33"/>
              </w:numPr>
              <w:rPr>
                <w:ins w:id="772" w:author="Do Thanh Trung" w:date="2025-06-10T15:14:00Z" w16du:dateUtc="2025-06-10T08:14:00Z"/>
              </w:rPr>
            </w:pPr>
            <w:ins w:id="773" w:author="Do Thanh Trung" w:date="2025-06-10T15:14:00Z" w16du:dateUtc="2025-06-10T08:14:00Z">
              <w:r>
                <w:t>Nội dung cần điều chỉnh: quay lại bước 3</w:t>
              </w:r>
            </w:ins>
          </w:p>
          <w:p w14:paraId="7EE8F09B" w14:textId="77777777" w:rsidR="00E96F85" w:rsidRDefault="00E96F85" w:rsidP="00507296">
            <w:pPr>
              <w:pStyle w:val="NoSpacing"/>
              <w:numPr>
                <w:ilvl w:val="0"/>
                <w:numId w:val="33"/>
              </w:numPr>
              <w:rPr>
                <w:ins w:id="774" w:author="Do Thanh Trung" w:date="2025-06-10T15:14:00Z" w16du:dateUtc="2025-06-10T08:14:00Z"/>
              </w:rPr>
            </w:pPr>
            <w:ins w:id="775" w:author="Do Thanh Trung" w:date="2025-06-10T15:14:00Z" w16du:dateUtc="2025-06-10T08:14:00Z">
              <w:r>
                <w:lastRenderedPageBreak/>
                <w:t>Phê duyệt: chuyển sang bước 6</w:t>
              </w:r>
            </w:ins>
          </w:p>
        </w:tc>
      </w:tr>
      <w:tr w:rsidR="00E96F85" w:rsidRPr="006115EA" w14:paraId="2238EDE7" w14:textId="77777777" w:rsidTr="00507296">
        <w:trPr>
          <w:trHeight w:val="350"/>
          <w:ins w:id="776" w:author="Do Thanh Trung" w:date="2025-06-10T15:14:00Z"/>
        </w:trPr>
        <w:tc>
          <w:tcPr>
            <w:tcW w:w="576" w:type="dxa"/>
            <w:vAlign w:val="center"/>
          </w:tcPr>
          <w:p w14:paraId="0402EBE6" w14:textId="77777777" w:rsidR="00E96F85" w:rsidRDefault="00E96F85" w:rsidP="00507296">
            <w:pPr>
              <w:pStyle w:val="NoSpacing"/>
              <w:rPr>
                <w:ins w:id="777" w:author="Do Thanh Trung" w:date="2025-06-10T15:14:00Z" w16du:dateUtc="2025-06-10T08:14:00Z"/>
              </w:rPr>
            </w:pPr>
            <w:ins w:id="778" w:author="Do Thanh Trung" w:date="2025-06-10T15:14:00Z" w16du:dateUtc="2025-06-10T08:14:00Z">
              <w:r>
                <w:lastRenderedPageBreak/>
                <w:t>6</w:t>
              </w:r>
            </w:ins>
          </w:p>
        </w:tc>
        <w:tc>
          <w:tcPr>
            <w:tcW w:w="3019" w:type="dxa"/>
            <w:vAlign w:val="center"/>
          </w:tcPr>
          <w:p w14:paraId="7F2081DC" w14:textId="77777777" w:rsidR="00E96F85" w:rsidRDefault="00E96F85" w:rsidP="00507296">
            <w:pPr>
              <w:pStyle w:val="NoSpacing"/>
              <w:rPr>
                <w:ins w:id="779" w:author="Do Thanh Trung" w:date="2025-06-10T15:14:00Z" w16du:dateUtc="2025-06-10T08:14:00Z"/>
              </w:rPr>
            </w:pPr>
            <w:ins w:id="780" w:author="Do Thanh Trung" w:date="2025-06-10T15:14:00Z" w16du:dateUtc="2025-06-10T08:14:00Z">
              <w:r>
                <w:t>Ghi nhận thông tin tạo mới</w:t>
              </w:r>
            </w:ins>
          </w:p>
        </w:tc>
        <w:tc>
          <w:tcPr>
            <w:tcW w:w="1440" w:type="dxa"/>
            <w:vAlign w:val="center"/>
          </w:tcPr>
          <w:p w14:paraId="1D22D4AD" w14:textId="77777777" w:rsidR="00E96F85" w:rsidRPr="006E0DD1" w:rsidRDefault="00E96F85" w:rsidP="00507296">
            <w:pPr>
              <w:pStyle w:val="NoSpacing"/>
              <w:jc w:val="center"/>
              <w:rPr>
                <w:ins w:id="781" w:author="Do Thanh Trung" w:date="2025-06-10T15:14:00Z" w16du:dateUtc="2025-06-10T08:14:00Z"/>
                <w:iCs/>
              </w:rPr>
            </w:pPr>
            <w:ins w:id="782" w:author="Do Thanh Trung" w:date="2025-06-10T15:14:00Z" w16du:dateUtc="2025-06-10T08:14:00Z">
              <w:r>
                <w:rPr>
                  <w:iCs/>
                </w:rPr>
                <w:t>Tự động</w:t>
              </w:r>
            </w:ins>
          </w:p>
        </w:tc>
        <w:tc>
          <w:tcPr>
            <w:tcW w:w="1710" w:type="dxa"/>
            <w:vAlign w:val="center"/>
          </w:tcPr>
          <w:p w14:paraId="5C45BF25" w14:textId="77777777" w:rsidR="00E96F85" w:rsidRPr="006115EA" w:rsidRDefault="00E96F85" w:rsidP="00507296">
            <w:pPr>
              <w:pStyle w:val="NoSpacing"/>
              <w:jc w:val="center"/>
              <w:rPr>
                <w:ins w:id="783" w:author="Do Thanh Trung" w:date="2025-06-10T15:14:00Z" w16du:dateUtc="2025-06-10T08:14:00Z"/>
              </w:rPr>
            </w:pPr>
            <w:ins w:id="784" w:author="Do Thanh Trung" w:date="2025-06-10T15:14:00Z" w16du:dateUtc="2025-06-10T08:14:00Z">
              <w:r>
                <w:t>Hệ thống</w:t>
              </w:r>
            </w:ins>
          </w:p>
        </w:tc>
        <w:tc>
          <w:tcPr>
            <w:tcW w:w="6210" w:type="dxa"/>
            <w:vAlign w:val="center"/>
          </w:tcPr>
          <w:p w14:paraId="7AC2E786" w14:textId="14F44A20" w:rsidR="00E96F85" w:rsidRPr="006E0DD1" w:rsidRDefault="00E96F85" w:rsidP="00507296">
            <w:pPr>
              <w:pStyle w:val="NoSpacing"/>
              <w:rPr>
                <w:ins w:id="785" w:author="Do Thanh Trung" w:date="2025-06-10T15:14:00Z" w16du:dateUtc="2025-06-10T08:14:00Z"/>
              </w:rPr>
            </w:pPr>
            <w:ins w:id="786" w:author="Do Thanh Trung" w:date="2025-06-10T15:14:00Z" w16du:dateUtc="2025-06-10T08:14:00Z">
              <w:r>
                <w:t xml:space="preserve">Hệ thống ghi nhận và lưu lại kết quả </w:t>
              </w:r>
            </w:ins>
            <w:ins w:id="787" w:author="Do Thanh Trung" w:date="2025-06-10T15:19:00Z" w16du:dateUtc="2025-06-10T08:19:00Z">
              <w:r w:rsidR="00AC2C56">
                <w:t>Hạn mức đầu tư theo Loại tài sản</w:t>
              </w:r>
            </w:ins>
          </w:p>
        </w:tc>
      </w:tr>
    </w:tbl>
    <w:p w14:paraId="10F4CEA6" w14:textId="77777777" w:rsidR="0095176F" w:rsidRDefault="0095176F" w:rsidP="0095176F">
      <w:pPr>
        <w:jc w:val="left"/>
        <w:rPr>
          <w:ins w:id="788" w:author="Do Thanh Trung" w:date="2025-06-11T10:43:00Z" w16du:dateUtc="2025-06-11T03:43:00Z"/>
        </w:rPr>
      </w:pPr>
    </w:p>
    <w:p w14:paraId="60B594DF" w14:textId="428C79AB" w:rsidR="0073275B" w:rsidRDefault="00335DB7">
      <w:pPr>
        <w:pStyle w:val="Heading6"/>
        <w:rPr>
          <w:ins w:id="789" w:author="Do Thanh Trung" w:date="2025-06-10T15:19:00Z" w16du:dateUtc="2025-06-10T08:19:00Z"/>
        </w:rPr>
        <w:pPrChange w:id="790" w:author="Do Thanh Trung" w:date="2025-06-12T09:36:00Z" w16du:dateUtc="2025-06-12T02:36:00Z">
          <w:pPr>
            <w:jc w:val="left"/>
          </w:pPr>
        </w:pPrChange>
      </w:pPr>
      <w:bookmarkStart w:id="791" w:name="_Bảng_8_–"/>
      <w:bookmarkEnd w:id="791"/>
      <w:ins w:id="792" w:author="Do Thanh Trung" w:date="2025-06-12T13:32:00Z" w16du:dateUtc="2025-06-12T06:32:00Z">
        <w:r>
          <w:t>Hạn mức theo loại tài sản</w:t>
        </w:r>
      </w:ins>
    </w:p>
    <w:tbl>
      <w:tblPr>
        <w:tblStyle w:val="TableGrid"/>
        <w:tblW w:w="0" w:type="auto"/>
        <w:tblLook w:val="04A0" w:firstRow="1" w:lastRow="0" w:firstColumn="1" w:lastColumn="0" w:noHBand="0" w:noVBand="1"/>
        <w:tblPrChange w:id="793" w:author="Do Thanh Trung" w:date="2025-07-04T09:58:00Z" w16du:dateUtc="2025-07-04T02:58:00Z">
          <w:tblPr>
            <w:tblStyle w:val="TableGrid"/>
            <w:tblW w:w="0" w:type="auto"/>
            <w:tblLook w:val="04A0" w:firstRow="1" w:lastRow="0" w:firstColumn="1" w:lastColumn="0" w:noHBand="0" w:noVBand="1"/>
          </w:tblPr>
        </w:tblPrChange>
      </w:tblPr>
      <w:tblGrid>
        <w:gridCol w:w="600"/>
        <w:gridCol w:w="2227"/>
        <w:gridCol w:w="1259"/>
        <w:gridCol w:w="802"/>
        <w:gridCol w:w="1317"/>
        <w:gridCol w:w="2811"/>
        <w:gridCol w:w="3934"/>
        <w:tblGridChange w:id="794">
          <w:tblGrid>
            <w:gridCol w:w="600"/>
            <w:gridCol w:w="21"/>
            <w:gridCol w:w="2206"/>
            <w:gridCol w:w="1123"/>
            <w:gridCol w:w="136"/>
            <w:gridCol w:w="802"/>
            <w:gridCol w:w="321"/>
            <w:gridCol w:w="887"/>
            <w:gridCol w:w="109"/>
            <w:gridCol w:w="778"/>
            <w:gridCol w:w="2033"/>
            <w:gridCol w:w="3934"/>
            <w:gridCol w:w="5967"/>
          </w:tblGrid>
        </w:tblGridChange>
      </w:tblGrid>
      <w:tr w:rsidR="00AB7C38" w:rsidRPr="00527516" w14:paraId="22AA6E30" w14:textId="77777777" w:rsidTr="00AB7C38">
        <w:trPr>
          <w:ins w:id="795" w:author="Do Thanh Trung" w:date="2025-06-11T11:04:00Z"/>
        </w:trPr>
        <w:tc>
          <w:tcPr>
            <w:tcW w:w="600" w:type="dxa"/>
            <w:vAlign w:val="center"/>
            <w:tcPrChange w:id="796" w:author="Do Thanh Trung" w:date="2025-07-04T09:58:00Z" w16du:dateUtc="2025-07-04T02:58:00Z">
              <w:tcPr>
                <w:tcW w:w="621" w:type="dxa"/>
                <w:gridSpan w:val="2"/>
                <w:vAlign w:val="center"/>
              </w:tcPr>
            </w:tcPrChange>
          </w:tcPr>
          <w:p w14:paraId="2822A4A0" w14:textId="77777777" w:rsidR="00AB7C38" w:rsidRPr="00527516" w:rsidRDefault="00AB7C38" w:rsidP="00E96695">
            <w:pPr>
              <w:jc w:val="center"/>
              <w:rPr>
                <w:ins w:id="797" w:author="Do Thanh Trung" w:date="2025-06-11T11:04:00Z" w16du:dateUtc="2025-06-11T04:04:00Z"/>
                <w:b/>
                <w:bCs/>
              </w:rPr>
            </w:pPr>
            <w:ins w:id="798" w:author="Do Thanh Trung" w:date="2025-06-11T11:04:00Z" w16du:dateUtc="2025-06-11T04:04:00Z">
              <w:r w:rsidRPr="00527516">
                <w:rPr>
                  <w:b/>
                  <w:bCs/>
                </w:rPr>
                <w:t>STT</w:t>
              </w:r>
            </w:ins>
          </w:p>
        </w:tc>
        <w:tc>
          <w:tcPr>
            <w:tcW w:w="2227" w:type="dxa"/>
            <w:vAlign w:val="center"/>
            <w:tcPrChange w:id="799" w:author="Do Thanh Trung" w:date="2025-07-04T09:58:00Z" w16du:dateUtc="2025-07-04T02:58:00Z">
              <w:tcPr>
                <w:tcW w:w="3329" w:type="dxa"/>
                <w:gridSpan w:val="2"/>
                <w:vAlign w:val="center"/>
              </w:tcPr>
            </w:tcPrChange>
          </w:tcPr>
          <w:p w14:paraId="54124785" w14:textId="77777777" w:rsidR="00AB7C38" w:rsidRPr="00527516" w:rsidRDefault="00AB7C38" w:rsidP="00E96695">
            <w:pPr>
              <w:jc w:val="center"/>
              <w:rPr>
                <w:ins w:id="800" w:author="Do Thanh Trung" w:date="2025-06-11T11:04:00Z" w16du:dateUtc="2025-06-11T04:04:00Z"/>
                <w:b/>
                <w:bCs/>
              </w:rPr>
            </w:pPr>
            <w:ins w:id="801" w:author="Do Thanh Trung" w:date="2025-06-11T11:04:00Z" w16du:dateUtc="2025-06-11T04:04:00Z">
              <w:r w:rsidRPr="00527516">
                <w:rPr>
                  <w:b/>
                  <w:bCs/>
                </w:rPr>
                <w:t>Trường dữ liệu</w:t>
              </w:r>
            </w:ins>
          </w:p>
        </w:tc>
        <w:tc>
          <w:tcPr>
            <w:tcW w:w="1259" w:type="dxa"/>
            <w:vAlign w:val="center"/>
            <w:tcPrChange w:id="802" w:author="Do Thanh Trung" w:date="2025-07-04T09:58:00Z" w16du:dateUtc="2025-07-04T02:58:00Z">
              <w:tcPr>
                <w:tcW w:w="1259" w:type="dxa"/>
                <w:gridSpan w:val="3"/>
                <w:vAlign w:val="center"/>
              </w:tcPr>
            </w:tcPrChange>
          </w:tcPr>
          <w:p w14:paraId="5C4E9866" w14:textId="77777777" w:rsidR="00AB7C38" w:rsidRPr="00527516" w:rsidRDefault="00AB7C38" w:rsidP="00E96695">
            <w:pPr>
              <w:jc w:val="center"/>
              <w:rPr>
                <w:ins w:id="803" w:author="Do Thanh Trung" w:date="2025-06-11T11:04:00Z" w16du:dateUtc="2025-06-11T04:04:00Z"/>
                <w:b/>
                <w:bCs/>
              </w:rPr>
            </w:pPr>
            <w:ins w:id="804" w:author="Do Thanh Trung" w:date="2025-06-11T11:04:00Z" w16du:dateUtc="2025-06-11T04:04:00Z">
              <w:r w:rsidRPr="00527516">
                <w:rPr>
                  <w:b/>
                  <w:bCs/>
                </w:rPr>
                <w:t>Loại dữ liệu</w:t>
              </w:r>
            </w:ins>
          </w:p>
        </w:tc>
        <w:tc>
          <w:tcPr>
            <w:tcW w:w="802" w:type="dxa"/>
            <w:vAlign w:val="center"/>
            <w:tcPrChange w:id="805" w:author="Do Thanh Trung" w:date="2025-07-04T09:58:00Z" w16du:dateUtc="2025-07-04T02:58:00Z">
              <w:tcPr>
                <w:tcW w:w="887" w:type="dxa"/>
                <w:vAlign w:val="center"/>
              </w:tcPr>
            </w:tcPrChange>
          </w:tcPr>
          <w:p w14:paraId="4E396E26" w14:textId="77777777" w:rsidR="00AB7C38" w:rsidRPr="00527516" w:rsidRDefault="00AB7C38" w:rsidP="00E96695">
            <w:pPr>
              <w:jc w:val="center"/>
              <w:rPr>
                <w:ins w:id="806" w:author="Do Thanh Trung" w:date="2025-06-11T11:04:00Z" w16du:dateUtc="2025-06-11T04:04:00Z"/>
                <w:b/>
                <w:bCs/>
              </w:rPr>
            </w:pPr>
            <w:ins w:id="807" w:author="Do Thanh Trung" w:date="2025-06-11T11:04:00Z" w16du:dateUtc="2025-06-11T04:04:00Z">
              <w:r w:rsidRPr="00527516">
                <w:rPr>
                  <w:b/>
                  <w:bCs/>
                </w:rPr>
                <w:t>Bắt buộc</w:t>
              </w:r>
            </w:ins>
          </w:p>
        </w:tc>
        <w:tc>
          <w:tcPr>
            <w:tcW w:w="1317" w:type="dxa"/>
            <w:vAlign w:val="center"/>
            <w:tcPrChange w:id="808" w:author="Do Thanh Trung" w:date="2025-07-04T09:58:00Z" w16du:dateUtc="2025-07-04T02:58:00Z">
              <w:tcPr>
                <w:tcW w:w="887" w:type="dxa"/>
                <w:gridSpan w:val="2"/>
                <w:vAlign w:val="center"/>
              </w:tcPr>
            </w:tcPrChange>
          </w:tcPr>
          <w:p w14:paraId="0C4393A1" w14:textId="77777777" w:rsidR="00AB7C38" w:rsidRPr="00527516" w:rsidRDefault="00AB7C38" w:rsidP="00E96695">
            <w:pPr>
              <w:jc w:val="center"/>
              <w:rPr>
                <w:ins w:id="809" w:author="Do Thanh Trung" w:date="2025-06-11T11:04:00Z" w16du:dateUtc="2025-06-11T04:04:00Z"/>
                <w:b/>
                <w:bCs/>
              </w:rPr>
            </w:pPr>
            <w:ins w:id="810" w:author="Do Thanh Trung" w:date="2025-06-11T11:04:00Z" w16du:dateUtc="2025-06-11T04:04:00Z">
              <w:r w:rsidRPr="00527516">
                <w:rPr>
                  <w:b/>
                  <w:bCs/>
                </w:rPr>
                <w:t>Read Only</w:t>
              </w:r>
            </w:ins>
          </w:p>
        </w:tc>
        <w:tc>
          <w:tcPr>
            <w:tcW w:w="2811" w:type="dxa"/>
            <w:tcPrChange w:id="811" w:author="Do Thanh Trung" w:date="2025-07-04T09:58:00Z" w16du:dateUtc="2025-07-04T02:58:00Z">
              <w:tcPr>
                <w:tcW w:w="5967" w:type="dxa"/>
                <w:gridSpan w:val="2"/>
              </w:tcPr>
            </w:tcPrChange>
          </w:tcPr>
          <w:p w14:paraId="0DF7EC0C" w14:textId="2CB4F07D" w:rsidR="00AB7C38" w:rsidRPr="00527516" w:rsidRDefault="00AB7C38" w:rsidP="00E96695">
            <w:pPr>
              <w:jc w:val="center"/>
              <w:rPr>
                <w:ins w:id="812" w:author="Do Thanh Trung" w:date="2025-07-04T09:58:00Z" w16du:dateUtc="2025-07-04T02:58:00Z"/>
                <w:b/>
                <w:bCs/>
              </w:rPr>
            </w:pPr>
            <w:ins w:id="813" w:author="Do Thanh Trung" w:date="2025-07-04T09:58:00Z" w16du:dateUtc="2025-07-04T02:58:00Z">
              <w:r>
                <w:rPr>
                  <w:b/>
                  <w:bCs/>
                </w:rPr>
                <w:t>Dữ liệu tham chiếu</w:t>
              </w:r>
            </w:ins>
          </w:p>
        </w:tc>
        <w:tc>
          <w:tcPr>
            <w:tcW w:w="3934" w:type="dxa"/>
            <w:vAlign w:val="center"/>
            <w:tcPrChange w:id="814" w:author="Do Thanh Trung" w:date="2025-07-04T09:58:00Z" w16du:dateUtc="2025-07-04T02:58:00Z">
              <w:tcPr>
                <w:tcW w:w="5967" w:type="dxa"/>
                <w:vAlign w:val="center"/>
              </w:tcPr>
            </w:tcPrChange>
          </w:tcPr>
          <w:p w14:paraId="17834994" w14:textId="01C56D1F" w:rsidR="00AB7C38" w:rsidRPr="00527516" w:rsidRDefault="00AB7C38" w:rsidP="00E96695">
            <w:pPr>
              <w:jc w:val="center"/>
              <w:rPr>
                <w:ins w:id="815" w:author="Do Thanh Trung" w:date="2025-06-11T11:04:00Z" w16du:dateUtc="2025-06-11T04:04:00Z"/>
                <w:b/>
                <w:bCs/>
              </w:rPr>
            </w:pPr>
            <w:ins w:id="816" w:author="Do Thanh Trung" w:date="2025-06-11T11:04:00Z" w16du:dateUtc="2025-06-11T04:04:00Z">
              <w:r w:rsidRPr="00527516">
                <w:rPr>
                  <w:b/>
                  <w:bCs/>
                </w:rPr>
                <w:t>Diễn giải</w:t>
              </w:r>
            </w:ins>
          </w:p>
        </w:tc>
      </w:tr>
      <w:tr w:rsidR="00AB7C38" w14:paraId="2E072025" w14:textId="77777777" w:rsidTr="00AB7C38">
        <w:trPr>
          <w:ins w:id="817" w:author="Do Thanh Trung" w:date="2025-06-11T11:04:00Z"/>
        </w:trPr>
        <w:tc>
          <w:tcPr>
            <w:tcW w:w="600" w:type="dxa"/>
            <w:vAlign w:val="center"/>
            <w:tcPrChange w:id="818" w:author="Do Thanh Trung" w:date="2025-07-04T09:58:00Z" w16du:dateUtc="2025-07-04T02:58:00Z">
              <w:tcPr>
                <w:tcW w:w="621" w:type="dxa"/>
                <w:gridSpan w:val="2"/>
                <w:vAlign w:val="center"/>
              </w:tcPr>
            </w:tcPrChange>
          </w:tcPr>
          <w:p w14:paraId="7F51DC7C" w14:textId="77777777" w:rsidR="00AB7C38" w:rsidRDefault="00AB7C38" w:rsidP="00E96695">
            <w:pPr>
              <w:jc w:val="left"/>
              <w:rPr>
                <w:ins w:id="819" w:author="Do Thanh Trung" w:date="2025-06-11T11:04:00Z" w16du:dateUtc="2025-06-11T04:04:00Z"/>
              </w:rPr>
            </w:pPr>
            <w:ins w:id="820" w:author="Do Thanh Trung" w:date="2025-06-11T11:04:00Z" w16du:dateUtc="2025-06-11T04:04:00Z">
              <w:r>
                <w:t>01</w:t>
              </w:r>
            </w:ins>
          </w:p>
        </w:tc>
        <w:tc>
          <w:tcPr>
            <w:tcW w:w="2227" w:type="dxa"/>
            <w:vAlign w:val="center"/>
            <w:tcPrChange w:id="821" w:author="Do Thanh Trung" w:date="2025-07-04T09:58:00Z" w16du:dateUtc="2025-07-04T02:58:00Z">
              <w:tcPr>
                <w:tcW w:w="3329" w:type="dxa"/>
                <w:gridSpan w:val="2"/>
                <w:vAlign w:val="center"/>
              </w:tcPr>
            </w:tcPrChange>
          </w:tcPr>
          <w:p w14:paraId="028471F8" w14:textId="77777777" w:rsidR="00AB7C38" w:rsidRDefault="00AB7C38" w:rsidP="00E96695">
            <w:pPr>
              <w:jc w:val="left"/>
              <w:rPr>
                <w:ins w:id="822" w:author="Do Thanh Trung" w:date="2025-06-11T11:04:00Z" w16du:dateUtc="2025-06-11T04:04:00Z"/>
              </w:rPr>
            </w:pPr>
            <w:ins w:id="823" w:author="Do Thanh Trung" w:date="2025-06-11T11:04:00Z" w16du:dateUtc="2025-06-11T04:04:00Z">
              <w:r>
                <w:t>Tài khoản Quỹ</w:t>
              </w:r>
            </w:ins>
          </w:p>
        </w:tc>
        <w:tc>
          <w:tcPr>
            <w:tcW w:w="1259" w:type="dxa"/>
            <w:vAlign w:val="center"/>
            <w:tcPrChange w:id="824" w:author="Do Thanh Trung" w:date="2025-07-04T09:58:00Z" w16du:dateUtc="2025-07-04T02:58:00Z">
              <w:tcPr>
                <w:tcW w:w="1259" w:type="dxa"/>
                <w:gridSpan w:val="3"/>
                <w:vAlign w:val="center"/>
              </w:tcPr>
            </w:tcPrChange>
          </w:tcPr>
          <w:p w14:paraId="2E14E061" w14:textId="77777777" w:rsidR="00AB7C38" w:rsidRDefault="00AB7C38" w:rsidP="00E96695">
            <w:pPr>
              <w:jc w:val="left"/>
              <w:rPr>
                <w:ins w:id="825" w:author="Do Thanh Trung" w:date="2025-06-11T11:04:00Z" w16du:dateUtc="2025-06-11T04:04:00Z"/>
              </w:rPr>
            </w:pPr>
            <w:ins w:id="826" w:author="Do Thanh Trung" w:date="2025-06-11T11:04:00Z" w16du:dateUtc="2025-06-11T04:04:00Z">
              <w:r>
                <w:t>Optionset</w:t>
              </w:r>
            </w:ins>
          </w:p>
        </w:tc>
        <w:tc>
          <w:tcPr>
            <w:tcW w:w="802" w:type="dxa"/>
            <w:vAlign w:val="center"/>
            <w:tcPrChange w:id="827" w:author="Do Thanh Trung" w:date="2025-07-04T09:58:00Z" w16du:dateUtc="2025-07-04T02:58:00Z">
              <w:tcPr>
                <w:tcW w:w="887" w:type="dxa"/>
                <w:vAlign w:val="center"/>
              </w:tcPr>
            </w:tcPrChange>
          </w:tcPr>
          <w:p w14:paraId="71F0C64D" w14:textId="77777777" w:rsidR="00AB7C38" w:rsidRDefault="00AB7C38" w:rsidP="00E96695">
            <w:pPr>
              <w:jc w:val="center"/>
              <w:rPr>
                <w:ins w:id="828" w:author="Do Thanh Trung" w:date="2025-06-11T11:04:00Z" w16du:dateUtc="2025-06-11T04:04:00Z"/>
              </w:rPr>
            </w:pPr>
            <w:ins w:id="829" w:author="Do Thanh Trung" w:date="2025-06-11T11:04:00Z" w16du:dateUtc="2025-06-11T04:04:00Z">
              <w:r>
                <w:t>X</w:t>
              </w:r>
            </w:ins>
          </w:p>
        </w:tc>
        <w:tc>
          <w:tcPr>
            <w:tcW w:w="1317" w:type="dxa"/>
            <w:vAlign w:val="center"/>
            <w:tcPrChange w:id="830" w:author="Do Thanh Trung" w:date="2025-07-04T09:58:00Z" w16du:dateUtc="2025-07-04T02:58:00Z">
              <w:tcPr>
                <w:tcW w:w="887" w:type="dxa"/>
                <w:gridSpan w:val="2"/>
                <w:vAlign w:val="center"/>
              </w:tcPr>
            </w:tcPrChange>
          </w:tcPr>
          <w:p w14:paraId="3CF45961" w14:textId="77777777" w:rsidR="00AB7C38" w:rsidRDefault="00AB7C38" w:rsidP="00E96695">
            <w:pPr>
              <w:jc w:val="left"/>
              <w:rPr>
                <w:ins w:id="831" w:author="Do Thanh Trung" w:date="2025-06-11T11:04:00Z" w16du:dateUtc="2025-06-11T04:04:00Z"/>
              </w:rPr>
            </w:pPr>
          </w:p>
        </w:tc>
        <w:tc>
          <w:tcPr>
            <w:tcW w:w="2811" w:type="dxa"/>
            <w:tcPrChange w:id="832" w:author="Do Thanh Trung" w:date="2025-07-04T09:58:00Z" w16du:dateUtc="2025-07-04T02:58:00Z">
              <w:tcPr>
                <w:tcW w:w="5967" w:type="dxa"/>
                <w:gridSpan w:val="2"/>
              </w:tcPr>
            </w:tcPrChange>
          </w:tcPr>
          <w:p w14:paraId="5ED4C163" w14:textId="09859352" w:rsidR="00AB7C38" w:rsidRDefault="00AB7C38" w:rsidP="00E96695">
            <w:pPr>
              <w:jc w:val="left"/>
              <w:rPr>
                <w:ins w:id="833" w:author="Do Thanh Trung" w:date="2025-07-04T09:58:00Z" w16du:dateUtc="2025-07-04T02:58:00Z"/>
              </w:rPr>
            </w:pPr>
            <w:ins w:id="834" w:author="Do Thanh Trung" w:date="2025-07-04T09:59:00Z" w16du:dateUtc="2025-07-04T02:59:00Z">
              <w:r>
                <w:fldChar w:fldCharType="begin"/>
              </w:r>
              <w:r>
                <w:instrText>HYPERLINK \l "_Cài_đặt_tài"</w:instrText>
              </w:r>
              <w:r>
                <w:fldChar w:fldCharType="separate"/>
              </w:r>
              <w:r w:rsidRPr="00270339">
                <w:rPr>
                  <w:rStyle w:val="Hyperlink"/>
                  <w:kern w:val="2"/>
                  <w14:ligatures w14:val="standardContextual"/>
                </w:rPr>
                <w:t>C</w:t>
              </w:r>
              <w:r w:rsidRPr="00270339">
                <w:rPr>
                  <w:rStyle w:val="Hyperlink"/>
                </w:rPr>
                <w:t>ài đặt Tài khoản Quỹ đầu tư</w:t>
              </w:r>
              <w:r>
                <w:fldChar w:fldCharType="end"/>
              </w:r>
              <w:r>
                <w:t xml:space="preserve"> </w:t>
              </w:r>
            </w:ins>
            <w:ins w:id="835" w:author="Do Thanh Trung" w:date="2025-07-04T10:12:00Z" w16du:dateUtc="2025-07-04T03:12:00Z">
              <w:r w:rsidR="00311BA2">
                <w:t>–</w:t>
              </w:r>
            </w:ins>
            <w:ins w:id="836" w:author="Do Thanh Trung" w:date="2025-07-04T09:59:00Z" w16du:dateUtc="2025-07-04T02:59:00Z">
              <w:r>
                <w:t xml:space="preserve"> </w:t>
              </w:r>
            </w:ins>
            <w:ins w:id="837" w:author="Do Thanh Trung" w:date="2025-07-04T10:12:00Z" w16du:dateUtc="2025-07-04T03:12:00Z">
              <w:r w:rsidR="00311BA2">
                <w:t>[</w:t>
              </w:r>
            </w:ins>
            <w:ins w:id="838" w:author="Do Thanh Trung" w:date="2025-07-04T09:59:00Z" w16du:dateUtc="2025-07-04T02:59:00Z">
              <w:r>
                <w:t>Mã Quỹ</w:t>
              </w:r>
            </w:ins>
            <w:ins w:id="839" w:author="Do Thanh Trung" w:date="2025-07-04T10:12:00Z" w16du:dateUtc="2025-07-04T03:12:00Z">
              <w:r w:rsidR="00311BA2">
                <w:t>]</w:t>
              </w:r>
            </w:ins>
          </w:p>
        </w:tc>
        <w:tc>
          <w:tcPr>
            <w:tcW w:w="3934" w:type="dxa"/>
            <w:vAlign w:val="center"/>
            <w:tcPrChange w:id="840" w:author="Do Thanh Trung" w:date="2025-07-04T09:58:00Z" w16du:dateUtc="2025-07-04T02:58:00Z">
              <w:tcPr>
                <w:tcW w:w="5967" w:type="dxa"/>
                <w:vAlign w:val="center"/>
              </w:tcPr>
            </w:tcPrChange>
          </w:tcPr>
          <w:p w14:paraId="0515BD2D" w14:textId="7472452D" w:rsidR="00AB7C38" w:rsidRDefault="00AB7C38" w:rsidP="00E96695">
            <w:pPr>
              <w:jc w:val="left"/>
              <w:rPr>
                <w:ins w:id="841" w:author="Do Thanh Trung" w:date="2025-06-11T11:04:00Z" w16du:dateUtc="2025-06-11T04:04:00Z"/>
              </w:rPr>
            </w:pPr>
            <w:ins w:id="842" w:author="Do Thanh Trung" w:date="2025-06-11T11:04:00Z" w16du:dateUtc="2025-06-11T04:04:00Z">
              <w:r>
                <w:t xml:space="preserve">Người dùng chọn 1 giá trị trong danh mục tài khoản quỹ được mô tả ở </w:t>
              </w:r>
              <w:r>
                <w:fldChar w:fldCharType="begin"/>
              </w:r>
              <w:r>
                <w:instrText>HYPERLINK \l "_Cài_đặt_tài"</w:instrText>
              </w:r>
              <w:r>
                <w:fldChar w:fldCharType="separate"/>
              </w:r>
              <w:r w:rsidRPr="00270339">
                <w:rPr>
                  <w:rStyle w:val="Hyperlink"/>
                  <w:kern w:val="2"/>
                  <w14:ligatures w14:val="standardContextual"/>
                </w:rPr>
                <w:t>C</w:t>
              </w:r>
              <w:r w:rsidRPr="00270339">
                <w:rPr>
                  <w:rStyle w:val="Hyperlink"/>
                </w:rPr>
                <w:t>ài đặt Tài khoản Quỹ đầu tư</w:t>
              </w:r>
              <w:r>
                <w:fldChar w:fldCharType="end"/>
              </w:r>
            </w:ins>
          </w:p>
        </w:tc>
      </w:tr>
      <w:tr w:rsidR="00AB7C38" w14:paraId="6999CEF0" w14:textId="77777777" w:rsidTr="00AB7C38">
        <w:trPr>
          <w:ins w:id="843" w:author="Do Thanh Trung" w:date="2025-06-11T15:25:00Z"/>
        </w:trPr>
        <w:tc>
          <w:tcPr>
            <w:tcW w:w="600" w:type="dxa"/>
            <w:vAlign w:val="center"/>
            <w:tcPrChange w:id="844" w:author="Do Thanh Trung" w:date="2025-07-04T09:58:00Z" w16du:dateUtc="2025-07-04T02:58:00Z">
              <w:tcPr>
                <w:tcW w:w="621" w:type="dxa"/>
                <w:gridSpan w:val="2"/>
                <w:vAlign w:val="center"/>
              </w:tcPr>
            </w:tcPrChange>
          </w:tcPr>
          <w:p w14:paraId="2ADB5CA2" w14:textId="0F910CC2" w:rsidR="00AB7C38" w:rsidRDefault="00AB7C38" w:rsidP="00E96695">
            <w:pPr>
              <w:jc w:val="left"/>
              <w:rPr>
                <w:ins w:id="845" w:author="Do Thanh Trung" w:date="2025-06-11T15:25:00Z" w16du:dateUtc="2025-06-11T08:25:00Z"/>
              </w:rPr>
            </w:pPr>
            <w:ins w:id="846" w:author="Do Thanh Trung" w:date="2025-06-11T15:25:00Z" w16du:dateUtc="2025-06-11T08:25:00Z">
              <w:r>
                <w:t>02</w:t>
              </w:r>
            </w:ins>
          </w:p>
        </w:tc>
        <w:tc>
          <w:tcPr>
            <w:tcW w:w="2227" w:type="dxa"/>
            <w:vAlign w:val="center"/>
            <w:tcPrChange w:id="847" w:author="Do Thanh Trung" w:date="2025-07-04T09:58:00Z" w16du:dateUtc="2025-07-04T02:58:00Z">
              <w:tcPr>
                <w:tcW w:w="3329" w:type="dxa"/>
                <w:gridSpan w:val="2"/>
                <w:vAlign w:val="center"/>
              </w:tcPr>
            </w:tcPrChange>
          </w:tcPr>
          <w:p w14:paraId="3C7D7311" w14:textId="24432804" w:rsidR="00AB7C38" w:rsidRDefault="00AB7C38" w:rsidP="00E96695">
            <w:pPr>
              <w:jc w:val="left"/>
              <w:rPr>
                <w:ins w:id="848" w:author="Do Thanh Trung" w:date="2025-06-11T15:25:00Z" w16du:dateUtc="2025-06-11T08:25:00Z"/>
              </w:rPr>
            </w:pPr>
            <w:ins w:id="849" w:author="Do Thanh Trung" w:date="2025-06-11T15:25:00Z" w16du:dateUtc="2025-06-11T08:25:00Z">
              <w:r>
                <w:t>Năm kế hoạch</w:t>
              </w:r>
            </w:ins>
          </w:p>
        </w:tc>
        <w:tc>
          <w:tcPr>
            <w:tcW w:w="1259" w:type="dxa"/>
            <w:vAlign w:val="center"/>
            <w:tcPrChange w:id="850" w:author="Do Thanh Trung" w:date="2025-07-04T09:58:00Z" w16du:dateUtc="2025-07-04T02:58:00Z">
              <w:tcPr>
                <w:tcW w:w="1259" w:type="dxa"/>
                <w:gridSpan w:val="3"/>
                <w:vAlign w:val="center"/>
              </w:tcPr>
            </w:tcPrChange>
          </w:tcPr>
          <w:p w14:paraId="33B42034" w14:textId="50D7939C" w:rsidR="00AB7C38" w:rsidRDefault="00AB7C38" w:rsidP="00E96695">
            <w:pPr>
              <w:jc w:val="left"/>
              <w:rPr>
                <w:ins w:id="851" w:author="Do Thanh Trung" w:date="2025-06-11T15:25:00Z" w16du:dateUtc="2025-06-11T08:25:00Z"/>
              </w:rPr>
            </w:pPr>
            <w:ins w:id="852" w:author="Do Thanh Trung" w:date="2025-06-11T16:18:00Z" w16du:dateUtc="2025-06-11T09:18:00Z">
              <w:r>
                <w:t>Number</w:t>
              </w:r>
            </w:ins>
          </w:p>
        </w:tc>
        <w:tc>
          <w:tcPr>
            <w:tcW w:w="802" w:type="dxa"/>
            <w:vAlign w:val="center"/>
            <w:tcPrChange w:id="853" w:author="Do Thanh Trung" w:date="2025-07-04T09:58:00Z" w16du:dateUtc="2025-07-04T02:58:00Z">
              <w:tcPr>
                <w:tcW w:w="887" w:type="dxa"/>
                <w:vAlign w:val="center"/>
              </w:tcPr>
            </w:tcPrChange>
          </w:tcPr>
          <w:p w14:paraId="20443A3E" w14:textId="45081A96" w:rsidR="00AB7C38" w:rsidRDefault="00AB7C38" w:rsidP="00E96695">
            <w:pPr>
              <w:jc w:val="center"/>
              <w:rPr>
                <w:ins w:id="854" w:author="Do Thanh Trung" w:date="2025-06-11T15:25:00Z" w16du:dateUtc="2025-06-11T08:25:00Z"/>
              </w:rPr>
            </w:pPr>
            <w:ins w:id="855" w:author="Do Thanh Trung" w:date="2025-06-11T16:18:00Z" w16du:dateUtc="2025-06-11T09:18:00Z">
              <w:r>
                <w:t>X</w:t>
              </w:r>
            </w:ins>
          </w:p>
        </w:tc>
        <w:tc>
          <w:tcPr>
            <w:tcW w:w="1317" w:type="dxa"/>
            <w:vAlign w:val="center"/>
            <w:tcPrChange w:id="856" w:author="Do Thanh Trung" w:date="2025-07-04T09:58:00Z" w16du:dateUtc="2025-07-04T02:58:00Z">
              <w:tcPr>
                <w:tcW w:w="887" w:type="dxa"/>
                <w:gridSpan w:val="2"/>
                <w:vAlign w:val="center"/>
              </w:tcPr>
            </w:tcPrChange>
          </w:tcPr>
          <w:p w14:paraId="747B1DB5" w14:textId="77777777" w:rsidR="00AB7C38" w:rsidRDefault="00AB7C38" w:rsidP="00E96695">
            <w:pPr>
              <w:jc w:val="left"/>
              <w:rPr>
                <w:ins w:id="857" w:author="Do Thanh Trung" w:date="2025-06-11T15:25:00Z" w16du:dateUtc="2025-06-11T08:25:00Z"/>
              </w:rPr>
            </w:pPr>
          </w:p>
        </w:tc>
        <w:tc>
          <w:tcPr>
            <w:tcW w:w="2811" w:type="dxa"/>
            <w:tcPrChange w:id="858" w:author="Do Thanh Trung" w:date="2025-07-04T09:58:00Z" w16du:dateUtc="2025-07-04T02:58:00Z">
              <w:tcPr>
                <w:tcW w:w="5967" w:type="dxa"/>
                <w:gridSpan w:val="2"/>
              </w:tcPr>
            </w:tcPrChange>
          </w:tcPr>
          <w:p w14:paraId="3D8D1B7A" w14:textId="77777777" w:rsidR="00AB7C38" w:rsidRDefault="00AB7C38" w:rsidP="00E96695">
            <w:pPr>
              <w:jc w:val="left"/>
              <w:rPr>
                <w:ins w:id="859" w:author="Do Thanh Trung" w:date="2025-07-04T09:58:00Z" w16du:dateUtc="2025-07-04T02:58:00Z"/>
              </w:rPr>
            </w:pPr>
          </w:p>
        </w:tc>
        <w:tc>
          <w:tcPr>
            <w:tcW w:w="3934" w:type="dxa"/>
            <w:vAlign w:val="center"/>
            <w:tcPrChange w:id="860" w:author="Do Thanh Trung" w:date="2025-07-04T09:58:00Z" w16du:dateUtc="2025-07-04T02:58:00Z">
              <w:tcPr>
                <w:tcW w:w="5967" w:type="dxa"/>
                <w:vAlign w:val="center"/>
              </w:tcPr>
            </w:tcPrChange>
          </w:tcPr>
          <w:p w14:paraId="322FAA02" w14:textId="0CE80ED1" w:rsidR="00AB7C38" w:rsidRDefault="00AB7C38" w:rsidP="00E96695">
            <w:pPr>
              <w:jc w:val="left"/>
              <w:rPr>
                <w:ins w:id="861" w:author="Do Thanh Trung" w:date="2025-06-11T15:25:00Z" w16du:dateUtc="2025-06-11T08:25:00Z"/>
              </w:rPr>
            </w:pPr>
            <w:ins w:id="862" w:author="Do Thanh Trung" w:date="2025-06-11T16:18:00Z" w16du:dateUtc="2025-06-11T09:18:00Z">
              <w:r>
                <w:t>Năm áp dụng kế hoạch</w:t>
              </w:r>
            </w:ins>
          </w:p>
        </w:tc>
      </w:tr>
      <w:tr w:rsidR="00AB7C38" w14:paraId="0C3D9B7C" w14:textId="77777777" w:rsidTr="00AB7C38">
        <w:trPr>
          <w:ins w:id="863" w:author="Do Thanh Trung" w:date="2025-06-11T15:25:00Z"/>
        </w:trPr>
        <w:tc>
          <w:tcPr>
            <w:tcW w:w="600" w:type="dxa"/>
            <w:vAlign w:val="center"/>
            <w:tcPrChange w:id="864" w:author="Do Thanh Trung" w:date="2025-07-04T09:58:00Z" w16du:dateUtc="2025-07-04T02:58:00Z">
              <w:tcPr>
                <w:tcW w:w="621" w:type="dxa"/>
                <w:gridSpan w:val="2"/>
                <w:vAlign w:val="center"/>
              </w:tcPr>
            </w:tcPrChange>
          </w:tcPr>
          <w:p w14:paraId="3A17C33F" w14:textId="793AE70A" w:rsidR="00AB7C38" w:rsidRDefault="00AB7C38" w:rsidP="00E96695">
            <w:pPr>
              <w:jc w:val="left"/>
              <w:rPr>
                <w:ins w:id="865" w:author="Do Thanh Trung" w:date="2025-06-11T15:25:00Z" w16du:dateUtc="2025-06-11T08:25:00Z"/>
              </w:rPr>
            </w:pPr>
            <w:ins w:id="866" w:author="Do Thanh Trung" w:date="2025-06-11T15:25:00Z" w16du:dateUtc="2025-06-11T08:25:00Z">
              <w:r>
                <w:t>03</w:t>
              </w:r>
            </w:ins>
          </w:p>
        </w:tc>
        <w:tc>
          <w:tcPr>
            <w:tcW w:w="2227" w:type="dxa"/>
            <w:vAlign w:val="center"/>
            <w:tcPrChange w:id="867" w:author="Do Thanh Trung" w:date="2025-07-04T09:58:00Z" w16du:dateUtc="2025-07-04T02:58:00Z">
              <w:tcPr>
                <w:tcW w:w="3329" w:type="dxa"/>
                <w:gridSpan w:val="2"/>
                <w:vAlign w:val="center"/>
              </w:tcPr>
            </w:tcPrChange>
          </w:tcPr>
          <w:p w14:paraId="3CAA07E0" w14:textId="2A1DB1DC" w:rsidR="00AB7C38" w:rsidRDefault="00AB7C38" w:rsidP="00E96695">
            <w:pPr>
              <w:jc w:val="left"/>
              <w:rPr>
                <w:ins w:id="868" w:author="Do Thanh Trung" w:date="2025-06-11T15:25:00Z" w16du:dateUtc="2025-06-11T08:25:00Z"/>
              </w:rPr>
            </w:pPr>
            <w:ins w:id="869" w:author="Do Thanh Trung" w:date="2025-06-11T15:25:00Z" w16du:dateUtc="2025-06-11T08:25:00Z">
              <w:r>
                <w:t>Loại Tài sản</w:t>
              </w:r>
            </w:ins>
          </w:p>
        </w:tc>
        <w:tc>
          <w:tcPr>
            <w:tcW w:w="1259" w:type="dxa"/>
            <w:vAlign w:val="center"/>
            <w:tcPrChange w:id="870" w:author="Do Thanh Trung" w:date="2025-07-04T09:58:00Z" w16du:dateUtc="2025-07-04T02:58:00Z">
              <w:tcPr>
                <w:tcW w:w="1259" w:type="dxa"/>
                <w:gridSpan w:val="3"/>
                <w:vAlign w:val="center"/>
              </w:tcPr>
            </w:tcPrChange>
          </w:tcPr>
          <w:p w14:paraId="61FCFADC" w14:textId="67FF684D" w:rsidR="00AB7C38" w:rsidRDefault="00AB7C38" w:rsidP="00E96695">
            <w:pPr>
              <w:jc w:val="left"/>
              <w:rPr>
                <w:ins w:id="871" w:author="Do Thanh Trung" w:date="2025-06-11T15:25:00Z" w16du:dateUtc="2025-06-11T08:25:00Z"/>
              </w:rPr>
            </w:pPr>
            <w:ins w:id="872" w:author="Do Thanh Trung" w:date="2025-06-11T16:18:00Z" w16du:dateUtc="2025-06-11T09:18:00Z">
              <w:r>
                <w:t>Optionset</w:t>
              </w:r>
            </w:ins>
          </w:p>
        </w:tc>
        <w:tc>
          <w:tcPr>
            <w:tcW w:w="802" w:type="dxa"/>
            <w:vAlign w:val="center"/>
            <w:tcPrChange w:id="873" w:author="Do Thanh Trung" w:date="2025-07-04T09:58:00Z" w16du:dateUtc="2025-07-04T02:58:00Z">
              <w:tcPr>
                <w:tcW w:w="887" w:type="dxa"/>
                <w:vAlign w:val="center"/>
              </w:tcPr>
            </w:tcPrChange>
          </w:tcPr>
          <w:p w14:paraId="4130A5A2" w14:textId="03DA43B2" w:rsidR="00AB7C38" w:rsidRDefault="00AB7C38" w:rsidP="00E96695">
            <w:pPr>
              <w:jc w:val="center"/>
              <w:rPr>
                <w:ins w:id="874" w:author="Do Thanh Trung" w:date="2025-06-11T15:25:00Z" w16du:dateUtc="2025-06-11T08:25:00Z"/>
              </w:rPr>
            </w:pPr>
            <w:ins w:id="875" w:author="Do Thanh Trung" w:date="2025-06-11T16:18:00Z" w16du:dateUtc="2025-06-11T09:18:00Z">
              <w:r>
                <w:t>X</w:t>
              </w:r>
            </w:ins>
          </w:p>
        </w:tc>
        <w:tc>
          <w:tcPr>
            <w:tcW w:w="1317" w:type="dxa"/>
            <w:vAlign w:val="center"/>
            <w:tcPrChange w:id="876" w:author="Do Thanh Trung" w:date="2025-07-04T09:58:00Z" w16du:dateUtc="2025-07-04T02:58:00Z">
              <w:tcPr>
                <w:tcW w:w="887" w:type="dxa"/>
                <w:gridSpan w:val="2"/>
                <w:vAlign w:val="center"/>
              </w:tcPr>
            </w:tcPrChange>
          </w:tcPr>
          <w:p w14:paraId="024F1E48" w14:textId="77777777" w:rsidR="00AB7C38" w:rsidRDefault="00AB7C38" w:rsidP="00E96695">
            <w:pPr>
              <w:jc w:val="left"/>
              <w:rPr>
                <w:ins w:id="877" w:author="Do Thanh Trung" w:date="2025-06-11T15:25:00Z" w16du:dateUtc="2025-06-11T08:25:00Z"/>
              </w:rPr>
            </w:pPr>
          </w:p>
        </w:tc>
        <w:tc>
          <w:tcPr>
            <w:tcW w:w="2811" w:type="dxa"/>
            <w:tcPrChange w:id="878" w:author="Do Thanh Trung" w:date="2025-07-04T09:58:00Z" w16du:dateUtc="2025-07-04T02:58:00Z">
              <w:tcPr>
                <w:tcW w:w="5967" w:type="dxa"/>
                <w:gridSpan w:val="2"/>
              </w:tcPr>
            </w:tcPrChange>
          </w:tcPr>
          <w:p w14:paraId="758EF627" w14:textId="77777777" w:rsidR="00AB7C38" w:rsidRDefault="00AB7C38" w:rsidP="00E96695">
            <w:pPr>
              <w:jc w:val="left"/>
              <w:rPr>
                <w:ins w:id="879" w:author="Do Thanh Trung" w:date="2025-07-04T09:58:00Z" w16du:dateUtc="2025-07-04T02:58:00Z"/>
              </w:rPr>
            </w:pPr>
          </w:p>
        </w:tc>
        <w:tc>
          <w:tcPr>
            <w:tcW w:w="3934" w:type="dxa"/>
            <w:vAlign w:val="center"/>
            <w:tcPrChange w:id="880" w:author="Do Thanh Trung" w:date="2025-07-04T09:58:00Z" w16du:dateUtc="2025-07-04T02:58:00Z">
              <w:tcPr>
                <w:tcW w:w="5967" w:type="dxa"/>
                <w:vAlign w:val="center"/>
              </w:tcPr>
            </w:tcPrChange>
          </w:tcPr>
          <w:p w14:paraId="42ECD236" w14:textId="34888CD1" w:rsidR="00AB7C38" w:rsidRDefault="00AB7C38" w:rsidP="00E96695">
            <w:pPr>
              <w:jc w:val="left"/>
              <w:rPr>
                <w:ins w:id="881" w:author="Do Thanh Trung" w:date="2025-06-11T16:18:00Z" w16du:dateUtc="2025-06-11T09:18:00Z"/>
              </w:rPr>
            </w:pPr>
            <w:ins w:id="882" w:author="Do Thanh Trung" w:date="2025-06-11T16:18:00Z" w16du:dateUtc="2025-06-11T09:18:00Z">
              <w:r>
                <w:t>Người dùng chọn 1 trong các loại tài sản:</w:t>
              </w:r>
            </w:ins>
          </w:p>
          <w:p w14:paraId="5AA2EEB9" w14:textId="77777777" w:rsidR="00AB7C38" w:rsidRDefault="00AB7C38" w:rsidP="00C257BF">
            <w:pPr>
              <w:pStyle w:val="ListParagraph"/>
              <w:numPr>
                <w:ilvl w:val="0"/>
                <w:numId w:val="33"/>
              </w:numPr>
              <w:jc w:val="left"/>
              <w:rPr>
                <w:ins w:id="883" w:author="Do Thanh Trung" w:date="2025-06-11T16:23:00Z" w16du:dateUtc="2025-06-11T09:23:00Z"/>
              </w:rPr>
            </w:pPr>
            <w:ins w:id="884" w:author="Do Thanh Trung" w:date="2025-06-11T16:23:00Z" w16du:dateUtc="2025-06-11T09:23:00Z">
              <w:r>
                <w:t>Cổ phiếu</w:t>
              </w:r>
            </w:ins>
          </w:p>
          <w:p w14:paraId="016C5CF0" w14:textId="77777777" w:rsidR="00AB7C38" w:rsidRDefault="00AB7C38" w:rsidP="00C257BF">
            <w:pPr>
              <w:pStyle w:val="ListParagraph"/>
              <w:numPr>
                <w:ilvl w:val="0"/>
                <w:numId w:val="33"/>
              </w:numPr>
              <w:rPr>
                <w:ins w:id="885" w:author="Do Thanh Trung" w:date="2025-06-11T16:23:00Z" w16du:dateUtc="2025-06-11T09:23:00Z"/>
              </w:rPr>
            </w:pPr>
            <w:ins w:id="886" w:author="Do Thanh Trung" w:date="2025-06-11T16:23:00Z" w16du:dateUtc="2025-06-11T09:23:00Z">
              <w:r>
                <w:t>Chứng chỉ tiền gửi</w:t>
              </w:r>
            </w:ins>
          </w:p>
          <w:p w14:paraId="353626D9" w14:textId="77777777" w:rsidR="00AB7C38" w:rsidRDefault="00AB7C38" w:rsidP="00C257BF">
            <w:pPr>
              <w:pStyle w:val="ListParagraph"/>
              <w:numPr>
                <w:ilvl w:val="0"/>
                <w:numId w:val="33"/>
              </w:numPr>
              <w:rPr>
                <w:ins w:id="887" w:author="Do Thanh Trung" w:date="2025-06-11T16:23:00Z" w16du:dateUtc="2025-06-11T09:23:00Z"/>
              </w:rPr>
            </w:pPr>
            <w:ins w:id="888" w:author="Do Thanh Trung" w:date="2025-06-11T16:23:00Z" w16du:dateUtc="2025-06-11T09:23:00Z">
              <w:r>
                <w:t>Trái phiểu</w:t>
              </w:r>
            </w:ins>
          </w:p>
          <w:p w14:paraId="797D2D7E" w14:textId="77777777" w:rsidR="00AB7C38" w:rsidRDefault="00AB7C38" w:rsidP="00C257BF">
            <w:pPr>
              <w:pStyle w:val="ListParagraph"/>
              <w:numPr>
                <w:ilvl w:val="0"/>
                <w:numId w:val="33"/>
              </w:numPr>
              <w:rPr>
                <w:ins w:id="889" w:author="Do Thanh Trung" w:date="2025-06-11T16:23:00Z" w16du:dateUtc="2025-06-11T09:23:00Z"/>
              </w:rPr>
            </w:pPr>
            <w:ins w:id="890" w:author="Do Thanh Trung" w:date="2025-06-11T16:23:00Z" w16du:dateUtc="2025-06-11T09:23:00Z">
              <w:r>
                <w:t>Chứng chỉ quỹ</w:t>
              </w:r>
            </w:ins>
          </w:p>
          <w:p w14:paraId="52473E3C" w14:textId="77777777" w:rsidR="00AB7C38" w:rsidRDefault="00AB7C38" w:rsidP="00C257BF">
            <w:pPr>
              <w:pStyle w:val="ListParagraph"/>
              <w:numPr>
                <w:ilvl w:val="0"/>
                <w:numId w:val="33"/>
              </w:numPr>
              <w:rPr>
                <w:ins w:id="891" w:author="Do Thanh Trung" w:date="2025-06-11T16:23:00Z" w16du:dateUtc="2025-06-11T09:23:00Z"/>
              </w:rPr>
            </w:pPr>
            <w:ins w:id="892" w:author="Do Thanh Trung" w:date="2025-06-11T16:23:00Z" w16du:dateUtc="2025-06-11T09:23:00Z">
              <w:r>
                <w:t>Khác</w:t>
              </w:r>
            </w:ins>
          </w:p>
          <w:p w14:paraId="122B64FB" w14:textId="77777777" w:rsidR="00AB7C38" w:rsidRDefault="00AB7C38" w:rsidP="00C257BF">
            <w:pPr>
              <w:pStyle w:val="ListParagraph"/>
              <w:numPr>
                <w:ilvl w:val="0"/>
                <w:numId w:val="33"/>
              </w:numPr>
              <w:rPr>
                <w:ins w:id="893" w:author="Do Thanh Trung" w:date="2025-06-11T16:23:00Z" w16du:dateUtc="2025-06-11T09:23:00Z"/>
              </w:rPr>
            </w:pPr>
            <w:ins w:id="894" w:author="Do Thanh Trung" w:date="2025-06-11T16:23:00Z" w16du:dateUtc="2025-06-11T09:23:00Z">
              <w:r>
                <w:t>Bất động sản</w:t>
              </w:r>
            </w:ins>
          </w:p>
          <w:p w14:paraId="30496F3F" w14:textId="6AEACA05" w:rsidR="00AB7C38" w:rsidRPr="00C257BF" w:rsidRDefault="00AB7C38">
            <w:pPr>
              <w:pStyle w:val="ListParagraph"/>
              <w:numPr>
                <w:ilvl w:val="0"/>
                <w:numId w:val="33"/>
              </w:numPr>
              <w:rPr>
                <w:ins w:id="895" w:author="Do Thanh Trung" w:date="2025-06-11T15:25:00Z" w16du:dateUtc="2025-06-11T08:25:00Z"/>
              </w:rPr>
              <w:pPrChange w:id="896" w:author="Do Thanh Trung" w:date="2025-06-11T16:23:00Z" w16du:dateUtc="2025-06-11T09:23:00Z">
                <w:pPr>
                  <w:jc w:val="left"/>
                </w:pPr>
              </w:pPrChange>
            </w:pPr>
            <w:ins w:id="897" w:author="Do Thanh Trung" w:date="2025-06-11T16:23:00Z" w16du:dateUtc="2025-06-11T09:23:00Z">
              <w:r>
                <w:t>Đá quý, kim loại quý hiếm</w:t>
              </w:r>
            </w:ins>
          </w:p>
        </w:tc>
      </w:tr>
      <w:tr w:rsidR="00AB7C38" w14:paraId="790C75C5" w14:textId="77777777" w:rsidTr="00AB7C38">
        <w:trPr>
          <w:ins w:id="898" w:author="Do Thanh Trung" w:date="2025-06-11T15:25:00Z"/>
        </w:trPr>
        <w:tc>
          <w:tcPr>
            <w:tcW w:w="600" w:type="dxa"/>
            <w:vAlign w:val="center"/>
            <w:tcPrChange w:id="899" w:author="Do Thanh Trung" w:date="2025-07-04T09:58:00Z" w16du:dateUtc="2025-07-04T02:58:00Z">
              <w:tcPr>
                <w:tcW w:w="621" w:type="dxa"/>
                <w:gridSpan w:val="2"/>
                <w:vAlign w:val="center"/>
              </w:tcPr>
            </w:tcPrChange>
          </w:tcPr>
          <w:p w14:paraId="02889E0C" w14:textId="1BAD4D11" w:rsidR="00AB7C38" w:rsidRDefault="00AB7C38" w:rsidP="00E96695">
            <w:pPr>
              <w:jc w:val="left"/>
              <w:rPr>
                <w:ins w:id="900" w:author="Do Thanh Trung" w:date="2025-06-11T15:25:00Z" w16du:dateUtc="2025-06-11T08:25:00Z"/>
              </w:rPr>
            </w:pPr>
            <w:ins w:id="901" w:author="Do Thanh Trung" w:date="2025-06-11T15:26:00Z" w16du:dateUtc="2025-06-11T08:26:00Z">
              <w:r>
                <w:t>04</w:t>
              </w:r>
            </w:ins>
          </w:p>
        </w:tc>
        <w:tc>
          <w:tcPr>
            <w:tcW w:w="2227" w:type="dxa"/>
            <w:vAlign w:val="center"/>
            <w:tcPrChange w:id="902" w:author="Do Thanh Trung" w:date="2025-07-04T09:58:00Z" w16du:dateUtc="2025-07-04T02:58:00Z">
              <w:tcPr>
                <w:tcW w:w="3329" w:type="dxa"/>
                <w:gridSpan w:val="2"/>
                <w:vAlign w:val="center"/>
              </w:tcPr>
            </w:tcPrChange>
          </w:tcPr>
          <w:p w14:paraId="4E23D7E6" w14:textId="088AE91D" w:rsidR="00AB7C38" w:rsidRDefault="00AB7C38" w:rsidP="00E96695">
            <w:pPr>
              <w:jc w:val="left"/>
              <w:rPr>
                <w:ins w:id="903" w:author="Do Thanh Trung" w:date="2025-06-11T15:25:00Z" w16du:dateUtc="2025-06-11T08:25:00Z"/>
              </w:rPr>
            </w:pPr>
            <w:ins w:id="904" w:author="Do Thanh Trung" w:date="2025-06-11T15:26:00Z" w16du:dateUtc="2025-06-11T08:26:00Z">
              <w:r>
                <w:t>Hạn mức đầu tư</w:t>
              </w:r>
            </w:ins>
          </w:p>
        </w:tc>
        <w:tc>
          <w:tcPr>
            <w:tcW w:w="1259" w:type="dxa"/>
            <w:vAlign w:val="center"/>
            <w:tcPrChange w:id="905" w:author="Do Thanh Trung" w:date="2025-07-04T09:58:00Z" w16du:dateUtc="2025-07-04T02:58:00Z">
              <w:tcPr>
                <w:tcW w:w="1259" w:type="dxa"/>
                <w:gridSpan w:val="3"/>
                <w:vAlign w:val="center"/>
              </w:tcPr>
            </w:tcPrChange>
          </w:tcPr>
          <w:p w14:paraId="501E6C78" w14:textId="1092BA72" w:rsidR="00AB7C38" w:rsidRDefault="00AB7C38" w:rsidP="00E96695">
            <w:pPr>
              <w:jc w:val="left"/>
              <w:rPr>
                <w:ins w:id="906" w:author="Do Thanh Trung" w:date="2025-06-11T15:25:00Z" w16du:dateUtc="2025-06-11T08:25:00Z"/>
              </w:rPr>
            </w:pPr>
            <w:ins w:id="907" w:author="Do Thanh Trung" w:date="2025-06-11T16:27:00Z" w16du:dateUtc="2025-06-11T09:27:00Z">
              <w:r>
                <w:t>Percentage</w:t>
              </w:r>
            </w:ins>
          </w:p>
        </w:tc>
        <w:tc>
          <w:tcPr>
            <w:tcW w:w="802" w:type="dxa"/>
            <w:vAlign w:val="center"/>
            <w:tcPrChange w:id="908" w:author="Do Thanh Trung" w:date="2025-07-04T09:58:00Z" w16du:dateUtc="2025-07-04T02:58:00Z">
              <w:tcPr>
                <w:tcW w:w="887" w:type="dxa"/>
                <w:vAlign w:val="center"/>
              </w:tcPr>
            </w:tcPrChange>
          </w:tcPr>
          <w:p w14:paraId="3A34273D" w14:textId="5CF4D2AB" w:rsidR="00AB7C38" w:rsidRDefault="00AB7C38" w:rsidP="00E96695">
            <w:pPr>
              <w:jc w:val="center"/>
              <w:rPr>
                <w:ins w:id="909" w:author="Do Thanh Trung" w:date="2025-06-11T15:25:00Z" w16du:dateUtc="2025-06-11T08:25:00Z"/>
              </w:rPr>
            </w:pPr>
            <w:ins w:id="910" w:author="Do Thanh Trung" w:date="2025-06-11T16:27:00Z" w16du:dateUtc="2025-06-11T09:27:00Z">
              <w:r>
                <w:t>X</w:t>
              </w:r>
            </w:ins>
          </w:p>
        </w:tc>
        <w:tc>
          <w:tcPr>
            <w:tcW w:w="1317" w:type="dxa"/>
            <w:vAlign w:val="center"/>
            <w:tcPrChange w:id="911" w:author="Do Thanh Trung" w:date="2025-07-04T09:58:00Z" w16du:dateUtc="2025-07-04T02:58:00Z">
              <w:tcPr>
                <w:tcW w:w="887" w:type="dxa"/>
                <w:gridSpan w:val="2"/>
                <w:vAlign w:val="center"/>
              </w:tcPr>
            </w:tcPrChange>
          </w:tcPr>
          <w:p w14:paraId="7DD21B5C" w14:textId="77777777" w:rsidR="00AB7C38" w:rsidRDefault="00AB7C38" w:rsidP="00E96695">
            <w:pPr>
              <w:jc w:val="left"/>
              <w:rPr>
                <w:ins w:id="912" w:author="Do Thanh Trung" w:date="2025-06-11T15:25:00Z" w16du:dateUtc="2025-06-11T08:25:00Z"/>
              </w:rPr>
            </w:pPr>
          </w:p>
        </w:tc>
        <w:tc>
          <w:tcPr>
            <w:tcW w:w="2811" w:type="dxa"/>
            <w:tcPrChange w:id="913" w:author="Do Thanh Trung" w:date="2025-07-04T09:58:00Z" w16du:dateUtc="2025-07-04T02:58:00Z">
              <w:tcPr>
                <w:tcW w:w="5967" w:type="dxa"/>
                <w:gridSpan w:val="2"/>
              </w:tcPr>
            </w:tcPrChange>
          </w:tcPr>
          <w:p w14:paraId="395A37E4" w14:textId="77777777" w:rsidR="00AB7C38" w:rsidRDefault="00AB7C38" w:rsidP="00E96695">
            <w:pPr>
              <w:jc w:val="left"/>
              <w:rPr>
                <w:ins w:id="914" w:author="Do Thanh Trung" w:date="2025-07-04T09:58:00Z" w16du:dateUtc="2025-07-04T02:58:00Z"/>
              </w:rPr>
            </w:pPr>
          </w:p>
        </w:tc>
        <w:tc>
          <w:tcPr>
            <w:tcW w:w="3934" w:type="dxa"/>
            <w:vAlign w:val="center"/>
            <w:tcPrChange w:id="915" w:author="Do Thanh Trung" w:date="2025-07-04T09:58:00Z" w16du:dateUtc="2025-07-04T02:58:00Z">
              <w:tcPr>
                <w:tcW w:w="5967" w:type="dxa"/>
                <w:vAlign w:val="center"/>
              </w:tcPr>
            </w:tcPrChange>
          </w:tcPr>
          <w:p w14:paraId="7631324F" w14:textId="6F8AC2A5" w:rsidR="00AB7C38" w:rsidRDefault="00AB7C38" w:rsidP="00E96695">
            <w:pPr>
              <w:jc w:val="left"/>
              <w:rPr>
                <w:ins w:id="916" w:author="Do Thanh Trung" w:date="2025-06-11T16:28:00Z" w16du:dateUtc="2025-06-11T09:28:00Z"/>
              </w:rPr>
            </w:pPr>
            <w:ins w:id="917" w:author="Do Thanh Trung" w:date="2025-06-11T16:27:00Z" w16du:dateUtc="2025-06-11T09:27:00Z">
              <w:r>
                <w:t>N</w:t>
              </w:r>
            </w:ins>
            <w:ins w:id="918" w:author="Do Thanh Trung" w:date="2025-06-12T09:35:00Z" w16du:dateUtc="2025-06-12T02:35:00Z">
              <w:r>
                <w:t>g</w:t>
              </w:r>
            </w:ins>
            <w:ins w:id="919" w:author="Do Thanh Trung" w:date="2025-06-11T16:27:00Z" w16du:dateUtc="2025-06-11T09:27:00Z">
              <w:r>
                <w:t>ười dùng nhập tỷ lệ tối đa được đầu</w:t>
              </w:r>
            </w:ins>
            <w:ins w:id="920" w:author="Do Thanh Trung" w:date="2025-06-11T16:28:00Z" w16du:dateUtc="2025-06-11T09:28:00Z">
              <w:r>
                <w:t xml:space="preserve"> tư đối với loại tài sản tương ứng</w:t>
              </w:r>
            </w:ins>
          </w:p>
          <w:p w14:paraId="00708E37" w14:textId="36756906" w:rsidR="00AB7C38" w:rsidRDefault="00AB7C38" w:rsidP="00E96695">
            <w:pPr>
              <w:jc w:val="left"/>
              <w:rPr>
                <w:ins w:id="921" w:author="Do Thanh Trung" w:date="2025-06-11T15:25:00Z" w16du:dateUtc="2025-06-11T08:25:00Z"/>
              </w:rPr>
            </w:pPr>
            <w:ins w:id="922" w:author="Do Thanh Trung" w:date="2025-06-11T16:28:00Z" w16du:dateUtc="2025-06-11T09:28:00Z">
              <w:r>
                <w:lastRenderedPageBreak/>
                <w:t>Tỷ lệ tối đa được đầu tư tính dựa trên NAV của Quỹ</w:t>
              </w:r>
            </w:ins>
          </w:p>
        </w:tc>
      </w:tr>
      <w:tr w:rsidR="00AB7C38" w14:paraId="5AA217CA" w14:textId="77777777" w:rsidTr="00AB7C38">
        <w:trPr>
          <w:ins w:id="923" w:author="Do Thanh Trung" w:date="2025-06-11T16:18:00Z"/>
        </w:trPr>
        <w:tc>
          <w:tcPr>
            <w:tcW w:w="600" w:type="dxa"/>
            <w:vAlign w:val="center"/>
            <w:tcPrChange w:id="924" w:author="Do Thanh Trung" w:date="2025-07-04T09:58:00Z" w16du:dateUtc="2025-07-04T02:58:00Z">
              <w:tcPr>
                <w:tcW w:w="621" w:type="dxa"/>
                <w:gridSpan w:val="2"/>
                <w:vAlign w:val="center"/>
              </w:tcPr>
            </w:tcPrChange>
          </w:tcPr>
          <w:p w14:paraId="5F770930" w14:textId="5218A95F" w:rsidR="00AB7C38" w:rsidRDefault="00AB7C38" w:rsidP="00E96695">
            <w:pPr>
              <w:jc w:val="left"/>
              <w:rPr>
                <w:ins w:id="925" w:author="Do Thanh Trung" w:date="2025-06-11T16:18:00Z" w16du:dateUtc="2025-06-11T09:18:00Z"/>
              </w:rPr>
            </w:pPr>
            <w:ins w:id="926" w:author="Do Thanh Trung" w:date="2025-06-11T16:18:00Z" w16du:dateUtc="2025-06-11T09:18:00Z">
              <w:r>
                <w:lastRenderedPageBreak/>
                <w:t>05</w:t>
              </w:r>
            </w:ins>
          </w:p>
        </w:tc>
        <w:tc>
          <w:tcPr>
            <w:tcW w:w="2227" w:type="dxa"/>
            <w:vAlign w:val="center"/>
            <w:tcPrChange w:id="927" w:author="Do Thanh Trung" w:date="2025-07-04T09:58:00Z" w16du:dateUtc="2025-07-04T02:58:00Z">
              <w:tcPr>
                <w:tcW w:w="3329" w:type="dxa"/>
                <w:gridSpan w:val="2"/>
                <w:vAlign w:val="center"/>
              </w:tcPr>
            </w:tcPrChange>
          </w:tcPr>
          <w:p w14:paraId="74A85478" w14:textId="5626D01F" w:rsidR="00AB7C38" w:rsidRDefault="00AB7C38" w:rsidP="00E96695">
            <w:pPr>
              <w:jc w:val="left"/>
              <w:rPr>
                <w:ins w:id="928" w:author="Do Thanh Trung" w:date="2025-06-11T16:18:00Z" w16du:dateUtc="2025-06-11T09:18:00Z"/>
              </w:rPr>
            </w:pPr>
            <w:ins w:id="929" w:author="Do Thanh Trung" w:date="2025-06-11T16:18:00Z" w16du:dateUtc="2025-06-11T09:18:00Z">
              <w:r>
                <w:t>Ngày áp dụng</w:t>
              </w:r>
            </w:ins>
          </w:p>
        </w:tc>
        <w:tc>
          <w:tcPr>
            <w:tcW w:w="1259" w:type="dxa"/>
            <w:vAlign w:val="center"/>
            <w:tcPrChange w:id="930" w:author="Do Thanh Trung" w:date="2025-07-04T09:58:00Z" w16du:dateUtc="2025-07-04T02:58:00Z">
              <w:tcPr>
                <w:tcW w:w="1259" w:type="dxa"/>
                <w:gridSpan w:val="3"/>
                <w:vAlign w:val="center"/>
              </w:tcPr>
            </w:tcPrChange>
          </w:tcPr>
          <w:p w14:paraId="78BD7E38" w14:textId="457AF140" w:rsidR="00AB7C38" w:rsidRDefault="00AB7C38" w:rsidP="00E96695">
            <w:pPr>
              <w:jc w:val="left"/>
              <w:rPr>
                <w:ins w:id="931" w:author="Do Thanh Trung" w:date="2025-06-11T16:18:00Z" w16du:dateUtc="2025-06-11T09:18:00Z"/>
              </w:rPr>
            </w:pPr>
            <w:ins w:id="932" w:author="Do Thanh Trung" w:date="2025-06-11T16:28:00Z" w16du:dateUtc="2025-06-11T09:28:00Z">
              <w:r>
                <w:t>Date</w:t>
              </w:r>
            </w:ins>
          </w:p>
        </w:tc>
        <w:tc>
          <w:tcPr>
            <w:tcW w:w="802" w:type="dxa"/>
            <w:vAlign w:val="center"/>
            <w:tcPrChange w:id="933" w:author="Do Thanh Trung" w:date="2025-07-04T09:58:00Z" w16du:dateUtc="2025-07-04T02:58:00Z">
              <w:tcPr>
                <w:tcW w:w="887" w:type="dxa"/>
                <w:vAlign w:val="center"/>
              </w:tcPr>
            </w:tcPrChange>
          </w:tcPr>
          <w:p w14:paraId="18A029A6" w14:textId="0DDB9426" w:rsidR="00AB7C38" w:rsidRDefault="00AB7C38" w:rsidP="00E96695">
            <w:pPr>
              <w:jc w:val="center"/>
              <w:rPr>
                <w:ins w:id="934" w:author="Do Thanh Trung" w:date="2025-06-11T16:18:00Z" w16du:dateUtc="2025-06-11T09:18:00Z"/>
              </w:rPr>
            </w:pPr>
            <w:ins w:id="935" w:author="Do Thanh Trung" w:date="2025-06-11T16:28:00Z" w16du:dateUtc="2025-06-11T09:28:00Z">
              <w:r>
                <w:t>X</w:t>
              </w:r>
            </w:ins>
          </w:p>
        </w:tc>
        <w:tc>
          <w:tcPr>
            <w:tcW w:w="1317" w:type="dxa"/>
            <w:vAlign w:val="center"/>
            <w:tcPrChange w:id="936" w:author="Do Thanh Trung" w:date="2025-07-04T09:58:00Z" w16du:dateUtc="2025-07-04T02:58:00Z">
              <w:tcPr>
                <w:tcW w:w="887" w:type="dxa"/>
                <w:gridSpan w:val="2"/>
                <w:vAlign w:val="center"/>
              </w:tcPr>
            </w:tcPrChange>
          </w:tcPr>
          <w:p w14:paraId="536A9028" w14:textId="77777777" w:rsidR="00AB7C38" w:rsidRDefault="00AB7C38" w:rsidP="00E96695">
            <w:pPr>
              <w:jc w:val="left"/>
              <w:rPr>
                <w:ins w:id="937" w:author="Do Thanh Trung" w:date="2025-06-11T16:18:00Z" w16du:dateUtc="2025-06-11T09:18:00Z"/>
              </w:rPr>
            </w:pPr>
          </w:p>
        </w:tc>
        <w:tc>
          <w:tcPr>
            <w:tcW w:w="2811" w:type="dxa"/>
            <w:tcPrChange w:id="938" w:author="Do Thanh Trung" w:date="2025-07-04T09:58:00Z" w16du:dateUtc="2025-07-04T02:58:00Z">
              <w:tcPr>
                <w:tcW w:w="5967" w:type="dxa"/>
                <w:gridSpan w:val="2"/>
              </w:tcPr>
            </w:tcPrChange>
          </w:tcPr>
          <w:p w14:paraId="1BCA248F" w14:textId="77777777" w:rsidR="00AB7C38" w:rsidRDefault="00AB7C38" w:rsidP="00E96695">
            <w:pPr>
              <w:jc w:val="left"/>
              <w:rPr>
                <w:ins w:id="939" w:author="Do Thanh Trung" w:date="2025-07-04T09:58:00Z" w16du:dateUtc="2025-07-04T02:58:00Z"/>
              </w:rPr>
            </w:pPr>
          </w:p>
        </w:tc>
        <w:tc>
          <w:tcPr>
            <w:tcW w:w="3934" w:type="dxa"/>
            <w:vAlign w:val="center"/>
            <w:tcPrChange w:id="940" w:author="Do Thanh Trung" w:date="2025-07-04T09:58:00Z" w16du:dateUtc="2025-07-04T02:58:00Z">
              <w:tcPr>
                <w:tcW w:w="5967" w:type="dxa"/>
                <w:vAlign w:val="center"/>
              </w:tcPr>
            </w:tcPrChange>
          </w:tcPr>
          <w:p w14:paraId="3A2939FB" w14:textId="375A3C5A" w:rsidR="00AB7C38" w:rsidRDefault="00AB7C38" w:rsidP="00E96695">
            <w:pPr>
              <w:jc w:val="left"/>
              <w:rPr>
                <w:ins w:id="941" w:author="Do Thanh Trung" w:date="2025-06-11T16:18:00Z" w16du:dateUtc="2025-06-11T09:18:00Z"/>
              </w:rPr>
            </w:pPr>
            <w:ins w:id="942" w:author="Do Thanh Trung" w:date="2025-06-11T16:28:00Z" w16du:dateUtc="2025-06-11T09:28:00Z">
              <w:r>
                <w:t>Ngày áp dụng cài đặt</w:t>
              </w:r>
            </w:ins>
          </w:p>
        </w:tc>
      </w:tr>
    </w:tbl>
    <w:p w14:paraId="011A5563" w14:textId="77777777" w:rsidR="00AC2C56" w:rsidRPr="000C5790" w:rsidRDefault="00AC2C56">
      <w:pPr>
        <w:jc w:val="left"/>
        <w:pPrChange w:id="943" w:author="Do Thanh Trung" w:date="2025-06-10T15:13:00Z" w16du:dateUtc="2025-06-10T08:13:00Z">
          <w:pPr/>
        </w:pPrChange>
      </w:pPr>
    </w:p>
    <w:p w14:paraId="512D5047" w14:textId="11470D0A" w:rsidR="007B3F8D" w:rsidRPr="00A24CFF" w:rsidRDefault="007B3F8D" w:rsidP="00255F69">
      <w:pPr>
        <w:pStyle w:val="Heading4"/>
      </w:pPr>
      <w:bookmarkStart w:id="944" w:name="_Hạn_mức_đầu"/>
      <w:bookmarkEnd w:id="944"/>
      <w:r>
        <w:t xml:space="preserve">Hạn mức đầu tư theo </w:t>
      </w:r>
      <w:r w:rsidR="00255F69">
        <w:t>Nhóm ngành cổ phiếu</w:t>
      </w:r>
    </w:p>
    <w:p w14:paraId="13EDD525" w14:textId="541AB810" w:rsidR="00DF775E" w:rsidDel="00AB7C38" w:rsidRDefault="00BA50C9" w:rsidP="00DF775E">
      <w:pPr>
        <w:rPr>
          <w:del w:id="945" w:author="Do Thanh Trung" w:date="2025-07-04T09:59:00Z" w16du:dateUtc="2025-07-04T02:59:00Z"/>
        </w:rPr>
      </w:pPr>
      <w:r>
        <w:t xml:space="preserve">Theo quy định đầu tư được HĐĐT phê duyệt từ đầu năm, với mục đích quản lý </w:t>
      </w:r>
      <w:r w:rsidR="00957BB1">
        <w:t>danh mục</w:t>
      </w:r>
      <w:r w:rsidR="007C5B65">
        <w:t>, Công ty QLQ sẽ tiến hành cài đặt hạn mức đầu tư trên NAV theo từng nhóm ngành.</w:t>
      </w:r>
      <w:ins w:id="946" w:author="Do Thanh Trung" w:date="2025-07-04T09:59:00Z" w16du:dateUtc="2025-07-04T02:59:00Z">
        <w:r w:rsidR="00AB7C38" w:rsidDel="00AB7C38">
          <w:t xml:space="preserve"> </w:t>
        </w:r>
      </w:ins>
    </w:p>
    <w:p w14:paraId="0AA193ED" w14:textId="45E3ED7D" w:rsidR="007C5B65" w:rsidRDefault="3C84EAF9" w:rsidP="00DF775E">
      <w:commentRangeStart w:id="947"/>
      <w:commentRangeStart w:id="948"/>
      <w:commentRangeStart w:id="949"/>
      <w:del w:id="950" w:author="Do Thanh Trung" w:date="2025-07-04T09:59:00Z" w16du:dateUtc="2025-07-04T02:59:00Z">
        <w:r w:rsidDel="00AB7C38">
          <w:delText xml:space="preserve">Tiêu chí phân ngành được </w:delText>
        </w:r>
        <w:r w:rsidR="20B5D635" w:rsidDel="00AB7C38">
          <w:delText>sử dụng theo quy chuẩn GICS cấp 1, có điều chỉnh, cụ thể như sau:</w:delText>
        </w:r>
        <w:commentRangeEnd w:id="947"/>
        <w:r w:rsidR="007C5B65" w:rsidDel="00AB7C38">
          <w:rPr>
            <w:rStyle w:val="CommentReference"/>
          </w:rPr>
          <w:commentReference w:id="947"/>
        </w:r>
        <w:commentRangeEnd w:id="948"/>
        <w:r w:rsidR="007C5B65" w:rsidDel="00AB7C38">
          <w:rPr>
            <w:rStyle w:val="CommentReference"/>
          </w:rPr>
          <w:commentReference w:id="948"/>
        </w:r>
        <w:commentRangeEnd w:id="949"/>
        <w:r w:rsidR="004F1897" w:rsidDel="00AB7C38">
          <w:rPr>
            <w:rStyle w:val="CommentReference"/>
          </w:rPr>
          <w:commentReference w:id="949"/>
        </w:r>
      </w:del>
    </w:p>
    <w:tbl>
      <w:tblPr>
        <w:tblStyle w:val="TableGrid"/>
        <w:tblW w:w="0" w:type="auto"/>
        <w:tblLook w:val="04A0" w:firstRow="1" w:lastRow="0" w:firstColumn="1" w:lastColumn="0" w:noHBand="0" w:noVBand="1"/>
      </w:tblPr>
      <w:tblGrid>
        <w:gridCol w:w="4316"/>
        <w:gridCol w:w="4317"/>
        <w:gridCol w:w="4317"/>
      </w:tblGrid>
      <w:tr w:rsidR="003904D0" w:rsidDel="00AB7C38" w14:paraId="3EA435FE" w14:textId="656370CE" w:rsidTr="003904D0">
        <w:trPr>
          <w:del w:id="953" w:author="Do Thanh Trung" w:date="2025-07-04T09:59:00Z"/>
        </w:trPr>
        <w:tc>
          <w:tcPr>
            <w:tcW w:w="4316" w:type="dxa"/>
          </w:tcPr>
          <w:p w14:paraId="32782B7E" w14:textId="2A994CB9" w:rsidR="003904D0" w:rsidRPr="00BE011C" w:rsidDel="00AB7C38" w:rsidRDefault="003904D0" w:rsidP="00BE011C">
            <w:pPr>
              <w:jc w:val="center"/>
              <w:rPr>
                <w:del w:id="954" w:author="Do Thanh Trung" w:date="2025-07-04T09:59:00Z" w16du:dateUtc="2025-07-04T02:59:00Z"/>
                <w:b/>
                <w:bCs/>
              </w:rPr>
            </w:pPr>
            <w:del w:id="955" w:author="Do Thanh Trung" w:date="2025-07-04T09:59:00Z" w16du:dateUtc="2025-07-04T02:59:00Z">
              <w:r w:rsidRPr="00BE011C" w:rsidDel="00AB7C38">
                <w:rPr>
                  <w:b/>
                  <w:bCs/>
                </w:rPr>
                <w:delText>Phân ngành GICS cấp 1</w:delText>
              </w:r>
            </w:del>
          </w:p>
        </w:tc>
        <w:tc>
          <w:tcPr>
            <w:tcW w:w="4317" w:type="dxa"/>
          </w:tcPr>
          <w:p w14:paraId="4729415D" w14:textId="53C91FEC" w:rsidR="003904D0" w:rsidRPr="00BE011C" w:rsidDel="00AB7C38" w:rsidRDefault="003904D0" w:rsidP="00BE011C">
            <w:pPr>
              <w:jc w:val="center"/>
              <w:rPr>
                <w:del w:id="956" w:author="Do Thanh Trung" w:date="2025-07-04T09:59:00Z" w16du:dateUtc="2025-07-04T02:59:00Z"/>
                <w:b/>
                <w:bCs/>
              </w:rPr>
            </w:pPr>
            <w:del w:id="957" w:author="Do Thanh Trung" w:date="2025-07-04T09:59:00Z" w16du:dateUtc="2025-07-04T02:59:00Z">
              <w:r w:rsidRPr="00BE011C" w:rsidDel="00AB7C38">
                <w:rPr>
                  <w:b/>
                  <w:bCs/>
                </w:rPr>
                <w:delText>Phân ngành GICS cấp 2</w:delText>
              </w:r>
            </w:del>
          </w:p>
        </w:tc>
        <w:tc>
          <w:tcPr>
            <w:tcW w:w="4317" w:type="dxa"/>
          </w:tcPr>
          <w:p w14:paraId="14BD564B" w14:textId="16C02BF7" w:rsidR="003904D0" w:rsidRPr="00BE011C" w:rsidDel="00AB7C38" w:rsidRDefault="003904D0" w:rsidP="00BE011C">
            <w:pPr>
              <w:jc w:val="center"/>
              <w:rPr>
                <w:del w:id="958" w:author="Do Thanh Trung" w:date="2025-07-04T09:59:00Z" w16du:dateUtc="2025-07-04T02:59:00Z"/>
                <w:b/>
                <w:bCs/>
              </w:rPr>
            </w:pPr>
            <w:del w:id="959" w:author="Do Thanh Trung" w:date="2025-07-04T09:59:00Z" w16du:dateUtc="2025-07-04T02:59:00Z">
              <w:r w:rsidRPr="00BE011C" w:rsidDel="00AB7C38">
                <w:rPr>
                  <w:b/>
                  <w:bCs/>
                </w:rPr>
                <w:delText>Phân ngành VDAM sử dụng</w:delText>
              </w:r>
            </w:del>
          </w:p>
        </w:tc>
      </w:tr>
      <w:tr w:rsidR="003904D0" w:rsidDel="00AB7C38" w14:paraId="61BC7D99" w14:textId="2BF8F7FE" w:rsidTr="003904D0">
        <w:trPr>
          <w:del w:id="960" w:author="Do Thanh Trung" w:date="2025-07-04T09:59:00Z"/>
        </w:trPr>
        <w:tc>
          <w:tcPr>
            <w:tcW w:w="4316" w:type="dxa"/>
          </w:tcPr>
          <w:p w14:paraId="3CB81456" w14:textId="2E805E10" w:rsidR="003904D0" w:rsidDel="00AB7C38" w:rsidRDefault="003E2D9A" w:rsidP="00DF775E">
            <w:pPr>
              <w:rPr>
                <w:del w:id="961" w:author="Do Thanh Trung" w:date="2025-07-04T09:59:00Z" w16du:dateUtc="2025-07-04T02:59:00Z"/>
              </w:rPr>
            </w:pPr>
            <w:del w:id="962" w:author="Do Thanh Trung" w:date="2025-07-04T09:59:00Z" w16du:dateUtc="2025-07-04T02:59:00Z">
              <w:r w:rsidDel="00AB7C38">
                <w:delText>Bất động sản</w:delText>
              </w:r>
            </w:del>
          </w:p>
        </w:tc>
        <w:tc>
          <w:tcPr>
            <w:tcW w:w="4317" w:type="dxa"/>
          </w:tcPr>
          <w:p w14:paraId="7CF0F085" w14:textId="0DA55133" w:rsidR="003904D0" w:rsidDel="00AB7C38" w:rsidRDefault="003904D0" w:rsidP="00DF775E">
            <w:pPr>
              <w:rPr>
                <w:del w:id="963" w:author="Do Thanh Trung" w:date="2025-07-04T09:59:00Z" w16du:dateUtc="2025-07-04T02:59:00Z"/>
              </w:rPr>
            </w:pPr>
          </w:p>
        </w:tc>
        <w:tc>
          <w:tcPr>
            <w:tcW w:w="4317" w:type="dxa"/>
          </w:tcPr>
          <w:p w14:paraId="424810E2" w14:textId="1A28D826" w:rsidR="003904D0" w:rsidDel="00AB7C38" w:rsidRDefault="003904D0" w:rsidP="00DF775E">
            <w:pPr>
              <w:rPr>
                <w:del w:id="964" w:author="Do Thanh Trung" w:date="2025-07-04T09:59:00Z" w16du:dateUtc="2025-07-04T02:59:00Z"/>
              </w:rPr>
            </w:pPr>
          </w:p>
        </w:tc>
      </w:tr>
      <w:tr w:rsidR="003904D0" w:rsidDel="00AB7C38" w14:paraId="41DD28AE" w14:textId="1662F4B6" w:rsidTr="003904D0">
        <w:trPr>
          <w:del w:id="965" w:author="Do Thanh Trung" w:date="2025-07-04T09:59:00Z"/>
        </w:trPr>
        <w:tc>
          <w:tcPr>
            <w:tcW w:w="4316" w:type="dxa"/>
          </w:tcPr>
          <w:p w14:paraId="172B4C13" w14:textId="67B74B67" w:rsidR="003904D0" w:rsidDel="00AB7C38" w:rsidRDefault="003E2D9A" w:rsidP="00DF775E">
            <w:pPr>
              <w:rPr>
                <w:del w:id="966" w:author="Do Thanh Trung" w:date="2025-07-04T09:59:00Z" w16du:dateUtc="2025-07-04T02:59:00Z"/>
              </w:rPr>
            </w:pPr>
            <w:del w:id="967" w:author="Do Thanh Trung" w:date="2025-07-04T09:59:00Z" w16du:dateUtc="2025-07-04T02:59:00Z">
              <w:r w:rsidDel="00AB7C38">
                <w:delText>Chăm sóc sức khỏe</w:delText>
              </w:r>
            </w:del>
          </w:p>
        </w:tc>
        <w:tc>
          <w:tcPr>
            <w:tcW w:w="4317" w:type="dxa"/>
          </w:tcPr>
          <w:p w14:paraId="7312212F" w14:textId="7DD4A673" w:rsidR="003904D0" w:rsidDel="00AB7C38" w:rsidRDefault="003904D0" w:rsidP="00DF775E">
            <w:pPr>
              <w:rPr>
                <w:del w:id="968" w:author="Do Thanh Trung" w:date="2025-07-04T09:59:00Z" w16du:dateUtc="2025-07-04T02:59:00Z"/>
              </w:rPr>
            </w:pPr>
          </w:p>
        </w:tc>
        <w:tc>
          <w:tcPr>
            <w:tcW w:w="4317" w:type="dxa"/>
          </w:tcPr>
          <w:p w14:paraId="198FEF54" w14:textId="62028987" w:rsidR="003904D0" w:rsidDel="00AB7C38" w:rsidRDefault="003904D0" w:rsidP="00DF775E">
            <w:pPr>
              <w:rPr>
                <w:del w:id="969" w:author="Do Thanh Trung" w:date="2025-07-04T09:59:00Z" w16du:dateUtc="2025-07-04T02:59:00Z"/>
              </w:rPr>
            </w:pPr>
          </w:p>
        </w:tc>
      </w:tr>
      <w:tr w:rsidR="003904D0" w:rsidDel="00AB7C38" w14:paraId="554669A1" w14:textId="52D574C9" w:rsidTr="003904D0">
        <w:trPr>
          <w:del w:id="970" w:author="Do Thanh Trung" w:date="2025-07-04T09:59:00Z"/>
        </w:trPr>
        <w:tc>
          <w:tcPr>
            <w:tcW w:w="4316" w:type="dxa"/>
          </w:tcPr>
          <w:p w14:paraId="5C6E79C5" w14:textId="4EE22C2D" w:rsidR="003904D0" w:rsidDel="00AB7C38" w:rsidRDefault="003E2D9A" w:rsidP="00DF775E">
            <w:pPr>
              <w:rPr>
                <w:del w:id="971" w:author="Do Thanh Trung" w:date="2025-07-04T09:59:00Z" w16du:dateUtc="2025-07-04T02:59:00Z"/>
              </w:rPr>
            </w:pPr>
            <w:del w:id="972" w:author="Do Thanh Trung" w:date="2025-07-04T09:59:00Z" w16du:dateUtc="2025-07-04T02:59:00Z">
              <w:r w:rsidDel="00AB7C38">
                <w:delText>Công nghệ thông tin</w:delText>
              </w:r>
            </w:del>
          </w:p>
        </w:tc>
        <w:tc>
          <w:tcPr>
            <w:tcW w:w="4317" w:type="dxa"/>
          </w:tcPr>
          <w:p w14:paraId="15425D40" w14:textId="55C59DA0" w:rsidR="003904D0" w:rsidDel="00AB7C38" w:rsidRDefault="003904D0" w:rsidP="00DF775E">
            <w:pPr>
              <w:rPr>
                <w:del w:id="973" w:author="Do Thanh Trung" w:date="2025-07-04T09:59:00Z" w16du:dateUtc="2025-07-04T02:59:00Z"/>
              </w:rPr>
            </w:pPr>
          </w:p>
        </w:tc>
        <w:tc>
          <w:tcPr>
            <w:tcW w:w="4317" w:type="dxa"/>
          </w:tcPr>
          <w:p w14:paraId="2E001C32" w14:textId="193CF6D1" w:rsidR="003904D0" w:rsidDel="00AB7C38" w:rsidRDefault="003904D0" w:rsidP="00DF775E">
            <w:pPr>
              <w:rPr>
                <w:del w:id="974" w:author="Do Thanh Trung" w:date="2025-07-04T09:59:00Z" w16du:dateUtc="2025-07-04T02:59:00Z"/>
              </w:rPr>
            </w:pPr>
          </w:p>
        </w:tc>
      </w:tr>
      <w:tr w:rsidR="003904D0" w:rsidDel="00AB7C38" w14:paraId="197A58A1" w14:textId="37D2D404" w:rsidTr="003904D0">
        <w:trPr>
          <w:del w:id="975" w:author="Do Thanh Trung" w:date="2025-07-04T09:59:00Z"/>
        </w:trPr>
        <w:tc>
          <w:tcPr>
            <w:tcW w:w="4316" w:type="dxa"/>
          </w:tcPr>
          <w:p w14:paraId="094F1990" w14:textId="65AC1465" w:rsidR="003904D0" w:rsidDel="00AB7C38" w:rsidRDefault="003E2D9A" w:rsidP="00DF775E">
            <w:pPr>
              <w:rPr>
                <w:del w:id="976" w:author="Do Thanh Trung" w:date="2025-07-04T09:59:00Z" w16du:dateUtc="2025-07-04T02:59:00Z"/>
              </w:rPr>
            </w:pPr>
            <w:del w:id="977" w:author="Do Thanh Trung" w:date="2025-07-04T09:59:00Z" w16du:dateUtc="2025-07-04T02:59:00Z">
              <w:r w:rsidDel="00AB7C38">
                <w:delText>Công nghiệp</w:delText>
              </w:r>
            </w:del>
          </w:p>
        </w:tc>
        <w:tc>
          <w:tcPr>
            <w:tcW w:w="4317" w:type="dxa"/>
          </w:tcPr>
          <w:p w14:paraId="3A945525" w14:textId="159741A8" w:rsidR="003904D0" w:rsidDel="00AB7C38" w:rsidRDefault="003904D0" w:rsidP="00DF775E">
            <w:pPr>
              <w:rPr>
                <w:del w:id="978" w:author="Do Thanh Trung" w:date="2025-07-04T09:59:00Z" w16du:dateUtc="2025-07-04T02:59:00Z"/>
              </w:rPr>
            </w:pPr>
          </w:p>
        </w:tc>
        <w:tc>
          <w:tcPr>
            <w:tcW w:w="4317" w:type="dxa"/>
          </w:tcPr>
          <w:p w14:paraId="6793503E" w14:textId="66BE9123" w:rsidR="003904D0" w:rsidDel="00AB7C38" w:rsidRDefault="003904D0" w:rsidP="00DF775E">
            <w:pPr>
              <w:rPr>
                <w:del w:id="979" w:author="Do Thanh Trung" w:date="2025-07-04T09:59:00Z" w16du:dateUtc="2025-07-04T02:59:00Z"/>
              </w:rPr>
            </w:pPr>
          </w:p>
        </w:tc>
      </w:tr>
      <w:tr w:rsidR="003904D0" w:rsidDel="00AB7C38" w14:paraId="1261A838" w14:textId="0054E950" w:rsidTr="003904D0">
        <w:trPr>
          <w:del w:id="980" w:author="Do Thanh Trung" w:date="2025-07-04T09:59:00Z"/>
        </w:trPr>
        <w:tc>
          <w:tcPr>
            <w:tcW w:w="4316" w:type="dxa"/>
          </w:tcPr>
          <w:p w14:paraId="05A6E6DE" w14:textId="1EB011CA" w:rsidR="003904D0" w:rsidDel="00AB7C38" w:rsidRDefault="003E2D9A" w:rsidP="00DF775E">
            <w:pPr>
              <w:rPr>
                <w:del w:id="981" w:author="Do Thanh Trung" w:date="2025-07-04T09:59:00Z" w16du:dateUtc="2025-07-04T02:59:00Z"/>
              </w:rPr>
            </w:pPr>
            <w:del w:id="982" w:author="Do Thanh Trung" w:date="2025-07-04T09:59:00Z" w16du:dateUtc="2025-07-04T02:59:00Z">
              <w:r w:rsidDel="00AB7C38">
                <w:delText>Dịch vụ tiện ích</w:delText>
              </w:r>
            </w:del>
          </w:p>
        </w:tc>
        <w:tc>
          <w:tcPr>
            <w:tcW w:w="4317" w:type="dxa"/>
          </w:tcPr>
          <w:p w14:paraId="6EF385F9" w14:textId="63A722A3" w:rsidR="003904D0" w:rsidDel="00AB7C38" w:rsidRDefault="003904D0" w:rsidP="00DF775E">
            <w:pPr>
              <w:rPr>
                <w:del w:id="983" w:author="Do Thanh Trung" w:date="2025-07-04T09:59:00Z" w16du:dateUtc="2025-07-04T02:59:00Z"/>
              </w:rPr>
            </w:pPr>
          </w:p>
        </w:tc>
        <w:tc>
          <w:tcPr>
            <w:tcW w:w="4317" w:type="dxa"/>
          </w:tcPr>
          <w:p w14:paraId="0F678B8F" w14:textId="1DE8A028" w:rsidR="003904D0" w:rsidDel="00AB7C38" w:rsidRDefault="003904D0" w:rsidP="00DF775E">
            <w:pPr>
              <w:rPr>
                <w:del w:id="984" w:author="Do Thanh Trung" w:date="2025-07-04T09:59:00Z" w16du:dateUtc="2025-07-04T02:59:00Z"/>
              </w:rPr>
            </w:pPr>
          </w:p>
        </w:tc>
      </w:tr>
      <w:tr w:rsidR="003E2D9A" w:rsidDel="00AB7C38" w14:paraId="5A4DFF8F" w14:textId="726F167E" w:rsidTr="003904D0">
        <w:trPr>
          <w:del w:id="985" w:author="Do Thanh Trung" w:date="2025-07-04T09:59:00Z"/>
        </w:trPr>
        <w:tc>
          <w:tcPr>
            <w:tcW w:w="4316" w:type="dxa"/>
          </w:tcPr>
          <w:p w14:paraId="18BCB1E9" w14:textId="5AD3E0D8" w:rsidR="003E2D9A" w:rsidDel="00AB7C38" w:rsidRDefault="00271507" w:rsidP="00DF775E">
            <w:pPr>
              <w:rPr>
                <w:del w:id="986" w:author="Do Thanh Trung" w:date="2025-07-04T09:59:00Z" w16du:dateUtc="2025-07-04T02:59:00Z"/>
              </w:rPr>
            </w:pPr>
            <w:del w:id="987" w:author="Do Thanh Trung" w:date="2025-07-04T09:59:00Z" w16du:dateUtc="2025-07-04T02:59:00Z">
              <w:r w:rsidDel="00AB7C38">
                <w:delText>Dịch vụ viễn thông</w:delText>
              </w:r>
            </w:del>
          </w:p>
        </w:tc>
        <w:tc>
          <w:tcPr>
            <w:tcW w:w="4317" w:type="dxa"/>
          </w:tcPr>
          <w:p w14:paraId="1A01F05E" w14:textId="0D65952A" w:rsidR="003E2D9A" w:rsidDel="00AB7C38" w:rsidRDefault="003E2D9A" w:rsidP="00DF775E">
            <w:pPr>
              <w:rPr>
                <w:del w:id="988" w:author="Do Thanh Trung" w:date="2025-07-04T09:59:00Z" w16du:dateUtc="2025-07-04T02:59:00Z"/>
              </w:rPr>
            </w:pPr>
          </w:p>
        </w:tc>
        <w:tc>
          <w:tcPr>
            <w:tcW w:w="4317" w:type="dxa"/>
          </w:tcPr>
          <w:p w14:paraId="576F0CE1" w14:textId="0D1825CE" w:rsidR="003E2D9A" w:rsidDel="00AB7C38" w:rsidRDefault="003E2D9A" w:rsidP="00DF775E">
            <w:pPr>
              <w:rPr>
                <w:del w:id="989" w:author="Do Thanh Trung" w:date="2025-07-04T09:59:00Z" w16du:dateUtc="2025-07-04T02:59:00Z"/>
              </w:rPr>
            </w:pPr>
          </w:p>
        </w:tc>
      </w:tr>
      <w:tr w:rsidR="00271507" w:rsidDel="00AB7C38" w14:paraId="06DC9563" w14:textId="51D20E43" w:rsidTr="003904D0">
        <w:trPr>
          <w:del w:id="990" w:author="Do Thanh Trung" w:date="2025-07-04T09:59:00Z"/>
        </w:trPr>
        <w:tc>
          <w:tcPr>
            <w:tcW w:w="4316" w:type="dxa"/>
          </w:tcPr>
          <w:p w14:paraId="0657EA0D" w14:textId="738A1AD8" w:rsidR="00271507" w:rsidDel="00AB7C38" w:rsidRDefault="00271507" w:rsidP="00DF775E">
            <w:pPr>
              <w:rPr>
                <w:del w:id="991" w:author="Do Thanh Trung" w:date="2025-07-04T09:59:00Z" w16du:dateUtc="2025-07-04T02:59:00Z"/>
              </w:rPr>
            </w:pPr>
            <w:del w:id="992" w:author="Do Thanh Trung" w:date="2025-07-04T09:59:00Z" w16du:dateUtc="2025-07-04T02:59:00Z">
              <w:r w:rsidDel="00AB7C38">
                <w:delText>Hàng tiêu dùng</w:delText>
              </w:r>
            </w:del>
          </w:p>
        </w:tc>
        <w:tc>
          <w:tcPr>
            <w:tcW w:w="4317" w:type="dxa"/>
          </w:tcPr>
          <w:p w14:paraId="75BAA473" w14:textId="1434BFD1" w:rsidR="00271507" w:rsidDel="00AB7C38" w:rsidRDefault="00271507" w:rsidP="00DF775E">
            <w:pPr>
              <w:rPr>
                <w:del w:id="993" w:author="Do Thanh Trung" w:date="2025-07-04T09:59:00Z" w16du:dateUtc="2025-07-04T02:59:00Z"/>
              </w:rPr>
            </w:pPr>
          </w:p>
        </w:tc>
        <w:tc>
          <w:tcPr>
            <w:tcW w:w="4317" w:type="dxa"/>
          </w:tcPr>
          <w:p w14:paraId="1443C4AB" w14:textId="46AF6568" w:rsidR="00271507" w:rsidDel="00AB7C38" w:rsidRDefault="00271507" w:rsidP="00DF775E">
            <w:pPr>
              <w:rPr>
                <w:del w:id="994" w:author="Do Thanh Trung" w:date="2025-07-04T09:59:00Z" w16du:dateUtc="2025-07-04T02:59:00Z"/>
              </w:rPr>
            </w:pPr>
          </w:p>
        </w:tc>
      </w:tr>
      <w:tr w:rsidR="00271507" w:rsidDel="00AB7C38" w14:paraId="67305293" w14:textId="2B78F5DB" w:rsidTr="003904D0">
        <w:trPr>
          <w:del w:id="995" w:author="Do Thanh Trung" w:date="2025-07-04T09:59:00Z"/>
        </w:trPr>
        <w:tc>
          <w:tcPr>
            <w:tcW w:w="4316" w:type="dxa"/>
          </w:tcPr>
          <w:p w14:paraId="60076E08" w14:textId="7E097E5C" w:rsidR="00271507" w:rsidDel="00AB7C38" w:rsidRDefault="00271507" w:rsidP="00DF775E">
            <w:pPr>
              <w:rPr>
                <w:del w:id="996" w:author="Do Thanh Trung" w:date="2025-07-04T09:59:00Z" w16du:dateUtc="2025-07-04T02:59:00Z"/>
              </w:rPr>
            </w:pPr>
            <w:del w:id="997" w:author="Do Thanh Trung" w:date="2025-07-04T09:59:00Z" w16du:dateUtc="2025-07-04T02:59:00Z">
              <w:r w:rsidDel="00AB7C38">
                <w:delText>Hàng tiêu dùng thiết yếu</w:delText>
              </w:r>
            </w:del>
          </w:p>
        </w:tc>
        <w:tc>
          <w:tcPr>
            <w:tcW w:w="4317" w:type="dxa"/>
          </w:tcPr>
          <w:p w14:paraId="18150A77" w14:textId="4D419B8A" w:rsidR="00271507" w:rsidDel="00AB7C38" w:rsidRDefault="00271507" w:rsidP="00DF775E">
            <w:pPr>
              <w:rPr>
                <w:del w:id="998" w:author="Do Thanh Trung" w:date="2025-07-04T09:59:00Z" w16du:dateUtc="2025-07-04T02:59:00Z"/>
              </w:rPr>
            </w:pPr>
          </w:p>
        </w:tc>
        <w:tc>
          <w:tcPr>
            <w:tcW w:w="4317" w:type="dxa"/>
          </w:tcPr>
          <w:p w14:paraId="7A3F3DBC" w14:textId="68F8CA62" w:rsidR="00271507" w:rsidDel="00AB7C38" w:rsidRDefault="00271507" w:rsidP="00DF775E">
            <w:pPr>
              <w:rPr>
                <w:del w:id="999" w:author="Do Thanh Trung" w:date="2025-07-04T09:59:00Z" w16du:dateUtc="2025-07-04T02:59:00Z"/>
              </w:rPr>
            </w:pPr>
          </w:p>
        </w:tc>
      </w:tr>
      <w:tr w:rsidR="00271507" w:rsidDel="00AB7C38" w14:paraId="626B18C4" w14:textId="51D29143" w:rsidTr="003904D0">
        <w:trPr>
          <w:del w:id="1000" w:author="Do Thanh Trung" w:date="2025-07-04T09:59:00Z"/>
        </w:trPr>
        <w:tc>
          <w:tcPr>
            <w:tcW w:w="4316" w:type="dxa"/>
          </w:tcPr>
          <w:p w14:paraId="291AED6D" w14:textId="1CBBED52" w:rsidR="00271507" w:rsidDel="00AB7C38" w:rsidRDefault="00271507" w:rsidP="00DF775E">
            <w:pPr>
              <w:rPr>
                <w:del w:id="1001" w:author="Do Thanh Trung" w:date="2025-07-04T09:59:00Z" w16du:dateUtc="2025-07-04T02:59:00Z"/>
              </w:rPr>
            </w:pPr>
            <w:del w:id="1002" w:author="Do Thanh Trung" w:date="2025-07-04T09:59:00Z" w16du:dateUtc="2025-07-04T02:59:00Z">
              <w:r w:rsidDel="00AB7C38">
                <w:delText>Năng lượng</w:delText>
              </w:r>
            </w:del>
          </w:p>
        </w:tc>
        <w:tc>
          <w:tcPr>
            <w:tcW w:w="4317" w:type="dxa"/>
          </w:tcPr>
          <w:p w14:paraId="09133F90" w14:textId="708C1C7B" w:rsidR="00271507" w:rsidDel="00AB7C38" w:rsidRDefault="00271507" w:rsidP="00DF775E">
            <w:pPr>
              <w:rPr>
                <w:del w:id="1003" w:author="Do Thanh Trung" w:date="2025-07-04T09:59:00Z" w16du:dateUtc="2025-07-04T02:59:00Z"/>
              </w:rPr>
            </w:pPr>
          </w:p>
        </w:tc>
        <w:tc>
          <w:tcPr>
            <w:tcW w:w="4317" w:type="dxa"/>
          </w:tcPr>
          <w:p w14:paraId="427A21AF" w14:textId="4A2D95A4" w:rsidR="00271507" w:rsidDel="00AB7C38" w:rsidRDefault="00271507" w:rsidP="00DF775E">
            <w:pPr>
              <w:rPr>
                <w:del w:id="1004" w:author="Do Thanh Trung" w:date="2025-07-04T09:59:00Z" w16du:dateUtc="2025-07-04T02:59:00Z"/>
              </w:rPr>
            </w:pPr>
          </w:p>
        </w:tc>
      </w:tr>
      <w:tr w:rsidR="00271507" w:rsidDel="00AB7C38" w14:paraId="7F71E6A9" w14:textId="293D2AE1" w:rsidTr="003904D0">
        <w:trPr>
          <w:del w:id="1005" w:author="Do Thanh Trung" w:date="2025-07-04T09:59:00Z"/>
        </w:trPr>
        <w:tc>
          <w:tcPr>
            <w:tcW w:w="4316" w:type="dxa"/>
          </w:tcPr>
          <w:p w14:paraId="43ABE03C" w14:textId="43C56690" w:rsidR="00271507" w:rsidDel="00AB7C38" w:rsidRDefault="00271507" w:rsidP="00DF775E">
            <w:pPr>
              <w:rPr>
                <w:del w:id="1006" w:author="Do Thanh Trung" w:date="2025-07-04T09:59:00Z" w16du:dateUtc="2025-07-04T02:59:00Z"/>
              </w:rPr>
            </w:pPr>
            <w:del w:id="1007" w:author="Do Thanh Trung" w:date="2025-07-04T09:59:00Z" w16du:dateUtc="2025-07-04T02:59:00Z">
              <w:r w:rsidDel="00AB7C38">
                <w:delText>Nguyên vật liệu</w:delText>
              </w:r>
            </w:del>
          </w:p>
        </w:tc>
        <w:tc>
          <w:tcPr>
            <w:tcW w:w="4317" w:type="dxa"/>
          </w:tcPr>
          <w:p w14:paraId="33C62F8B" w14:textId="06FC8C57" w:rsidR="00271507" w:rsidDel="00AB7C38" w:rsidRDefault="00271507" w:rsidP="00DF775E">
            <w:pPr>
              <w:rPr>
                <w:del w:id="1008" w:author="Do Thanh Trung" w:date="2025-07-04T09:59:00Z" w16du:dateUtc="2025-07-04T02:59:00Z"/>
              </w:rPr>
            </w:pPr>
          </w:p>
        </w:tc>
        <w:tc>
          <w:tcPr>
            <w:tcW w:w="4317" w:type="dxa"/>
          </w:tcPr>
          <w:p w14:paraId="551AC7DA" w14:textId="21A099E8" w:rsidR="00271507" w:rsidDel="00AB7C38" w:rsidRDefault="00271507" w:rsidP="00DF775E">
            <w:pPr>
              <w:rPr>
                <w:del w:id="1009" w:author="Do Thanh Trung" w:date="2025-07-04T09:59:00Z" w16du:dateUtc="2025-07-04T02:59:00Z"/>
              </w:rPr>
            </w:pPr>
          </w:p>
        </w:tc>
      </w:tr>
      <w:tr w:rsidR="00271507" w:rsidDel="00AB7C38" w14:paraId="42F79E35" w14:textId="7EB04CFE" w:rsidTr="003904D0">
        <w:trPr>
          <w:del w:id="1010" w:author="Do Thanh Trung" w:date="2025-07-04T09:59:00Z"/>
        </w:trPr>
        <w:tc>
          <w:tcPr>
            <w:tcW w:w="4316" w:type="dxa"/>
          </w:tcPr>
          <w:p w14:paraId="088B0031" w14:textId="427F133E" w:rsidR="00271507" w:rsidDel="00AB7C38" w:rsidRDefault="00271507" w:rsidP="00DF775E">
            <w:pPr>
              <w:rPr>
                <w:del w:id="1011" w:author="Do Thanh Trung" w:date="2025-07-04T09:59:00Z" w16du:dateUtc="2025-07-04T02:59:00Z"/>
              </w:rPr>
            </w:pPr>
            <w:del w:id="1012" w:author="Do Thanh Trung" w:date="2025-07-04T09:59:00Z" w16du:dateUtc="2025-07-04T02:59:00Z">
              <w:r w:rsidDel="00AB7C38">
                <w:delText>Tài chính</w:delText>
              </w:r>
            </w:del>
          </w:p>
        </w:tc>
        <w:tc>
          <w:tcPr>
            <w:tcW w:w="4317" w:type="dxa"/>
          </w:tcPr>
          <w:p w14:paraId="57931AA3" w14:textId="2011FCE7" w:rsidR="00271507" w:rsidDel="00AB7C38" w:rsidRDefault="00271507" w:rsidP="00DF775E">
            <w:pPr>
              <w:rPr>
                <w:del w:id="1013" w:author="Do Thanh Trung" w:date="2025-07-04T09:59:00Z" w16du:dateUtc="2025-07-04T02:59:00Z"/>
              </w:rPr>
            </w:pPr>
          </w:p>
        </w:tc>
        <w:tc>
          <w:tcPr>
            <w:tcW w:w="4317" w:type="dxa"/>
          </w:tcPr>
          <w:p w14:paraId="4171B9F4" w14:textId="6D1FF96A" w:rsidR="00271507" w:rsidDel="00AB7C38" w:rsidRDefault="00271507" w:rsidP="00DF775E">
            <w:pPr>
              <w:rPr>
                <w:del w:id="1014" w:author="Do Thanh Trung" w:date="2025-07-04T09:59:00Z" w16du:dateUtc="2025-07-04T02:59:00Z"/>
              </w:rPr>
            </w:pPr>
          </w:p>
        </w:tc>
      </w:tr>
    </w:tbl>
    <w:p w14:paraId="25D6B4A5" w14:textId="77777777" w:rsidR="003904D0" w:rsidRDefault="003904D0" w:rsidP="00DF775E"/>
    <w:p w14:paraId="7FD9D160" w14:textId="648BFB10" w:rsidR="00271507" w:rsidRDefault="00235D89" w:rsidP="00DF775E">
      <w:r>
        <w:t xml:space="preserve">Người dùng tiến hành cài đặt hạn mức đầu tư cho từng nhóm ngành căn cứ vào phê duyệt của HĐĐT. Hạn mức sẽ được áp dụng cho đến khi có </w:t>
      </w:r>
      <w:r w:rsidR="00FF4498">
        <w:t>cài đặt mới</w:t>
      </w:r>
    </w:p>
    <w:p w14:paraId="47AD2FE0" w14:textId="4C6D06A2" w:rsidR="00FF4498" w:rsidRDefault="00FF4498" w:rsidP="00DF775E">
      <w:r>
        <w:t>Quy trình cài đặt/cập nhật hạn mức đầu tư theo nhóm ngành</w:t>
      </w:r>
    </w:p>
    <w:p w14:paraId="735D4E9E" w14:textId="7F12CB91" w:rsidR="00FF4498" w:rsidRDefault="00E67000" w:rsidP="00E67000">
      <w:pPr>
        <w:jc w:val="center"/>
      </w:pPr>
      <w:r>
        <w:rPr>
          <w:noProof/>
        </w:rPr>
        <w:drawing>
          <wp:inline distT="0" distB="0" distL="0" distR="0" wp14:anchorId="0F18892B" wp14:editId="3B52E41A">
            <wp:extent cx="5723116" cy="2484335"/>
            <wp:effectExtent l="0" t="0" r="0" b="0"/>
            <wp:docPr id="146841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10511" name=""/>
                    <pic:cNvPicPr/>
                  </pic:nvPicPr>
                  <pic:blipFill>
                    <a:blip r:embed="rId38"/>
                    <a:stretch>
                      <a:fillRect/>
                    </a:stretch>
                  </pic:blipFill>
                  <pic:spPr>
                    <a:xfrm>
                      <a:off x="0" y="0"/>
                      <a:ext cx="5723116" cy="2484335"/>
                    </a:xfrm>
                    <a:prstGeom prst="rect">
                      <a:avLst/>
                    </a:prstGeom>
                  </pic:spPr>
                </pic:pic>
              </a:graphicData>
            </a:graphic>
          </wp:inline>
        </w:drawing>
      </w:r>
    </w:p>
    <w:p w14:paraId="014C539B" w14:textId="77777777" w:rsidR="00910249" w:rsidRDefault="00910249" w:rsidP="00910249">
      <w:r>
        <w:t>Mô tả các bước trong lưu dồ:</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019"/>
        <w:gridCol w:w="1440"/>
        <w:gridCol w:w="1710"/>
        <w:gridCol w:w="6210"/>
      </w:tblGrid>
      <w:tr w:rsidR="00910249" w:rsidRPr="006115EA" w14:paraId="71024427" w14:textId="77777777" w:rsidTr="00702F81">
        <w:tc>
          <w:tcPr>
            <w:tcW w:w="576" w:type="dxa"/>
            <w:vAlign w:val="center"/>
          </w:tcPr>
          <w:p w14:paraId="68300E57" w14:textId="77777777" w:rsidR="00910249" w:rsidRPr="006E0DD1" w:rsidRDefault="00910249" w:rsidP="00702F81">
            <w:pPr>
              <w:pStyle w:val="NoSpacing"/>
              <w:jc w:val="center"/>
              <w:rPr>
                <w:b/>
                <w:bCs/>
              </w:rPr>
            </w:pPr>
            <w:r w:rsidRPr="006E0DD1">
              <w:rPr>
                <w:b/>
                <w:bCs/>
              </w:rPr>
              <w:lastRenderedPageBreak/>
              <w:t>STT</w:t>
            </w:r>
          </w:p>
        </w:tc>
        <w:tc>
          <w:tcPr>
            <w:tcW w:w="3019" w:type="dxa"/>
            <w:vAlign w:val="center"/>
          </w:tcPr>
          <w:p w14:paraId="16A2FFD1" w14:textId="77777777" w:rsidR="00910249" w:rsidRPr="006E0DD1" w:rsidRDefault="00910249" w:rsidP="00702F81">
            <w:pPr>
              <w:pStyle w:val="NoSpacing"/>
              <w:jc w:val="center"/>
              <w:rPr>
                <w:b/>
                <w:bCs/>
              </w:rPr>
            </w:pPr>
            <w:r w:rsidRPr="006E0DD1">
              <w:rPr>
                <w:b/>
                <w:bCs/>
              </w:rPr>
              <w:t>Tên bước</w:t>
            </w:r>
          </w:p>
        </w:tc>
        <w:tc>
          <w:tcPr>
            <w:tcW w:w="1440" w:type="dxa"/>
          </w:tcPr>
          <w:p w14:paraId="063CBC90" w14:textId="77777777" w:rsidR="00910249" w:rsidRPr="006E0DD1" w:rsidRDefault="00910249" w:rsidP="00702F81">
            <w:pPr>
              <w:pStyle w:val="NoSpacing"/>
              <w:jc w:val="center"/>
              <w:rPr>
                <w:b/>
                <w:bCs/>
              </w:rPr>
            </w:pPr>
            <w:r w:rsidRPr="006E0DD1">
              <w:rPr>
                <w:b/>
                <w:bCs/>
              </w:rPr>
              <w:t>Bước thực hiện</w:t>
            </w:r>
          </w:p>
        </w:tc>
        <w:tc>
          <w:tcPr>
            <w:tcW w:w="1710" w:type="dxa"/>
            <w:vAlign w:val="center"/>
          </w:tcPr>
          <w:p w14:paraId="631A864D" w14:textId="77777777" w:rsidR="00910249" w:rsidRPr="006E0DD1" w:rsidRDefault="00910249" w:rsidP="00702F81">
            <w:pPr>
              <w:pStyle w:val="NoSpacing"/>
              <w:jc w:val="center"/>
              <w:rPr>
                <w:b/>
                <w:bCs/>
              </w:rPr>
            </w:pPr>
            <w:r w:rsidRPr="006E0DD1">
              <w:rPr>
                <w:b/>
                <w:bCs/>
              </w:rPr>
              <w:t>Người thực hiện</w:t>
            </w:r>
          </w:p>
        </w:tc>
        <w:tc>
          <w:tcPr>
            <w:tcW w:w="6210" w:type="dxa"/>
            <w:vAlign w:val="center"/>
          </w:tcPr>
          <w:p w14:paraId="0B9F1556" w14:textId="77777777" w:rsidR="00910249" w:rsidRPr="006E0DD1" w:rsidRDefault="00910249" w:rsidP="00702F81">
            <w:pPr>
              <w:pStyle w:val="NoSpacing"/>
              <w:jc w:val="center"/>
              <w:rPr>
                <w:b/>
                <w:bCs/>
              </w:rPr>
            </w:pPr>
            <w:r w:rsidRPr="006E0DD1">
              <w:rPr>
                <w:b/>
                <w:bCs/>
              </w:rPr>
              <w:t>Diễn giải</w:t>
            </w:r>
          </w:p>
        </w:tc>
      </w:tr>
      <w:tr w:rsidR="00910249" w:rsidRPr="006115EA" w14:paraId="67AEA2CC" w14:textId="77777777" w:rsidTr="00702F81">
        <w:trPr>
          <w:trHeight w:val="350"/>
        </w:trPr>
        <w:tc>
          <w:tcPr>
            <w:tcW w:w="576" w:type="dxa"/>
            <w:vAlign w:val="center"/>
          </w:tcPr>
          <w:p w14:paraId="7EFD8A0B" w14:textId="77777777" w:rsidR="00910249" w:rsidRPr="006115EA" w:rsidRDefault="00910249" w:rsidP="00702F81">
            <w:pPr>
              <w:pStyle w:val="NoSpacing"/>
            </w:pPr>
            <w:r>
              <w:t>1</w:t>
            </w:r>
          </w:p>
        </w:tc>
        <w:tc>
          <w:tcPr>
            <w:tcW w:w="3019" w:type="dxa"/>
            <w:vAlign w:val="center"/>
          </w:tcPr>
          <w:p w14:paraId="5FA5CE31" w14:textId="77777777" w:rsidR="00910249" w:rsidRPr="006115EA" w:rsidRDefault="00910249" w:rsidP="00702F81">
            <w:pPr>
              <w:pStyle w:val="NoSpacing"/>
            </w:pPr>
            <w:r>
              <w:t>Truy cập vào hệ thống</w:t>
            </w:r>
          </w:p>
        </w:tc>
        <w:tc>
          <w:tcPr>
            <w:tcW w:w="1440" w:type="dxa"/>
            <w:vAlign w:val="center"/>
          </w:tcPr>
          <w:p w14:paraId="76E413ED" w14:textId="77777777" w:rsidR="00910249" w:rsidRPr="006E0DD1" w:rsidRDefault="00910249" w:rsidP="00702F81">
            <w:pPr>
              <w:pStyle w:val="NoSpacing"/>
              <w:jc w:val="center"/>
              <w:rPr>
                <w:iCs/>
              </w:rPr>
            </w:pPr>
            <w:r>
              <w:rPr>
                <w:iCs/>
              </w:rPr>
              <w:t>Thủ công</w:t>
            </w:r>
          </w:p>
        </w:tc>
        <w:tc>
          <w:tcPr>
            <w:tcW w:w="1710" w:type="dxa"/>
            <w:vAlign w:val="center"/>
          </w:tcPr>
          <w:p w14:paraId="26DD5B0B" w14:textId="77777777" w:rsidR="00910249" w:rsidRPr="006115EA" w:rsidRDefault="00910249" w:rsidP="00702F81">
            <w:pPr>
              <w:pStyle w:val="NoSpacing"/>
              <w:jc w:val="center"/>
            </w:pPr>
            <w:r>
              <w:t>VDAM</w:t>
            </w:r>
          </w:p>
        </w:tc>
        <w:tc>
          <w:tcPr>
            <w:tcW w:w="6210" w:type="dxa"/>
            <w:vAlign w:val="center"/>
          </w:tcPr>
          <w:p w14:paraId="14FA76DC" w14:textId="0BC87762" w:rsidR="00910249" w:rsidRPr="00F20563" w:rsidRDefault="00910249" w:rsidP="00702F81">
            <w:pPr>
              <w:pStyle w:val="NoSpacing"/>
            </w:pPr>
            <w:r>
              <w:t>NV QLQ sẽ truy cập vào hệ thống để thực hiện khai Hạn mức theo nhóm ngành</w:t>
            </w:r>
          </w:p>
        </w:tc>
      </w:tr>
      <w:tr w:rsidR="00910249" w:rsidRPr="006115EA" w14:paraId="48378B09" w14:textId="77777777" w:rsidTr="00702F81">
        <w:trPr>
          <w:trHeight w:val="350"/>
        </w:trPr>
        <w:tc>
          <w:tcPr>
            <w:tcW w:w="576" w:type="dxa"/>
            <w:vAlign w:val="center"/>
          </w:tcPr>
          <w:p w14:paraId="31A853E3" w14:textId="77777777" w:rsidR="00910249" w:rsidRDefault="00910249" w:rsidP="00702F81">
            <w:pPr>
              <w:pStyle w:val="NoSpacing"/>
            </w:pPr>
            <w:r>
              <w:t>2</w:t>
            </w:r>
          </w:p>
        </w:tc>
        <w:tc>
          <w:tcPr>
            <w:tcW w:w="3019" w:type="dxa"/>
            <w:vAlign w:val="center"/>
          </w:tcPr>
          <w:p w14:paraId="21A6F4E6" w14:textId="0B1D669B" w:rsidR="00910249" w:rsidRDefault="00910249" w:rsidP="00702F81">
            <w:pPr>
              <w:pStyle w:val="NoSpacing"/>
            </w:pPr>
            <w:r>
              <w:t>Kiểm tra Cài đặt đã tồn tại</w:t>
            </w:r>
          </w:p>
        </w:tc>
        <w:tc>
          <w:tcPr>
            <w:tcW w:w="1440" w:type="dxa"/>
            <w:vAlign w:val="center"/>
          </w:tcPr>
          <w:p w14:paraId="1D0DCF55" w14:textId="77777777" w:rsidR="00910249" w:rsidRDefault="00910249" w:rsidP="00702F81">
            <w:pPr>
              <w:pStyle w:val="NoSpacing"/>
              <w:jc w:val="center"/>
              <w:rPr>
                <w:iCs/>
              </w:rPr>
            </w:pPr>
            <w:r>
              <w:rPr>
                <w:iCs/>
              </w:rPr>
              <w:t>Thủ công</w:t>
            </w:r>
          </w:p>
        </w:tc>
        <w:tc>
          <w:tcPr>
            <w:tcW w:w="1710" w:type="dxa"/>
            <w:vAlign w:val="center"/>
          </w:tcPr>
          <w:p w14:paraId="35D7B710" w14:textId="77777777" w:rsidR="00910249" w:rsidRDefault="00910249" w:rsidP="00702F81">
            <w:pPr>
              <w:pStyle w:val="NoSpacing"/>
              <w:jc w:val="center"/>
            </w:pPr>
            <w:r>
              <w:t>VDAM</w:t>
            </w:r>
          </w:p>
        </w:tc>
        <w:tc>
          <w:tcPr>
            <w:tcW w:w="6210" w:type="dxa"/>
            <w:vAlign w:val="center"/>
          </w:tcPr>
          <w:p w14:paraId="2F96A9B8" w14:textId="4D9CAD0B" w:rsidR="00910249" w:rsidRDefault="00910249" w:rsidP="00702F81">
            <w:pPr>
              <w:pStyle w:val="NoSpacing"/>
            </w:pPr>
            <w:r>
              <w:t xml:space="preserve">NV QLQ sẽ tiến hành kiểm tra danh mục các </w:t>
            </w:r>
            <w:r w:rsidR="00D56464">
              <w:t>Hạn mức theo nhóm ngành</w:t>
            </w:r>
            <w:r>
              <w:t xml:space="preserve"> trên hệ thống:</w:t>
            </w:r>
          </w:p>
          <w:p w14:paraId="41F9C791" w14:textId="064F970C" w:rsidR="00910249" w:rsidRDefault="00910249" w:rsidP="00702F81">
            <w:pPr>
              <w:pStyle w:val="NoSpacing"/>
              <w:numPr>
                <w:ilvl w:val="0"/>
                <w:numId w:val="33"/>
              </w:numPr>
            </w:pPr>
            <w:r>
              <w:t xml:space="preserve">Trường hợp Hệ thống đã có </w:t>
            </w:r>
            <w:r w:rsidR="00D56464">
              <w:t>cài đặt hạn mức</w:t>
            </w:r>
            <w:r>
              <w:t xml:space="preserve"> </w:t>
            </w:r>
            <w:r>
              <w:rPr>
                <w:rFonts w:ascii="Wingdings" w:eastAsia="Wingdings" w:hAnsi="Wingdings" w:cs="Wingdings"/>
              </w:rPr>
              <w:t>à</w:t>
            </w:r>
            <w:r>
              <w:t xml:space="preserve"> chuyển sang bước 3</w:t>
            </w:r>
          </w:p>
          <w:p w14:paraId="2669E9B5" w14:textId="6E3CABFE" w:rsidR="00910249" w:rsidRDefault="00910249" w:rsidP="00702F81">
            <w:pPr>
              <w:pStyle w:val="NoSpacing"/>
              <w:numPr>
                <w:ilvl w:val="0"/>
                <w:numId w:val="33"/>
              </w:numPr>
            </w:pPr>
            <w:r>
              <w:t xml:space="preserve">Trường hợp Hệ thống chưa có </w:t>
            </w:r>
            <w:r w:rsidR="00D56464">
              <w:t xml:space="preserve">cài đặt hạn mức </w:t>
            </w:r>
            <w:r>
              <w:rPr>
                <w:rFonts w:ascii="Wingdings" w:eastAsia="Wingdings" w:hAnsi="Wingdings" w:cs="Wingdings"/>
              </w:rPr>
              <w:t>à</w:t>
            </w:r>
            <w:r>
              <w:t xml:space="preserve"> chuyển sang bước 4</w:t>
            </w:r>
          </w:p>
        </w:tc>
      </w:tr>
      <w:tr w:rsidR="00910249" w:rsidRPr="006115EA" w14:paraId="613386AA" w14:textId="77777777" w:rsidTr="00702F81">
        <w:trPr>
          <w:trHeight w:val="350"/>
        </w:trPr>
        <w:tc>
          <w:tcPr>
            <w:tcW w:w="576" w:type="dxa"/>
            <w:vAlign w:val="center"/>
          </w:tcPr>
          <w:p w14:paraId="15DDC0A6" w14:textId="77777777" w:rsidR="00910249" w:rsidRDefault="00910249" w:rsidP="00702F81">
            <w:pPr>
              <w:pStyle w:val="NoSpacing"/>
            </w:pPr>
            <w:r>
              <w:t>3</w:t>
            </w:r>
          </w:p>
        </w:tc>
        <w:tc>
          <w:tcPr>
            <w:tcW w:w="3019" w:type="dxa"/>
            <w:vAlign w:val="center"/>
          </w:tcPr>
          <w:p w14:paraId="773454C0" w14:textId="77777777" w:rsidR="00910249" w:rsidRDefault="00910249" w:rsidP="00702F81">
            <w:pPr>
              <w:pStyle w:val="NoSpacing"/>
            </w:pPr>
            <w:r>
              <w:t>Cập nhật chi tiết</w:t>
            </w:r>
          </w:p>
        </w:tc>
        <w:tc>
          <w:tcPr>
            <w:tcW w:w="1440" w:type="dxa"/>
            <w:vAlign w:val="center"/>
          </w:tcPr>
          <w:p w14:paraId="2DA44FA6" w14:textId="77777777" w:rsidR="00910249" w:rsidRDefault="00910249" w:rsidP="00702F81">
            <w:pPr>
              <w:pStyle w:val="NoSpacing"/>
              <w:jc w:val="center"/>
              <w:rPr>
                <w:iCs/>
              </w:rPr>
            </w:pPr>
            <w:r>
              <w:rPr>
                <w:iCs/>
              </w:rPr>
              <w:t>Thủ công</w:t>
            </w:r>
          </w:p>
        </w:tc>
        <w:tc>
          <w:tcPr>
            <w:tcW w:w="1710" w:type="dxa"/>
            <w:vAlign w:val="center"/>
          </w:tcPr>
          <w:p w14:paraId="13905D90" w14:textId="77777777" w:rsidR="00910249" w:rsidRDefault="00910249" w:rsidP="00702F81">
            <w:pPr>
              <w:pStyle w:val="NoSpacing"/>
              <w:jc w:val="center"/>
            </w:pPr>
            <w:r>
              <w:t>VDAM</w:t>
            </w:r>
          </w:p>
        </w:tc>
        <w:tc>
          <w:tcPr>
            <w:tcW w:w="6210" w:type="dxa"/>
            <w:vAlign w:val="center"/>
          </w:tcPr>
          <w:p w14:paraId="24621104" w14:textId="2ABB5162" w:rsidR="00910249" w:rsidRDefault="00910249" w:rsidP="00702F81">
            <w:pPr>
              <w:pStyle w:val="NoSpacing"/>
            </w:pPr>
            <w:r>
              <w:t>NV QLQ tiến hành rà soát, cập nhật lại</w:t>
            </w:r>
            <w:r w:rsidR="00D56464">
              <w:t xml:space="preserve"> Hạn mức theo nhóm ngành</w:t>
            </w:r>
            <w:r>
              <w:t xml:space="preserve"> (nếu có) </w:t>
            </w:r>
          </w:p>
        </w:tc>
      </w:tr>
      <w:tr w:rsidR="00910249" w:rsidRPr="006115EA" w14:paraId="3B10B6F6" w14:textId="77777777" w:rsidTr="00702F81">
        <w:trPr>
          <w:trHeight w:val="350"/>
        </w:trPr>
        <w:tc>
          <w:tcPr>
            <w:tcW w:w="576" w:type="dxa"/>
            <w:vAlign w:val="center"/>
          </w:tcPr>
          <w:p w14:paraId="10C21B27" w14:textId="77777777" w:rsidR="00910249" w:rsidRDefault="00910249" w:rsidP="00702F81">
            <w:pPr>
              <w:pStyle w:val="NoSpacing"/>
            </w:pPr>
            <w:r>
              <w:t>4</w:t>
            </w:r>
          </w:p>
        </w:tc>
        <w:tc>
          <w:tcPr>
            <w:tcW w:w="3019" w:type="dxa"/>
            <w:vAlign w:val="center"/>
          </w:tcPr>
          <w:p w14:paraId="01985028" w14:textId="26E78679" w:rsidR="00910249" w:rsidRDefault="00910249" w:rsidP="00702F81">
            <w:pPr>
              <w:pStyle w:val="NoSpacing"/>
            </w:pPr>
            <w:r>
              <w:t xml:space="preserve">Khai báo mới </w:t>
            </w:r>
            <w:r w:rsidR="00E70D8B">
              <w:t>hạn mức</w:t>
            </w:r>
          </w:p>
        </w:tc>
        <w:tc>
          <w:tcPr>
            <w:tcW w:w="1440" w:type="dxa"/>
            <w:vAlign w:val="center"/>
          </w:tcPr>
          <w:p w14:paraId="4B47CFB8" w14:textId="77777777" w:rsidR="00910249" w:rsidRPr="006E0DD1" w:rsidRDefault="00910249" w:rsidP="00702F81">
            <w:pPr>
              <w:pStyle w:val="NoSpacing"/>
              <w:jc w:val="center"/>
              <w:rPr>
                <w:iCs/>
              </w:rPr>
            </w:pPr>
            <w:r>
              <w:rPr>
                <w:iCs/>
              </w:rPr>
              <w:t>Thủ công</w:t>
            </w:r>
          </w:p>
        </w:tc>
        <w:tc>
          <w:tcPr>
            <w:tcW w:w="1710" w:type="dxa"/>
            <w:vAlign w:val="center"/>
          </w:tcPr>
          <w:p w14:paraId="1CF8A0BC" w14:textId="77777777" w:rsidR="00910249" w:rsidRPr="006115EA" w:rsidRDefault="00910249" w:rsidP="00702F81">
            <w:pPr>
              <w:pStyle w:val="NoSpacing"/>
              <w:jc w:val="center"/>
            </w:pPr>
            <w:r>
              <w:t>VDAM</w:t>
            </w:r>
          </w:p>
        </w:tc>
        <w:tc>
          <w:tcPr>
            <w:tcW w:w="6210" w:type="dxa"/>
            <w:vAlign w:val="center"/>
          </w:tcPr>
          <w:p w14:paraId="093B17E7" w14:textId="4E5D3D6E" w:rsidR="00910249" w:rsidRPr="00AF0F5A" w:rsidRDefault="00910249" w:rsidP="00702F81">
            <w:pPr>
              <w:pStyle w:val="NoSpacing"/>
            </w:pPr>
            <w:r>
              <w:t xml:space="preserve">Người dùng tiến hành khai báo mới </w:t>
            </w:r>
            <w:r w:rsidR="00E70D8B">
              <w:t>Hạn mức theo nhóm ngành</w:t>
            </w:r>
            <w:r>
              <w:t xml:space="preserve"> vào Hệ thống</w:t>
            </w:r>
          </w:p>
        </w:tc>
      </w:tr>
      <w:tr w:rsidR="00910249" w:rsidRPr="006115EA" w14:paraId="288D4333" w14:textId="77777777" w:rsidTr="00702F81">
        <w:trPr>
          <w:trHeight w:val="350"/>
        </w:trPr>
        <w:tc>
          <w:tcPr>
            <w:tcW w:w="576" w:type="dxa"/>
            <w:vAlign w:val="center"/>
          </w:tcPr>
          <w:p w14:paraId="0B47BE22" w14:textId="77777777" w:rsidR="00910249" w:rsidRDefault="00910249" w:rsidP="00702F81">
            <w:pPr>
              <w:pStyle w:val="NoSpacing"/>
            </w:pPr>
            <w:r>
              <w:t>5</w:t>
            </w:r>
          </w:p>
        </w:tc>
        <w:tc>
          <w:tcPr>
            <w:tcW w:w="3019" w:type="dxa"/>
            <w:vAlign w:val="center"/>
          </w:tcPr>
          <w:p w14:paraId="5A55CBC2" w14:textId="77777777" w:rsidR="00910249" w:rsidRDefault="00910249" w:rsidP="00702F81">
            <w:pPr>
              <w:pStyle w:val="NoSpacing"/>
            </w:pPr>
            <w:r>
              <w:t>Phê duyệt?</w:t>
            </w:r>
          </w:p>
        </w:tc>
        <w:tc>
          <w:tcPr>
            <w:tcW w:w="1440" w:type="dxa"/>
            <w:vAlign w:val="center"/>
          </w:tcPr>
          <w:p w14:paraId="2876AE2A" w14:textId="77777777" w:rsidR="00910249" w:rsidRDefault="00910249" w:rsidP="00702F81">
            <w:pPr>
              <w:pStyle w:val="NoSpacing"/>
              <w:jc w:val="center"/>
              <w:rPr>
                <w:iCs/>
              </w:rPr>
            </w:pPr>
            <w:r>
              <w:rPr>
                <w:iCs/>
              </w:rPr>
              <w:t>Thủ công</w:t>
            </w:r>
          </w:p>
        </w:tc>
        <w:tc>
          <w:tcPr>
            <w:tcW w:w="1710" w:type="dxa"/>
            <w:vAlign w:val="center"/>
          </w:tcPr>
          <w:p w14:paraId="6C044F2E" w14:textId="77777777" w:rsidR="00910249" w:rsidRDefault="00910249" w:rsidP="00702F81">
            <w:pPr>
              <w:pStyle w:val="NoSpacing"/>
              <w:jc w:val="center"/>
            </w:pPr>
            <w:r>
              <w:t>VDAM</w:t>
            </w:r>
          </w:p>
        </w:tc>
        <w:tc>
          <w:tcPr>
            <w:tcW w:w="6210" w:type="dxa"/>
            <w:vAlign w:val="center"/>
          </w:tcPr>
          <w:p w14:paraId="7C5E9450" w14:textId="77777777" w:rsidR="00910249" w:rsidRDefault="00910249" w:rsidP="00702F81">
            <w:pPr>
              <w:pStyle w:val="NoSpacing"/>
            </w:pPr>
            <w:r>
              <w:t>Trưởng đơn vị/Cấp phê duyệt kiểm tra thông tin cập nhật:</w:t>
            </w:r>
          </w:p>
          <w:p w14:paraId="536CC3F6" w14:textId="77777777" w:rsidR="00910249" w:rsidRDefault="00910249" w:rsidP="00702F81">
            <w:pPr>
              <w:pStyle w:val="NoSpacing"/>
              <w:numPr>
                <w:ilvl w:val="0"/>
                <w:numId w:val="33"/>
              </w:numPr>
            </w:pPr>
            <w:r>
              <w:t>Nội dung cần điều chỉnh: quay lại bước 3</w:t>
            </w:r>
          </w:p>
          <w:p w14:paraId="0EA69ACC" w14:textId="77777777" w:rsidR="00910249" w:rsidRDefault="00910249" w:rsidP="00702F81">
            <w:pPr>
              <w:pStyle w:val="NoSpacing"/>
              <w:numPr>
                <w:ilvl w:val="0"/>
                <w:numId w:val="33"/>
              </w:numPr>
            </w:pPr>
            <w:r>
              <w:t>Phê duyệt: chuyển sang bước 6</w:t>
            </w:r>
          </w:p>
        </w:tc>
      </w:tr>
      <w:tr w:rsidR="00910249" w:rsidRPr="006115EA" w14:paraId="4D45ADD6" w14:textId="77777777" w:rsidTr="00702F81">
        <w:trPr>
          <w:trHeight w:val="350"/>
        </w:trPr>
        <w:tc>
          <w:tcPr>
            <w:tcW w:w="576" w:type="dxa"/>
            <w:vAlign w:val="center"/>
          </w:tcPr>
          <w:p w14:paraId="4E57D31E" w14:textId="77777777" w:rsidR="00910249" w:rsidRDefault="00910249" w:rsidP="00702F81">
            <w:pPr>
              <w:pStyle w:val="NoSpacing"/>
            </w:pPr>
            <w:r>
              <w:t>6</w:t>
            </w:r>
          </w:p>
        </w:tc>
        <w:tc>
          <w:tcPr>
            <w:tcW w:w="3019" w:type="dxa"/>
            <w:vAlign w:val="center"/>
          </w:tcPr>
          <w:p w14:paraId="1A4B0CB4" w14:textId="77777777" w:rsidR="00910249" w:rsidRDefault="00910249" w:rsidP="00702F81">
            <w:pPr>
              <w:pStyle w:val="NoSpacing"/>
            </w:pPr>
            <w:r>
              <w:t>Ghi nhận thông tin</w:t>
            </w:r>
          </w:p>
        </w:tc>
        <w:tc>
          <w:tcPr>
            <w:tcW w:w="1440" w:type="dxa"/>
            <w:vAlign w:val="center"/>
          </w:tcPr>
          <w:p w14:paraId="4C3310F5" w14:textId="77777777" w:rsidR="00910249" w:rsidRPr="006E0DD1" w:rsidRDefault="00910249" w:rsidP="00702F81">
            <w:pPr>
              <w:pStyle w:val="NoSpacing"/>
              <w:jc w:val="center"/>
              <w:rPr>
                <w:iCs/>
              </w:rPr>
            </w:pPr>
            <w:r>
              <w:rPr>
                <w:iCs/>
              </w:rPr>
              <w:t>Tự động</w:t>
            </w:r>
          </w:p>
        </w:tc>
        <w:tc>
          <w:tcPr>
            <w:tcW w:w="1710" w:type="dxa"/>
            <w:vAlign w:val="center"/>
          </w:tcPr>
          <w:p w14:paraId="5E1E705A" w14:textId="77777777" w:rsidR="00910249" w:rsidRPr="006115EA" w:rsidRDefault="00910249" w:rsidP="00702F81">
            <w:pPr>
              <w:pStyle w:val="NoSpacing"/>
              <w:jc w:val="center"/>
            </w:pPr>
            <w:r>
              <w:t>Hệ thống</w:t>
            </w:r>
          </w:p>
        </w:tc>
        <w:tc>
          <w:tcPr>
            <w:tcW w:w="6210" w:type="dxa"/>
            <w:vAlign w:val="center"/>
          </w:tcPr>
          <w:p w14:paraId="50C9155F" w14:textId="00C9BB47" w:rsidR="00910249" w:rsidRPr="006E0DD1" w:rsidRDefault="00910249" w:rsidP="00702F81">
            <w:pPr>
              <w:pStyle w:val="NoSpacing"/>
            </w:pPr>
            <w:r>
              <w:t xml:space="preserve">Hệ thống ghi nhận và lưu lại kết quả </w:t>
            </w:r>
            <w:r w:rsidR="00E70D8B">
              <w:t>Hạn mức theo nhóm ngành</w:t>
            </w:r>
          </w:p>
        </w:tc>
      </w:tr>
    </w:tbl>
    <w:p w14:paraId="1B275235" w14:textId="77777777" w:rsidR="00910249" w:rsidRDefault="00910249" w:rsidP="00DF775E"/>
    <w:p w14:paraId="7DF11F96" w14:textId="405C6682" w:rsidR="00E70D8B" w:rsidRDefault="000C24D0">
      <w:pPr>
        <w:pStyle w:val="Heading6"/>
        <w:pPrChange w:id="1015" w:author="Do Thanh Trung" w:date="2025-06-12T09:36:00Z" w16du:dateUtc="2025-06-12T02:36:00Z">
          <w:pPr/>
        </w:pPrChange>
      </w:pPr>
      <w:bookmarkStart w:id="1016" w:name="_Bảng__9"/>
      <w:bookmarkEnd w:id="1016"/>
      <w:del w:id="1017" w:author="Do Thanh Trung" w:date="2025-06-12T13:29:00Z" w16du:dateUtc="2025-06-12T06:29:00Z">
        <w:r w:rsidDel="00416B40">
          <w:delText>Mô tả trường dữ liệu chức năng</w:delText>
        </w:r>
      </w:del>
      <w:ins w:id="1018" w:author="Do Thanh Trung" w:date="2025-06-12T13:29:00Z" w16du:dateUtc="2025-06-12T06:29:00Z">
        <w:r w:rsidR="00416B40">
          <w:t>Hạn mức đầu tư theo Nhóm ngành</w:t>
        </w:r>
      </w:ins>
    </w:p>
    <w:tbl>
      <w:tblPr>
        <w:tblStyle w:val="TableGrid"/>
        <w:tblW w:w="0" w:type="auto"/>
        <w:tblLook w:val="04A0" w:firstRow="1" w:lastRow="0" w:firstColumn="1" w:lastColumn="0" w:noHBand="0" w:noVBand="1"/>
        <w:tblPrChange w:id="1019" w:author="Do Thanh Trung" w:date="2025-07-04T10:00:00Z" w16du:dateUtc="2025-07-04T03:00:00Z">
          <w:tblPr>
            <w:tblStyle w:val="TableGrid"/>
            <w:tblW w:w="0" w:type="auto"/>
            <w:tblLook w:val="04A0" w:firstRow="1" w:lastRow="0" w:firstColumn="1" w:lastColumn="0" w:noHBand="0" w:noVBand="1"/>
          </w:tblPr>
        </w:tblPrChange>
      </w:tblPr>
      <w:tblGrid>
        <w:gridCol w:w="601"/>
        <w:gridCol w:w="2251"/>
        <w:gridCol w:w="1259"/>
        <w:gridCol w:w="804"/>
        <w:gridCol w:w="807"/>
        <w:gridCol w:w="2553"/>
        <w:gridCol w:w="4675"/>
        <w:tblGridChange w:id="1020">
          <w:tblGrid>
            <w:gridCol w:w="601"/>
            <w:gridCol w:w="20"/>
            <w:gridCol w:w="2231"/>
            <w:gridCol w:w="1098"/>
            <w:gridCol w:w="161"/>
            <w:gridCol w:w="804"/>
            <w:gridCol w:w="294"/>
            <w:gridCol w:w="513"/>
            <w:gridCol w:w="374"/>
            <w:gridCol w:w="887"/>
            <w:gridCol w:w="1292"/>
            <w:gridCol w:w="4675"/>
            <w:gridCol w:w="5967"/>
          </w:tblGrid>
        </w:tblGridChange>
      </w:tblGrid>
      <w:tr w:rsidR="0072200E" w14:paraId="0FD2B909" w14:textId="77777777" w:rsidTr="0072200E">
        <w:tc>
          <w:tcPr>
            <w:tcW w:w="601" w:type="dxa"/>
            <w:vAlign w:val="center"/>
            <w:tcPrChange w:id="1021" w:author="Do Thanh Trung" w:date="2025-07-04T10:00:00Z" w16du:dateUtc="2025-07-04T03:00:00Z">
              <w:tcPr>
                <w:tcW w:w="621" w:type="dxa"/>
                <w:gridSpan w:val="2"/>
                <w:vAlign w:val="center"/>
              </w:tcPr>
            </w:tcPrChange>
          </w:tcPr>
          <w:p w14:paraId="3DBD7D4E" w14:textId="77777777" w:rsidR="0072200E" w:rsidRPr="00527516" w:rsidRDefault="0072200E" w:rsidP="00702F81">
            <w:pPr>
              <w:jc w:val="center"/>
              <w:rPr>
                <w:b/>
                <w:bCs/>
              </w:rPr>
            </w:pPr>
            <w:r w:rsidRPr="00527516">
              <w:rPr>
                <w:b/>
                <w:bCs/>
              </w:rPr>
              <w:t>STT</w:t>
            </w:r>
          </w:p>
        </w:tc>
        <w:tc>
          <w:tcPr>
            <w:tcW w:w="2251" w:type="dxa"/>
            <w:vAlign w:val="center"/>
            <w:tcPrChange w:id="1022" w:author="Do Thanh Trung" w:date="2025-07-04T10:00:00Z" w16du:dateUtc="2025-07-04T03:00:00Z">
              <w:tcPr>
                <w:tcW w:w="3329" w:type="dxa"/>
                <w:gridSpan w:val="2"/>
                <w:vAlign w:val="center"/>
              </w:tcPr>
            </w:tcPrChange>
          </w:tcPr>
          <w:p w14:paraId="297CF07B" w14:textId="77777777" w:rsidR="0072200E" w:rsidRPr="00527516" w:rsidRDefault="0072200E" w:rsidP="00702F81">
            <w:pPr>
              <w:jc w:val="center"/>
              <w:rPr>
                <w:b/>
                <w:bCs/>
              </w:rPr>
            </w:pPr>
            <w:r w:rsidRPr="00527516">
              <w:rPr>
                <w:b/>
                <w:bCs/>
              </w:rPr>
              <w:t>Trường dữ liệu</w:t>
            </w:r>
          </w:p>
        </w:tc>
        <w:tc>
          <w:tcPr>
            <w:tcW w:w="1259" w:type="dxa"/>
            <w:vAlign w:val="center"/>
            <w:tcPrChange w:id="1023" w:author="Do Thanh Trung" w:date="2025-07-04T10:00:00Z" w16du:dateUtc="2025-07-04T03:00:00Z">
              <w:tcPr>
                <w:tcW w:w="1259" w:type="dxa"/>
                <w:gridSpan w:val="3"/>
                <w:vAlign w:val="center"/>
              </w:tcPr>
            </w:tcPrChange>
          </w:tcPr>
          <w:p w14:paraId="39225BAD" w14:textId="77777777" w:rsidR="0072200E" w:rsidRPr="00527516" w:rsidRDefault="0072200E" w:rsidP="00702F81">
            <w:pPr>
              <w:jc w:val="center"/>
              <w:rPr>
                <w:b/>
                <w:bCs/>
              </w:rPr>
            </w:pPr>
            <w:r w:rsidRPr="00527516">
              <w:rPr>
                <w:b/>
                <w:bCs/>
              </w:rPr>
              <w:t>Loại dữ liệu</w:t>
            </w:r>
          </w:p>
        </w:tc>
        <w:tc>
          <w:tcPr>
            <w:tcW w:w="804" w:type="dxa"/>
            <w:vAlign w:val="center"/>
            <w:tcPrChange w:id="1024" w:author="Do Thanh Trung" w:date="2025-07-04T10:00:00Z" w16du:dateUtc="2025-07-04T03:00:00Z">
              <w:tcPr>
                <w:tcW w:w="887" w:type="dxa"/>
                <w:gridSpan w:val="2"/>
                <w:vAlign w:val="center"/>
              </w:tcPr>
            </w:tcPrChange>
          </w:tcPr>
          <w:p w14:paraId="7623D024" w14:textId="77777777" w:rsidR="0072200E" w:rsidRPr="00527516" w:rsidRDefault="0072200E" w:rsidP="00702F81">
            <w:pPr>
              <w:jc w:val="center"/>
              <w:rPr>
                <w:b/>
                <w:bCs/>
              </w:rPr>
            </w:pPr>
            <w:r w:rsidRPr="00527516">
              <w:rPr>
                <w:b/>
                <w:bCs/>
              </w:rPr>
              <w:t>Bắt buộc</w:t>
            </w:r>
          </w:p>
        </w:tc>
        <w:tc>
          <w:tcPr>
            <w:tcW w:w="807" w:type="dxa"/>
            <w:vAlign w:val="center"/>
            <w:tcPrChange w:id="1025" w:author="Do Thanh Trung" w:date="2025-07-04T10:00:00Z" w16du:dateUtc="2025-07-04T03:00:00Z">
              <w:tcPr>
                <w:tcW w:w="887" w:type="dxa"/>
                <w:vAlign w:val="center"/>
              </w:tcPr>
            </w:tcPrChange>
          </w:tcPr>
          <w:p w14:paraId="56F4DC2E" w14:textId="77777777" w:rsidR="0072200E" w:rsidRPr="00527516" w:rsidRDefault="0072200E" w:rsidP="00702F81">
            <w:pPr>
              <w:jc w:val="center"/>
              <w:rPr>
                <w:b/>
                <w:bCs/>
              </w:rPr>
            </w:pPr>
            <w:r w:rsidRPr="00527516">
              <w:rPr>
                <w:b/>
                <w:bCs/>
              </w:rPr>
              <w:t>Read Only</w:t>
            </w:r>
          </w:p>
        </w:tc>
        <w:tc>
          <w:tcPr>
            <w:tcW w:w="2553" w:type="dxa"/>
            <w:tcPrChange w:id="1026" w:author="Do Thanh Trung" w:date="2025-07-04T10:00:00Z" w16du:dateUtc="2025-07-04T03:00:00Z">
              <w:tcPr>
                <w:tcW w:w="5967" w:type="dxa"/>
                <w:gridSpan w:val="2"/>
              </w:tcPr>
            </w:tcPrChange>
          </w:tcPr>
          <w:p w14:paraId="3F5BB167" w14:textId="2AF43EF1" w:rsidR="0072200E" w:rsidRPr="00527516" w:rsidRDefault="0072200E" w:rsidP="00702F81">
            <w:pPr>
              <w:jc w:val="center"/>
              <w:rPr>
                <w:b/>
                <w:bCs/>
              </w:rPr>
            </w:pPr>
            <w:ins w:id="1027" w:author="Do Thanh Trung" w:date="2025-07-04T10:00:00Z" w16du:dateUtc="2025-07-04T03:00:00Z">
              <w:r>
                <w:rPr>
                  <w:b/>
                  <w:bCs/>
                </w:rPr>
                <w:t>Tham chiếu Dữ liệu</w:t>
              </w:r>
            </w:ins>
          </w:p>
        </w:tc>
        <w:tc>
          <w:tcPr>
            <w:tcW w:w="4675" w:type="dxa"/>
            <w:vAlign w:val="center"/>
            <w:tcPrChange w:id="1028" w:author="Do Thanh Trung" w:date="2025-07-04T10:00:00Z" w16du:dateUtc="2025-07-04T03:00:00Z">
              <w:tcPr>
                <w:tcW w:w="5967" w:type="dxa"/>
                <w:vAlign w:val="center"/>
              </w:tcPr>
            </w:tcPrChange>
          </w:tcPr>
          <w:p w14:paraId="0AAFA828" w14:textId="0D277FBA" w:rsidR="0072200E" w:rsidRPr="00527516" w:rsidRDefault="0072200E" w:rsidP="00702F81">
            <w:pPr>
              <w:jc w:val="center"/>
              <w:rPr>
                <w:b/>
                <w:bCs/>
              </w:rPr>
            </w:pPr>
            <w:r w:rsidRPr="00527516">
              <w:rPr>
                <w:b/>
                <w:bCs/>
              </w:rPr>
              <w:t>Diễn giải</w:t>
            </w:r>
          </w:p>
        </w:tc>
      </w:tr>
      <w:tr w:rsidR="0072200E" w14:paraId="30D72571" w14:textId="77777777" w:rsidTr="0072200E">
        <w:tc>
          <w:tcPr>
            <w:tcW w:w="601" w:type="dxa"/>
            <w:vAlign w:val="center"/>
            <w:tcPrChange w:id="1029" w:author="Do Thanh Trung" w:date="2025-07-04T10:00:00Z" w16du:dateUtc="2025-07-04T03:00:00Z">
              <w:tcPr>
                <w:tcW w:w="621" w:type="dxa"/>
                <w:gridSpan w:val="2"/>
                <w:vAlign w:val="center"/>
              </w:tcPr>
            </w:tcPrChange>
          </w:tcPr>
          <w:p w14:paraId="22115215" w14:textId="77777777" w:rsidR="0072200E" w:rsidRDefault="0072200E" w:rsidP="00702F81">
            <w:pPr>
              <w:jc w:val="left"/>
            </w:pPr>
            <w:r>
              <w:t>01</w:t>
            </w:r>
          </w:p>
        </w:tc>
        <w:tc>
          <w:tcPr>
            <w:tcW w:w="2251" w:type="dxa"/>
            <w:vAlign w:val="center"/>
            <w:tcPrChange w:id="1030" w:author="Do Thanh Trung" w:date="2025-07-04T10:00:00Z" w16du:dateUtc="2025-07-04T03:00:00Z">
              <w:tcPr>
                <w:tcW w:w="3329" w:type="dxa"/>
                <w:gridSpan w:val="2"/>
                <w:vAlign w:val="center"/>
              </w:tcPr>
            </w:tcPrChange>
          </w:tcPr>
          <w:p w14:paraId="0D86B1DE" w14:textId="77777777" w:rsidR="0072200E" w:rsidRDefault="0072200E" w:rsidP="00702F81">
            <w:pPr>
              <w:jc w:val="left"/>
            </w:pPr>
            <w:r>
              <w:t>Tài khoản Quỹ</w:t>
            </w:r>
          </w:p>
        </w:tc>
        <w:tc>
          <w:tcPr>
            <w:tcW w:w="1259" w:type="dxa"/>
            <w:vAlign w:val="center"/>
            <w:tcPrChange w:id="1031" w:author="Do Thanh Trung" w:date="2025-07-04T10:00:00Z" w16du:dateUtc="2025-07-04T03:00:00Z">
              <w:tcPr>
                <w:tcW w:w="1259" w:type="dxa"/>
                <w:gridSpan w:val="3"/>
                <w:vAlign w:val="center"/>
              </w:tcPr>
            </w:tcPrChange>
          </w:tcPr>
          <w:p w14:paraId="03625B02" w14:textId="77777777" w:rsidR="0072200E" w:rsidRDefault="0072200E" w:rsidP="00702F81">
            <w:pPr>
              <w:jc w:val="left"/>
            </w:pPr>
            <w:r>
              <w:t>Optionset</w:t>
            </w:r>
          </w:p>
        </w:tc>
        <w:tc>
          <w:tcPr>
            <w:tcW w:w="804" w:type="dxa"/>
            <w:vAlign w:val="center"/>
            <w:tcPrChange w:id="1032" w:author="Do Thanh Trung" w:date="2025-07-04T10:00:00Z" w16du:dateUtc="2025-07-04T03:00:00Z">
              <w:tcPr>
                <w:tcW w:w="887" w:type="dxa"/>
                <w:gridSpan w:val="2"/>
                <w:vAlign w:val="center"/>
              </w:tcPr>
            </w:tcPrChange>
          </w:tcPr>
          <w:p w14:paraId="6F4A0888" w14:textId="77777777" w:rsidR="0072200E" w:rsidRDefault="0072200E" w:rsidP="00702F81">
            <w:pPr>
              <w:jc w:val="left"/>
            </w:pPr>
            <w:r>
              <w:t>X</w:t>
            </w:r>
          </w:p>
        </w:tc>
        <w:tc>
          <w:tcPr>
            <w:tcW w:w="807" w:type="dxa"/>
            <w:vAlign w:val="center"/>
            <w:tcPrChange w:id="1033" w:author="Do Thanh Trung" w:date="2025-07-04T10:00:00Z" w16du:dateUtc="2025-07-04T03:00:00Z">
              <w:tcPr>
                <w:tcW w:w="887" w:type="dxa"/>
                <w:vAlign w:val="center"/>
              </w:tcPr>
            </w:tcPrChange>
          </w:tcPr>
          <w:p w14:paraId="06363B14" w14:textId="77777777" w:rsidR="0072200E" w:rsidRDefault="0072200E" w:rsidP="00702F81">
            <w:pPr>
              <w:jc w:val="left"/>
            </w:pPr>
          </w:p>
        </w:tc>
        <w:tc>
          <w:tcPr>
            <w:tcW w:w="2553" w:type="dxa"/>
            <w:tcPrChange w:id="1034" w:author="Do Thanh Trung" w:date="2025-07-04T10:00:00Z" w16du:dateUtc="2025-07-04T03:00:00Z">
              <w:tcPr>
                <w:tcW w:w="5967" w:type="dxa"/>
                <w:gridSpan w:val="2"/>
              </w:tcPr>
            </w:tcPrChange>
          </w:tcPr>
          <w:p w14:paraId="0CFE999F" w14:textId="2BFD433E" w:rsidR="0072200E" w:rsidRDefault="0072200E" w:rsidP="00702F81">
            <w:pPr>
              <w:jc w:val="left"/>
            </w:pPr>
            <w:ins w:id="1035" w:author="Do Thanh Trung" w:date="2025-07-04T10:00:00Z" w16du:dateUtc="2025-07-04T03:00:00Z">
              <w:r>
                <w:fldChar w:fldCharType="begin"/>
              </w:r>
              <w:r>
                <w:instrText>HYPERLINK \l "_Cài_đặt_tài"</w:instrText>
              </w:r>
              <w:r>
                <w:fldChar w:fldCharType="separate"/>
              </w:r>
              <w:r w:rsidRPr="00270339">
                <w:rPr>
                  <w:rStyle w:val="Hyperlink"/>
                  <w:kern w:val="2"/>
                  <w14:ligatures w14:val="standardContextual"/>
                </w:rPr>
                <w:t>C</w:t>
              </w:r>
              <w:r w:rsidRPr="00270339">
                <w:rPr>
                  <w:rStyle w:val="Hyperlink"/>
                </w:rPr>
                <w:t>ài đặt Tài khoản Quỹ đầu tư</w:t>
              </w:r>
              <w:r>
                <w:fldChar w:fldCharType="end"/>
              </w:r>
              <w:r>
                <w:t xml:space="preserve"> </w:t>
              </w:r>
            </w:ins>
            <w:ins w:id="1036" w:author="Do Thanh Trung" w:date="2025-07-04T10:13:00Z" w16du:dateUtc="2025-07-04T03:13:00Z">
              <w:r w:rsidR="00E76432">
                <w:t>–</w:t>
              </w:r>
            </w:ins>
            <w:ins w:id="1037" w:author="Do Thanh Trung" w:date="2025-07-04T10:00:00Z" w16du:dateUtc="2025-07-04T03:00:00Z">
              <w:r>
                <w:t xml:space="preserve"> </w:t>
              </w:r>
            </w:ins>
            <w:ins w:id="1038" w:author="Do Thanh Trung" w:date="2025-07-04T10:13:00Z" w16du:dateUtc="2025-07-04T03:13:00Z">
              <w:r w:rsidR="00E76432">
                <w:t>[</w:t>
              </w:r>
            </w:ins>
            <w:ins w:id="1039" w:author="Do Thanh Trung" w:date="2025-07-04T10:00:00Z" w16du:dateUtc="2025-07-04T03:00:00Z">
              <w:r>
                <w:t>Mã Quỹ</w:t>
              </w:r>
            </w:ins>
            <w:ins w:id="1040" w:author="Do Thanh Trung" w:date="2025-07-04T10:13:00Z" w16du:dateUtc="2025-07-04T03:13:00Z">
              <w:r w:rsidR="00E76432">
                <w:t>]</w:t>
              </w:r>
            </w:ins>
          </w:p>
        </w:tc>
        <w:tc>
          <w:tcPr>
            <w:tcW w:w="4675" w:type="dxa"/>
            <w:vAlign w:val="center"/>
            <w:tcPrChange w:id="1041" w:author="Do Thanh Trung" w:date="2025-07-04T10:00:00Z" w16du:dateUtc="2025-07-04T03:00:00Z">
              <w:tcPr>
                <w:tcW w:w="5967" w:type="dxa"/>
                <w:vAlign w:val="center"/>
              </w:tcPr>
            </w:tcPrChange>
          </w:tcPr>
          <w:p w14:paraId="69851081" w14:textId="0899BD44" w:rsidR="0072200E" w:rsidRDefault="0072200E" w:rsidP="00702F81">
            <w:pPr>
              <w:jc w:val="left"/>
            </w:pPr>
            <w:r>
              <w:t xml:space="preserve">Người dùng chọn 1 giá trị trong danh mục tài khoản quỹ được mô tả ở </w:t>
            </w:r>
            <w:r>
              <w:fldChar w:fldCharType="begin"/>
            </w:r>
            <w:r>
              <w:instrText>HYPERLINK \l "_Cài_đặt_tài"</w:instrText>
            </w:r>
            <w:r>
              <w:fldChar w:fldCharType="separate"/>
            </w:r>
            <w:r w:rsidRPr="00270339">
              <w:rPr>
                <w:rStyle w:val="Hyperlink"/>
                <w:kern w:val="2"/>
                <w14:ligatures w14:val="standardContextual"/>
              </w:rPr>
              <w:t>C</w:t>
            </w:r>
            <w:r w:rsidRPr="00270339">
              <w:rPr>
                <w:rStyle w:val="Hyperlink"/>
              </w:rPr>
              <w:t>ài đặt Tài khoản Quỹ đầu tư</w:t>
            </w:r>
            <w:r>
              <w:fldChar w:fldCharType="end"/>
            </w:r>
          </w:p>
        </w:tc>
      </w:tr>
      <w:tr w:rsidR="0072200E" w14:paraId="78D7B749" w14:textId="77777777" w:rsidTr="0072200E">
        <w:tc>
          <w:tcPr>
            <w:tcW w:w="601" w:type="dxa"/>
            <w:vAlign w:val="center"/>
            <w:tcPrChange w:id="1042" w:author="Do Thanh Trung" w:date="2025-07-04T10:00:00Z" w16du:dateUtc="2025-07-04T03:00:00Z">
              <w:tcPr>
                <w:tcW w:w="621" w:type="dxa"/>
                <w:gridSpan w:val="2"/>
                <w:vAlign w:val="center"/>
              </w:tcPr>
            </w:tcPrChange>
          </w:tcPr>
          <w:p w14:paraId="48C42E33" w14:textId="77777777" w:rsidR="0072200E" w:rsidRDefault="0072200E" w:rsidP="00702F81">
            <w:pPr>
              <w:jc w:val="left"/>
            </w:pPr>
            <w:r>
              <w:t>02</w:t>
            </w:r>
          </w:p>
        </w:tc>
        <w:tc>
          <w:tcPr>
            <w:tcW w:w="2251" w:type="dxa"/>
            <w:vAlign w:val="center"/>
            <w:tcPrChange w:id="1043" w:author="Do Thanh Trung" w:date="2025-07-04T10:00:00Z" w16du:dateUtc="2025-07-04T03:00:00Z">
              <w:tcPr>
                <w:tcW w:w="3329" w:type="dxa"/>
                <w:gridSpan w:val="2"/>
                <w:vAlign w:val="center"/>
              </w:tcPr>
            </w:tcPrChange>
          </w:tcPr>
          <w:p w14:paraId="292D45AD" w14:textId="77777777" w:rsidR="0072200E" w:rsidRDefault="0072200E" w:rsidP="00702F81">
            <w:pPr>
              <w:jc w:val="left"/>
            </w:pPr>
            <w:r>
              <w:t>Năm kế hoạch</w:t>
            </w:r>
          </w:p>
        </w:tc>
        <w:tc>
          <w:tcPr>
            <w:tcW w:w="1259" w:type="dxa"/>
            <w:vAlign w:val="center"/>
            <w:tcPrChange w:id="1044" w:author="Do Thanh Trung" w:date="2025-07-04T10:00:00Z" w16du:dateUtc="2025-07-04T03:00:00Z">
              <w:tcPr>
                <w:tcW w:w="1259" w:type="dxa"/>
                <w:gridSpan w:val="3"/>
                <w:vAlign w:val="center"/>
              </w:tcPr>
            </w:tcPrChange>
          </w:tcPr>
          <w:p w14:paraId="48D6CDF2" w14:textId="77777777" w:rsidR="0072200E" w:rsidRDefault="0072200E" w:rsidP="00702F81">
            <w:pPr>
              <w:jc w:val="left"/>
            </w:pPr>
            <w:r>
              <w:t>Number</w:t>
            </w:r>
          </w:p>
        </w:tc>
        <w:tc>
          <w:tcPr>
            <w:tcW w:w="804" w:type="dxa"/>
            <w:vAlign w:val="center"/>
            <w:tcPrChange w:id="1045" w:author="Do Thanh Trung" w:date="2025-07-04T10:00:00Z" w16du:dateUtc="2025-07-04T03:00:00Z">
              <w:tcPr>
                <w:tcW w:w="887" w:type="dxa"/>
                <w:gridSpan w:val="2"/>
                <w:vAlign w:val="center"/>
              </w:tcPr>
            </w:tcPrChange>
          </w:tcPr>
          <w:p w14:paraId="73A79D6B" w14:textId="77777777" w:rsidR="0072200E" w:rsidRDefault="0072200E" w:rsidP="00702F81">
            <w:pPr>
              <w:jc w:val="left"/>
            </w:pPr>
            <w:r>
              <w:t>X</w:t>
            </w:r>
          </w:p>
        </w:tc>
        <w:tc>
          <w:tcPr>
            <w:tcW w:w="807" w:type="dxa"/>
            <w:vAlign w:val="center"/>
            <w:tcPrChange w:id="1046" w:author="Do Thanh Trung" w:date="2025-07-04T10:00:00Z" w16du:dateUtc="2025-07-04T03:00:00Z">
              <w:tcPr>
                <w:tcW w:w="887" w:type="dxa"/>
                <w:vAlign w:val="center"/>
              </w:tcPr>
            </w:tcPrChange>
          </w:tcPr>
          <w:p w14:paraId="004F1048" w14:textId="77777777" w:rsidR="0072200E" w:rsidRDefault="0072200E" w:rsidP="00702F81">
            <w:pPr>
              <w:jc w:val="left"/>
            </w:pPr>
          </w:p>
        </w:tc>
        <w:tc>
          <w:tcPr>
            <w:tcW w:w="2553" w:type="dxa"/>
            <w:tcPrChange w:id="1047" w:author="Do Thanh Trung" w:date="2025-07-04T10:00:00Z" w16du:dateUtc="2025-07-04T03:00:00Z">
              <w:tcPr>
                <w:tcW w:w="5967" w:type="dxa"/>
                <w:gridSpan w:val="2"/>
              </w:tcPr>
            </w:tcPrChange>
          </w:tcPr>
          <w:p w14:paraId="7FFEBA81" w14:textId="77777777" w:rsidR="0072200E" w:rsidRDefault="0072200E" w:rsidP="00702F81">
            <w:pPr>
              <w:jc w:val="left"/>
            </w:pPr>
          </w:p>
        </w:tc>
        <w:tc>
          <w:tcPr>
            <w:tcW w:w="4675" w:type="dxa"/>
            <w:vAlign w:val="center"/>
            <w:tcPrChange w:id="1048" w:author="Do Thanh Trung" w:date="2025-07-04T10:00:00Z" w16du:dateUtc="2025-07-04T03:00:00Z">
              <w:tcPr>
                <w:tcW w:w="5967" w:type="dxa"/>
                <w:vAlign w:val="center"/>
              </w:tcPr>
            </w:tcPrChange>
          </w:tcPr>
          <w:p w14:paraId="743037C0" w14:textId="1DD7EF29" w:rsidR="0072200E" w:rsidRDefault="0072200E" w:rsidP="00702F81">
            <w:pPr>
              <w:jc w:val="left"/>
            </w:pPr>
            <w:r>
              <w:t>Năm áp dụng hạn mức</w:t>
            </w:r>
          </w:p>
        </w:tc>
      </w:tr>
      <w:tr w:rsidR="0072200E" w14:paraId="2B3E8AE8" w14:textId="77777777" w:rsidTr="0072200E">
        <w:tc>
          <w:tcPr>
            <w:tcW w:w="601" w:type="dxa"/>
            <w:vAlign w:val="center"/>
            <w:tcPrChange w:id="1049" w:author="Do Thanh Trung" w:date="2025-07-04T10:00:00Z" w16du:dateUtc="2025-07-04T03:00:00Z">
              <w:tcPr>
                <w:tcW w:w="621" w:type="dxa"/>
                <w:gridSpan w:val="2"/>
                <w:vAlign w:val="center"/>
              </w:tcPr>
            </w:tcPrChange>
          </w:tcPr>
          <w:p w14:paraId="069F6163" w14:textId="77777777" w:rsidR="0072200E" w:rsidRDefault="0072200E" w:rsidP="00702F81">
            <w:pPr>
              <w:jc w:val="left"/>
            </w:pPr>
            <w:r>
              <w:t>03</w:t>
            </w:r>
          </w:p>
        </w:tc>
        <w:tc>
          <w:tcPr>
            <w:tcW w:w="2251" w:type="dxa"/>
            <w:vAlign w:val="center"/>
            <w:tcPrChange w:id="1050" w:author="Do Thanh Trung" w:date="2025-07-04T10:00:00Z" w16du:dateUtc="2025-07-04T03:00:00Z">
              <w:tcPr>
                <w:tcW w:w="3329" w:type="dxa"/>
                <w:gridSpan w:val="2"/>
                <w:vAlign w:val="center"/>
              </w:tcPr>
            </w:tcPrChange>
          </w:tcPr>
          <w:p w14:paraId="2B67BBCD" w14:textId="6AF3BBE3" w:rsidR="0072200E" w:rsidRDefault="0072200E" w:rsidP="00702F81">
            <w:pPr>
              <w:jc w:val="left"/>
            </w:pPr>
            <w:r>
              <w:t>Ngành</w:t>
            </w:r>
          </w:p>
        </w:tc>
        <w:tc>
          <w:tcPr>
            <w:tcW w:w="1259" w:type="dxa"/>
            <w:vAlign w:val="center"/>
            <w:tcPrChange w:id="1051" w:author="Do Thanh Trung" w:date="2025-07-04T10:00:00Z" w16du:dateUtc="2025-07-04T03:00:00Z">
              <w:tcPr>
                <w:tcW w:w="1259" w:type="dxa"/>
                <w:gridSpan w:val="3"/>
                <w:vAlign w:val="center"/>
              </w:tcPr>
            </w:tcPrChange>
          </w:tcPr>
          <w:p w14:paraId="459C8116" w14:textId="2D08220A" w:rsidR="0072200E" w:rsidRDefault="0072200E" w:rsidP="00702F81">
            <w:pPr>
              <w:jc w:val="left"/>
            </w:pPr>
            <w:r>
              <w:t>Optionset</w:t>
            </w:r>
          </w:p>
        </w:tc>
        <w:tc>
          <w:tcPr>
            <w:tcW w:w="804" w:type="dxa"/>
            <w:vAlign w:val="center"/>
            <w:tcPrChange w:id="1052" w:author="Do Thanh Trung" w:date="2025-07-04T10:00:00Z" w16du:dateUtc="2025-07-04T03:00:00Z">
              <w:tcPr>
                <w:tcW w:w="887" w:type="dxa"/>
                <w:gridSpan w:val="2"/>
                <w:vAlign w:val="center"/>
              </w:tcPr>
            </w:tcPrChange>
          </w:tcPr>
          <w:p w14:paraId="20110C20" w14:textId="77777777" w:rsidR="0072200E" w:rsidRDefault="0072200E" w:rsidP="00702F81">
            <w:pPr>
              <w:jc w:val="left"/>
            </w:pPr>
            <w:r>
              <w:t>X</w:t>
            </w:r>
          </w:p>
        </w:tc>
        <w:tc>
          <w:tcPr>
            <w:tcW w:w="807" w:type="dxa"/>
            <w:vAlign w:val="center"/>
            <w:tcPrChange w:id="1053" w:author="Do Thanh Trung" w:date="2025-07-04T10:00:00Z" w16du:dateUtc="2025-07-04T03:00:00Z">
              <w:tcPr>
                <w:tcW w:w="887" w:type="dxa"/>
                <w:vAlign w:val="center"/>
              </w:tcPr>
            </w:tcPrChange>
          </w:tcPr>
          <w:p w14:paraId="490AE704" w14:textId="77777777" w:rsidR="0072200E" w:rsidRDefault="0072200E" w:rsidP="00702F81">
            <w:pPr>
              <w:jc w:val="left"/>
            </w:pPr>
          </w:p>
        </w:tc>
        <w:tc>
          <w:tcPr>
            <w:tcW w:w="2553" w:type="dxa"/>
            <w:tcPrChange w:id="1054" w:author="Do Thanh Trung" w:date="2025-07-04T10:00:00Z" w16du:dateUtc="2025-07-04T03:00:00Z">
              <w:tcPr>
                <w:tcW w:w="5967" w:type="dxa"/>
                <w:gridSpan w:val="2"/>
              </w:tcPr>
            </w:tcPrChange>
          </w:tcPr>
          <w:p w14:paraId="547B60CB" w14:textId="1444C55C" w:rsidR="0072200E" w:rsidRDefault="0072200E" w:rsidP="00702F81">
            <w:pPr>
              <w:jc w:val="left"/>
            </w:pPr>
            <w:ins w:id="1055" w:author="Do Thanh Trung" w:date="2025-07-04T10:00:00Z" w16du:dateUtc="2025-07-04T03:00:00Z">
              <w:r>
                <w:fldChar w:fldCharType="begin"/>
              </w:r>
              <w:r>
                <w:instrText>HYPERLINK  \l "_Bảng__9"</w:instrText>
              </w:r>
              <w:r>
                <w:fldChar w:fldCharType="separate"/>
              </w:r>
              <w:r w:rsidRPr="0072200E">
                <w:rPr>
                  <w:rStyle w:val="Hyperlink"/>
                  <w:kern w:val="2"/>
                  <w14:ligatures w14:val="standardContextual"/>
                </w:rPr>
                <w:t>Danh m</w:t>
              </w:r>
              <w:r w:rsidRPr="0072200E">
                <w:rPr>
                  <w:rStyle w:val="Hyperlink"/>
                </w:rPr>
                <w:t>ục nhóm ngành</w:t>
              </w:r>
              <w:r>
                <w:fldChar w:fldCharType="end"/>
              </w:r>
              <w:r>
                <w:t xml:space="preserve"> </w:t>
              </w:r>
            </w:ins>
            <w:ins w:id="1056" w:author="Do Thanh Trung" w:date="2025-07-04T10:13:00Z" w16du:dateUtc="2025-07-04T03:13:00Z">
              <w:r w:rsidR="00E76432">
                <w:t>–</w:t>
              </w:r>
            </w:ins>
            <w:ins w:id="1057" w:author="Do Thanh Trung" w:date="2025-07-04T10:00:00Z" w16du:dateUtc="2025-07-04T03:00:00Z">
              <w:r>
                <w:t xml:space="preserve"> </w:t>
              </w:r>
            </w:ins>
            <w:ins w:id="1058" w:author="Do Thanh Trung" w:date="2025-07-04T10:13:00Z" w16du:dateUtc="2025-07-04T03:13:00Z">
              <w:r w:rsidR="00E76432">
                <w:t>[</w:t>
              </w:r>
            </w:ins>
            <w:ins w:id="1059" w:author="Do Thanh Trung" w:date="2025-07-04T10:00:00Z" w16du:dateUtc="2025-07-04T03:00:00Z">
              <w:r>
                <w:t>Nhóm ngành</w:t>
              </w:r>
            </w:ins>
            <w:ins w:id="1060" w:author="Do Thanh Trung" w:date="2025-07-04T10:13:00Z" w16du:dateUtc="2025-07-04T03:13:00Z">
              <w:r w:rsidR="00E76432">
                <w:t>]</w:t>
              </w:r>
            </w:ins>
          </w:p>
        </w:tc>
        <w:tc>
          <w:tcPr>
            <w:tcW w:w="4675" w:type="dxa"/>
            <w:vAlign w:val="center"/>
            <w:tcPrChange w:id="1061" w:author="Do Thanh Trung" w:date="2025-07-04T10:00:00Z" w16du:dateUtc="2025-07-04T03:00:00Z">
              <w:tcPr>
                <w:tcW w:w="5967" w:type="dxa"/>
                <w:vAlign w:val="center"/>
              </w:tcPr>
            </w:tcPrChange>
          </w:tcPr>
          <w:p w14:paraId="424D518E" w14:textId="198D156B" w:rsidR="0072200E" w:rsidRDefault="0072200E" w:rsidP="00702F81">
            <w:pPr>
              <w:jc w:val="left"/>
            </w:pPr>
            <w:r>
              <w:t xml:space="preserve">Người đùng chọn Ngành trong danh sách ngành đã được mô tả ở </w:t>
            </w:r>
            <w:ins w:id="1062" w:author="Do Thanh Trung" w:date="2025-06-25T11:09:00Z" w16du:dateUtc="2025-06-25T04:09:00Z">
              <w:r>
                <w:fldChar w:fldCharType="begin"/>
              </w:r>
              <w:r>
                <w:instrText>HYPERLINK  \l "_Danh_mục_nhóm"</w:instrText>
              </w:r>
              <w:r>
                <w:fldChar w:fldCharType="separate"/>
              </w:r>
              <w:r w:rsidRPr="00996B0C">
                <w:rPr>
                  <w:rStyle w:val="Hyperlink"/>
                  <w:kern w:val="2"/>
                  <w14:ligatures w14:val="standardContextual"/>
                </w:rPr>
                <w:t>Danh mục nhóm ngành</w:t>
              </w:r>
              <w:r>
                <w:fldChar w:fldCharType="end"/>
              </w:r>
            </w:ins>
          </w:p>
        </w:tc>
      </w:tr>
      <w:tr w:rsidR="0072200E" w14:paraId="17A4BFF7" w14:textId="77777777" w:rsidTr="0072200E">
        <w:tc>
          <w:tcPr>
            <w:tcW w:w="601" w:type="dxa"/>
            <w:vAlign w:val="center"/>
            <w:tcPrChange w:id="1063" w:author="Do Thanh Trung" w:date="2025-07-04T10:00:00Z" w16du:dateUtc="2025-07-04T03:00:00Z">
              <w:tcPr>
                <w:tcW w:w="621" w:type="dxa"/>
                <w:gridSpan w:val="2"/>
                <w:vAlign w:val="center"/>
              </w:tcPr>
            </w:tcPrChange>
          </w:tcPr>
          <w:p w14:paraId="1963A35A" w14:textId="77777777" w:rsidR="0072200E" w:rsidRDefault="0072200E" w:rsidP="00702F81">
            <w:pPr>
              <w:jc w:val="left"/>
            </w:pPr>
            <w:r>
              <w:lastRenderedPageBreak/>
              <w:t>04</w:t>
            </w:r>
          </w:p>
        </w:tc>
        <w:tc>
          <w:tcPr>
            <w:tcW w:w="2251" w:type="dxa"/>
            <w:vAlign w:val="center"/>
            <w:tcPrChange w:id="1064" w:author="Do Thanh Trung" w:date="2025-07-04T10:00:00Z" w16du:dateUtc="2025-07-04T03:00:00Z">
              <w:tcPr>
                <w:tcW w:w="3329" w:type="dxa"/>
                <w:gridSpan w:val="2"/>
                <w:vAlign w:val="center"/>
              </w:tcPr>
            </w:tcPrChange>
          </w:tcPr>
          <w:p w14:paraId="1E7E6899" w14:textId="6527B5BE" w:rsidR="0072200E" w:rsidRDefault="0072200E" w:rsidP="00702F81">
            <w:pPr>
              <w:jc w:val="left"/>
            </w:pPr>
            <w:r>
              <w:t>Hạn mức đầu tư</w:t>
            </w:r>
          </w:p>
        </w:tc>
        <w:tc>
          <w:tcPr>
            <w:tcW w:w="1259" w:type="dxa"/>
            <w:vAlign w:val="center"/>
            <w:tcPrChange w:id="1065" w:author="Do Thanh Trung" w:date="2025-07-04T10:00:00Z" w16du:dateUtc="2025-07-04T03:00:00Z">
              <w:tcPr>
                <w:tcW w:w="1259" w:type="dxa"/>
                <w:gridSpan w:val="3"/>
                <w:vAlign w:val="center"/>
              </w:tcPr>
            </w:tcPrChange>
          </w:tcPr>
          <w:p w14:paraId="727F7232" w14:textId="23392D69" w:rsidR="0072200E" w:rsidRDefault="0072200E" w:rsidP="00702F81">
            <w:pPr>
              <w:jc w:val="left"/>
            </w:pPr>
            <w:r>
              <w:t>Percentage</w:t>
            </w:r>
          </w:p>
        </w:tc>
        <w:tc>
          <w:tcPr>
            <w:tcW w:w="804" w:type="dxa"/>
            <w:vAlign w:val="center"/>
            <w:tcPrChange w:id="1066" w:author="Do Thanh Trung" w:date="2025-07-04T10:00:00Z" w16du:dateUtc="2025-07-04T03:00:00Z">
              <w:tcPr>
                <w:tcW w:w="887" w:type="dxa"/>
                <w:gridSpan w:val="2"/>
                <w:vAlign w:val="center"/>
              </w:tcPr>
            </w:tcPrChange>
          </w:tcPr>
          <w:p w14:paraId="1E4CE658" w14:textId="77777777" w:rsidR="0072200E" w:rsidRDefault="0072200E" w:rsidP="00702F81">
            <w:pPr>
              <w:jc w:val="left"/>
            </w:pPr>
            <w:r>
              <w:t>X</w:t>
            </w:r>
          </w:p>
        </w:tc>
        <w:tc>
          <w:tcPr>
            <w:tcW w:w="807" w:type="dxa"/>
            <w:vAlign w:val="center"/>
            <w:tcPrChange w:id="1067" w:author="Do Thanh Trung" w:date="2025-07-04T10:00:00Z" w16du:dateUtc="2025-07-04T03:00:00Z">
              <w:tcPr>
                <w:tcW w:w="887" w:type="dxa"/>
                <w:vAlign w:val="center"/>
              </w:tcPr>
            </w:tcPrChange>
          </w:tcPr>
          <w:p w14:paraId="072D9351" w14:textId="77777777" w:rsidR="0072200E" w:rsidRDefault="0072200E" w:rsidP="00702F81">
            <w:pPr>
              <w:jc w:val="left"/>
            </w:pPr>
          </w:p>
        </w:tc>
        <w:tc>
          <w:tcPr>
            <w:tcW w:w="2553" w:type="dxa"/>
            <w:tcPrChange w:id="1068" w:author="Do Thanh Trung" w:date="2025-07-04T10:00:00Z" w16du:dateUtc="2025-07-04T03:00:00Z">
              <w:tcPr>
                <w:tcW w:w="5967" w:type="dxa"/>
                <w:gridSpan w:val="2"/>
              </w:tcPr>
            </w:tcPrChange>
          </w:tcPr>
          <w:p w14:paraId="1C21067C" w14:textId="77777777" w:rsidR="0072200E" w:rsidRDefault="0072200E" w:rsidP="00702F81">
            <w:pPr>
              <w:pStyle w:val="NoSpacing"/>
            </w:pPr>
          </w:p>
        </w:tc>
        <w:tc>
          <w:tcPr>
            <w:tcW w:w="4675" w:type="dxa"/>
            <w:vAlign w:val="center"/>
            <w:tcPrChange w:id="1069" w:author="Do Thanh Trung" w:date="2025-07-04T10:00:00Z" w16du:dateUtc="2025-07-04T03:00:00Z">
              <w:tcPr>
                <w:tcW w:w="5967" w:type="dxa"/>
                <w:vAlign w:val="center"/>
              </w:tcPr>
            </w:tcPrChange>
          </w:tcPr>
          <w:p w14:paraId="2D5CC4BF" w14:textId="1194FFAB" w:rsidR="0072200E" w:rsidRDefault="0072200E" w:rsidP="00702F81">
            <w:pPr>
              <w:pStyle w:val="NoSpacing"/>
              <w:rPr>
                <w:ins w:id="1070" w:author="Do Thanh Trung" w:date="2025-06-11T16:28:00Z" w16du:dateUtc="2025-06-11T09:28:00Z"/>
              </w:rPr>
            </w:pPr>
            <w:r>
              <w:t>Người dùng nhập tỷ lệ hạn mức theo từng nhóm ngành căn cứ vào phê duyệt của HĐĐT</w:t>
            </w:r>
          </w:p>
          <w:p w14:paraId="7A7939A1" w14:textId="46632EE3" w:rsidR="0072200E" w:rsidRDefault="0072200E" w:rsidP="00702F81">
            <w:pPr>
              <w:pStyle w:val="NoSpacing"/>
            </w:pPr>
            <w:ins w:id="1071" w:author="Do Thanh Trung" w:date="2025-06-11T16:28:00Z" w16du:dateUtc="2025-06-11T09:28:00Z">
              <w:r>
                <w:t>H</w:t>
              </w:r>
            </w:ins>
            <w:ins w:id="1072" w:author="Do Thanh Trung" w:date="2025-06-11T16:29:00Z" w16du:dateUtc="2025-06-11T09:29:00Z">
              <w:r>
                <w:t>ạn mức theo nhóm ngành sẽ được áp dụng dựa trên hạn mức của Loại tài sản “Cổ phiếu”</w:t>
              </w:r>
            </w:ins>
          </w:p>
        </w:tc>
      </w:tr>
      <w:tr w:rsidR="0072200E" w14:paraId="68F23832" w14:textId="77777777" w:rsidTr="0072200E">
        <w:tc>
          <w:tcPr>
            <w:tcW w:w="601" w:type="dxa"/>
            <w:vAlign w:val="center"/>
            <w:tcPrChange w:id="1073" w:author="Do Thanh Trung" w:date="2025-07-04T10:00:00Z" w16du:dateUtc="2025-07-04T03:00:00Z">
              <w:tcPr>
                <w:tcW w:w="621" w:type="dxa"/>
                <w:gridSpan w:val="2"/>
                <w:vAlign w:val="center"/>
              </w:tcPr>
            </w:tcPrChange>
          </w:tcPr>
          <w:p w14:paraId="4C5EDC4B" w14:textId="77777777" w:rsidR="0072200E" w:rsidRDefault="0072200E" w:rsidP="00702F81">
            <w:pPr>
              <w:jc w:val="left"/>
            </w:pPr>
            <w:r>
              <w:t>06</w:t>
            </w:r>
          </w:p>
        </w:tc>
        <w:tc>
          <w:tcPr>
            <w:tcW w:w="2251" w:type="dxa"/>
            <w:vAlign w:val="center"/>
            <w:tcPrChange w:id="1074" w:author="Do Thanh Trung" w:date="2025-07-04T10:00:00Z" w16du:dateUtc="2025-07-04T03:00:00Z">
              <w:tcPr>
                <w:tcW w:w="3329" w:type="dxa"/>
                <w:gridSpan w:val="2"/>
                <w:vAlign w:val="center"/>
              </w:tcPr>
            </w:tcPrChange>
          </w:tcPr>
          <w:p w14:paraId="6E360807" w14:textId="77777777" w:rsidR="0072200E" w:rsidRDefault="0072200E" w:rsidP="00702F81">
            <w:pPr>
              <w:jc w:val="left"/>
            </w:pPr>
            <w:r>
              <w:t>Chứng từ lưu trữ</w:t>
            </w:r>
          </w:p>
        </w:tc>
        <w:tc>
          <w:tcPr>
            <w:tcW w:w="1259" w:type="dxa"/>
            <w:vAlign w:val="center"/>
            <w:tcPrChange w:id="1075" w:author="Do Thanh Trung" w:date="2025-07-04T10:00:00Z" w16du:dateUtc="2025-07-04T03:00:00Z">
              <w:tcPr>
                <w:tcW w:w="1259" w:type="dxa"/>
                <w:gridSpan w:val="3"/>
                <w:vAlign w:val="center"/>
              </w:tcPr>
            </w:tcPrChange>
          </w:tcPr>
          <w:p w14:paraId="29DEEC21" w14:textId="77777777" w:rsidR="0072200E" w:rsidRDefault="0072200E" w:rsidP="00702F81">
            <w:pPr>
              <w:jc w:val="left"/>
            </w:pPr>
            <w:r>
              <w:t>Hyperlink</w:t>
            </w:r>
          </w:p>
        </w:tc>
        <w:tc>
          <w:tcPr>
            <w:tcW w:w="804" w:type="dxa"/>
            <w:vAlign w:val="center"/>
            <w:tcPrChange w:id="1076" w:author="Do Thanh Trung" w:date="2025-07-04T10:00:00Z" w16du:dateUtc="2025-07-04T03:00:00Z">
              <w:tcPr>
                <w:tcW w:w="887" w:type="dxa"/>
                <w:gridSpan w:val="2"/>
                <w:vAlign w:val="center"/>
              </w:tcPr>
            </w:tcPrChange>
          </w:tcPr>
          <w:p w14:paraId="681583EE" w14:textId="77777777" w:rsidR="0072200E" w:rsidRDefault="0072200E" w:rsidP="00702F81">
            <w:pPr>
              <w:jc w:val="left"/>
            </w:pPr>
            <w:r>
              <w:t>X</w:t>
            </w:r>
          </w:p>
        </w:tc>
        <w:tc>
          <w:tcPr>
            <w:tcW w:w="807" w:type="dxa"/>
            <w:vAlign w:val="center"/>
            <w:tcPrChange w:id="1077" w:author="Do Thanh Trung" w:date="2025-07-04T10:00:00Z" w16du:dateUtc="2025-07-04T03:00:00Z">
              <w:tcPr>
                <w:tcW w:w="887" w:type="dxa"/>
                <w:vAlign w:val="center"/>
              </w:tcPr>
            </w:tcPrChange>
          </w:tcPr>
          <w:p w14:paraId="1C73286A" w14:textId="77777777" w:rsidR="0072200E" w:rsidRDefault="0072200E" w:rsidP="00702F81">
            <w:pPr>
              <w:jc w:val="left"/>
            </w:pPr>
          </w:p>
        </w:tc>
        <w:tc>
          <w:tcPr>
            <w:tcW w:w="2553" w:type="dxa"/>
            <w:tcPrChange w:id="1078" w:author="Do Thanh Trung" w:date="2025-07-04T10:00:00Z" w16du:dateUtc="2025-07-04T03:00:00Z">
              <w:tcPr>
                <w:tcW w:w="5967" w:type="dxa"/>
                <w:gridSpan w:val="2"/>
              </w:tcPr>
            </w:tcPrChange>
          </w:tcPr>
          <w:p w14:paraId="590E0CAB" w14:textId="77777777" w:rsidR="0072200E" w:rsidRDefault="0072200E" w:rsidP="00702F81">
            <w:pPr>
              <w:jc w:val="left"/>
            </w:pPr>
          </w:p>
        </w:tc>
        <w:tc>
          <w:tcPr>
            <w:tcW w:w="4675" w:type="dxa"/>
            <w:vAlign w:val="center"/>
            <w:tcPrChange w:id="1079" w:author="Do Thanh Trung" w:date="2025-07-04T10:00:00Z" w16du:dateUtc="2025-07-04T03:00:00Z">
              <w:tcPr>
                <w:tcW w:w="5967" w:type="dxa"/>
                <w:vAlign w:val="center"/>
              </w:tcPr>
            </w:tcPrChange>
          </w:tcPr>
          <w:p w14:paraId="08E23404" w14:textId="0191FFC6" w:rsidR="0072200E" w:rsidRDefault="0072200E" w:rsidP="00702F81">
            <w:pPr>
              <w:jc w:val="left"/>
            </w:pPr>
            <w:r>
              <w:t>Người dùng nhập link sharepoint lưu trữ tờ trình/quyết định và các chứng từ liên quan đến việc phê duyệt danh mục đầu tư</w:t>
            </w:r>
          </w:p>
        </w:tc>
      </w:tr>
    </w:tbl>
    <w:p w14:paraId="7CF2F159" w14:textId="77777777" w:rsidR="000C24D0" w:rsidRPr="00DF775E" w:rsidRDefault="000C24D0" w:rsidP="00DF775E"/>
    <w:p w14:paraId="600A0B94" w14:textId="409AC02E" w:rsidR="003C5824" w:rsidRDefault="003C5824" w:rsidP="00EF2517">
      <w:pPr>
        <w:pStyle w:val="Heading3"/>
      </w:pPr>
      <w:bookmarkStart w:id="1080" w:name="_Cài_đặt_danh"/>
      <w:bookmarkEnd w:id="1080"/>
      <w:r>
        <w:t>Cài đặt danh mục nhóm công ty liên quan</w:t>
      </w:r>
    </w:p>
    <w:p w14:paraId="05F266F6" w14:textId="0B290EC7" w:rsidR="007009F5" w:rsidRDefault="007009F5" w:rsidP="003C5824">
      <w:r>
        <w:t xml:space="preserve">Người dùng </w:t>
      </w:r>
      <w:r w:rsidR="00D34442">
        <w:t xml:space="preserve">cần phải cài đặt danh mục nhóm công ty có liên quan, để Hệ thống có thể truy xuất </w:t>
      </w:r>
      <w:r w:rsidR="007C5874">
        <w:t xml:space="preserve">dữ liệu </w:t>
      </w:r>
      <w:r w:rsidR="006721CE">
        <w:t xml:space="preserve">nhóm công ty có liên quan, từ đó có thể tính toán và cảnh báo người dùng, tránh vi phạm quy định của pháp luật được mô tả ở </w:t>
      </w:r>
      <w:hyperlink w:anchor="_Cài_đặt_Quy" w:history="1">
        <w:r w:rsidR="006721CE" w:rsidRPr="006721CE">
          <w:rPr>
            <w:rStyle w:val="Hyperlink"/>
          </w:rPr>
          <w:t>Cài đặt Quy định đầu tư</w:t>
        </w:r>
      </w:hyperlink>
    </w:p>
    <w:p w14:paraId="4E068513" w14:textId="2916F011" w:rsidR="006721CE" w:rsidRDefault="006B50D7" w:rsidP="006B50D7">
      <w:pPr>
        <w:jc w:val="center"/>
      </w:pPr>
      <w:r>
        <w:rPr>
          <w:noProof/>
        </w:rPr>
        <w:drawing>
          <wp:inline distT="0" distB="0" distL="0" distR="0" wp14:anchorId="700475F1" wp14:editId="762DA079">
            <wp:extent cx="6599492" cy="2850127"/>
            <wp:effectExtent l="0" t="0" r="0" b="7620"/>
            <wp:docPr id="171902152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21520" name="Picture 1" descr="A diagram of a flowchart&#10;&#10;AI-generated content may be incorrect."/>
                    <pic:cNvPicPr/>
                  </pic:nvPicPr>
                  <pic:blipFill>
                    <a:blip r:embed="rId39"/>
                    <a:stretch>
                      <a:fillRect/>
                    </a:stretch>
                  </pic:blipFill>
                  <pic:spPr>
                    <a:xfrm>
                      <a:off x="0" y="0"/>
                      <a:ext cx="6599492" cy="2850127"/>
                    </a:xfrm>
                    <a:prstGeom prst="rect">
                      <a:avLst/>
                    </a:prstGeom>
                  </pic:spPr>
                </pic:pic>
              </a:graphicData>
            </a:graphic>
          </wp:inline>
        </w:drawing>
      </w:r>
    </w:p>
    <w:p w14:paraId="3C281A66" w14:textId="77777777" w:rsidR="006B50D7" w:rsidRDefault="006B50D7" w:rsidP="006B50D7">
      <w:r>
        <w:t>Mô tả các bước trong lưu dồ:</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019"/>
        <w:gridCol w:w="1440"/>
        <w:gridCol w:w="1710"/>
        <w:gridCol w:w="6210"/>
      </w:tblGrid>
      <w:tr w:rsidR="006B50D7" w:rsidRPr="006115EA" w14:paraId="1C72213A" w14:textId="77777777" w:rsidTr="00702F81">
        <w:tc>
          <w:tcPr>
            <w:tcW w:w="576" w:type="dxa"/>
            <w:vAlign w:val="center"/>
          </w:tcPr>
          <w:p w14:paraId="69899F88" w14:textId="77777777" w:rsidR="006B50D7" w:rsidRPr="006E0DD1" w:rsidRDefault="006B50D7" w:rsidP="00702F81">
            <w:pPr>
              <w:pStyle w:val="NoSpacing"/>
              <w:jc w:val="center"/>
              <w:rPr>
                <w:b/>
                <w:bCs/>
              </w:rPr>
            </w:pPr>
            <w:r w:rsidRPr="006E0DD1">
              <w:rPr>
                <w:b/>
                <w:bCs/>
              </w:rPr>
              <w:lastRenderedPageBreak/>
              <w:t>STT</w:t>
            </w:r>
          </w:p>
        </w:tc>
        <w:tc>
          <w:tcPr>
            <w:tcW w:w="3019" w:type="dxa"/>
            <w:vAlign w:val="center"/>
          </w:tcPr>
          <w:p w14:paraId="5FBA147F" w14:textId="77777777" w:rsidR="006B50D7" w:rsidRPr="006E0DD1" w:rsidRDefault="006B50D7" w:rsidP="00702F81">
            <w:pPr>
              <w:pStyle w:val="NoSpacing"/>
              <w:jc w:val="center"/>
              <w:rPr>
                <w:b/>
                <w:bCs/>
              </w:rPr>
            </w:pPr>
            <w:r w:rsidRPr="006E0DD1">
              <w:rPr>
                <w:b/>
                <w:bCs/>
              </w:rPr>
              <w:t>Tên bước</w:t>
            </w:r>
          </w:p>
        </w:tc>
        <w:tc>
          <w:tcPr>
            <w:tcW w:w="1440" w:type="dxa"/>
          </w:tcPr>
          <w:p w14:paraId="00B14227" w14:textId="77777777" w:rsidR="006B50D7" w:rsidRPr="006E0DD1" w:rsidRDefault="006B50D7" w:rsidP="00702F81">
            <w:pPr>
              <w:pStyle w:val="NoSpacing"/>
              <w:jc w:val="center"/>
              <w:rPr>
                <w:b/>
                <w:bCs/>
              </w:rPr>
            </w:pPr>
            <w:r w:rsidRPr="006E0DD1">
              <w:rPr>
                <w:b/>
                <w:bCs/>
              </w:rPr>
              <w:t>Bước thực hiện</w:t>
            </w:r>
          </w:p>
        </w:tc>
        <w:tc>
          <w:tcPr>
            <w:tcW w:w="1710" w:type="dxa"/>
            <w:vAlign w:val="center"/>
          </w:tcPr>
          <w:p w14:paraId="2B4388DE" w14:textId="77777777" w:rsidR="006B50D7" w:rsidRPr="006E0DD1" w:rsidRDefault="006B50D7" w:rsidP="00702F81">
            <w:pPr>
              <w:pStyle w:val="NoSpacing"/>
              <w:jc w:val="center"/>
              <w:rPr>
                <w:b/>
                <w:bCs/>
              </w:rPr>
            </w:pPr>
            <w:r w:rsidRPr="006E0DD1">
              <w:rPr>
                <w:b/>
                <w:bCs/>
              </w:rPr>
              <w:t>Người thực hiện</w:t>
            </w:r>
          </w:p>
        </w:tc>
        <w:tc>
          <w:tcPr>
            <w:tcW w:w="6210" w:type="dxa"/>
            <w:vAlign w:val="center"/>
          </w:tcPr>
          <w:p w14:paraId="58E6770D" w14:textId="77777777" w:rsidR="006B50D7" w:rsidRPr="006E0DD1" w:rsidRDefault="006B50D7" w:rsidP="00702F81">
            <w:pPr>
              <w:pStyle w:val="NoSpacing"/>
              <w:jc w:val="center"/>
              <w:rPr>
                <w:b/>
                <w:bCs/>
              </w:rPr>
            </w:pPr>
            <w:r w:rsidRPr="006E0DD1">
              <w:rPr>
                <w:b/>
                <w:bCs/>
              </w:rPr>
              <w:t>Diễn giải</w:t>
            </w:r>
          </w:p>
        </w:tc>
      </w:tr>
      <w:tr w:rsidR="006B50D7" w:rsidRPr="006115EA" w14:paraId="4DFAB8C2" w14:textId="77777777" w:rsidTr="00702F81">
        <w:trPr>
          <w:trHeight w:val="350"/>
        </w:trPr>
        <w:tc>
          <w:tcPr>
            <w:tcW w:w="576" w:type="dxa"/>
            <w:vAlign w:val="center"/>
          </w:tcPr>
          <w:p w14:paraId="617174A7" w14:textId="77777777" w:rsidR="006B50D7" w:rsidRPr="006115EA" w:rsidRDefault="006B50D7" w:rsidP="00702F81">
            <w:pPr>
              <w:pStyle w:val="NoSpacing"/>
            </w:pPr>
            <w:r>
              <w:t>1</w:t>
            </w:r>
          </w:p>
        </w:tc>
        <w:tc>
          <w:tcPr>
            <w:tcW w:w="3019" w:type="dxa"/>
            <w:vAlign w:val="center"/>
          </w:tcPr>
          <w:p w14:paraId="5895088D" w14:textId="77777777" w:rsidR="006B50D7" w:rsidRPr="006115EA" w:rsidRDefault="006B50D7" w:rsidP="00702F81">
            <w:pPr>
              <w:pStyle w:val="NoSpacing"/>
            </w:pPr>
            <w:r>
              <w:t>Truy cập vào hệ thống</w:t>
            </w:r>
          </w:p>
        </w:tc>
        <w:tc>
          <w:tcPr>
            <w:tcW w:w="1440" w:type="dxa"/>
            <w:vAlign w:val="center"/>
          </w:tcPr>
          <w:p w14:paraId="6875F9EA" w14:textId="77777777" w:rsidR="006B50D7" w:rsidRPr="006E0DD1" w:rsidRDefault="006B50D7" w:rsidP="00702F81">
            <w:pPr>
              <w:pStyle w:val="NoSpacing"/>
              <w:jc w:val="center"/>
              <w:rPr>
                <w:iCs/>
              </w:rPr>
            </w:pPr>
            <w:r>
              <w:rPr>
                <w:iCs/>
              </w:rPr>
              <w:t>Thủ công</w:t>
            </w:r>
          </w:p>
        </w:tc>
        <w:tc>
          <w:tcPr>
            <w:tcW w:w="1710" w:type="dxa"/>
            <w:vAlign w:val="center"/>
          </w:tcPr>
          <w:p w14:paraId="1101670B" w14:textId="77777777" w:rsidR="006B50D7" w:rsidRPr="006115EA" w:rsidRDefault="006B50D7" w:rsidP="00702F81">
            <w:pPr>
              <w:pStyle w:val="NoSpacing"/>
              <w:jc w:val="center"/>
            </w:pPr>
            <w:r>
              <w:t>VDAM</w:t>
            </w:r>
          </w:p>
        </w:tc>
        <w:tc>
          <w:tcPr>
            <w:tcW w:w="6210" w:type="dxa"/>
            <w:vAlign w:val="center"/>
          </w:tcPr>
          <w:p w14:paraId="7DDACD16" w14:textId="737EB5E1" w:rsidR="006B50D7" w:rsidRPr="00F20563" w:rsidRDefault="006B50D7" w:rsidP="00702F81">
            <w:pPr>
              <w:pStyle w:val="NoSpacing"/>
            </w:pPr>
            <w:r>
              <w:t>NV QLQ sẽ truy cập vào hệ thống để thực hiện khai báo Danh mục công ty liên quan</w:t>
            </w:r>
          </w:p>
        </w:tc>
      </w:tr>
      <w:tr w:rsidR="006B50D7" w:rsidRPr="006115EA" w14:paraId="30F043C3" w14:textId="77777777" w:rsidTr="00702F81">
        <w:trPr>
          <w:trHeight w:val="350"/>
        </w:trPr>
        <w:tc>
          <w:tcPr>
            <w:tcW w:w="576" w:type="dxa"/>
            <w:vAlign w:val="center"/>
          </w:tcPr>
          <w:p w14:paraId="268EB661" w14:textId="77777777" w:rsidR="006B50D7" w:rsidRDefault="006B50D7" w:rsidP="00702F81">
            <w:pPr>
              <w:pStyle w:val="NoSpacing"/>
            </w:pPr>
            <w:r>
              <w:t>2</w:t>
            </w:r>
          </w:p>
        </w:tc>
        <w:tc>
          <w:tcPr>
            <w:tcW w:w="3019" w:type="dxa"/>
            <w:vAlign w:val="center"/>
          </w:tcPr>
          <w:p w14:paraId="4BF78127" w14:textId="77777777" w:rsidR="006B50D7" w:rsidRDefault="006B50D7" w:rsidP="00702F81">
            <w:pPr>
              <w:pStyle w:val="NoSpacing"/>
            </w:pPr>
            <w:r>
              <w:t>Kiểm tra Nhóm đã tồn tại</w:t>
            </w:r>
          </w:p>
        </w:tc>
        <w:tc>
          <w:tcPr>
            <w:tcW w:w="1440" w:type="dxa"/>
            <w:vAlign w:val="center"/>
          </w:tcPr>
          <w:p w14:paraId="71228DCE" w14:textId="77777777" w:rsidR="006B50D7" w:rsidRDefault="006B50D7" w:rsidP="00702F81">
            <w:pPr>
              <w:pStyle w:val="NoSpacing"/>
              <w:jc w:val="center"/>
              <w:rPr>
                <w:iCs/>
              </w:rPr>
            </w:pPr>
            <w:r>
              <w:rPr>
                <w:iCs/>
              </w:rPr>
              <w:t>Thủ công</w:t>
            </w:r>
          </w:p>
        </w:tc>
        <w:tc>
          <w:tcPr>
            <w:tcW w:w="1710" w:type="dxa"/>
            <w:vAlign w:val="center"/>
          </w:tcPr>
          <w:p w14:paraId="55A71377" w14:textId="77777777" w:rsidR="006B50D7" w:rsidRDefault="006B50D7" w:rsidP="00702F81">
            <w:pPr>
              <w:pStyle w:val="NoSpacing"/>
              <w:jc w:val="center"/>
            </w:pPr>
            <w:r>
              <w:t>VDAM</w:t>
            </w:r>
          </w:p>
        </w:tc>
        <w:tc>
          <w:tcPr>
            <w:tcW w:w="6210" w:type="dxa"/>
            <w:vAlign w:val="center"/>
          </w:tcPr>
          <w:p w14:paraId="05A2B159" w14:textId="19B52CA7" w:rsidR="006B50D7" w:rsidRDefault="006B50D7" w:rsidP="00702F81">
            <w:pPr>
              <w:pStyle w:val="NoSpacing"/>
            </w:pPr>
            <w:r>
              <w:t xml:space="preserve">NV QLQ sẽ tiến hành kiểm tra danh mục </w:t>
            </w:r>
            <w:r w:rsidR="00951688">
              <w:t>các Nhóm liên quan</w:t>
            </w:r>
            <w:r>
              <w:t xml:space="preserve"> hiện hữu trên hệ thống:</w:t>
            </w:r>
          </w:p>
          <w:p w14:paraId="4D7A5323" w14:textId="79D81E71" w:rsidR="006B50D7" w:rsidRDefault="006B50D7" w:rsidP="00702F81">
            <w:pPr>
              <w:pStyle w:val="NoSpacing"/>
              <w:numPr>
                <w:ilvl w:val="0"/>
                <w:numId w:val="33"/>
              </w:numPr>
            </w:pPr>
            <w:r>
              <w:t xml:space="preserve">Trường hợp Hệ thống đã có </w:t>
            </w:r>
            <w:r w:rsidR="00951688">
              <w:t>Nhóm liên quan cần tạo</w:t>
            </w:r>
            <w:r>
              <w:t xml:space="preserve"> </w:t>
            </w:r>
            <w:r>
              <w:rPr>
                <w:rFonts w:ascii="Wingdings" w:eastAsia="Wingdings" w:hAnsi="Wingdings" w:cs="Wingdings"/>
              </w:rPr>
              <w:t>à</w:t>
            </w:r>
            <w:r>
              <w:t xml:space="preserve"> chuyển sang bước 3</w:t>
            </w:r>
          </w:p>
          <w:p w14:paraId="68D43B35" w14:textId="6C067D79" w:rsidR="006B50D7" w:rsidRDefault="006B50D7" w:rsidP="00702F81">
            <w:pPr>
              <w:pStyle w:val="NoSpacing"/>
              <w:numPr>
                <w:ilvl w:val="0"/>
                <w:numId w:val="33"/>
              </w:numPr>
            </w:pPr>
            <w:r>
              <w:t xml:space="preserve">Trường hợp Hệ thống chưa có </w:t>
            </w:r>
            <w:r w:rsidR="009618A6">
              <w:t xml:space="preserve">Nhóm liên quan cần tạo </w:t>
            </w:r>
            <w:r>
              <w:rPr>
                <w:rFonts w:ascii="Wingdings" w:eastAsia="Wingdings" w:hAnsi="Wingdings" w:cs="Wingdings"/>
              </w:rPr>
              <w:t>à</w:t>
            </w:r>
            <w:r>
              <w:t xml:space="preserve"> chuyển sang bước 4</w:t>
            </w:r>
          </w:p>
        </w:tc>
      </w:tr>
      <w:tr w:rsidR="006B50D7" w:rsidRPr="006115EA" w14:paraId="64AF7267" w14:textId="77777777" w:rsidTr="00702F81">
        <w:trPr>
          <w:trHeight w:val="350"/>
        </w:trPr>
        <w:tc>
          <w:tcPr>
            <w:tcW w:w="576" w:type="dxa"/>
            <w:vAlign w:val="center"/>
          </w:tcPr>
          <w:p w14:paraId="0C644BB6" w14:textId="77777777" w:rsidR="006B50D7" w:rsidRDefault="006B50D7" w:rsidP="00702F81">
            <w:pPr>
              <w:pStyle w:val="NoSpacing"/>
            </w:pPr>
            <w:r>
              <w:t>3</w:t>
            </w:r>
          </w:p>
        </w:tc>
        <w:tc>
          <w:tcPr>
            <w:tcW w:w="3019" w:type="dxa"/>
            <w:vAlign w:val="center"/>
          </w:tcPr>
          <w:p w14:paraId="7EB93D9C" w14:textId="725B9864" w:rsidR="006B50D7" w:rsidRDefault="006B50D7" w:rsidP="00702F81">
            <w:pPr>
              <w:pStyle w:val="NoSpacing"/>
            </w:pPr>
            <w:r>
              <w:t xml:space="preserve">Cập nhật </w:t>
            </w:r>
            <w:r w:rsidR="00325361">
              <w:t>chi tiết</w:t>
            </w:r>
          </w:p>
        </w:tc>
        <w:tc>
          <w:tcPr>
            <w:tcW w:w="1440" w:type="dxa"/>
            <w:vAlign w:val="center"/>
          </w:tcPr>
          <w:p w14:paraId="237D883A" w14:textId="77777777" w:rsidR="006B50D7" w:rsidRDefault="006B50D7" w:rsidP="00702F81">
            <w:pPr>
              <w:pStyle w:val="NoSpacing"/>
              <w:jc w:val="center"/>
              <w:rPr>
                <w:iCs/>
              </w:rPr>
            </w:pPr>
            <w:r>
              <w:rPr>
                <w:iCs/>
              </w:rPr>
              <w:t>Thủ công</w:t>
            </w:r>
          </w:p>
        </w:tc>
        <w:tc>
          <w:tcPr>
            <w:tcW w:w="1710" w:type="dxa"/>
            <w:vAlign w:val="center"/>
          </w:tcPr>
          <w:p w14:paraId="21DFEAF8" w14:textId="77777777" w:rsidR="006B50D7" w:rsidRDefault="006B50D7" w:rsidP="00702F81">
            <w:pPr>
              <w:pStyle w:val="NoSpacing"/>
              <w:jc w:val="center"/>
            </w:pPr>
            <w:r>
              <w:t>VDAM</w:t>
            </w:r>
          </w:p>
        </w:tc>
        <w:tc>
          <w:tcPr>
            <w:tcW w:w="6210" w:type="dxa"/>
            <w:vAlign w:val="center"/>
          </w:tcPr>
          <w:p w14:paraId="2645F407" w14:textId="49893D7F" w:rsidR="006B50D7" w:rsidRDefault="006B50D7" w:rsidP="00702F81">
            <w:pPr>
              <w:pStyle w:val="NoSpacing"/>
            </w:pPr>
            <w:r>
              <w:t xml:space="preserve">NV QLQ tiến hành rà soát, cập nhật lại danh mục </w:t>
            </w:r>
            <w:r w:rsidR="009618A6">
              <w:t>Nhóm liên quan</w:t>
            </w:r>
            <w:r w:rsidR="00325361">
              <w:t xml:space="preserve"> (nếu có)</w:t>
            </w:r>
            <w:r w:rsidR="009618A6">
              <w:t xml:space="preserve"> </w:t>
            </w:r>
          </w:p>
        </w:tc>
      </w:tr>
      <w:tr w:rsidR="006B50D7" w:rsidRPr="006115EA" w14:paraId="4463DA43" w14:textId="77777777" w:rsidTr="00702F81">
        <w:trPr>
          <w:trHeight w:val="350"/>
        </w:trPr>
        <w:tc>
          <w:tcPr>
            <w:tcW w:w="576" w:type="dxa"/>
            <w:vAlign w:val="center"/>
          </w:tcPr>
          <w:p w14:paraId="39C4CCA9" w14:textId="77777777" w:rsidR="006B50D7" w:rsidRDefault="006B50D7" w:rsidP="00702F81">
            <w:pPr>
              <w:pStyle w:val="NoSpacing"/>
            </w:pPr>
            <w:r>
              <w:t>4</w:t>
            </w:r>
          </w:p>
        </w:tc>
        <w:tc>
          <w:tcPr>
            <w:tcW w:w="3019" w:type="dxa"/>
            <w:vAlign w:val="center"/>
          </w:tcPr>
          <w:p w14:paraId="4DEC30CE" w14:textId="77777777" w:rsidR="006B50D7" w:rsidRDefault="006B50D7" w:rsidP="00702F81">
            <w:pPr>
              <w:pStyle w:val="NoSpacing"/>
            </w:pPr>
            <w:r>
              <w:t>Khai báo mới Danh mục</w:t>
            </w:r>
          </w:p>
        </w:tc>
        <w:tc>
          <w:tcPr>
            <w:tcW w:w="1440" w:type="dxa"/>
            <w:vAlign w:val="center"/>
          </w:tcPr>
          <w:p w14:paraId="79193EA0" w14:textId="77777777" w:rsidR="006B50D7" w:rsidRPr="006E0DD1" w:rsidRDefault="006B50D7" w:rsidP="00702F81">
            <w:pPr>
              <w:pStyle w:val="NoSpacing"/>
              <w:jc w:val="center"/>
              <w:rPr>
                <w:iCs/>
              </w:rPr>
            </w:pPr>
            <w:r>
              <w:rPr>
                <w:iCs/>
              </w:rPr>
              <w:t>Thủ công</w:t>
            </w:r>
          </w:p>
        </w:tc>
        <w:tc>
          <w:tcPr>
            <w:tcW w:w="1710" w:type="dxa"/>
            <w:vAlign w:val="center"/>
          </w:tcPr>
          <w:p w14:paraId="588480A0" w14:textId="77777777" w:rsidR="006B50D7" w:rsidRPr="006115EA" w:rsidRDefault="006B50D7" w:rsidP="00702F81">
            <w:pPr>
              <w:pStyle w:val="NoSpacing"/>
              <w:jc w:val="center"/>
            </w:pPr>
            <w:r>
              <w:t>VDAM</w:t>
            </w:r>
          </w:p>
        </w:tc>
        <w:tc>
          <w:tcPr>
            <w:tcW w:w="6210" w:type="dxa"/>
            <w:vAlign w:val="center"/>
          </w:tcPr>
          <w:p w14:paraId="6E4767BE" w14:textId="63D10448" w:rsidR="006B50D7" w:rsidRPr="00AF0F5A" w:rsidRDefault="006B50D7" w:rsidP="00702F81">
            <w:pPr>
              <w:pStyle w:val="NoSpacing"/>
            </w:pPr>
            <w:r>
              <w:t xml:space="preserve">Người dùng tiến hành khai báo mới </w:t>
            </w:r>
            <w:r w:rsidR="00325361">
              <w:t>Danh mục nhóm công ty liên quan</w:t>
            </w:r>
            <w:r>
              <w:t xml:space="preserve"> vào Hệ thống</w:t>
            </w:r>
          </w:p>
        </w:tc>
      </w:tr>
      <w:tr w:rsidR="006B50D7" w:rsidRPr="006115EA" w14:paraId="057433B7" w14:textId="77777777" w:rsidTr="00702F81">
        <w:trPr>
          <w:trHeight w:val="350"/>
        </w:trPr>
        <w:tc>
          <w:tcPr>
            <w:tcW w:w="576" w:type="dxa"/>
            <w:vAlign w:val="center"/>
          </w:tcPr>
          <w:p w14:paraId="45B90818" w14:textId="77777777" w:rsidR="006B50D7" w:rsidRDefault="006B50D7" w:rsidP="00702F81">
            <w:pPr>
              <w:pStyle w:val="NoSpacing"/>
            </w:pPr>
            <w:r>
              <w:t>5</w:t>
            </w:r>
          </w:p>
        </w:tc>
        <w:tc>
          <w:tcPr>
            <w:tcW w:w="3019" w:type="dxa"/>
            <w:vAlign w:val="center"/>
          </w:tcPr>
          <w:p w14:paraId="66784CB2" w14:textId="77777777" w:rsidR="006B50D7" w:rsidRDefault="006B50D7" w:rsidP="00702F81">
            <w:pPr>
              <w:pStyle w:val="NoSpacing"/>
            </w:pPr>
            <w:r>
              <w:t>Phê duyệt?</w:t>
            </w:r>
          </w:p>
        </w:tc>
        <w:tc>
          <w:tcPr>
            <w:tcW w:w="1440" w:type="dxa"/>
            <w:vAlign w:val="center"/>
          </w:tcPr>
          <w:p w14:paraId="3023298C" w14:textId="77777777" w:rsidR="006B50D7" w:rsidRDefault="006B50D7" w:rsidP="00702F81">
            <w:pPr>
              <w:pStyle w:val="NoSpacing"/>
              <w:jc w:val="center"/>
              <w:rPr>
                <w:iCs/>
              </w:rPr>
            </w:pPr>
            <w:r>
              <w:rPr>
                <w:iCs/>
              </w:rPr>
              <w:t>Thủ công</w:t>
            </w:r>
          </w:p>
        </w:tc>
        <w:tc>
          <w:tcPr>
            <w:tcW w:w="1710" w:type="dxa"/>
            <w:vAlign w:val="center"/>
          </w:tcPr>
          <w:p w14:paraId="4FFDB461" w14:textId="77777777" w:rsidR="006B50D7" w:rsidRDefault="006B50D7" w:rsidP="00702F81">
            <w:pPr>
              <w:pStyle w:val="NoSpacing"/>
              <w:jc w:val="center"/>
            </w:pPr>
            <w:r>
              <w:t>VDAM</w:t>
            </w:r>
          </w:p>
        </w:tc>
        <w:tc>
          <w:tcPr>
            <w:tcW w:w="6210" w:type="dxa"/>
            <w:vAlign w:val="center"/>
          </w:tcPr>
          <w:p w14:paraId="52FDC2E1" w14:textId="77777777" w:rsidR="006B50D7" w:rsidRDefault="006B50D7" w:rsidP="00702F81">
            <w:pPr>
              <w:pStyle w:val="NoSpacing"/>
            </w:pPr>
            <w:r>
              <w:t>Trưởng đơn vị/Cấp phê duyệt kiểm tra thông tin cập nhật:</w:t>
            </w:r>
          </w:p>
          <w:p w14:paraId="6C2A232D" w14:textId="77777777" w:rsidR="006B50D7" w:rsidRDefault="006B50D7" w:rsidP="00702F81">
            <w:pPr>
              <w:pStyle w:val="NoSpacing"/>
              <w:numPr>
                <w:ilvl w:val="0"/>
                <w:numId w:val="33"/>
              </w:numPr>
            </w:pPr>
            <w:r>
              <w:t>Nội dung cần điều chỉnh: quay lại bước 3</w:t>
            </w:r>
          </w:p>
          <w:p w14:paraId="279475B4" w14:textId="77777777" w:rsidR="006B50D7" w:rsidRDefault="006B50D7" w:rsidP="00702F81">
            <w:pPr>
              <w:pStyle w:val="NoSpacing"/>
              <w:numPr>
                <w:ilvl w:val="0"/>
                <w:numId w:val="33"/>
              </w:numPr>
            </w:pPr>
            <w:r>
              <w:t>Phê duyệt: chuyển sang bước 6</w:t>
            </w:r>
          </w:p>
        </w:tc>
      </w:tr>
      <w:tr w:rsidR="006B50D7" w:rsidRPr="006115EA" w14:paraId="561B4ED8" w14:textId="77777777" w:rsidTr="00702F81">
        <w:trPr>
          <w:trHeight w:val="350"/>
        </w:trPr>
        <w:tc>
          <w:tcPr>
            <w:tcW w:w="576" w:type="dxa"/>
            <w:vAlign w:val="center"/>
          </w:tcPr>
          <w:p w14:paraId="55F0A53B" w14:textId="77777777" w:rsidR="006B50D7" w:rsidRDefault="006B50D7" w:rsidP="00702F81">
            <w:pPr>
              <w:pStyle w:val="NoSpacing"/>
            </w:pPr>
            <w:r>
              <w:t>6</w:t>
            </w:r>
          </w:p>
        </w:tc>
        <w:tc>
          <w:tcPr>
            <w:tcW w:w="3019" w:type="dxa"/>
            <w:vAlign w:val="center"/>
          </w:tcPr>
          <w:p w14:paraId="0BFFB9A7" w14:textId="15B9F504" w:rsidR="006B50D7" w:rsidRDefault="006B50D7" w:rsidP="00702F81">
            <w:pPr>
              <w:pStyle w:val="NoSpacing"/>
            </w:pPr>
            <w:r>
              <w:t>Ghi nhận thông tin</w:t>
            </w:r>
          </w:p>
        </w:tc>
        <w:tc>
          <w:tcPr>
            <w:tcW w:w="1440" w:type="dxa"/>
            <w:vAlign w:val="center"/>
          </w:tcPr>
          <w:p w14:paraId="6C8200C0" w14:textId="77777777" w:rsidR="006B50D7" w:rsidRPr="006E0DD1" w:rsidRDefault="006B50D7" w:rsidP="00702F81">
            <w:pPr>
              <w:pStyle w:val="NoSpacing"/>
              <w:jc w:val="center"/>
              <w:rPr>
                <w:iCs/>
              </w:rPr>
            </w:pPr>
            <w:r>
              <w:rPr>
                <w:iCs/>
              </w:rPr>
              <w:t>Tự động</w:t>
            </w:r>
          </w:p>
        </w:tc>
        <w:tc>
          <w:tcPr>
            <w:tcW w:w="1710" w:type="dxa"/>
            <w:vAlign w:val="center"/>
          </w:tcPr>
          <w:p w14:paraId="5263B1B9" w14:textId="77777777" w:rsidR="006B50D7" w:rsidRPr="006115EA" w:rsidRDefault="006B50D7" w:rsidP="00702F81">
            <w:pPr>
              <w:pStyle w:val="NoSpacing"/>
              <w:jc w:val="center"/>
            </w:pPr>
            <w:r>
              <w:t>Hệ thống</w:t>
            </w:r>
          </w:p>
        </w:tc>
        <w:tc>
          <w:tcPr>
            <w:tcW w:w="6210" w:type="dxa"/>
            <w:vAlign w:val="center"/>
          </w:tcPr>
          <w:p w14:paraId="55A5D64E" w14:textId="4E592C03" w:rsidR="006B50D7" w:rsidRPr="006E0DD1" w:rsidRDefault="006B50D7" w:rsidP="00702F81">
            <w:pPr>
              <w:pStyle w:val="NoSpacing"/>
            </w:pPr>
            <w:r>
              <w:t xml:space="preserve">Hệ thống ghi nhận và lưu lại kết quả </w:t>
            </w:r>
            <w:r w:rsidR="00325361">
              <w:t>Nhóm công ty liên quan</w:t>
            </w:r>
          </w:p>
        </w:tc>
      </w:tr>
    </w:tbl>
    <w:p w14:paraId="6D32F2B5" w14:textId="77777777" w:rsidR="006B50D7" w:rsidRDefault="006B50D7" w:rsidP="006B50D7"/>
    <w:p w14:paraId="685C5AE0" w14:textId="30A6FAEC" w:rsidR="00A66A61" w:rsidRDefault="00A66A61">
      <w:pPr>
        <w:pStyle w:val="Heading6"/>
        <w:pPrChange w:id="1081" w:author="Do Thanh Trung" w:date="2025-06-12T09:36:00Z" w16du:dateUtc="2025-06-12T02:36:00Z">
          <w:pPr/>
        </w:pPrChange>
      </w:pPr>
      <w:bookmarkStart w:id="1082" w:name="_Bảng_10_-"/>
      <w:bookmarkEnd w:id="1082"/>
      <w:del w:id="1083" w:author="Do Thanh Trung" w:date="2025-06-12T13:29:00Z" w16du:dateUtc="2025-06-12T06:29:00Z">
        <w:r w:rsidDel="00416B40">
          <w:delText>Mô tả trường dữ liệu chức năng</w:delText>
        </w:r>
      </w:del>
      <w:ins w:id="1084" w:author="Do Thanh Trung" w:date="2025-06-12T13:29:00Z" w16du:dateUtc="2025-06-12T06:29:00Z">
        <w:r w:rsidR="00416B40">
          <w:t>Danh mục nhóm công ty liên quan</w:t>
        </w:r>
      </w:ins>
    </w:p>
    <w:tbl>
      <w:tblPr>
        <w:tblStyle w:val="TableGrid"/>
        <w:tblW w:w="13018" w:type="dxa"/>
        <w:tblLook w:val="04A0" w:firstRow="1" w:lastRow="0" w:firstColumn="1" w:lastColumn="0" w:noHBand="0" w:noVBand="1"/>
        <w:tblPrChange w:id="1085" w:author="Do Thanh Trung" w:date="2025-07-04T10:04:00Z" w16du:dateUtc="2025-07-04T03:04:00Z">
          <w:tblPr>
            <w:tblStyle w:val="TableGrid"/>
            <w:tblW w:w="0" w:type="auto"/>
            <w:tblLook w:val="04A0" w:firstRow="1" w:lastRow="0" w:firstColumn="1" w:lastColumn="0" w:noHBand="0" w:noVBand="1"/>
          </w:tblPr>
        </w:tblPrChange>
      </w:tblPr>
      <w:tblGrid>
        <w:gridCol w:w="827"/>
        <w:gridCol w:w="3150"/>
        <w:gridCol w:w="1655"/>
        <w:gridCol w:w="1109"/>
        <w:gridCol w:w="1113"/>
        <w:gridCol w:w="5164"/>
        <w:tblGridChange w:id="1086">
          <w:tblGrid>
            <w:gridCol w:w="602"/>
            <w:gridCol w:w="225"/>
            <w:gridCol w:w="2067"/>
            <w:gridCol w:w="1083"/>
            <w:gridCol w:w="121"/>
            <w:gridCol w:w="807"/>
            <w:gridCol w:w="727"/>
            <w:gridCol w:w="83"/>
            <w:gridCol w:w="1026"/>
            <w:gridCol w:w="1113"/>
            <w:gridCol w:w="1618"/>
            <w:gridCol w:w="3546"/>
          </w:tblGrid>
        </w:tblGridChange>
      </w:tblGrid>
      <w:tr w:rsidR="00CA4C6A" w14:paraId="0ABB9BAE" w14:textId="77777777" w:rsidTr="00CA4C6A">
        <w:trPr>
          <w:trHeight w:val="900"/>
          <w:trPrChange w:id="1087" w:author="Do Thanh Trung" w:date="2025-07-04T10:04:00Z" w16du:dateUtc="2025-07-04T03:04:00Z">
            <w:trPr>
              <w:gridAfter w:val="0"/>
            </w:trPr>
          </w:trPrChange>
        </w:trPr>
        <w:tc>
          <w:tcPr>
            <w:tcW w:w="827" w:type="dxa"/>
            <w:vAlign w:val="center"/>
            <w:tcPrChange w:id="1088" w:author="Do Thanh Trung" w:date="2025-07-04T10:04:00Z" w16du:dateUtc="2025-07-04T03:04:00Z">
              <w:tcPr>
                <w:tcW w:w="602" w:type="dxa"/>
                <w:vAlign w:val="center"/>
              </w:tcPr>
            </w:tcPrChange>
          </w:tcPr>
          <w:p w14:paraId="3A1740A8" w14:textId="77777777" w:rsidR="00CA4C6A" w:rsidRPr="00527516" w:rsidRDefault="00CA4C6A" w:rsidP="00702F81">
            <w:pPr>
              <w:jc w:val="center"/>
              <w:rPr>
                <w:b/>
                <w:bCs/>
              </w:rPr>
            </w:pPr>
            <w:r w:rsidRPr="00527516">
              <w:rPr>
                <w:b/>
                <w:bCs/>
              </w:rPr>
              <w:t>STT</w:t>
            </w:r>
          </w:p>
        </w:tc>
        <w:tc>
          <w:tcPr>
            <w:tcW w:w="3150" w:type="dxa"/>
            <w:vAlign w:val="center"/>
            <w:tcPrChange w:id="1089" w:author="Do Thanh Trung" w:date="2025-07-04T10:04:00Z" w16du:dateUtc="2025-07-04T03:04:00Z">
              <w:tcPr>
                <w:tcW w:w="2292" w:type="dxa"/>
                <w:gridSpan w:val="2"/>
                <w:vAlign w:val="center"/>
              </w:tcPr>
            </w:tcPrChange>
          </w:tcPr>
          <w:p w14:paraId="29183B7C" w14:textId="77777777" w:rsidR="00CA4C6A" w:rsidRPr="00527516" w:rsidRDefault="00CA4C6A" w:rsidP="00702F81">
            <w:pPr>
              <w:jc w:val="center"/>
              <w:rPr>
                <w:b/>
                <w:bCs/>
              </w:rPr>
            </w:pPr>
            <w:r w:rsidRPr="00527516">
              <w:rPr>
                <w:b/>
                <w:bCs/>
              </w:rPr>
              <w:t>Trường dữ liệu</w:t>
            </w:r>
          </w:p>
        </w:tc>
        <w:tc>
          <w:tcPr>
            <w:tcW w:w="1655" w:type="dxa"/>
            <w:vAlign w:val="center"/>
            <w:tcPrChange w:id="1090" w:author="Do Thanh Trung" w:date="2025-07-04T10:04:00Z" w16du:dateUtc="2025-07-04T03:04:00Z">
              <w:tcPr>
                <w:tcW w:w="1204" w:type="dxa"/>
                <w:gridSpan w:val="2"/>
                <w:vAlign w:val="center"/>
              </w:tcPr>
            </w:tcPrChange>
          </w:tcPr>
          <w:p w14:paraId="21AEBE58" w14:textId="77777777" w:rsidR="00CA4C6A" w:rsidRPr="00527516" w:rsidRDefault="00CA4C6A" w:rsidP="00702F81">
            <w:pPr>
              <w:jc w:val="center"/>
              <w:rPr>
                <w:b/>
                <w:bCs/>
              </w:rPr>
            </w:pPr>
            <w:r w:rsidRPr="00527516">
              <w:rPr>
                <w:b/>
                <w:bCs/>
              </w:rPr>
              <w:t>Loại dữ liệu</w:t>
            </w:r>
          </w:p>
        </w:tc>
        <w:tc>
          <w:tcPr>
            <w:tcW w:w="1109" w:type="dxa"/>
            <w:vAlign w:val="center"/>
            <w:tcPrChange w:id="1091" w:author="Do Thanh Trung" w:date="2025-07-04T10:04:00Z" w16du:dateUtc="2025-07-04T03:04:00Z">
              <w:tcPr>
                <w:tcW w:w="807" w:type="dxa"/>
                <w:vAlign w:val="center"/>
              </w:tcPr>
            </w:tcPrChange>
          </w:tcPr>
          <w:p w14:paraId="47C8F595" w14:textId="77777777" w:rsidR="00CA4C6A" w:rsidRPr="00527516" w:rsidRDefault="00CA4C6A" w:rsidP="00702F81">
            <w:pPr>
              <w:jc w:val="center"/>
              <w:rPr>
                <w:b/>
                <w:bCs/>
              </w:rPr>
            </w:pPr>
            <w:r w:rsidRPr="00527516">
              <w:rPr>
                <w:b/>
                <w:bCs/>
              </w:rPr>
              <w:t>Bắt buộc</w:t>
            </w:r>
          </w:p>
        </w:tc>
        <w:tc>
          <w:tcPr>
            <w:tcW w:w="1113" w:type="dxa"/>
            <w:vAlign w:val="center"/>
            <w:tcPrChange w:id="1092" w:author="Do Thanh Trung" w:date="2025-07-04T10:04:00Z" w16du:dateUtc="2025-07-04T03:04:00Z">
              <w:tcPr>
                <w:tcW w:w="810" w:type="dxa"/>
                <w:gridSpan w:val="2"/>
                <w:vAlign w:val="center"/>
              </w:tcPr>
            </w:tcPrChange>
          </w:tcPr>
          <w:p w14:paraId="03823724" w14:textId="77777777" w:rsidR="00CA4C6A" w:rsidRPr="00527516" w:rsidRDefault="00CA4C6A" w:rsidP="00702F81">
            <w:pPr>
              <w:jc w:val="center"/>
              <w:rPr>
                <w:b/>
                <w:bCs/>
              </w:rPr>
            </w:pPr>
            <w:r w:rsidRPr="00527516">
              <w:rPr>
                <w:b/>
                <w:bCs/>
              </w:rPr>
              <w:t>Read Only</w:t>
            </w:r>
          </w:p>
        </w:tc>
        <w:tc>
          <w:tcPr>
            <w:tcW w:w="5164" w:type="dxa"/>
            <w:vAlign w:val="center"/>
            <w:tcPrChange w:id="1093" w:author="Do Thanh Trung" w:date="2025-07-04T10:04:00Z" w16du:dateUtc="2025-07-04T03:04:00Z">
              <w:tcPr>
                <w:tcW w:w="3757" w:type="dxa"/>
                <w:gridSpan w:val="3"/>
                <w:vAlign w:val="center"/>
              </w:tcPr>
            </w:tcPrChange>
          </w:tcPr>
          <w:p w14:paraId="358A03AC" w14:textId="7DA7FDBE" w:rsidR="00CA4C6A" w:rsidRPr="00527516" w:rsidRDefault="00CA4C6A" w:rsidP="00702F81">
            <w:pPr>
              <w:jc w:val="center"/>
              <w:rPr>
                <w:b/>
                <w:bCs/>
              </w:rPr>
            </w:pPr>
            <w:r w:rsidRPr="00527516">
              <w:rPr>
                <w:b/>
                <w:bCs/>
              </w:rPr>
              <w:t>Diễn giải</w:t>
            </w:r>
          </w:p>
        </w:tc>
      </w:tr>
      <w:tr w:rsidR="00CA4C6A" w14:paraId="485D6785" w14:textId="77777777" w:rsidTr="00CA4C6A">
        <w:trPr>
          <w:trHeight w:val="1780"/>
          <w:trPrChange w:id="1094" w:author="Do Thanh Trung" w:date="2025-07-04T10:04:00Z" w16du:dateUtc="2025-07-04T03:04:00Z">
            <w:trPr>
              <w:gridAfter w:val="0"/>
            </w:trPr>
          </w:trPrChange>
        </w:trPr>
        <w:tc>
          <w:tcPr>
            <w:tcW w:w="827" w:type="dxa"/>
            <w:vAlign w:val="center"/>
            <w:tcPrChange w:id="1095" w:author="Do Thanh Trung" w:date="2025-07-04T10:04:00Z" w16du:dateUtc="2025-07-04T03:04:00Z">
              <w:tcPr>
                <w:tcW w:w="602" w:type="dxa"/>
                <w:vAlign w:val="center"/>
              </w:tcPr>
            </w:tcPrChange>
          </w:tcPr>
          <w:p w14:paraId="5A500C8B" w14:textId="77777777" w:rsidR="00CA4C6A" w:rsidRDefault="00CA4C6A" w:rsidP="00702F81">
            <w:pPr>
              <w:jc w:val="left"/>
            </w:pPr>
            <w:r>
              <w:t>01</w:t>
            </w:r>
          </w:p>
        </w:tc>
        <w:tc>
          <w:tcPr>
            <w:tcW w:w="3150" w:type="dxa"/>
            <w:vAlign w:val="center"/>
            <w:tcPrChange w:id="1096" w:author="Do Thanh Trung" w:date="2025-07-04T10:04:00Z" w16du:dateUtc="2025-07-04T03:04:00Z">
              <w:tcPr>
                <w:tcW w:w="2292" w:type="dxa"/>
                <w:gridSpan w:val="2"/>
                <w:vAlign w:val="center"/>
              </w:tcPr>
            </w:tcPrChange>
          </w:tcPr>
          <w:p w14:paraId="4BFE2263" w14:textId="5E734514" w:rsidR="00CA4C6A" w:rsidRDefault="00CA4C6A" w:rsidP="00702F81">
            <w:pPr>
              <w:jc w:val="left"/>
            </w:pPr>
            <w:r>
              <w:t>TCPH gốc</w:t>
            </w:r>
          </w:p>
        </w:tc>
        <w:tc>
          <w:tcPr>
            <w:tcW w:w="1655" w:type="dxa"/>
            <w:vAlign w:val="center"/>
            <w:tcPrChange w:id="1097" w:author="Do Thanh Trung" w:date="2025-07-04T10:04:00Z" w16du:dateUtc="2025-07-04T03:04:00Z">
              <w:tcPr>
                <w:tcW w:w="1204" w:type="dxa"/>
                <w:gridSpan w:val="2"/>
                <w:vAlign w:val="center"/>
              </w:tcPr>
            </w:tcPrChange>
          </w:tcPr>
          <w:p w14:paraId="6F7A0D66" w14:textId="0E7254A3" w:rsidR="00CA4C6A" w:rsidRDefault="00CA4C6A" w:rsidP="00702F81">
            <w:pPr>
              <w:jc w:val="left"/>
            </w:pPr>
            <w:r>
              <w:t>Optionset</w:t>
            </w:r>
          </w:p>
        </w:tc>
        <w:tc>
          <w:tcPr>
            <w:tcW w:w="1109" w:type="dxa"/>
            <w:vAlign w:val="center"/>
            <w:tcPrChange w:id="1098" w:author="Do Thanh Trung" w:date="2025-07-04T10:04:00Z" w16du:dateUtc="2025-07-04T03:04:00Z">
              <w:tcPr>
                <w:tcW w:w="807" w:type="dxa"/>
                <w:vAlign w:val="center"/>
              </w:tcPr>
            </w:tcPrChange>
          </w:tcPr>
          <w:p w14:paraId="3860EF4D" w14:textId="77777777" w:rsidR="00CA4C6A" w:rsidRDefault="00CA4C6A" w:rsidP="00702F81">
            <w:pPr>
              <w:jc w:val="left"/>
            </w:pPr>
            <w:r>
              <w:t>X</w:t>
            </w:r>
          </w:p>
        </w:tc>
        <w:tc>
          <w:tcPr>
            <w:tcW w:w="1113" w:type="dxa"/>
            <w:vAlign w:val="center"/>
            <w:tcPrChange w:id="1099" w:author="Do Thanh Trung" w:date="2025-07-04T10:04:00Z" w16du:dateUtc="2025-07-04T03:04:00Z">
              <w:tcPr>
                <w:tcW w:w="810" w:type="dxa"/>
                <w:gridSpan w:val="2"/>
                <w:vAlign w:val="center"/>
              </w:tcPr>
            </w:tcPrChange>
          </w:tcPr>
          <w:p w14:paraId="79C93084" w14:textId="77777777" w:rsidR="00CA4C6A" w:rsidRDefault="00CA4C6A" w:rsidP="00702F81">
            <w:pPr>
              <w:jc w:val="left"/>
            </w:pPr>
          </w:p>
        </w:tc>
        <w:tc>
          <w:tcPr>
            <w:tcW w:w="5164" w:type="dxa"/>
            <w:vAlign w:val="center"/>
            <w:tcPrChange w:id="1100" w:author="Do Thanh Trung" w:date="2025-07-04T10:04:00Z" w16du:dateUtc="2025-07-04T03:04:00Z">
              <w:tcPr>
                <w:tcW w:w="3757" w:type="dxa"/>
                <w:gridSpan w:val="3"/>
                <w:vAlign w:val="center"/>
              </w:tcPr>
            </w:tcPrChange>
          </w:tcPr>
          <w:p w14:paraId="36572619" w14:textId="0DA824E0" w:rsidR="00CA4C6A" w:rsidRDefault="00CA4C6A" w:rsidP="00702F81">
            <w:pPr>
              <w:jc w:val="left"/>
            </w:pPr>
            <w:r>
              <w:t>Người dùng chọn TCPH gốc dựa trên danh sách TCPH ở Quy trình thực hiện đầu tư chứng khoán và Quy trình thực hiện đầu tư tài sản khác</w:t>
            </w:r>
          </w:p>
        </w:tc>
      </w:tr>
      <w:tr w:rsidR="00CA4C6A" w14:paraId="36DF99E4" w14:textId="77777777" w:rsidTr="00CA4C6A">
        <w:trPr>
          <w:trHeight w:val="858"/>
          <w:trPrChange w:id="1101" w:author="Do Thanh Trung" w:date="2025-07-04T10:04:00Z" w16du:dateUtc="2025-07-04T03:04:00Z">
            <w:trPr>
              <w:gridAfter w:val="0"/>
            </w:trPr>
          </w:trPrChange>
        </w:trPr>
        <w:tc>
          <w:tcPr>
            <w:tcW w:w="827" w:type="dxa"/>
            <w:vAlign w:val="center"/>
            <w:tcPrChange w:id="1102" w:author="Do Thanh Trung" w:date="2025-07-04T10:04:00Z" w16du:dateUtc="2025-07-04T03:04:00Z">
              <w:tcPr>
                <w:tcW w:w="602" w:type="dxa"/>
                <w:vAlign w:val="center"/>
              </w:tcPr>
            </w:tcPrChange>
          </w:tcPr>
          <w:p w14:paraId="42593C5F" w14:textId="77777777" w:rsidR="00CA4C6A" w:rsidRDefault="00CA4C6A" w:rsidP="00702F81">
            <w:pPr>
              <w:jc w:val="left"/>
            </w:pPr>
            <w:r>
              <w:t>02</w:t>
            </w:r>
          </w:p>
        </w:tc>
        <w:tc>
          <w:tcPr>
            <w:tcW w:w="3150" w:type="dxa"/>
            <w:vAlign w:val="center"/>
            <w:tcPrChange w:id="1103" w:author="Do Thanh Trung" w:date="2025-07-04T10:04:00Z" w16du:dateUtc="2025-07-04T03:04:00Z">
              <w:tcPr>
                <w:tcW w:w="2292" w:type="dxa"/>
                <w:gridSpan w:val="2"/>
                <w:vAlign w:val="center"/>
              </w:tcPr>
            </w:tcPrChange>
          </w:tcPr>
          <w:p w14:paraId="746DE74B" w14:textId="57967B64" w:rsidR="00CA4C6A" w:rsidRDefault="00CA4C6A" w:rsidP="00702F81">
            <w:pPr>
              <w:jc w:val="left"/>
            </w:pPr>
            <w:r>
              <w:t>Tên nhóm</w:t>
            </w:r>
          </w:p>
        </w:tc>
        <w:tc>
          <w:tcPr>
            <w:tcW w:w="1655" w:type="dxa"/>
            <w:vAlign w:val="center"/>
            <w:tcPrChange w:id="1104" w:author="Do Thanh Trung" w:date="2025-07-04T10:04:00Z" w16du:dateUtc="2025-07-04T03:04:00Z">
              <w:tcPr>
                <w:tcW w:w="1204" w:type="dxa"/>
                <w:gridSpan w:val="2"/>
                <w:vAlign w:val="center"/>
              </w:tcPr>
            </w:tcPrChange>
          </w:tcPr>
          <w:p w14:paraId="374F1FD5" w14:textId="2A08CE0A" w:rsidR="00CA4C6A" w:rsidRDefault="00CA4C6A" w:rsidP="00702F81">
            <w:pPr>
              <w:jc w:val="left"/>
            </w:pPr>
            <w:r>
              <w:t>Numberx</w:t>
            </w:r>
          </w:p>
        </w:tc>
        <w:tc>
          <w:tcPr>
            <w:tcW w:w="1109" w:type="dxa"/>
            <w:vAlign w:val="center"/>
            <w:tcPrChange w:id="1105" w:author="Do Thanh Trung" w:date="2025-07-04T10:04:00Z" w16du:dateUtc="2025-07-04T03:04:00Z">
              <w:tcPr>
                <w:tcW w:w="807" w:type="dxa"/>
                <w:vAlign w:val="center"/>
              </w:tcPr>
            </w:tcPrChange>
          </w:tcPr>
          <w:p w14:paraId="71850452" w14:textId="77777777" w:rsidR="00CA4C6A" w:rsidRDefault="00CA4C6A" w:rsidP="00702F81">
            <w:pPr>
              <w:jc w:val="left"/>
            </w:pPr>
            <w:r>
              <w:t>X</w:t>
            </w:r>
          </w:p>
        </w:tc>
        <w:tc>
          <w:tcPr>
            <w:tcW w:w="1113" w:type="dxa"/>
            <w:vAlign w:val="center"/>
            <w:tcPrChange w:id="1106" w:author="Do Thanh Trung" w:date="2025-07-04T10:04:00Z" w16du:dateUtc="2025-07-04T03:04:00Z">
              <w:tcPr>
                <w:tcW w:w="810" w:type="dxa"/>
                <w:gridSpan w:val="2"/>
                <w:vAlign w:val="center"/>
              </w:tcPr>
            </w:tcPrChange>
          </w:tcPr>
          <w:p w14:paraId="1703A4BE" w14:textId="00A3CF72" w:rsidR="00CA4C6A" w:rsidRDefault="00CA4C6A" w:rsidP="00702F81">
            <w:pPr>
              <w:jc w:val="left"/>
            </w:pPr>
            <w:r>
              <w:t>X</w:t>
            </w:r>
          </w:p>
        </w:tc>
        <w:tc>
          <w:tcPr>
            <w:tcW w:w="5164" w:type="dxa"/>
            <w:vAlign w:val="center"/>
            <w:tcPrChange w:id="1107" w:author="Do Thanh Trung" w:date="2025-07-04T10:04:00Z" w16du:dateUtc="2025-07-04T03:04:00Z">
              <w:tcPr>
                <w:tcW w:w="3757" w:type="dxa"/>
                <w:gridSpan w:val="3"/>
                <w:vAlign w:val="center"/>
              </w:tcPr>
            </w:tcPrChange>
          </w:tcPr>
          <w:p w14:paraId="26C703BA" w14:textId="09A45402" w:rsidR="00CA4C6A" w:rsidRDefault="00CA4C6A" w:rsidP="00702F81">
            <w:pPr>
              <w:jc w:val="left"/>
            </w:pPr>
            <w:r>
              <w:t>Hệ thống hình thành tên nhóm theo cú pháp:</w:t>
            </w:r>
          </w:p>
          <w:p w14:paraId="01D3D6AF" w14:textId="7541F1F2" w:rsidR="00CA4C6A" w:rsidRDefault="00CA4C6A" w:rsidP="00097E1B">
            <w:pPr>
              <w:jc w:val="center"/>
            </w:pPr>
            <w:r>
              <w:t>“Nhóm liên quan” + TCPH gốc</w:t>
            </w:r>
          </w:p>
        </w:tc>
      </w:tr>
      <w:tr w:rsidR="00CA4C6A" w14:paraId="292EC55C" w14:textId="77777777" w:rsidTr="00CA4C6A">
        <w:trPr>
          <w:trHeight w:val="3518"/>
          <w:trPrChange w:id="1108" w:author="Do Thanh Trung" w:date="2025-07-04T10:04:00Z" w16du:dateUtc="2025-07-04T03:04:00Z">
            <w:trPr>
              <w:gridAfter w:val="0"/>
            </w:trPr>
          </w:trPrChange>
        </w:trPr>
        <w:tc>
          <w:tcPr>
            <w:tcW w:w="827" w:type="dxa"/>
            <w:vAlign w:val="center"/>
            <w:tcPrChange w:id="1109" w:author="Do Thanh Trung" w:date="2025-07-04T10:04:00Z" w16du:dateUtc="2025-07-04T03:04:00Z">
              <w:tcPr>
                <w:tcW w:w="602" w:type="dxa"/>
                <w:vAlign w:val="center"/>
              </w:tcPr>
            </w:tcPrChange>
          </w:tcPr>
          <w:p w14:paraId="3B1FA103" w14:textId="77777777" w:rsidR="00CA4C6A" w:rsidRDefault="00CA4C6A" w:rsidP="00702F81">
            <w:pPr>
              <w:jc w:val="left"/>
            </w:pPr>
            <w:r>
              <w:lastRenderedPageBreak/>
              <w:t>03</w:t>
            </w:r>
          </w:p>
        </w:tc>
        <w:tc>
          <w:tcPr>
            <w:tcW w:w="3150" w:type="dxa"/>
            <w:vAlign w:val="center"/>
            <w:tcPrChange w:id="1110" w:author="Do Thanh Trung" w:date="2025-07-04T10:04:00Z" w16du:dateUtc="2025-07-04T03:04:00Z">
              <w:tcPr>
                <w:tcW w:w="2292" w:type="dxa"/>
                <w:gridSpan w:val="2"/>
                <w:vAlign w:val="center"/>
              </w:tcPr>
            </w:tcPrChange>
          </w:tcPr>
          <w:p w14:paraId="4770D11F" w14:textId="796878E0" w:rsidR="00CA4C6A" w:rsidRDefault="00CA4C6A" w:rsidP="00702F81">
            <w:pPr>
              <w:jc w:val="left"/>
            </w:pPr>
            <w:r>
              <w:t>Công ty liên quan</w:t>
            </w:r>
          </w:p>
        </w:tc>
        <w:tc>
          <w:tcPr>
            <w:tcW w:w="1655" w:type="dxa"/>
            <w:vAlign w:val="center"/>
            <w:tcPrChange w:id="1111" w:author="Do Thanh Trung" w:date="2025-07-04T10:04:00Z" w16du:dateUtc="2025-07-04T03:04:00Z">
              <w:tcPr>
                <w:tcW w:w="1204" w:type="dxa"/>
                <w:gridSpan w:val="2"/>
                <w:vAlign w:val="center"/>
              </w:tcPr>
            </w:tcPrChange>
          </w:tcPr>
          <w:p w14:paraId="4E1374B8" w14:textId="77777777" w:rsidR="00CA4C6A" w:rsidRDefault="00CA4C6A" w:rsidP="00702F81">
            <w:pPr>
              <w:jc w:val="left"/>
            </w:pPr>
            <w:r>
              <w:t>Optionset</w:t>
            </w:r>
          </w:p>
        </w:tc>
        <w:tc>
          <w:tcPr>
            <w:tcW w:w="1109" w:type="dxa"/>
            <w:vAlign w:val="center"/>
            <w:tcPrChange w:id="1112" w:author="Do Thanh Trung" w:date="2025-07-04T10:04:00Z" w16du:dateUtc="2025-07-04T03:04:00Z">
              <w:tcPr>
                <w:tcW w:w="807" w:type="dxa"/>
                <w:vAlign w:val="center"/>
              </w:tcPr>
            </w:tcPrChange>
          </w:tcPr>
          <w:p w14:paraId="5B71843E" w14:textId="77777777" w:rsidR="00CA4C6A" w:rsidRDefault="00CA4C6A" w:rsidP="00702F81">
            <w:pPr>
              <w:jc w:val="left"/>
            </w:pPr>
            <w:r>
              <w:t>X</w:t>
            </w:r>
          </w:p>
        </w:tc>
        <w:tc>
          <w:tcPr>
            <w:tcW w:w="1113" w:type="dxa"/>
            <w:vAlign w:val="center"/>
            <w:tcPrChange w:id="1113" w:author="Do Thanh Trung" w:date="2025-07-04T10:04:00Z" w16du:dateUtc="2025-07-04T03:04:00Z">
              <w:tcPr>
                <w:tcW w:w="810" w:type="dxa"/>
                <w:gridSpan w:val="2"/>
                <w:vAlign w:val="center"/>
              </w:tcPr>
            </w:tcPrChange>
          </w:tcPr>
          <w:p w14:paraId="2CEB30B7" w14:textId="77777777" w:rsidR="00CA4C6A" w:rsidRDefault="00CA4C6A" w:rsidP="00702F81">
            <w:pPr>
              <w:jc w:val="left"/>
            </w:pPr>
          </w:p>
        </w:tc>
        <w:tc>
          <w:tcPr>
            <w:tcW w:w="5164" w:type="dxa"/>
            <w:vAlign w:val="center"/>
            <w:tcPrChange w:id="1114" w:author="Do Thanh Trung" w:date="2025-07-04T10:04:00Z" w16du:dateUtc="2025-07-04T03:04:00Z">
              <w:tcPr>
                <w:tcW w:w="3757" w:type="dxa"/>
                <w:gridSpan w:val="3"/>
                <w:vAlign w:val="center"/>
              </w:tcPr>
            </w:tcPrChange>
          </w:tcPr>
          <w:p w14:paraId="66B8A809" w14:textId="19EFF623" w:rsidR="00CA4C6A" w:rsidRDefault="00CA4C6A" w:rsidP="00702F81">
            <w:pPr>
              <w:jc w:val="left"/>
            </w:pPr>
            <w:r>
              <w:t>Người dùng chọn TCPH liên quan đến TCPH gốc dựa trên danh sách TCPH ở Quy trình thực hiện đầu tư chứng khoán và Quy trình thực hiện đầu tư tài sản khác</w:t>
            </w:r>
          </w:p>
          <w:p w14:paraId="55B8AF6D" w14:textId="526BD6AB" w:rsidR="00CA4C6A" w:rsidRDefault="00CA4C6A" w:rsidP="00702F81">
            <w:pPr>
              <w:jc w:val="left"/>
            </w:pPr>
            <w:r>
              <w:t>Hệ thống cho phép người dùng chọn nhiều Công ty liên quan trong 1 TCPH gốc</w:t>
            </w:r>
          </w:p>
        </w:tc>
      </w:tr>
    </w:tbl>
    <w:p w14:paraId="18105CE2" w14:textId="77777777" w:rsidR="006B50D7" w:rsidRDefault="006B50D7" w:rsidP="006B50D7"/>
    <w:p w14:paraId="17854361" w14:textId="7C6B0F5E" w:rsidR="00EF2517" w:rsidRDefault="1535D61E" w:rsidP="00EF2517">
      <w:pPr>
        <w:pStyle w:val="Heading3"/>
      </w:pPr>
      <w:commentRangeStart w:id="1115"/>
      <w:r>
        <w:t>Cài đặt phân quyền tài khoản</w:t>
      </w:r>
      <w:commentRangeEnd w:id="1115"/>
      <w:r w:rsidR="00EF2517">
        <w:rPr>
          <w:rStyle w:val="CommentReference"/>
        </w:rPr>
        <w:commentReference w:id="1115"/>
      </w:r>
    </w:p>
    <w:p w14:paraId="7825883A" w14:textId="56A49D2F" w:rsidR="00090C0D" w:rsidRDefault="00090C0D" w:rsidP="00090C0D">
      <w:r>
        <w:t>Phân quyền tài khoản được th</w:t>
      </w:r>
      <w:r w:rsidR="00751B54">
        <w:t xml:space="preserve">ực hiện theo vai trò của người </w:t>
      </w:r>
      <w:r w:rsidR="00DC0FC0">
        <w:t>phụ trách</w:t>
      </w:r>
      <w:r w:rsidR="00C2725A">
        <w:t>. Theo cơ cấu của đơn vị, hệ thống có các vai trò sau:</w:t>
      </w:r>
    </w:p>
    <w:p w14:paraId="17197F4E" w14:textId="58EF88D9" w:rsidR="00C2725A" w:rsidRDefault="00C2725A" w:rsidP="00C2725A">
      <w:pPr>
        <w:pStyle w:val="ListParagraph"/>
        <w:numPr>
          <w:ilvl w:val="0"/>
          <w:numId w:val="33"/>
        </w:numPr>
      </w:pPr>
      <w:del w:id="1116" w:author="Do Thanh Trung" w:date="2025-06-11T16:30:00Z" w16du:dateUtc="2025-06-11T09:30:00Z">
        <w:r w:rsidDel="009852E2">
          <w:delText>Trader</w:delText>
        </w:r>
      </w:del>
      <w:ins w:id="1117" w:author="Do Thanh Trung" w:date="2025-06-11T16:30:00Z" w16du:dateUtc="2025-06-11T09:30:00Z">
        <w:r w:rsidR="009852E2">
          <w:t>Nhân viên</w:t>
        </w:r>
      </w:ins>
    </w:p>
    <w:p w14:paraId="0805A886" w14:textId="3AF2AD8C" w:rsidR="00C2725A" w:rsidRDefault="009852E2" w:rsidP="00C2725A">
      <w:pPr>
        <w:pStyle w:val="ListParagraph"/>
        <w:numPr>
          <w:ilvl w:val="0"/>
          <w:numId w:val="33"/>
        </w:numPr>
      </w:pPr>
      <w:ins w:id="1118" w:author="Do Thanh Trung" w:date="2025-06-11T16:30:00Z" w16du:dateUtc="2025-06-11T09:30:00Z">
        <w:r>
          <w:t>Kiểm soát</w:t>
        </w:r>
      </w:ins>
      <w:del w:id="1119" w:author="Do Thanh Trung" w:date="2025-06-11T16:30:00Z" w16du:dateUtc="2025-06-11T09:30:00Z">
        <w:r w:rsidR="00C2725A" w:rsidDel="009852E2">
          <w:delText>PM</w:delText>
        </w:r>
      </w:del>
    </w:p>
    <w:p w14:paraId="1A4282BA" w14:textId="4EBDBD98" w:rsidR="00C2725A" w:rsidDel="009852E2" w:rsidRDefault="00C2725A" w:rsidP="009852E2">
      <w:pPr>
        <w:pStyle w:val="ListParagraph"/>
        <w:numPr>
          <w:ilvl w:val="0"/>
          <w:numId w:val="33"/>
        </w:numPr>
        <w:rPr>
          <w:del w:id="1120" w:author="Do Thanh Trung" w:date="2025-06-11T16:31:00Z" w16du:dateUtc="2025-06-11T09:31:00Z"/>
        </w:rPr>
      </w:pPr>
      <w:del w:id="1121" w:author="Do Thanh Trung" w:date="2025-06-11T16:30:00Z" w16du:dateUtc="2025-06-11T09:30:00Z">
        <w:r w:rsidDel="009852E2">
          <w:delText>Quản lý cấp 1</w:delText>
        </w:r>
      </w:del>
      <w:ins w:id="1122" w:author="Do Thanh Trung" w:date="2025-06-11T16:30:00Z" w16du:dateUtc="2025-06-11T09:30:00Z">
        <w:r w:rsidR="009852E2">
          <w:t>Phê duyệt</w:t>
        </w:r>
      </w:ins>
    </w:p>
    <w:p w14:paraId="22B950F3" w14:textId="6373B729" w:rsidR="00C2725A" w:rsidRPr="00090C0D" w:rsidDel="009852E2" w:rsidRDefault="00C2725A" w:rsidP="009852E2">
      <w:pPr>
        <w:pStyle w:val="ListParagraph"/>
        <w:numPr>
          <w:ilvl w:val="0"/>
          <w:numId w:val="33"/>
        </w:numPr>
        <w:rPr>
          <w:del w:id="1123" w:author="Do Thanh Trung" w:date="2025-06-11T16:31:00Z" w16du:dateUtc="2025-06-11T09:31:00Z"/>
        </w:rPr>
      </w:pPr>
      <w:del w:id="1124" w:author="Do Thanh Trung" w:date="2025-06-11T16:31:00Z" w16du:dateUtc="2025-06-11T09:31:00Z">
        <w:r w:rsidDel="009852E2">
          <w:delText>Quản lý cấp 2</w:delText>
        </w:r>
      </w:del>
    </w:p>
    <w:p w14:paraId="383E75D9" w14:textId="29807B7E" w:rsidR="00086C4C" w:rsidRPr="00086C4C" w:rsidRDefault="00086C4C" w:rsidP="00086C4C">
      <w:pPr>
        <w:pStyle w:val="Heading4"/>
      </w:pPr>
      <w:r>
        <w:t xml:space="preserve">Phân quyền tài khoản cho </w:t>
      </w:r>
      <w:del w:id="1125" w:author="Do Thanh Trung" w:date="2025-06-12T10:10:00Z" w16du:dateUtc="2025-06-12T03:10:00Z">
        <w:r w:rsidR="00CC5DAD" w:rsidDel="00DD7D44">
          <w:delText>Trader</w:delText>
        </w:r>
      </w:del>
      <w:ins w:id="1126" w:author="Do Thanh Trung" w:date="2025-06-12T10:10:00Z" w16du:dateUtc="2025-06-12T03:10:00Z">
        <w:r w:rsidR="00DD7D44">
          <w:t>Nhân viên</w:t>
        </w:r>
      </w:ins>
    </w:p>
    <w:tbl>
      <w:tblPr>
        <w:tblStyle w:val="TableGrid"/>
        <w:tblW w:w="12468" w:type="dxa"/>
        <w:tblLook w:val="04A0" w:firstRow="1" w:lastRow="0" w:firstColumn="1" w:lastColumn="0" w:noHBand="0" w:noVBand="1"/>
      </w:tblPr>
      <w:tblGrid>
        <w:gridCol w:w="1705"/>
        <w:gridCol w:w="4168"/>
        <w:gridCol w:w="688"/>
        <w:gridCol w:w="889"/>
        <w:gridCol w:w="915"/>
        <w:gridCol w:w="719"/>
        <w:gridCol w:w="694"/>
        <w:gridCol w:w="822"/>
        <w:gridCol w:w="934"/>
        <w:gridCol w:w="934"/>
        <w:tblGridChange w:id="1127">
          <w:tblGrid>
            <w:gridCol w:w="1705"/>
            <w:gridCol w:w="4168"/>
            <w:gridCol w:w="688"/>
            <w:gridCol w:w="889"/>
            <w:gridCol w:w="915"/>
            <w:gridCol w:w="719"/>
            <w:gridCol w:w="694"/>
            <w:gridCol w:w="822"/>
            <w:gridCol w:w="934"/>
            <w:gridCol w:w="934"/>
          </w:tblGrid>
        </w:tblGridChange>
      </w:tblGrid>
      <w:tr w:rsidR="00471631" w14:paraId="196A4370" w14:textId="69E66363" w:rsidTr="00471631">
        <w:trPr>
          <w:trHeight w:val="881"/>
          <w:tblHeader/>
        </w:trPr>
        <w:tc>
          <w:tcPr>
            <w:tcW w:w="1705" w:type="dxa"/>
          </w:tcPr>
          <w:p w14:paraId="29BC8F44" w14:textId="169B7BD9" w:rsidR="00471631" w:rsidRPr="003C5775" w:rsidRDefault="00471631" w:rsidP="00B26DBC">
            <w:pPr>
              <w:jc w:val="center"/>
              <w:rPr>
                <w:b/>
                <w:bCs/>
              </w:rPr>
            </w:pPr>
            <w:r>
              <w:rPr>
                <w:b/>
                <w:bCs/>
              </w:rPr>
              <w:t>Quy trình</w:t>
            </w:r>
          </w:p>
        </w:tc>
        <w:tc>
          <w:tcPr>
            <w:tcW w:w="4168" w:type="dxa"/>
          </w:tcPr>
          <w:p w14:paraId="77B0F8D4" w14:textId="1544FA3A" w:rsidR="00471631" w:rsidRPr="003C5775" w:rsidRDefault="00471631" w:rsidP="00B26DBC">
            <w:pPr>
              <w:jc w:val="center"/>
              <w:rPr>
                <w:b/>
                <w:bCs/>
              </w:rPr>
            </w:pPr>
            <w:r w:rsidRPr="003C5775">
              <w:rPr>
                <w:b/>
                <w:bCs/>
              </w:rPr>
              <w:t>Tên chức năng</w:t>
            </w:r>
          </w:p>
        </w:tc>
        <w:tc>
          <w:tcPr>
            <w:tcW w:w="688" w:type="dxa"/>
          </w:tcPr>
          <w:p w14:paraId="073FEA55" w14:textId="126FC363" w:rsidR="00471631" w:rsidRPr="003C5775" w:rsidRDefault="00471631" w:rsidP="00B26DBC">
            <w:pPr>
              <w:jc w:val="center"/>
              <w:rPr>
                <w:b/>
                <w:bCs/>
              </w:rPr>
            </w:pPr>
            <w:r w:rsidRPr="003C5775">
              <w:rPr>
                <w:b/>
                <w:bCs/>
              </w:rPr>
              <w:t>Đọc</w:t>
            </w:r>
          </w:p>
        </w:tc>
        <w:tc>
          <w:tcPr>
            <w:tcW w:w="889" w:type="dxa"/>
          </w:tcPr>
          <w:p w14:paraId="3A0D60F9" w14:textId="0933E5F9" w:rsidR="00471631" w:rsidRPr="003C5775" w:rsidRDefault="00471631" w:rsidP="00B26DBC">
            <w:pPr>
              <w:jc w:val="center"/>
              <w:rPr>
                <w:b/>
                <w:bCs/>
              </w:rPr>
            </w:pPr>
            <w:r w:rsidRPr="003C5775">
              <w:rPr>
                <w:b/>
                <w:bCs/>
              </w:rPr>
              <w:t>Thêm mới</w:t>
            </w:r>
          </w:p>
        </w:tc>
        <w:tc>
          <w:tcPr>
            <w:tcW w:w="915" w:type="dxa"/>
          </w:tcPr>
          <w:p w14:paraId="2E4DFCBC" w14:textId="1CE880F1" w:rsidR="00471631" w:rsidRPr="003C5775" w:rsidRDefault="00471631" w:rsidP="00B26DBC">
            <w:pPr>
              <w:jc w:val="center"/>
              <w:rPr>
                <w:b/>
                <w:bCs/>
              </w:rPr>
            </w:pPr>
            <w:r w:rsidRPr="003C5775">
              <w:rPr>
                <w:b/>
                <w:bCs/>
              </w:rPr>
              <w:t>Chỉnh sửa</w:t>
            </w:r>
          </w:p>
        </w:tc>
        <w:tc>
          <w:tcPr>
            <w:tcW w:w="719" w:type="dxa"/>
          </w:tcPr>
          <w:p w14:paraId="00E58EB2" w14:textId="5748DD73" w:rsidR="00471631" w:rsidRPr="003C5775" w:rsidRDefault="00471631" w:rsidP="00B26DBC">
            <w:pPr>
              <w:jc w:val="center"/>
              <w:rPr>
                <w:b/>
                <w:bCs/>
              </w:rPr>
            </w:pPr>
            <w:r w:rsidRPr="003C5775">
              <w:rPr>
                <w:b/>
                <w:bCs/>
              </w:rPr>
              <w:t>Xóa</w:t>
            </w:r>
          </w:p>
        </w:tc>
        <w:tc>
          <w:tcPr>
            <w:tcW w:w="694" w:type="dxa"/>
          </w:tcPr>
          <w:p w14:paraId="019FE057" w14:textId="238B99B1" w:rsidR="00471631" w:rsidRPr="003C5775" w:rsidRDefault="00471631" w:rsidP="00B26DBC">
            <w:pPr>
              <w:jc w:val="center"/>
              <w:rPr>
                <w:b/>
                <w:bCs/>
              </w:rPr>
            </w:pPr>
            <w:r w:rsidRPr="003C5775">
              <w:rPr>
                <w:b/>
                <w:bCs/>
              </w:rPr>
              <w:t>In</w:t>
            </w:r>
          </w:p>
        </w:tc>
        <w:tc>
          <w:tcPr>
            <w:tcW w:w="822" w:type="dxa"/>
          </w:tcPr>
          <w:p w14:paraId="6D6E1A62" w14:textId="3DC2DF6C" w:rsidR="00471631" w:rsidRPr="003C5775" w:rsidRDefault="00471631" w:rsidP="00B26DBC">
            <w:pPr>
              <w:jc w:val="center"/>
              <w:rPr>
                <w:b/>
                <w:bCs/>
              </w:rPr>
            </w:pPr>
            <w:r w:rsidRPr="003C5775">
              <w:rPr>
                <w:b/>
                <w:bCs/>
              </w:rPr>
              <w:t>Xuất file</w:t>
            </w:r>
          </w:p>
        </w:tc>
        <w:tc>
          <w:tcPr>
            <w:tcW w:w="934" w:type="dxa"/>
          </w:tcPr>
          <w:p w14:paraId="283F248F" w14:textId="35D76153" w:rsidR="00471631" w:rsidRPr="003C5775" w:rsidRDefault="00471631" w:rsidP="00B26DBC">
            <w:pPr>
              <w:jc w:val="center"/>
              <w:rPr>
                <w:b/>
                <w:bCs/>
              </w:rPr>
            </w:pPr>
            <w:r w:rsidRPr="003C5775">
              <w:rPr>
                <w:b/>
                <w:bCs/>
              </w:rPr>
              <w:t>Duyệt cấp 1</w:t>
            </w:r>
          </w:p>
        </w:tc>
        <w:tc>
          <w:tcPr>
            <w:tcW w:w="934" w:type="dxa"/>
          </w:tcPr>
          <w:p w14:paraId="4E4C5D75" w14:textId="72328E82" w:rsidR="00471631" w:rsidRPr="003C5775" w:rsidRDefault="00471631" w:rsidP="00B26DBC">
            <w:pPr>
              <w:jc w:val="center"/>
              <w:rPr>
                <w:b/>
                <w:bCs/>
              </w:rPr>
            </w:pPr>
            <w:r w:rsidRPr="003C5775">
              <w:rPr>
                <w:b/>
                <w:bCs/>
              </w:rPr>
              <w:t>Duyệt cấp 2</w:t>
            </w:r>
          </w:p>
        </w:tc>
      </w:tr>
      <w:tr w:rsidR="00DD7D44" w14:paraId="5B73565D" w14:textId="77777777" w:rsidTr="00DD7D44">
        <w:tblPrEx>
          <w:tblW w:w="12468" w:type="dxa"/>
          <w:tblPrExChange w:id="1128" w:author="Do Thanh Trung" w:date="2025-06-12T10:10:00Z" w16du:dateUtc="2025-06-12T03:10:00Z">
            <w:tblPrEx>
              <w:tblW w:w="12468" w:type="dxa"/>
            </w:tblPrEx>
          </w:tblPrExChange>
        </w:tblPrEx>
        <w:trPr>
          <w:trHeight w:val="423"/>
          <w:trPrChange w:id="1129" w:author="Do Thanh Trung" w:date="2025-06-12T10:10:00Z" w16du:dateUtc="2025-06-12T03:10:00Z">
            <w:trPr>
              <w:trHeight w:val="423"/>
            </w:trPr>
          </w:trPrChange>
        </w:trPr>
        <w:tc>
          <w:tcPr>
            <w:tcW w:w="1705" w:type="dxa"/>
            <w:vMerge w:val="restart"/>
            <w:tcPrChange w:id="1130" w:author="Do Thanh Trung" w:date="2025-06-12T10:10:00Z" w16du:dateUtc="2025-06-12T03:10:00Z">
              <w:tcPr>
                <w:tcW w:w="1705" w:type="dxa"/>
                <w:vMerge w:val="restart"/>
              </w:tcPr>
            </w:tcPrChange>
          </w:tcPr>
          <w:p w14:paraId="0A5DA2AC" w14:textId="238BBDF4" w:rsidR="00DD7D44" w:rsidRDefault="00DD7D44" w:rsidP="00DD7D44">
            <w:r>
              <w:t>Cài đặt thông tin đầu vào</w:t>
            </w:r>
          </w:p>
        </w:tc>
        <w:tc>
          <w:tcPr>
            <w:tcW w:w="4168" w:type="dxa"/>
            <w:tcPrChange w:id="1131" w:author="Do Thanh Trung" w:date="2025-06-12T10:10:00Z" w16du:dateUtc="2025-06-12T03:10:00Z">
              <w:tcPr>
                <w:tcW w:w="4168" w:type="dxa"/>
              </w:tcPr>
            </w:tcPrChange>
          </w:tcPr>
          <w:p w14:paraId="49F29F37" w14:textId="12403F8A" w:rsidR="00DD7D44" w:rsidRDefault="00DD7D44" w:rsidP="00DD7D44">
            <w:pPr>
              <w:jc w:val="left"/>
            </w:pPr>
            <w:r>
              <w:t>Cài đặt thông tin Ngân hàng lưu ký</w:t>
            </w:r>
          </w:p>
        </w:tc>
        <w:tc>
          <w:tcPr>
            <w:tcW w:w="688" w:type="dxa"/>
            <w:tcPrChange w:id="1132" w:author="Do Thanh Trung" w:date="2025-06-12T10:10:00Z" w16du:dateUtc="2025-06-12T03:10:00Z">
              <w:tcPr>
                <w:tcW w:w="688" w:type="dxa"/>
                <w:shd w:val="clear" w:color="auto" w:fill="D1D1D1" w:themeFill="background2" w:themeFillShade="E6"/>
              </w:tcPr>
            </w:tcPrChange>
          </w:tcPr>
          <w:p w14:paraId="5153C99F" w14:textId="569A003E" w:rsidR="00DD7D44" w:rsidRDefault="00DD7D44" w:rsidP="00DD7D44">
            <w:pPr>
              <w:jc w:val="center"/>
            </w:pPr>
            <w:ins w:id="1133" w:author="Do Thanh Trung" w:date="2025-06-12T10:10:00Z" w16du:dateUtc="2025-06-12T03:10:00Z">
              <w:r w:rsidRPr="00F76885">
                <w:t>X</w:t>
              </w:r>
            </w:ins>
          </w:p>
        </w:tc>
        <w:tc>
          <w:tcPr>
            <w:tcW w:w="889" w:type="dxa"/>
            <w:tcPrChange w:id="1134" w:author="Do Thanh Trung" w:date="2025-06-12T10:10:00Z" w16du:dateUtc="2025-06-12T03:10:00Z">
              <w:tcPr>
                <w:tcW w:w="889" w:type="dxa"/>
                <w:shd w:val="clear" w:color="auto" w:fill="D1D1D1" w:themeFill="background2" w:themeFillShade="E6"/>
              </w:tcPr>
            </w:tcPrChange>
          </w:tcPr>
          <w:p w14:paraId="166ACC87" w14:textId="207CFA8A" w:rsidR="00DD7D44" w:rsidRDefault="00DD7D44" w:rsidP="00DD7D44">
            <w:pPr>
              <w:jc w:val="center"/>
            </w:pPr>
            <w:ins w:id="1135" w:author="Do Thanh Trung" w:date="2025-06-12T10:10:00Z" w16du:dateUtc="2025-06-12T03:10:00Z">
              <w:r w:rsidRPr="00F76885">
                <w:t>X</w:t>
              </w:r>
            </w:ins>
          </w:p>
        </w:tc>
        <w:tc>
          <w:tcPr>
            <w:tcW w:w="915" w:type="dxa"/>
            <w:tcPrChange w:id="1136" w:author="Do Thanh Trung" w:date="2025-06-12T10:10:00Z" w16du:dateUtc="2025-06-12T03:10:00Z">
              <w:tcPr>
                <w:tcW w:w="915" w:type="dxa"/>
                <w:shd w:val="clear" w:color="auto" w:fill="D1D1D1" w:themeFill="background2" w:themeFillShade="E6"/>
              </w:tcPr>
            </w:tcPrChange>
          </w:tcPr>
          <w:p w14:paraId="1A3522DF" w14:textId="3E2E8DFD" w:rsidR="00DD7D44" w:rsidRDefault="00DD7D44" w:rsidP="00DD7D44">
            <w:pPr>
              <w:jc w:val="center"/>
            </w:pPr>
            <w:ins w:id="1137" w:author="Do Thanh Trung" w:date="2025-06-12T10:10:00Z" w16du:dateUtc="2025-06-12T03:10:00Z">
              <w:r w:rsidRPr="00F76885">
                <w:t>X</w:t>
              </w:r>
            </w:ins>
          </w:p>
        </w:tc>
        <w:tc>
          <w:tcPr>
            <w:tcW w:w="719" w:type="dxa"/>
            <w:tcPrChange w:id="1138" w:author="Do Thanh Trung" w:date="2025-06-12T10:10:00Z" w16du:dateUtc="2025-06-12T03:10:00Z">
              <w:tcPr>
                <w:tcW w:w="719" w:type="dxa"/>
                <w:shd w:val="clear" w:color="auto" w:fill="D1D1D1" w:themeFill="background2" w:themeFillShade="E6"/>
              </w:tcPr>
            </w:tcPrChange>
          </w:tcPr>
          <w:p w14:paraId="038797F6" w14:textId="62C68362" w:rsidR="00DD7D44" w:rsidRDefault="00DD7D44" w:rsidP="00DD7D44">
            <w:pPr>
              <w:jc w:val="center"/>
            </w:pPr>
            <w:ins w:id="1139" w:author="Do Thanh Trung" w:date="2025-06-12T10:10:00Z" w16du:dateUtc="2025-06-12T03:10:00Z">
              <w:r w:rsidRPr="00F76885">
                <w:t>X</w:t>
              </w:r>
            </w:ins>
          </w:p>
        </w:tc>
        <w:tc>
          <w:tcPr>
            <w:tcW w:w="694" w:type="dxa"/>
            <w:tcPrChange w:id="1140" w:author="Do Thanh Trung" w:date="2025-06-12T10:10:00Z" w16du:dateUtc="2025-06-12T03:10:00Z">
              <w:tcPr>
                <w:tcW w:w="694" w:type="dxa"/>
                <w:shd w:val="clear" w:color="auto" w:fill="D1D1D1" w:themeFill="background2" w:themeFillShade="E6"/>
              </w:tcPr>
            </w:tcPrChange>
          </w:tcPr>
          <w:p w14:paraId="03DD6EC5" w14:textId="506FED56" w:rsidR="00DD7D44" w:rsidRDefault="00DD7D44" w:rsidP="00DD7D44">
            <w:pPr>
              <w:jc w:val="center"/>
            </w:pPr>
            <w:ins w:id="1141" w:author="Do Thanh Trung" w:date="2025-06-12T10:10:00Z" w16du:dateUtc="2025-06-12T03:10:00Z">
              <w:r w:rsidRPr="00F76885">
                <w:t>X</w:t>
              </w:r>
            </w:ins>
          </w:p>
        </w:tc>
        <w:tc>
          <w:tcPr>
            <w:tcW w:w="822" w:type="dxa"/>
            <w:tcPrChange w:id="1142" w:author="Do Thanh Trung" w:date="2025-06-12T10:10:00Z" w16du:dateUtc="2025-06-12T03:10:00Z">
              <w:tcPr>
                <w:tcW w:w="822" w:type="dxa"/>
                <w:shd w:val="clear" w:color="auto" w:fill="D1D1D1" w:themeFill="background2" w:themeFillShade="E6"/>
              </w:tcPr>
            </w:tcPrChange>
          </w:tcPr>
          <w:p w14:paraId="60EF2A18" w14:textId="7BD3A906" w:rsidR="00DD7D44" w:rsidRDefault="00DD7D44" w:rsidP="00DD7D44">
            <w:pPr>
              <w:jc w:val="center"/>
            </w:pPr>
            <w:ins w:id="1143" w:author="Do Thanh Trung" w:date="2025-06-12T10:10:00Z" w16du:dateUtc="2025-06-12T03:10:00Z">
              <w:r w:rsidRPr="00F76885">
                <w:t>X</w:t>
              </w:r>
            </w:ins>
          </w:p>
        </w:tc>
        <w:tc>
          <w:tcPr>
            <w:tcW w:w="934" w:type="dxa"/>
            <w:shd w:val="clear" w:color="auto" w:fill="D1D1D1" w:themeFill="background2" w:themeFillShade="E6"/>
            <w:tcPrChange w:id="1144" w:author="Do Thanh Trung" w:date="2025-06-12T10:10:00Z" w16du:dateUtc="2025-06-12T03:10:00Z">
              <w:tcPr>
                <w:tcW w:w="934" w:type="dxa"/>
                <w:shd w:val="clear" w:color="auto" w:fill="D1D1D1" w:themeFill="background2" w:themeFillShade="E6"/>
              </w:tcPr>
            </w:tcPrChange>
          </w:tcPr>
          <w:p w14:paraId="69694EB9" w14:textId="77777777" w:rsidR="00DD7D44" w:rsidRDefault="00DD7D44" w:rsidP="00DD7D44">
            <w:pPr>
              <w:jc w:val="center"/>
            </w:pPr>
          </w:p>
        </w:tc>
        <w:tc>
          <w:tcPr>
            <w:tcW w:w="934" w:type="dxa"/>
            <w:shd w:val="clear" w:color="auto" w:fill="D1D1D1" w:themeFill="background2" w:themeFillShade="E6"/>
            <w:tcPrChange w:id="1145" w:author="Do Thanh Trung" w:date="2025-06-12T10:10:00Z" w16du:dateUtc="2025-06-12T03:10:00Z">
              <w:tcPr>
                <w:tcW w:w="934" w:type="dxa"/>
                <w:shd w:val="clear" w:color="auto" w:fill="D1D1D1" w:themeFill="background2" w:themeFillShade="E6"/>
              </w:tcPr>
            </w:tcPrChange>
          </w:tcPr>
          <w:p w14:paraId="07FE1170" w14:textId="77777777" w:rsidR="00DD7D44" w:rsidRDefault="00DD7D44" w:rsidP="00DD7D44">
            <w:pPr>
              <w:jc w:val="center"/>
            </w:pPr>
          </w:p>
        </w:tc>
      </w:tr>
      <w:tr w:rsidR="00DD7D44" w14:paraId="4BBEAD37" w14:textId="77777777" w:rsidTr="00DD7D44">
        <w:tblPrEx>
          <w:tblW w:w="12468" w:type="dxa"/>
          <w:tblPrExChange w:id="1146" w:author="Do Thanh Trung" w:date="2025-06-12T10:10:00Z" w16du:dateUtc="2025-06-12T03:10:00Z">
            <w:tblPrEx>
              <w:tblW w:w="12468" w:type="dxa"/>
            </w:tblPrEx>
          </w:tblPrExChange>
        </w:tblPrEx>
        <w:trPr>
          <w:trHeight w:val="423"/>
          <w:trPrChange w:id="1147" w:author="Do Thanh Trung" w:date="2025-06-12T10:10:00Z" w16du:dateUtc="2025-06-12T03:10:00Z">
            <w:trPr>
              <w:trHeight w:val="423"/>
            </w:trPr>
          </w:trPrChange>
        </w:trPr>
        <w:tc>
          <w:tcPr>
            <w:tcW w:w="1705" w:type="dxa"/>
            <w:vMerge/>
            <w:tcPrChange w:id="1148" w:author="Do Thanh Trung" w:date="2025-06-12T10:10:00Z" w16du:dateUtc="2025-06-12T03:10:00Z">
              <w:tcPr>
                <w:tcW w:w="1705" w:type="dxa"/>
                <w:vMerge/>
              </w:tcPr>
            </w:tcPrChange>
          </w:tcPr>
          <w:p w14:paraId="64ECFF6C" w14:textId="5B30B92C" w:rsidR="00DD7D44" w:rsidRDefault="00DD7D44" w:rsidP="00DD7D44"/>
        </w:tc>
        <w:tc>
          <w:tcPr>
            <w:tcW w:w="4168" w:type="dxa"/>
            <w:tcPrChange w:id="1149" w:author="Do Thanh Trung" w:date="2025-06-12T10:10:00Z" w16du:dateUtc="2025-06-12T03:10:00Z">
              <w:tcPr>
                <w:tcW w:w="4168" w:type="dxa"/>
              </w:tcPr>
            </w:tcPrChange>
          </w:tcPr>
          <w:p w14:paraId="41167267" w14:textId="45D25B03" w:rsidR="00DD7D44" w:rsidRDefault="00DD7D44" w:rsidP="00DD7D44">
            <w:pPr>
              <w:jc w:val="left"/>
            </w:pPr>
            <w:r>
              <w:t>Cài đặt Tài khoản Quỹ Đầu tư</w:t>
            </w:r>
          </w:p>
        </w:tc>
        <w:tc>
          <w:tcPr>
            <w:tcW w:w="688" w:type="dxa"/>
            <w:tcPrChange w:id="1150" w:author="Do Thanh Trung" w:date="2025-06-12T10:10:00Z" w16du:dateUtc="2025-06-12T03:10:00Z">
              <w:tcPr>
                <w:tcW w:w="688" w:type="dxa"/>
                <w:shd w:val="clear" w:color="auto" w:fill="D1D1D1" w:themeFill="background2" w:themeFillShade="E6"/>
              </w:tcPr>
            </w:tcPrChange>
          </w:tcPr>
          <w:p w14:paraId="3F65373E" w14:textId="6D0821BD" w:rsidR="00DD7D44" w:rsidRDefault="00DD7D44" w:rsidP="00DD7D44">
            <w:pPr>
              <w:jc w:val="center"/>
            </w:pPr>
            <w:ins w:id="1151" w:author="Do Thanh Trung" w:date="2025-06-12T10:10:00Z" w16du:dateUtc="2025-06-12T03:10:00Z">
              <w:r w:rsidRPr="00F76885">
                <w:t>X</w:t>
              </w:r>
            </w:ins>
          </w:p>
        </w:tc>
        <w:tc>
          <w:tcPr>
            <w:tcW w:w="889" w:type="dxa"/>
            <w:tcPrChange w:id="1152" w:author="Do Thanh Trung" w:date="2025-06-12T10:10:00Z" w16du:dateUtc="2025-06-12T03:10:00Z">
              <w:tcPr>
                <w:tcW w:w="889" w:type="dxa"/>
                <w:shd w:val="clear" w:color="auto" w:fill="D1D1D1" w:themeFill="background2" w:themeFillShade="E6"/>
              </w:tcPr>
            </w:tcPrChange>
          </w:tcPr>
          <w:p w14:paraId="290512C7" w14:textId="75A443CA" w:rsidR="00DD7D44" w:rsidRDefault="00DD7D44" w:rsidP="00DD7D44">
            <w:pPr>
              <w:jc w:val="center"/>
            </w:pPr>
            <w:ins w:id="1153" w:author="Do Thanh Trung" w:date="2025-06-12T10:10:00Z" w16du:dateUtc="2025-06-12T03:10:00Z">
              <w:r w:rsidRPr="00F76885">
                <w:t>X</w:t>
              </w:r>
            </w:ins>
          </w:p>
        </w:tc>
        <w:tc>
          <w:tcPr>
            <w:tcW w:w="915" w:type="dxa"/>
            <w:tcPrChange w:id="1154" w:author="Do Thanh Trung" w:date="2025-06-12T10:10:00Z" w16du:dateUtc="2025-06-12T03:10:00Z">
              <w:tcPr>
                <w:tcW w:w="915" w:type="dxa"/>
                <w:shd w:val="clear" w:color="auto" w:fill="D1D1D1" w:themeFill="background2" w:themeFillShade="E6"/>
              </w:tcPr>
            </w:tcPrChange>
          </w:tcPr>
          <w:p w14:paraId="42AE1A2F" w14:textId="1B09E6DF" w:rsidR="00DD7D44" w:rsidRDefault="00DD7D44" w:rsidP="00DD7D44">
            <w:pPr>
              <w:jc w:val="center"/>
            </w:pPr>
            <w:ins w:id="1155" w:author="Do Thanh Trung" w:date="2025-06-12T10:10:00Z" w16du:dateUtc="2025-06-12T03:10:00Z">
              <w:r w:rsidRPr="00F76885">
                <w:t>X</w:t>
              </w:r>
            </w:ins>
          </w:p>
        </w:tc>
        <w:tc>
          <w:tcPr>
            <w:tcW w:w="719" w:type="dxa"/>
            <w:tcPrChange w:id="1156" w:author="Do Thanh Trung" w:date="2025-06-12T10:10:00Z" w16du:dateUtc="2025-06-12T03:10:00Z">
              <w:tcPr>
                <w:tcW w:w="719" w:type="dxa"/>
                <w:shd w:val="clear" w:color="auto" w:fill="D1D1D1" w:themeFill="background2" w:themeFillShade="E6"/>
              </w:tcPr>
            </w:tcPrChange>
          </w:tcPr>
          <w:p w14:paraId="2C2F5843" w14:textId="74AB2888" w:rsidR="00DD7D44" w:rsidRDefault="00DD7D44" w:rsidP="00DD7D44">
            <w:pPr>
              <w:jc w:val="center"/>
            </w:pPr>
            <w:ins w:id="1157" w:author="Do Thanh Trung" w:date="2025-06-12T10:10:00Z" w16du:dateUtc="2025-06-12T03:10:00Z">
              <w:r w:rsidRPr="00F76885">
                <w:t>X</w:t>
              </w:r>
            </w:ins>
          </w:p>
        </w:tc>
        <w:tc>
          <w:tcPr>
            <w:tcW w:w="694" w:type="dxa"/>
            <w:tcPrChange w:id="1158" w:author="Do Thanh Trung" w:date="2025-06-12T10:10:00Z" w16du:dateUtc="2025-06-12T03:10:00Z">
              <w:tcPr>
                <w:tcW w:w="694" w:type="dxa"/>
                <w:shd w:val="clear" w:color="auto" w:fill="D1D1D1" w:themeFill="background2" w:themeFillShade="E6"/>
              </w:tcPr>
            </w:tcPrChange>
          </w:tcPr>
          <w:p w14:paraId="2F59DE5A" w14:textId="70F0E3A4" w:rsidR="00DD7D44" w:rsidRDefault="00DD7D44" w:rsidP="00DD7D44">
            <w:pPr>
              <w:jc w:val="center"/>
            </w:pPr>
            <w:ins w:id="1159" w:author="Do Thanh Trung" w:date="2025-06-12T10:10:00Z" w16du:dateUtc="2025-06-12T03:10:00Z">
              <w:r w:rsidRPr="00F76885">
                <w:t>X</w:t>
              </w:r>
            </w:ins>
          </w:p>
        </w:tc>
        <w:tc>
          <w:tcPr>
            <w:tcW w:w="822" w:type="dxa"/>
            <w:tcPrChange w:id="1160" w:author="Do Thanh Trung" w:date="2025-06-12T10:10:00Z" w16du:dateUtc="2025-06-12T03:10:00Z">
              <w:tcPr>
                <w:tcW w:w="822" w:type="dxa"/>
                <w:shd w:val="clear" w:color="auto" w:fill="D1D1D1" w:themeFill="background2" w:themeFillShade="E6"/>
              </w:tcPr>
            </w:tcPrChange>
          </w:tcPr>
          <w:p w14:paraId="25B3FEA2" w14:textId="0208514E" w:rsidR="00DD7D44" w:rsidRDefault="00DD7D44" w:rsidP="00DD7D44">
            <w:pPr>
              <w:jc w:val="center"/>
            </w:pPr>
            <w:ins w:id="1161" w:author="Do Thanh Trung" w:date="2025-06-12T10:10:00Z" w16du:dateUtc="2025-06-12T03:10:00Z">
              <w:r w:rsidRPr="00F76885">
                <w:t>X</w:t>
              </w:r>
            </w:ins>
          </w:p>
        </w:tc>
        <w:tc>
          <w:tcPr>
            <w:tcW w:w="934" w:type="dxa"/>
            <w:shd w:val="clear" w:color="auto" w:fill="D1D1D1" w:themeFill="background2" w:themeFillShade="E6"/>
            <w:tcPrChange w:id="1162" w:author="Do Thanh Trung" w:date="2025-06-12T10:10:00Z" w16du:dateUtc="2025-06-12T03:10:00Z">
              <w:tcPr>
                <w:tcW w:w="934" w:type="dxa"/>
                <w:shd w:val="clear" w:color="auto" w:fill="D1D1D1" w:themeFill="background2" w:themeFillShade="E6"/>
              </w:tcPr>
            </w:tcPrChange>
          </w:tcPr>
          <w:p w14:paraId="78818E60" w14:textId="77777777" w:rsidR="00DD7D44" w:rsidRDefault="00DD7D44" w:rsidP="00DD7D44">
            <w:pPr>
              <w:jc w:val="center"/>
            </w:pPr>
          </w:p>
        </w:tc>
        <w:tc>
          <w:tcPr>
            <w:tcW w:w="934" w:type="dxa"/>
            <w:shd w:val="clear" w:color="auto" w:fill="D1D1D1" w:themeFill="background2" w:themeFillShade="E6"/>
            <w:tcPrChange w:id="1163" w:author="Do Thanh Trung" w:date="2025-06-12T10:10:00Z" w16du:dateUtc="2025-06-12T03:10:00Z">
              <w:tcPr>
                <w:tcW w:w="934" w:type="dxa"/>
                <w:shd w:val="clear" w:color="auto" w:fill="D1D1D1" w:themeFill="background2" w:themeFillShade="E6"/>
              </w:tcPr>
            </w:tcPrChange>
          </w:tcPr>
          <w:p w14:paraId="1D3FF7F5" w14:textId="77777777" w:rsidR="00DD7D44" w:rsidRDefault="00DD7D44" w:rsidP="00DD7D44">
            <w:pPr>
              <w:jc w:val="center"/>
            </w:pPr>
          </w:p>
        </w:tc>
      </w:tr>
      <w:tr w:rsidR="00DD7D44" w14:paraId="1AAE53EF" w14:textId="77777777" w:rsidTr="00DD7D44">
        <w:tblPrEx>
          <w:tblW w:w="12468" w:type="dxa"/>
          <w:tblPrExChange w:id="1164" w:author="Do Thanh Trung" w:date="2025-06-12T10:10:00Z" w16du:dateUtc="2025-06-12T03:10:00Z">
            <w:tblPrEx>
              <w:tblW w:w="12468" w:type="dxa"/>
            </w:tblPrEx>
          </w:tblPrExChange>
        </w:tblPrEx>
        <w:trPr>
          <w:trHeight w:val="423"/>
          <w:trPrChange w:id="1165" w:author="Do Thanh Trung" w:date="2025-06-12T10:10:00Z" w16du:dateUtc="2025-06-12T03:10:00Z">
            <w:trPr>
              <w:trHeight w:val="423"/>
            </w:trPr>
          </w:trPrChange>
        </w:trPr>
        <w:tc>
          <w:tcPr>
            <w:tcW w:w="1705" w:type="dxa"/>
            <w:vMerge/>
            <w:tcPrChange w:id="1166" w:author="Do Thanh Trung" w:date="2025-06-12T10:10:00Z" w16du:dateUtc="2025-06-12T03:10:00Z">
              <w:tcPr>
                <w:tcW w:w="1705" w:type="dxa"/>
                <w:vMerge/>
              </w:tcPr>
            </w:tcPrChange>
          </w:tcPr>
          <w:p w14:paraId="742FE3A3" w14:textId="77777777" w:rsidR="00DD7D44" w:rsidRDefault="00DD7D44" w:rsidP="00DD7D44"/>
        </w:tc>
        <w:tc>
          <w:tcPr>
            <w:tcW w:w="4168" w:type="dxa"/>
            <w:tcPrChange w:id="1167" w:author="Do Thanh Trung" w:date="2025-06-12T10:10:00Z" w16du:dateUtc="2025-06-12T03:10:00Z">
              <w:tcPr>
                <w:tcW w:w="4168" w:type="dxa"/>
              </w:tcPr>
            </w:tcPrChange>
          </w:tcPr>
          <w:p w14:paraId="6C3CDF3F" w14:textId="3201BB28" w:rsidR="00DD7D44" w:rsidRDefault="00DD7D44" w:rsidP="00DD7D44">
            <w:pPr>
              <w:jc w:val="left"/>
            </w:pPr>
            <w:r>
              <w:t>Cài đặt nhân viên quản lý tài khoản</w:t>
            </w:r>
          </w:p>
        </w:tc>
        <w:tc>
          <w:tcPr>
            <w:tcW w:w="688" w:type="dxa"/>
            <w:tcPrChange w:id="1168" w:author="Do Thanh Trung" w:date="2025-06-12T10:10:00Z" w16du:dateUtc="2025-06-12T03:10:00Z">
              <w:tcPr>
                <w:tcW w:w="688" w:type="dxa"/>
                <w:shd w:val="clear" w:color="auto" w:fill="D1D1D1" w:themeFill="background2" w:themeFillShade="E6"/>
              </w:tcPr>
            </w:tcPrChange>
          </w:tcPr>
          <w:p w14:paraId="764D579D" w14:textId="6C0339FB" w:rsidR="00DD7D44" w:rsidRDefault="00DD7D44" w:rsidP="00DD7D44">
            <w:pPr>
              <w:jc w:val="center"/>
            </w:pPr>
            <w:ins w:id="1169" w:author="Do Thanh Trung" w:date="2025-06-12T10:10:00Z" w16du:dateUtc="2025-06-12T03:10:00Z">
              <w:r w:rsidRPr="00F76885">
                <w:t>X</w:t>
              </w:r>
            </w:ins>
          </w:p>
        </w:tc>
        <w:tc>
          <w:tcPr>
            <w:tcW w:w="889" w:type="dxa"/>
            <w:tcPrChange w:id="1170" w:author="Do Thanh Trung" w:date="2025-06-12T10:10:00Z" w16du:dateUtc="2025-06-12T03:10:00Z">
              <w:tcPr>
                <w:tcW w:w="889" w:type="dxa"/>
                <w:shd w:val="clear" w:color="auto" w:fill="D1D1D1" w:themeFill="background2" w:themeFillShade="E6"/>
              </w:tcPr>
            </w:tcPrChange>
          </w:tcPr>
          <w:p w14:paraId="10271940" w14:textId="39C99D69" w:rsidR="00DD7D44" w:rsidRDefault="00DD7D44" w:rsidP="00DD7D44">
            <w:pPr>
              <w:jc w:val="center"/>
            </w:pPr>
            <w:ins w:id="1171" w:author="Do Thanh Trung" w:date="2025-06-12T10:10:00Z" w16du:dateUtc="2025-06-12T03:10:00Z">
              <w:r w:rsidRPr="00F76885">
                <w:t>X</w:t>
              </w:r>
            </w:ins>
          </w:p>
        </w:tc>
        <w:tc>
          <w:tcPr>
            <w:tcW w:w="915" w:type="dxa"/>
            <w:tcPrChange w:id="1172" w:author="Do Thanh Trung" w:date="2025-06-12T10:10:00Z" w16du:dateUtc="2025-06-12T03:10:00Z">
              <w:tcPr>
                <w:tcW w:w="915" w:type="dxa"/>
                <w:shd w:val="clear" w:color="auto" w:fill="D1D1D1" w:themeFill="background2" w:themeFillShade="E6"/>
              </w:tcPr>
            </w:tcPrChange>
          </w:tcPr>
          <w:p w14:paraId="47005F6D" w14:textId="65EAC92F" w:rsidR="00DD7D44" w:rsidRDefault="00DD7D44" w:rsidP="00DD7D44">
            <w:pPr>
              <w:jc w:val="center"/>
            </w:pPr>
            <w:ins w:id="1173" w:author="Do Thanh Trung" w:date="2025-06-12T10:10:00Z" w16du:dateUtc="2025-06-12T03:10:00Z">
              <w:r w:rsidRPr="00F76885">
                <w:t>X</w:t>
              </w:r>
            </w:ins>
          </w:p>
        </w:tc>
        <w:tc>
          <w:tcPr>
            <w:tcW w:w="719" w:type="dxa"/>
            <w:tcPrChange w:id="1174" w:author="Do Thanh Trung" w:date="2025-06-12T10:10:00Z" w16du:dateUtc="2025-06-12T03:10:00Z">
              <w:tcPr>
                <w:tcW w:w="719" w:type="dxa"/>
                <w:shd w:val="clear" w:color="auto" w:fill="D1D1D1" w:themeFill="background2" w:themeFillShade="E6"/>
              </w:tcPr>
            </w:tcPrChange>
          </w:tcPr>
          <w:p w14:paraId="7459B4C2" w14:textId="653ED2C1" w:rsidR="00DD7D44" w:rsidRDefault="00DD7D44" w:rsidP="00DD7D44">
            <w:pPr>
              <w:jc w:val="center"/>
            </w:pPr>
            <w:ins w:id="1175" w:author="Do Thanh Trung" w:date="2025-06-12T10:10:00Z" w16du:dateUtc="2025-06-12T03:10:00Z">
              <w:r w:rsidRPr="00F76885">
                <w:t>X</w:t>
              </w:r>
            </w:ins>
          </w:p>
        </w:tc>
        <w:tc>
          <w:tcPr>
            <w:tcW w:w="694" w:type="dxa"/>
            <w:tcPrChange w:id="1176" w:author="Do Thanh Trung" w:date="2025-06-12T10:10:00Z" w16du:dateUtc="2025-06-12T03:10:00Z">
              <w:tcPr>
                <w:tcW w:w="694" w:type="dxa"/>
                <w:shd w:val="clear" w:color="auto" w:fill="D1D1D1" w:themeFill="background2" w:themeFillShade="E6"/>
              </w:tcPr>
            </w:tcPrChange>
          </w:tcPr>
          <w:p w14:paraId="3078605A" w14:textId="6459FDE4" w:rsidR="00DD7D44" w:rsidRDefault="00DD7D44" w:rsidP="00DD7D44">
            <w:pPr>
              <w:jc w:val="center"/>
            </w:pPr>
            <w:ins w:id="1177" w:author="Do Thanh Trung" w:date="2025-06-12T10:10:00Z" w16du:dateUtc="2025-06-12T03:10:00Z">
              <w:r w:rsidRPr="00F76885">
                <w:t>X</w:t>
              </w:r>
            </w:ins>
          </w:p>
        </w:tc>
        <w:tc>
          <w:tcPr>
            <w:tcW w:w="822" w:type="dxa"/>
            <w:tcPrChange w:id="1178" w:author="Do Thanh Trung" w:date="2025-06-12T10:10:00Z" w16du:dateUtc="2025-06-12T03:10:00Z">
              <w:tcPr>
                <w:tcW w:w="822" w:type="dxa"/>
                <w:shd w:val="clear" w:color="auto" w:fill="D1D1D1" w:themeFill="background2" w:themeFillShade="E6"/>
              </w:tcPr>
            </w:tcPrChange>
          </w:tcPr>
          <w:p w14:paraId="15152980" w14:textId="1423D636" w:rsidR="00DD7D44" w:rsidRDefault="00DD7D44" w:rsidP="00DD7D44">
            <w:pPr>
              <w:jc w:val="center"/>
            </w:pPr>
            <w:ins w:id="1179" w:author="Do Thanh Trung" w:date="2025-06-12T10:10:00Z" w16du:dateUtc="2025-06-12T03:10:00Z">
              <w:r w:rsidRPr="00F76885">
                <w:t>X</w:t>
              </w:r>
            </w:ins>
          </w:p>
        </w:tc>
        <w:tc>
          <w:tcPr>
            <w:tcW w:w="934" w:type="dxa"/>
            <w:shd w:val="clear" w:color="auto" w:fill="D1D1D1" w:themeFill="background2" w:themeFillShade="E6"/>
            <w:tcPrChange w:id="1180" w:author="Do Thanh Trung" w:date="2025-06-12T10:10:00Z" w16du:dateUtc="2025-06-12T03:10:00Z">
              <w:tcPr>
                <w:tcW w:w="934" w:type="dxa"/>
                <w:shd w:val="clear" w:color="auto" w:fill="D1D1D1" w:themeFill="background2" w:themeFillShade="E6"/>
              </w:tcPr>
            </w:tcPrChange>
          </w:tcPr>
          <w:p w14:paraId="761A8A76" w14:textId="77777777" w:rsidR="00DD7D44" w:rsidRDefault="00DD7D44" w:rsidP="00DD7D44">
            <w:pPr>
              <w:jc w:val="center"/>
            </w:pPr>
          </w:p>
        </w:tc>
        <w:tc>
          <w:tcPr>
            <w:tcW w:w="934" w:type="dxa"/>
            <w:shd w:val="clear" w:color="auto" w:fill="D1D1D1" w:themeFill="background2" w:themeFillShade="E6"/>
            <w:tcPrChange w:id="1181" w:author="Do Thanh Trung" w:date="2025-06-12T10:10:00Z" w16du:dateUtc="2025-06-12T03:10:00Z">
              <w:tcPr>
                <w:tcW w:w="934" w:type="dxa"/>
                <w:shd w:val="clear" w:color="auto" w:fill="D1D1D1" w:themeFill="background2" w:themeFillShade="E6"/>
              </w:tcPr>
            </w:tcPrChange>
          </w:tcPr>
          <w:p w14:paraId="733ED0FE" w14:textId="77777777" w:rsidR="00DD7D44" w:rsidRDefault="00DD7D44" w:rsidP="00DD7D44">
            <w:pPr>
              <w:jc w:val="center"/>
            </w:pPr>
          </w:p>
        </w:tc>
      </w:tr>
      <w:tr w:rsidR="00DD7D44" w14:paraId="06B80845" w14:textId="77777777" w:rsidTr="00DD7D44">
        <w:tblPrEx>
          <w:tblW w:w="12468" w:type="dxa"/>
          <w:tblPrExChange w:id="1182" w:author="Do Thanh Trung" w:date="2025-06-12T10:10:00Z" w16du:dateUtc="2025-06-12T03:10:00Z">
            <w:tblPrEx>
              <w:tblW w:w="12468" w:type="dxa"/>
            </w:tblPrEx>
          </w:tblPrExChange>
        </w:tblPrEx>
        <w:trPr>
          <w:trHeight w:val="423"/>
          <w:trPrChange w:id="1183" w:author="Do Thanh Trung" w:date="2025-06-12T10:10:00Z" w16du:dateUtc="2025-06-12T03:10:00Z">
            <w:trPr>
              <w:trHeight w:val="423"/>
            </w:trPr>
          </w:trPrChange>
        </w:trPr>
        <w:tc>
          <w:tcPr>
            <w:tcW w:w="1705" w:type="dxa"/>
            <w:vMerge/>
            <w:tcPrChange w:id="1184" w:author="Do Thanh Trung" w:date="2025-06-12T10:10:00Z" w16du:dateUtc="2025-06-12T03:10:00Z">
              <w:tcPr>
                <w:tcW w:w="1705" w:type="dxa"/>
                <w:vMerge/>
              </w:tcPr>
            </w:tcPrChange>
          </w:tcPr>
          <w:p w14:paraId="0396617B" w14:textId="773CB85B" w:rsidR="00DD7D44" w:rsidRDefault="00DD7D44" w:rsidP="00DD7D44"/>
        </w:tc>
        <w:tc>
          <w:tcPr>
            <w:tcW w:w="4168" w:type="dxa"/>
            <w:tcPrChange w:id="1185" w:author="Do Thanh Trung" w:date="2025-06-12T10:10:00Z" w16du:dateUtc="2025-06-12T03:10:00Z">
              <w:tcPr>
                <w:tcW w:w="4168" w:type="dxa"/>
              </w:tcPr>
            </w:tcPrChange>
          </w:tcPr>
          <w:p w14:paraId="3D3E4228" w14:textId="31FA5FAD" w:rsidR="00DD7D44" w:rsidRDefault="00DD7D44" w:rsidP="00DD7D44">
            <w:pPr>
              <w:jc w:val="left"/>
            </w:pPr>
            <w:r>
              <w:t>Cài đặt Danh mục đầu tư</w:t>
            </w:r>
          </w:p>
        </w:tc>
        <w:tc>
          <w:tcPr>
            <w:tcW w:w="688" w:type="dxa"/>
            <w:tcPrChange w:id="1186" w:author="Do Thanh Trung" w:date="2025-06-12T10:10:00Z" w16du:dateUtc="2025-06-12T03:10:00Z">
              <w:tcPr>
                <w:tcW w:w="688" w:type="dxa"/>
                <w:shd w:val="clear" w:color="auto" w:fill="D1D1D1" w:themeFill="background2" w:themeFillShade="E6"/>
              </w:tcPr>
            </w:tcPrChange>
          </w:tcPr>
          <w:p w14:paraId="48E147CB" w14:textId="52D448CB" w:rsidR="00DD7D44" w:rsidRDefault="00DD7D44" w:rsidP="00DD7D44">
            <w:pPr>
              <w:jc w:val="center"/>
            </w:pPr>
            <w:ins w:id="1187" w:author="Do Thanh Trung" w:date="2025-06-12T10:10:00Z" w16du:dateUtc="2025-06-12T03:10:00Z">
              <w:r w:rsidRPr="00F76885">
                <w:t>X</w:t>
              </w:r>
            </w:ins>
          </w:p>
        </w:tc>
        <w:tc>
          <w:tcPr>
            <w:tcW w:w="889" w:type="dxa"/>
            <w:tcPrChange w:id="1188" w:author="Do Thanh Trung" w:date="2025-06-12T10:10:00Z" w16du:dateUtc="2025-06-12T03:10:00Z">
              <w:tcPr>
                <w:tcW w:w="889" w:type="dxa"/>
                <w:shd w:val="clear" w:color="auto" w:fill="D1D1D1" w:themeFill="background2" w:themeFillShade="E6"/>
              </w:tcPr>
            </w:tcPrChange>
          </w:tcPr>
          <w:p w14:paraId="058C0919" w14:textId="06A896E5" w:rsidR="00DD7D44" w:rsidRDefault="00DD7D44" w:rsidP="00DD7D44">
            <w:pPr>
              <w:jc w:val="center"/>
            </w:pPr>
            <w:ins w:id="1189" w:author="Do Thanh Trung" w:date="2025-06-12T10:10:00Z" w16du:dateUtc="2025-06-12T03:10:00Z">
              <w:r w:rsidRPr="00F76885">
                <w:t>X</w:t>
              </w:r>
            </w:ins>
          </w:p>
        </w:tc>
        <w:tc>
          <w:tcPr>
            <w:tcW w:w="915" w:type="dxa"/>
            <w:tcPrChange w:id="1190" w:author="Do Thanh Trung" w:date="2025-06-12T10:10:00Z" w16du:dateUtc="2025-06-12T03:10:00Z">
              <w:tcPr>
                <w:tcW w:w="915" w:type="dxa"/>
                <w:shd w:val="clear" w:color="auto" w:fill="D1D1D1" w:themeFill="background2" w:themeFillShade="E6"/>
              </w:tcPr>
            </w:tcPrChange>
          </w:tcPr>
          <w:p w14:paraId="6845A918" w14:textId="7B34F78C" w:rsidR="00DD7D44" w:rsidRDefault="00DD7D44" w:rsidP="00DD7D44">
            <w:pPr>
              <w:jc w:val="center"/>
            </w:pPr>
            <w:ins w:id="1191" w:author="Do Thanh Trung" w:date="2025-06-12T10:10:00Z" w16du:dateUtc="2025-06-12T03:10:00Z">
              <w:r w:rsidRPr="00F76885">
                <w:t>X</w:t>
              </w:r>
            </w:ins>
          </w:p>
        </w:tc>
        <w:tc>
          <w:tcPr>
            <w:tcW w:w="719" w:type="dxa"/>
            <w:tcPrChange w:id="1192" w:author="Do Thanh Trung" w:date="2025-06-12T10:10:00Z" w16du:dateUtc="2025-06-12T03:10:00Z">
              <w:tcPr>
                <w:tcW w:w="719" w:type="dxa"/>
                <w:shd w:val="clear" w:color="auto" w:fill="D1D1D1" w:themeFill="background2" w:themeFillShade="E6"/>
              </w:tcPr>
            </w:tcPrChange>
          </w:tcPr>
          <w:p w14:paraId="5374F395" w14:textId="36281EF0" w:rsidR="00DD7D44" w:rsidRDefault="00DD7D44" w:rsidP="00DD7D44">
            <w:pPr>
              <w:jc w:val="center"/>
            </w:pPr>
            <w:ins w:id="1193" w:author="Do Thanh Trung" w:date="2025-06-12T10:10:00Z" w16du:dateUtc="2025-06-12T03:10:00Z">
              <w:r w:rsidRPr="00F76885">
                <w:t>X</w:t>
              </w:r>
            </w:ins>
          </w:p>
        </w:tc>
        <w:tc>
          <w:tcPr>
            <w:tcW w:w="694" w:type="dxa"/>
            <w:tcPrChange w:id="1194" w:author="Do Thanh Trung" w:date="2025-06-12T10:10:00Z" w16du:dateUtc="2025-06-12T03:10:00Z">
              <w:tcPr>
                <w:tcW w:w="694" w:type="dxa"/>
                <w:shd w:val="clear" w:color="auto" w:fill="D1D1D1" w:themeFill="background2" w:themeFillShade="E6"/>
              </w:tcPr>
            </w:tcPrChange>
          </w:tcPr>
          <w:p w14:paraId="48B16A41" w14:textId="6B6E02A5" w:rsidR="00DD7D44" w:rsidRDefault="00DD7D44" w:rsidP="00DD7D44">
            <w:pPr>
              <w:jc w:val="center"/>
            </w:pPr>
            <w:ins w:id="1195" w:author="Do Thanh Trung" w:date="2025-06-12T10:10:00Z" w16du:dateUtc="2025-06-12T03:10:00Z">
              <w:r w:rsidRPr="00F76885">
                <w:t>X</w:t>
              </w:r>
            </w:ins>
          </w:p>
        </w:tc>
        <w:tc>
          <w:tcPr>
            <w:tcW w:w="822" w:type="dxa"/>
            <w:tcPrChange w:id="1196" w:author="Do Thanh Trung" w:date="2025-06-12T10:10:00Z" w16du:dateUtc="2025-06-12T03:10:00Z">
              <w:tcPr>
                <w:tcW w:w="822" w:type="dxa"/>
                <w:shd w:val="clear" w:color="auto" w:fill="D1D1D1" w:themeFill="background2" w:themeFillShade="E6"/>
              </w:tcPr>
            </w:tcPrChange>
          </w:tcPr>
          <w:p w14:paraId="59461242" w14:textId="3DDD83ED" w:rsidR="00DD7D44" w:rsidRDefault="00DD7D44" w:rsidP="00DD7D44">
            <w:pPr>
              <w:jc w:val="center"/>
            </w:pPr>
            <w:ins w:id="1197" w:author="Do Thanh Trung" w:date="2025-06-12T10:10:00Z" w16du:dateUtc="2025-06-12T03:10:00Z">
              <w:r w:rsidRPr="00F76885">
                <w:t>X</w:t>
              </w:r>
            </w:ins>
          </w:p>
        </w:tc>
        <w:tc>
          <w:tcPr>
            <w:tcW w:w="934" w:type="dxa"/>
            <w:shd w:val="clear" w:color="auto" w:fill="D1D1D1" w:themeFill="background2" w:themeFillShade="E6"/>
            <w:tcPrChange w:id="1198" w:author="Do Thanh Trung" w:date="2025-06-12T10:10:00Z" w16du:dateUtc="2025-06-12T03:10:00Z">
              <w:tcPr>
                <w:tcW w:w="934" w:type="dxa"/>
                <w:shd w:val="clear" w:color="auto" w:fill="D1D1D1" w:themeFill="background2" w:themeFillShade="E6"/>
              </w:tcPr>
            </w:tcPrChange>
          </w:tcPr>
          <w:p w14:paraId="15CD7774" w14:textId="77777777" w:rsidR="00DD7D44" w:rsidRDefault="00DD7D44" w:rsidP="00DD7D44">
            <w:pPr>
              <w:jc w:val="center"/>
            </w:pPr>
          </w:p>
        </w:tc>
        <w:tc>
          <w:tcPr>
            <w:tcW w:w="934" w:type="dxa"/>
            <w:shd w:val="clear" w:color="auto" w:fill="D1D1D1" w:themeFill="background2" w:themeFillShade="E6"/>
            <w:tcPrChange w:id="1199" w:author="Do Thanh Trung" w:date="2025-06-12T10:10:00Z" w16du:dateUtc="2025-06-12T03:10:00Z">
              <w:tcPr>
                <w:tcW w:w="934" w:type="dxa"/>
                <w:shd w:val="clear" w:color="auto" w:fill="D1D1D1" w:themeFill="background2" w:themeFillShade="E6"/>
              </w:tcPr>
            </w:tcPrChange>
          </w:tcPr>
          <w:p w14:paraId="066C477B" w14:textId="77777777" w:rsidR="00DD7D44" w:rsidRDefault="00DD7D44" w:rsidP="00DD7D44">
            <w:pPr>
              <w:jc w:val="center"/>
            </w:pPr>
          </w:p>
        </w:tc>
      </w:tr>
      <w:tr w:rsidR="00DD7D44" w14:paraId="0850B63F" w14:textId="77777777" w:rsidTr="00DD7D44">
        <w:tblPrEx>
          <w:tblW w:w="12468" w:type="dxa"/>
          <w:tblPrExChange w:id="1200" w:author="Do Thanh Trung" w:date="2025-06-12T10:10:00Z" w16du:dateUtc="2025-06-12T03:10:00Z">
            <w:tblPrEx>
              <w:tblW w:w="12468" w:type="dxa"/>
            </w:tblPrEx>
          </w:tblPrExChange>
        </w:tblPrEx>
        <w:trPr>
          <w:trHeight w:val="423"/>
          <w:trPrChange w:id="1201" w:author="Do Thanh Trung" w:date="2025-06-12T10:10:00Z" w16du:dateUtc="2025-06-12T03:10:00Z">
            <w:trPr>
              <w:trHeight w:val="423"/>
            </w:trPr>
          </w:trPrChange>
        </w:trPr>
        <w:tc>
          <w:tcPr>
            <w:tcW w:w="1705" w:type="dxa"/>
            <w:vMerge/>
            <w:tcPrChange w:id="1202" w:author="Do Thanh Trung" w:date="2025-06-12T10:10:00Z" w16du:dateUtc="2025-06-12T03:10:00Z">
              <w:tcPr>
                <w:tcW w:w="1705" w:type="dxa"/>
                <w:vMerge/>
              </w:tcPr>
            </w:tcPrChange>
          </w:tcPr>
          <w:p w14:paraId="64439233" w14:textId="6F79600F" w:rsidR="00DD7D44" w:rsidRDefault="00DD7D44" w:rsidP="00DD7D44"/>
        </w:tc>
        <w:tc>
          <w:tcPr>
            <w:tcW w:w="4168" w:type="dxa"/>
            <w:tcPrChange w:id="1203" w:author="Do Thanh Trung" w:date="2025-06-12T10:10:00Z" w16du:dateUtc="2025-06-12T03:10:00Z">
              <w:tcPr>
                <w:tcW w:w="4168" w:type="dxa"/>
              </w:tcPr>
            </w:tcPrChange>
          </w:tcPr>
          <w:p w14:paraId="6F3AD382" w14:textId="6D3544AA" w:rsidR="00DD7D44" w:rsidRDefault="00DD7D44" w:rsidP="00DD7D44">
            <w:pPr>
              <w:jc w:val="left"/>
            </w:pPr>
            <w:r>
              <w:t>Cài đặt Quy định đầu tư</w:t>
            </w:r>
          </w:p>
        </w:tc>
        <w:tc>
          <w:tcPr>
            <w:tcW w:w="688" w:type="dxa"/>
            <w:tcPrChange w:id="1204" w:author="Do Thanh Trung" w:date="2025-06-12T10:10:00Z" w16du:dateUtc="2025-06-12T03:10:00Z">
              <w:tcPr>
                <w:tcW w:w="688" w:type="dxa"/>
                <w:shd w:val="clear" w:color="auto" w:fill="D1D1D1" w:themeFill="background2" w:themeFillShade="E6"/>
              </w:tcPr>
            </w:tcPrChange>
          </w:tcPr>
          <w:p w14:paraId="07D8BBA6" w14:textId="34F98244" w:rsidR="00DD7D44" w:rsidRDefault="00DD7D44" w:rsidP="00DD7D44">
            <w:pPr>
              <w:jc w:val="center"/>
            </w:pPr>
            <w:ins w:id="1205" w:author="Do Thanh Trung" w:date="2025-06-12T10:10:00Z" w16du:dateUtc="2025-06-12T03:10:00Z">
              <w:r w:rsidRPr="00F76885">
                <w:t>X</w:t>
              </w:r>
            </w:ins>
          </w:p>
        </w:tc>
        <w:tc>
          <w:tcPr>
            <w:tcW w:w="889" w:type="dxa"/>
            <w:tcPrChange w:id="1206" w:author="Do Thanh Trung" w:date="2025-06-12T10:10:00Z" w16du:dateUtc="2025-06-12T03:10:00Z">
              <w:tcPr>
                <w:tcW w:w="889" w:type="dxa"/>
                <w:shd w:val="clear" w:color="auto" w:fill="D1D1D1" w:themeFill="background2" w:themeFillShade="E6"/>
              </w:tcPr>
            </w:tcPrChange>
          </w:tcPr>
          <w:p w14:paraId="20A38BA0" w14:textId="0CB18930" w:rsidR="00DD7D44" w:rsidRDefault="00DD7D44" w:rsidP="00DD7D44">
            <w:pPr>
              <w:jc w:val="center"/>
            </w:pPr>
            <w:ins w:id="1207" w:author="Do Thanh Trung" w:date="2025-06-12T10:10:00Z" w16du:dateUtc="2025-06-12T03:10:00Z">
              <w:r w:rsidRPr="00F76885">
                <w:t>X</w:t>
              </w:r>
            </w:ins>
          </w:p>
        </w:tc>
        <w:tc>
          <w:tcPr>
            <w:tcW w:w="915" w:type="dxa"/>
            <w:tcPrChange w:id="1208" w:author="Do Thanh Trung" w:date="2025-06-12T10:10:00Z" w16du:dateUtc="2025-06-12T03:10:00Z">
              <w:tcPr>
                <w:tcW w:w="915" w:type="dxa"/>
                <w:shd w:val="clear" w:color="auto" w:fill="D1D1D1" w:themeFill="background2" w:themeFillShade="E6"/>
              </w:tcPr>
            </w:tcPrChange>
          </w:tcPr>
          <w:p w14:paraId="3D303511" w14:textId="3A09B025" w:rsidR="00DD7D44" w:rsidRDefault="00DD7D44" w:rsidP="00DD7D44">
            <w:pPr>
              <w:jc w:val="center"/>
            </w:pPr>
            <w:ins w:id="1209" w:author="Do Thanh Trung" w:date="2025-06-12T10:10:00Z" w16du:dateUtc="2025-06-12T03:10:00Z">
              <w:r w:rsidRPr="00F76885">
                <w:t>X</w:t>
              </w:r>
            </w:ins>
          </w:p>
        </w:tc>
        <w:tc>
          <w:tcPr>
            <w:tcW w:w="719" w:type="dxa"/>
            <w:tcPrChange w:id="1210" w:author="Do Thanh Trung" w:date="2025-06-12T10:10:00Z" w16du:dateUtc="2025-06-12T03:10:00Z">
              <w:tcPr>
                <w:tcW w:w="719" w:type="dxa"/>
                <w:shd w:val="clear" w:color="auto" w:fill="D1D1D1" w:themeFill="background2" w:themeFillShade="E6"/>
              </w:tcPr>
            </w:tcPrChange>
          </w:tcPr>
          <w:p w14:paraId="7D70B300" w14:textId="3C37BB73" w:rsidR="00DD7D44" w:rsidRDefault="00DD7D44" w:rsidP="00DD7D44">
            <w:pPr>
              <w:jc w:val="center"/>
            </w:pPr>
            <w:ins w:id="1211" w:author="Do Thanh Trung" w:date="2025-06-12T10:10:00Z" w16du:dateUtc="2025-06-12T03:10:00Z">
              <w:r w:rsidRPr="00F76885">
                <w:t>X</w:t>
              </w:r>
            </w:ins>
          </w:p>
        </w:tc>
        <w:tc>
          <w:tcPr>
            <w:tcW w:w="694" w:type="dxa"/>
            <w:tcPrChange w:id="1212" w:author="Do Thanh Trung" w:date="2025-06-12T10:10:00Z" w16du:dateUtc="2025-06-12T03:10:00Z">
              <w:tcPr>
                <w:tcW w:w="694" w:type="dxa"/>
                <w:shd w:val="clear" w:color="auto" w:fill="D1D1D1" w:themeFill="background2" w:themeFillShade="E6"/>
              </w:tcPr>
            </w:tcPrChange>
          </w:tcPr>
          <w:p w14:paraId="6790016E" w14:textId="76686694" w:rsidR="00DD7D44" w:rsidRDefault="00DD7D44" w:rsidP="00DD7D44">
            <w:pPr>
              <w:jc w:val="center"/>
            </w:pPr>
            <w:ins w:id="1213" w:author="Do Thanh Trung" w:date="2025-06-12T10:10:00Z" w16du:dateUtc="2025-06-12T03:10:00Z">
              <w:r w:rsidRPr="00F76885">
                <w:t>X</w:t>
              </w:r>
            </w:ins>
          </w:p>
        </w:tc>
        <w:tc>
          <w:tcPr>
            <w:tcW w:w="822" w:type="dxa"/>
            <w:tcPrChange w:id="1214" w:author="Do Thanh Trung" w:date="2025-06-12T10:10:00Z" w16du:dateUtc="2025-06-12T03:10:00Z">
              <w:tcPr>
                <w:tcW w:w="822" w:type="dxa"/>
                <w:shd w:val="clear" w:color="auto" w:fill="D1D1D1" w:themeFill="background2" w:themeFillShade="E6"/>
              </w:tcPr>
            </w:tcPrChange>
          </w:tcPr>
          <w:p w14:paraId="1A93D1AC" w14:textId="761AEF50" w:rsidR="00DD7D44" w:rsidRDefault="00DD7D44" w:rsidP="00DD7D44">
            <w:pPr>
              <w:jc w:val="center"/>
            </w:pPr>
            <w:ins w:id="1215" w:author="Do Thanh Trung" w:date="2025-06-12T10:10:00Z" w16du:dateUtc="2025-06-12T03:10:00Z">
              <w:r w:rsidRPr="00F76885">
                <w:t>X</w:t>
              </w:r>
            </w:ins>
          </w:p>
        </w:tc>
        <w:tc>
          <w:tcPr>
            <w:tcW w:w="934" w:type="dxa"/>
            <w:shd w:val="clear" w:color="auto" w:fill="D1D1D1" w:themeFill="background2" w:themeFillShade="E6"/>
            <w:tcPrChange w:id="1216" w:author="Do Thanh Trung" w:date="2025-06-12T10:10:00Z" w16du:dateUtc="2025-06-12T03:10:00Z">
              <w:tcPr>
                <w:tcW w:w="934" w:type="dxa"/>
                <w:shd w:val="clear" w:color="auto" w:fill="D1D1D1" w:themeFill="background2" w:themeFillShade="E6"/>
              </w:tcPr>
            </w:tcPrChange>
          </w:tcPr>
          <w:p w14:paraId="2012B3C9" w14:textId="77777777" w:rsidR="00DD7D44" w:rsidRDefault="00DD7D44" w:rsidP="00DD7D44">
            <w:pPr>
              <w:jc w:val="center"/>
            </w:pPr>
          </w:p>
        </w:tc>
        <w:tc>
          <w:tcPr>
            <w:tcW w:w="934" w:type="dxa"/>
            <w:shd w:val="clear" w:color="auto" w:fill="D1D1D1" w:themeFill="background2" w:themeFillShade="E6"/>
            <w:tcPrChange w:id="1217" w:author="Do Thanh Trung" w:date="2025-06-12T10:10:00Z" w16du:dateUtc="2025-06-12T03:10:00Z">
              <w:tcPr>
                <w:tcW w:w="934" w:type="dxa"/>
                <w:shd w:val="clear" w:color="auto" w:fill="D1D1D1" w:themeFill="background2" w:themeFillShade="E6"/>
              </w:tcPr>
            </w:tcPrChange>
          </w:tcPr>
          <w:p w14:paraId="0887F526" w14:textId="77777777" w:rsidR="00DD7D44" w:rsidRDefault="00DD7D44" w:rsidP="00DD7D44">
            <w:pPr>
              <w:jc w:val="center"/>
            </w:pPr>
          </w:p>
        </w:tc>
      </w:tr>
      <w:tr w:rsidR="00DD7D44" w14:paraId="60345216" w14:textId="77777777" w:rsidTr="00DD7D44">
        <w:tblPrEx>
          <w:tblW w:w="12468" w:type="dxa"/>
          <w:tblPrExChange w:id="1218" w:author="Do Thanh Trung" w:date="2025-06-12T10:10:00Z" w16du:dateUtc="2025-06-12T03:10:00Z">
            <w:tblPrEx>
              <w:tblW w:w="12468" w:type="dxa"/>
            </w:tblPrEx>
          </w:tblPrExChange>
        </w:tblPrEx>
        <w:trPr>
          <w:trHeight w:val="423"/>
          <w:trPrChange w:id="1219" w:author="Do Thanh Trung" w:date="2025-06-12T10:10:00Z" w16du:dateUtc="2025-06-12T03:10:00Z">
            <w:trPr>
              <w:trHeight w:val="423"/>
            </w:trPr>
          </w:trPrChange>
        </w:trPr>
        <w:tc>
          <w:tcPr>
            <w:tcW w:w="1705" w:type="dxa"/>
            <w:vMerge/>
            <w:tcPrChange w:id="1220" w:author="Do Thanh Trung" w:date="2025-06-12T10:10:00Z" w16du:dateUtc="2025-06-12T03:10:00Z">
              <w:tcPr>
                <w:tcW w:w="1705" w:type="dxa"/>
                <w:vMerge/>
              </w:tcPr>
            </w:tcPrChange>
          </w:tcPr>
          <w:p w14:paraId="477F0BE2" w14:textId="1E6719F6" w:rsidR="00DD7D44" w:rsidRDefault="00DD7D44" w:rsidP="00DD7D44"/>
        </w:tc>
        <w:tc>
          <w:tcPr>
            <w:tcW w:w="4168" w:type="dxa"/>
            <w:tcPrChange w:id="1221" w:author="Do Thanh Trung" w:date="2025-06-12T10:10:00Z" w16du:dateUtc="2025-06-12T03:10:00Z">
              <w:tcPr>
                <w:tcW w:w="4168" w:type="dxa"/>
              </w:tcPr>
            </w:tcPrChange>
          </w:tcPr>
          <w:p w14:paraId="1318ACB4" w14:textId="2F981F47" w:rsidR="00DD7D44" w:rsidRDefault="00DD7D44" w:rsidP="00DD7D44">
            <w:pPr>
              <w:jc w:val="left"/>
            </w:pPr>
            <w:r>
              <w:t>Cài đặt Hạn mức theo nhóm ngành</w:t>
            </w:r>
          </w:p>
        </w:tc>
        <w:tc>
          <w:tcPr>
            <w:tcW w:w="688" w:type="dxa"/>
            <w:tcPrChange w:id="1222" w:author="Do Thanh Trung" w:date="2025-06-12T10:10:00Z" w16du:dateUtc="2025-06-12T03:10:00Z">
              <w:tcPr>
                <w:tcW w:w="688" w:type="dxa"/>
                <w:shd w:val="clear" w:color="auto" w:fill="D1D1D1" w:themeFill="background2" w:themeFillShade="E6"/>
              </w:tcPr>
            </w:tcPrChange>
          </w:tcPr>
          <w:p w14:paraId="0FAA70C6" w14:textId="63074178" w:rsidR="00DD7D44" w:rsidRDefault="00DD7D44" w:rsidP="00DD7D44">
            <w:pPr>
              <w:jc w:val="center"/>
            </w:pPr>
            <w:ins w:id="1223" w:author="Do Thanh Trung" w:date="2025-06-12T10:10:00Z" w16du:dateUtc="2025-06-12T03:10:00Z">
              <w:r w:rsidRPr="00F76885">
                <w:t>X</w:t>
              </w:r>
            </w:ins>
          </w:p>
        </w:tc>
        <w:tc>
          <w:tcPr>
            <w:tcW w:w="889" w:type="dxa"/>
            <w:tcPrChange w:id="1224" w:author="Do Thanh Trung" w:date="2025-06-12T10:10:00Z" w16du:dateUtc="2025-06-12T03:10:00Z">
              <w:tcPr>
                <w:tcW w:w="889" w:type="dxa"/>
                <w:shd w:val="clear" w:color="auto" w:fill="D1D1D1" w:themeFill="background2" w:themeFillShade="E6"/>
              </w:tcPr>
            </w:tcPrChange>
          </w:tcPr>
          <w:p w14:paraId="18B51D32" w14:textId="11E8C08B" w:rsidR="00DD7D44" w:rsidRDefault="00DD7D44" w:rsidP="00DD7D44">
            <w:pPr>
              <w:jc w:val="center"/>
            </w:pPr>
            <w:ins w:id="1225" w:author="Do Thanh Trung" w:date="2025-06-12T10:10:00Z" w16du:dateUtc="2025-06-12T03:10:00Z">
              <w:r w:rsidRPr="00F76885">
                <w:t>X</w:t>
              </w:r>
            </w:ins>
          </w:p>
        </w:tc>
        <w:tc>
          <w:tcPr>
            <w:tcW w:w="915" w:type="dxa"/>
            <w:tcPrChange w:id="1226" w:author="Do Thanh Trung" w:date="2025-06-12T10:10:00Z" w16du:dateUtc="2025-06-12T03:10:00Z">
              <w:tcPr>
                <w:tcW w:w="915" w:type="dxa"/>
                <w:shd w:val="clear" w:color="auto" w:fill="D1D1D1" w:themeFill="background2" w:themeFillShade="E6"/>
              </w:tcPr>
            </w:tcPrChange>
          </w:tcPr>
          <w:p w14:paraId="772DC2A7" w14:textId="20B73FB4" w:rsidR="00DD7D44" w:rsidRDefault="00DD7D44" w:rsidP="00DD7D44">
            <w:pPr>
              <w:jc w:val="center"/>
            </w:pPr>
            <w:ins w:id="1227" w:author="Do Thanh Trung" w:date="2025-06-12T10:10:00Z" w16du:dateUtc="2025-06-12T03:10:00Z">
              <w:r w:rsidRPr="00F76885">
                <w:t>X</w:t>
              </w:r>
            </w:ins>
          </w:p>
        </w:tc>
        <w:tc>
          <w:tcPr>
            <w:tcW w:w="719" w:type="dxa"/>
            <w:tcPrChange w:id="1228" w:author="Do Thanh Trung" w:date="2025-06-12T10:10:00Z" w16du:dateUtc="2025-06-12T03:10:00Z">
              <w:tcPr>
                <w:tcW w:w="719" w:type="dxa"/>
                <w:shd w:val="clear" w:color="auto" w:fill="D1D1D1" w:themeFill="background2" w:themeFillShade="E6"/>
              </w:tcPr>
            </w:tcPrChange>
          </w:tcPr>
          <w:p w14:paraId="3191896A" w14:textId="411EF196" w:rsidR="00DD7D44" w:rsidRDefault="00DD7D44" w:rsidP="00DD7D44">
            <w:pPr>
              <w:jc w:val="center"/>
            </w:pPr>
            <w:ins w:id="1229" w:author="Do Thanh Trung" w:date="2025-06-12T10:10:00Z" w16du:dateUtc="2025-06-12T03:10:00Z">
              <w:r w:rsidRPr="00F76885">
                <w:t>X</w:t>
              </w:r>
            </w:ins>
          </w:p>
        </w:tc>
        <w:tc>
          <w:tcPr>
            <w:tcW w:w="694" w:type="dxa"/>
            <w:tcPrChange w:id="1230" w:author="Do Thanh Trung" w:date="2025-06-12T10:10:00Z" w16du:dateUtc="2025-06-12T03:10:00Z">
              <w:tcPr>
                <w:tcW w:w="694" w:type="dxa"/>
                <w:shd w:val="clear" w:color="auto" w:fill="D1D1D1" w:themeFill="background2" w:themeFillShade="E6"/>
              </w:tcPr>
            </w:tcPrChange>
          </w:tcPr>
          <w:p w14:paraId="37516E04" w14:textId="1E3438AC" w:rsidR="00DD7D44" w:rsidRDefault="00DD7D44" w:rsidP="00DD7D44">
            <w:pPr>
              <w:jc w:val="center"/>
            </w:pPr>
            <w:ins w:id="1231" w:author="Do Thanh Trung" w:date="2025-06-12T10:10:00Z" w16du:dateUtc="2025-06-12T03:10:00Z">
              <w:r w:rsidRPr="00F76885">
                <w:t>X</w:t>
              </w:r>
            </w:ins>
          </w:p>
        </w:tc>
        <w:tc>
          <w:tcPr>
            <w:tcW w:w="822" w:type="dxa"/>
            <w:tcPrChange w:id="1232" w:author="Do Thanh Trung" w:date="2025-06-12T10:10:00Z" w16du:dateUtc="2025-06-12T03:10:00Z">
              <w:tcPr>
                <w:tcW w:w="822" w:type="dxa"/>
                <w:shd w:val="clear" w:color="auto" w:fill="D1D1D1" w:themeFill="background2" w:themeFillShade="E6"/>
              </w:tcPr>
            </w:tcPrChange>
          </w:tcPr>
          <w:p w14:paraId="49F6665F" w14:textId="025BD690" w:rsidR="00DD7D44" w:rsidRDefault="00DD7D44" w:rsidP="00DD7D44">
            <w:pPr>
              <w:jc w:val="center"/>
            </w:pPr>
            <w:ins w:id="1233" w:author="Do Thanh Trung" w:date="2025-06-12T10:10:00Z" w16du:dateUtc="2025-06-12T03:10:00Z">
              <w:r w:rsidRPr="00F76885">
                <w:t>X</w:t>
              </w:r>
            </w:ins>
          </w:p>
        </w:tc>
        <w:tc>
          <w:tcPr>
            <w:tcW w:w="934" w:type="dxa"/>
            <w:shd w:val="clear" w:color="auto" w:fill="D1D1D1" w:themeFill="background2" w:themeFillShade="E6"/>
            <w:tcPrChange w:id="1234" w:author="Do Thanh Trung" w:date="2025-06-12T10:10:00Z" w16du:dateUtc="2025-06-12T03:10:00Z">
              <w:tcPr>
                <w:tcW w:w="934" w:type="dxa"/>
                <w:shd w:val="clear" w:color="auto" w:fill="D1D1D1" w:themeFill="background2" w:themeFillShade="E6"/>
              </w:tcPr>
            </w:tcPrChange>
          </w:tcPr>
          <w:p w14:paraId="0D447607" w14:textId="77777777" w:rsidR="00DD7D44" w:rsidRDefault="00DD7D44" w:rsidP="00DD7D44">
            <w:pPr>
              <w:jc w:val="center"/>
            </w:pPr>
          </w:p>
        </w:tc>
        <w:tc>
          <w:tcPr>
            <w:tcW w:w="934" w:type="dxa"/>
            <w:shd w:val="clear" w:color="auto" w:fill="D1D1D1" w:themeFill="background2" w:themeFillShade="E6"/>
            <w:tcPrChange w:id="1235" w:author="Do Thanh Trung" w:date="2025-06-12T10:10:00Z" w16du:dateUtc="2025-06-12T03:10:00Z">
              <w:tcPr>
                <w:tcW w:w="934" w:type="dxa"/>
                <w:shd w:val="clear" w:color="auto" w:fill="D1D1D1" w:themeFill="background2" w:themeFillShade="E6"/>
              </w:tcPr>
            </w:tcPrChange>
          </w:tcPr>
          <w:p w14:paraId="1670AA29" w14:textId="77777777" w:rsidR="00DD7D44" w:rsidRDefault="00DD7D44" w:rsidP="00DD7D44">
            <w:pPr>
              <w:jc w:val="center"/>
            </w:pPr>
          </w:p>
        </w:tc>
      </w:tr>
      <w:tr w:rsidR="00DD7D44" w14:paraId="6609FF38" w14:textId="77777777" w:rsidTr="00DD7D44">
        <w:tblPrEx>
          <w:tblW w:w="12468" w:type="dxa"/>
          <w:tblPrExChange w:id="1236" w:author="Do Thanh Trung" w:date="2025-06-12T10:10:00Z" w16du:dateUtc="2025-06-12T03:10:00Z">
            <w:tblPrEx>
              <w:tblW w:w="12468" w:type="dxa"/>
            </w:tblPrEx>
          </w:tblPrExChange>
        </w:tblPrEx>
        <w:trPr>
          <w:trHeight w:val="71"/>
          <w:trPrChange w:id="1237" w:author="Do Thanh Trung" w:date="2025-06-12T10:10:00Z" w16du:dateUtc="2025-06-12T03:10:00Z">
            <w:trPr>
              <w:trHeight w:val="71"/>
            </w:trPr>
          </w:trPrChange>
        </w:trPr>
        <w:tc>
          <w:tcPr>
            <w:tcW w:w="1705" w:type="dxa"/>
            <w:vMerge/>
            <w:tcPrChange w:id="1238" w:author="Do Thanh Trung" w:date="2025-06-12T10:10:00Z" w16du:dateUtc="2025-06-12T03:10:00Z">
              <w:tcPr>
                <w:tcW w:w="1705" w:type="dxa"/>
                <w:vMerge/>
              </w:tcPr>
            </w:tcPrChange>
          </w:tcPr>
          <w:p w14:paraId="22A6EC9D" w14:textId="745BA53E" w:rsidR="00DD7D44" w:rsidRDefault="00DD7D44" w:rsidP="00DD7D44"/>
        </w:tc>
        <w:tc>
          <w:tcPr>
            <w:tcW w:w="4168" w:type="dxa"/>
            <w:tcPrChange w:id="1239" w:author="Do Thanh Trung" w:date="2025-06-12T10:10:00Z" w16du:dateUtc="2025-06-12T03:10:00Z">
              <w:tcPr>
                <w:tcW w:w="4168" w:type="dxa"/>
              </w:tcPr>
            </w:tcPrChange>
          </w:tcPr>
          <w:p w14:paraId="69B02151" w14:textId="79F4A175" w:rsidR="00DD7D44" w:rsidRDefault="00DD7D44" w:rsidP="00DD7D44">
            <w:pPr>
              <w:jc w:val="left"/>
            </w:pPr>
            <w:r>
              <w:t>Cài đặt Danh mục nhóm công ty liên quan</w:t>
            </w:r>
          </w:p>
        </w:tc>
        <w:tc>
          <w:tcPr>
            <w:tcW w:w="688" w:type="dxa"/>
            <w:tcPrChange w:id="1240" w:author="Do Thanh Trung" w:date="2025-06-12T10:10:00Z" w16du:dateUtc="2025-06-12T03:10:00Z">
              <w:tcPr>
                <w:tcW w:w="688" w:type="dxa"/>
                <w:shd w:val="clear" w:color="auto" w:fill="D1D1D1" w:themeFill="background2" w:themeFillShade="E6"/>
              </w:tcPr>
            </w:tcPrChange>
          </w:tcPr>
          <w:p w14:paraId="5ECEBEA3" w14:textId="28677F79" w:rsidR="00DD7D44" w:rsidRDefault="00DD7D44" w:rsidP="00DD7D44">
            <w:pPr>
              <w:jc w:val="center"/>
            </w:pPr>
            <w:ins w:id="1241" w:author="Do Thanh Trung" w:date="2025-06-12T10:10:00Z" w16du:dateUtc="2025-06-12T03:10:00Z">
              <w:r w:rsidRPr="00F76885">
                <w:t>X</w:t>
              </w:r>
            </w:ins>
          </w:p>
        </w:tc>
        <w:tc>
          <w:tcPr>
            <w:tcW w:w="889" w:type="dxa"/>
            <w:tcPrChange w:id="1242" w:author="Do Thanh Trung" w:date="2025-06-12T10:10:00Z" w16du:dateUtc="2025-06-12T03:10:00Z">
              <w:tcPr>
                <w:tcW w:w="889" w:type="dxa"/>
                <w:shd w:val="clear" w:color="auto" w:fill="D1D1D1" w:themeFill="background2" w:themeFillShade="E6"/>
              </w:tcPr>
            </w:tcPrChange>
          </w:tcPr>
          <w:p w14:paraId="3C746123" w14:textId="292F60A0" w:rsidR="00DD7D44" w:rsidRDefault="00DD7D44" w:rsidP="00DD7D44">
            <w:pPr>
              <w:jc w:val="center"/>
            </w:pPr>
            <w:ins w:id="1243" w:author="Do Thanh Trung" w:date="2025-06-12T10:10:00Z" w16du:dateUtc="2025-06-12T03:10:00Z">
              <w:r w:rsidRPr="00F76885">
                <w:t>X</w:t>
              </w:r>
            </w:ins>
          </w:p>
        </w:tc>
        <w:tc>
          <w:tcPr>
            <w:tcW w:w="915" w:type="dxa"/>
            <w:tcPrChange w:id="1244" w:author="Do Thanh Trung" w:date="2025-06-12T10:10:00Z" w16du:dateUtc="2025-06-12T03:10:00Z">
              <w:tcPr>
                <w:tcW w:w="915" w:type="dxa"/>
                <w:shd w:val="clear" w:color="auto" w:fill="D1D1D1" w:themeFill="background2" w:themeFillShade="E6"/>
              </w:tcPr>
            </w:tcPrChange>
          </w:tcPr>
          <w:p w14:paraId="57BF4119" w14:textId="3113A213" w:rsidR="00DD7D44" w:rsidRDefault="00DD7D44" w:rsidP="00DD7D44">
            <w:pPr>
              <w:jc w:val="center"/>
            </w:pPr>
            <w:ins w:id="1245" w:author="Do Thanh Trung" w:date="2025-06-12T10:10:00Z" w16du:dateUtc="2025-06-12T03:10:00Z">
              <w:r w:rsidRPr="00F76885">
                <w:t>X</w:t>
              </w:r>
            </w:ins>
          </w:p>
        </w:tc>
        <w:tc>
          <w:tcPr>
            <w:tcW w:w="719" w:type="dxa"/>
            <w:tcPrChange w:id="1246" w:author="Do Thanh Trung" w:date="2025-06-12T10:10:00Z" w16du:dateUtc="2025-06-12T03:10:00Z">
              <w:tcPr>
                <w:tcW w:w="719" w:type="dxa"/>
                <w:shd w:val="clear" w:color="auto" w:fill="D1D1D1" w:themeFill="background2" w:themeFillShade="E6"/>
              </w:tcPr>
            </w:tcPrChange>
          </w:tcPr>
          <w:p w14:paraId="5F313D90" w14:textId="5B26D3EB" w:rsidR="00DD7D44" w:rsidRDefault="00DD7D44" w:rsidP="00DD7D44">
            <w:pPr>
              <w:jc w:val="center"/>
            </w:pPr>
            <w:ins w:id="1247" w:author="Do Thanh Trung" w:date="2025-06-12T10:10:00Z" w16du:dateUtc="2025-06-12T03:10:00Z">
              <w:r w:rsidRPr="00F76885">
                <w:t>X</w:t>
              </w:r>
            </w:ins>
          </w:p>
        </w:tc>
        <w:tc>
          <w:tcPr>
            <w:tcW w:w="694" w:type="dxa"/>
            <w:tcPrChange w:id="1248" w:author="Do Thanh Trung" w:date="2025-06-12T10:10:00Z" w16du:dateUtc="2025-06-12T03:10:00Z">
              <w:tcPr>
                <w:tcW w:w="694" w:type="dxa"/>
                <w:shd w:val="clear" w:color="auto" w:fill="D1D1D1" w:themeFill="background2" w:themeFillShade="E6"/>
              </w:tcPr>
            </w:tcPrChange>
          </w:tcPr>
          <w:p w14:paraId="7F13A336" w14:textId="546EF088" w:rsidR="00DD7D44" w:rsidRDefault="00DD7D44" w:rsidP="00DD7D44">
            <w:pPr>
              <w:jc w:val="center"/>
            </w:pPr>
            <w:ins w:id="1249" w:author="Do Thanh Trung" w:date="2025-06-12T10:10:00Z" w16du:dateUtc="2025-06-12T03:10:00Z">
              <w:r w:rsidRPr="00F76885">
                <w:t>X</w:t>
              </w:r>
            </w:ins>
          </w:p>
        </w:tc>
        <w:tc>
          <w:tcPr>
            <w:tcW w:w="822" w:type="dxa"/>
            <w:tcPrChange w:id="1250" w:author="Do Thanh Trung" w:date="2025-06-12T10:10:00Z" w16du:dateUtc="2025-06-12T03:10:00Z">
              <w:tcPr>
                <w:tcW w:w="822" w:type="dxa"/>
                <w:shd w:val="clear" w:color="auto" w:fill="D1D1D1" w:themeFill="background2" w:themeFillShade="E6"/>
              </w:tcPr>
            </w:tcPrChange>
          </w:tcPr>
          <w:p w14:paraId="2F695005" w14:textId="18430797" w:rsidR="00DD7D44" w:rsidRDefault="00DD7D44" w:rsidP="00DD7D44">
            <w:pPr>
              <w:jc w:val="center"/>
            </w:pPr>
            <w:ins w:id="1251" w:author="Do Thanh Trung" w:date="2025-06-12T10:10:00Z" w16du:dateUtc="2025-06-12T03:10:00Z">
              <w:r w:rsidRPr="00F76885">
                <w:t>X</w:t>
              </w:r>
            </w:ins>
          </w:p>
        </w:tc>
        <w:tc>
          <w:tcPr>
            <w:tcW w:w="934" w:type="dxa"/>
            <w:shd w:val="clear" w:color="auto" w:fill="D1D1D1" w:themeFill="background2" w:themeFillShade="E6"/>
            <w:tcPrChange w:id="1252" w:author="Do Thanh Trung" w:date="2025-06-12T10:10:00Z" w16du:dateUtc="2025-06-12T03:10:00Z">
              <w:tcPr>
                <w:tcW w:w="934" w:type="dxa"/>
                <w:shd w:val="clear" w:color="auto" w:fill="D1D1D1" w:themeFill="background2" w:themeFillShade="E6"/>
              </w:tcPr>
            </w:tcPrChange>
          </w:tcPr>
          <w:p w14:paraId="1BCBF7E1" w14:textId="77777777" w:rsidR="00DD7D44" w:rsidRDefault="00DD7D44" w:rsidP="00DD7D44">
            <w:pPr>
              <w:jc w:val="center"/>
            </w:pPr>
          </w:p>
        </w:tc>
        <w:tc>
          <w:tcPr>
            <w:tcW w:w="934" w:type="dxa"/>
            <w:shd w:val="clear" w:color="auto" w:fill="D1D1D1" w:themeFill="background2" w:themeFillShade="E6"/>
            <w:tcPrChange w:id="1253" w:author="Do Thanh Trung" w:date="2025-06-12T10:10:00Z" w16du:dateUtc="2025-06-12T03:10:00Z">
              <w:tcPr>
                <w:tcW w:w="934" w:type="dxa"/>
                <w:shd w:val="clear" w:color="auto" w:fill="D1D1D1" w:themeFill="background2" w:themeFillShade="E6"/>
              </w:tcPr>
            </w:tcPrChange>
          </w:tcPr>
          <w:p w14:paraId="7AF142FC" w14:textId="77777777" w:rsidR="00DD7D44" w:rsidRDefault="00DD7D44" w:rsidP="00DD7D44">
            <w:pPr>
              <w:jc w:val="center"/>
            </w:pPr>
          </w:p>
        </w:tc>
      </w:tr>
      <w:tr w:rsidR="00DD7D44" w14:paraId="3F28F6C6" w14:textId="77777777" w:rsidTr="00DD7D44">
        <w:tblPrEx>
          <w:tblW w:w="12468" w:type="dxa"/>
          <w:tblPrExChange w:id="1254" w:author="Do Thanh Trung" w:date="2025-06-12T10:10:00Z" w16du:dateUtc="2025-06-12T03:10:00Z">
            <w:tblPrEx>
              <w:tblW w:w="12468" w:type="dxa"/>
            </w:tblPrEx>
          </w:tblPrExChange>
        </w:tblPrEx>
        <w:trPr>
          <w:trHeight w:val="423"/>
          <w:trPrChange w:id="1255" w:author="Do Thanh Trung" w:date="2025-06-12T10:10:00Z" w16du:dateUtc="2025-06-12T03:10:00Z">
            <w:trPr>
              <w:trHeight w:val="423"/>
            </w:trPr>
          </w:trPrChange>
        </w:trPr>
        <w:tc>
          <w:tcPr>
            <w:tcW w:w="1705" w:type="dxa"/>
            <w:vMerge/>
            <w:tcPrChange w:id="1256" w:author="Do Thanh Trung" w:date="2025-06-12T10:10:00Z" w16du:dateUtc="2025-06-12T03:10:00Z">
              <w:tcPr>
                <w:tcW w:w="1705" w:type="dxa"/>
                <w:vMerge/>
              </w:tcPr>
            </w:tcPrChange>
          </w:tcPr>
          <w:p w14:paraId="7424CCB1" w14:textId="77777777" w:rsidR="00DD7D44" w:rsidRDefault="00DD7D44" w:rsidP="00DD7D44"/>
        </w:tc>
        <w:tc>
          <w:tcPr>
            <w:tcW w:w="4168" w:type="dxa"/>
            <w:tcPrChange w:id="1257" w:author="Do Thanh Trung" w:date="2025-06-12T10:10:00Z" w16du:dateUtc="2025-06-12T03:10:00Z">
              <w:tcPr>
                <w:tcW w:w="4168" w:type="dxa"/>
              </w:tcPr>
            </w:tcPrChange>
          </w:tcPr>
          <w:p w14:paraId="42CD940B" w14:textId="037C32B9" w:rsidR="00DD7D44" w:rsidRDefault="00DD7D44" w:rsidP="00DD7D44">
            <w:pPr>
              <w:jc w:val="left"/>
            </w:pPr>
            <w:r>
              <w:t>Cài đặt nhân viên quản lý tài khoản</w:t>
            </w:r>
          </w:p>
        </w:tc>
        <w:tc>
          <w:tcPr>
            <w:tcW w:w="688" w:type="dxa"/>
            <w:tcPrChange w:id="1258" w:author="Do Thanh Trung" w:date="2025-06-12T10:10:00Z" w16du:dateUtc="2025-06-12T03:10:00Z">
              <w:tcPr>
                <w:tcW w:w="688" w:type="dxa"/>
                <w:shd w:val="clear" w:color="auto" w:fill="D1D1D1" w:themeFill="background2" w:themeFillShade="E6"/>
              </w:tcPr>
            </w:tcPrChange>
          </w:tcPr>
          <w:p w14:paraId="63B539A5" w14:textId="2592077F" w:rsidR="00DD7D44" w:rsidRDefault="00DD7D44" w:rsidP="00DD7D44">
            <w:pPr>
              <w:jc w:val="center"/>
            </w:pPr>
            <w:ins w:id="1259" w:author="Do Thanh Trung" w:date="2025-06-12T10:10:00Z" w16du:dateUtc="2025-06-12T03:10:00Z">
              <w:r w:rsidRPr="00F76885">
                <w:t>X</w:t>
              </w:r>
            </w:ins>
          </w:p>
        </w:tc>
        <w:tc>
          <w:tcPr>
            <w:tcW w:w="889" w:type="dxa"/>
            <w:tcPrChange w:id="1260" w:author="Do Thanh Trung" w:date="2025-06-12T10:10:00Z" w16du:dateUtc="2025-06-12T03:10:00Z">
              <w:tcPr>
                <w:tcW w:w="889" w:type="dxa"/>
                <w:shd w:val="clear" w:color="auto" w:fill="D1D1D1" w:themeFill="background2" w:themeFillShade="E6"/>
              </w:tcPr>
            </w:tcPrChange>
          </w:tcPr>
          <w:p w14:paraId="3A714C01" w14:textId="199AA295" w:rsidR="00DD7D44" w:rsidRDefault="00DD7D44" w:rsidP="00DD7D44">
            <w:pPr>
              <w:jc w:val="center"/>
            </w:pPr>
            <w:ins w:id="1261" w:author="Do Thanh Trung" w:date="2025-06-12T10:10:00Z" w16du:dateUtc="2025-06-12T03:10:00Z">
              <w:r w:rsidRPr="00F76885">
                <w:t>X</w:t>
              </w:r>
            </w:ins>
          </w:p>
        </w:tc>
        <w:tc>
          <w:tcPr>
            <w:tcW w:w="915" w:type="dxa"/>
            <w:tcPrChange w:id="1262" w:author="Do Thanh Trung" w:date="2025-06-12T10:10:00Z" w16du:dateUtc="2025-06-12T03:10:00Z">
              <w:tcPr>
                <w:tcW w:w="915" w:type="dxa"/>
                <w:shd w:val="clear" w:color="auto" w:fill="D1D1D1" w:themeFill="background2" w:themeFillShade="E6"/>
              </w:tcPr>
            </w:tcPrChange>
          </w:tcPr>
          <w:p w14:paraId="277D8CC5" w14:textId="593D89E5" w:rsidR="00DD7D44" w:rsidRDefault="00DD7D44" w:rsidP="00DD7D44">
            <w:pPr>
              <w:jc w:val="center"/>
            </w:pPr>
            <w:ins w:id="1263" w:author="Do Thanh Trung" w:date="2025-06-12T10:10:00Z" w16du:dateUtc="2025-06-12T03:10:00Z">
              <w:r w:rsidRPr="00F76885">
                <w:t>X</w:t>
              </w:r>
            </w:ins>
          </w:p>
        </w:tc>
        <w:tc>
          <w:tcPr>
            <w:tcW w:w="719" w:type="dxa"/>
            <w:tcPrChange w:id="1264" w:author="Do Thanh Trung" w:date="2025-06-12T10:10:00Z" w16du:dateUtc="2025-06-12T03:10:00Z">
              <w:tcPr>
                <w:tcW w:w="719" w:type="dxa"/>
                <w:shd w:val="clear" w:color="auto" w:fill="D1D1D1" w:themeFill="background2" w:themeFillShade="E6"/>
              </w:tcPr>
            </w:tcPrChange>
          </w:tcPr>
          <w:p w14:paraId="168E2335" w14:textId="7B9CC2B2" w:rsidR="00DD7D44" w:rsidRDefault="00DD7D44" w:rsidP="00DD7D44">
            <w:pPr>
              <w:jc w:val="center"/>
            </w:pPr>
            <w:ins w:id="1265" w:author="Do Thanh Trung" w:date="2025-06-12T10:10:00Z" w16du:dateUtc="2025-06-12T03:10:00Z">
              <w:r w:rsidRPr="00F76885">
                <w:t>X</w:t>
              </w:r>
            </w:ins>
          </w:p>
        </w:tc>
        <w:tc>
          <w:tcPr>
            <w:tcW w:w="694" w:type="dxa"/>
            <w:tcPrChange w:id="1266" w:author="Do Thanh Trung" w:date="2025-06-12T10:10:00Z" w16du:dateUtc="2025-06-12T03:10:00Z">
              <w:tcPr>
                <w:tcW w:w="694" w:type="dxa"/>
                <w:shd w:val="clear" w:color="auto" w:fill="D1D1D1" w:themeFill="background2" w:themeFillShade="E6"/>
              </w:tcPr>
            </w:tcPrChange>
          </w:tcPr>
          <w:p w14:paraId="65E96039" w14:textId="3F0E6746" w:rsidR="00DD7D44" w:rsidRDefault="00DD7D44" w:rsidP="00DD7D44">
            <w:pPr>
              <w:jc w:val="center"/>
            </w:pPr>
            <w:ins w:id="1267" w:author="Do Thanh Trung" w:date="2025-06-12T10:10:00Z" w16du:dateUtc="2025-06-12T03:10:00Z">
              <w:r w:rsidRPr="00F76885">
                <w:t>X</w:t>
              </w:r>
            </w:ins>
          </w:p>
        </w:tc>
        <w:tc>
          <w:tcPr>
            <w:tcW w:w="822" w:type="dxa"/>
            <w:tcPrChange w:id="1268" w:author="Do Thanh Trung" w:date="2025-06-12T10:10:00Z" w16du:dateUtc="2025-06-12T03:10:00Z">
              <w:tcPr>
                <w:tcW w:w="822" w:type="dxa"/>
                <w:shd w:val="clear" w:color="auto" w:fill="D1D1D1" w:themeFill="background2" w:themeFillShade="E6"/>
              </w:tcPr>
            </w:tcPrChange>
          </w:tcPr>
          <w:p w14:paraId="451D5ED9" w14:textId="5E86E4F4" w:rsidR="00DD7D44" w:rsidRDefault="00DD7D44" w:rsidP="00DD7D44">
            <w:pPr>
              <w:jc w:val="center"/>
            </w:pPr>
            <w:ins w:id="1269" w:author="Do Thanh Trung" w:date="2025-06-12T10:10:00Z" w16du:dateUtc="2025-06-12T03:10:00Z">
              <w:r w:rsidRPr="00F76885">
                <w:t>X</w:t>
              </w:r>
            </w:ins>
          </w:p>
        </w:tc>
        <w:tc>
          <w:tcPr>
            <w:tcW w:w="934" w:type="dxa"/>
            <w:shd w:val="clear" w:color="auto" w:fill="D1D1D1" w:themeFill="background2" w:themeFillShade="E6"/>
            <w:tcPrChange w:id="1270" w:author="Do Thanh Trung" w:date="2025-06-12T10:10:00Z" w16du:dateUtc="2025-06-12T03:10:00Z">
              <w:tcPr>
                <w:tcW w:w="934" w:type="dxa"/>
                <w:shd w:val="clear" w:color="auto" w:fill="D1D1D1" w:themeFill="background2" w:themeFillShade="E6"/>
              </w:tcPr>
            </w:tcPrChange>
          </w:tcPr>
          <w:p w14:paraId="4869EA6B" w14:textId="77777777" w:rsidR="00DD7D44" w:rsidRDefault="00DD7D44" w:rsidP="00DD7D44">
            <w:pPr>
              <w:jc w:val="center"/>
            </w:pPr>
          </w:p>
        </w:tc>
        <w:tc>
          <w:tcPr>
            <w:tcW w:w="934" w:type="dxa"/>
            <w:shd w:val="clear" w:color="auto" w:fill="D1D1D1" w:themeFill="background2" w:themeFillShade="E6"/>
            <w:tcPrChange w:id="1271" w:author="Do Thanh Trung" w:date="2025-06-12T10:10:00Z" w16du:dateUtc="2025-06-12T03:10:00Z">
              <w:tcPr>
                <w:tcW w:w="934" w:type="dxa"/>
                <w:shd w:val="clear" w:color="auto" w:fill="D1D1D1" w:themeFill="background2" w:themeFillShade="E6"/>
              </w:tcPr>
            </w:tcPrChange>
          </w:tcPr>
          <w:p w14:paraId="2252E982" w14:textId="77777777" w:rsidR="00DD7D44" w:rsidRDefault="00DD7D44" w:rsidP="00DD7D44">
            <w:pPr>
              <w:jc w:val="center"/>
            </w:pPr>
          </w:p>
        </w:tc>
      </w:tr>
      <w:tr w:rsidR="00DD7D44" w14:paraId="3690B083" w14:textId="77777777" w:rsidTr="00DD7D44">
        <w:tblPrEx>
          <w:tblW w:w="12468" w:type="dxa"/>
          <w:tblPrExChange w:id="1272" w:author="Do Thanh Trung" w:date="2025-06-12T10:10:00Z" w16du:dateUtc="2025-06-12T03:10:00Z">
            <w:tblPrEx>
              <w:tblW w:w="12468" w:type="dxa"/>
            </w:tblPrEx>
          </w:tblPrExChange>
        </w:tblPrEx>
        <w:trPr>
          <w:trHeight w:val="423"/>
          <w:trPrChange w:id="1273" w:author="Do Thanh Trung" w:date="2025-06-12T10:10:00Z" w16du:dateUtc="2025-06-12T03:10:00Z">
            <w:trPr>
              <w:trHeight w:val="423"/>
            </w:trPr>
          </w:trPrChange>
        </w:trPr>
        <w:tc>
          <w:tcPr>
            <w:tcW w:w="1705" w:type="dxa"/>
            <w:vMerge w:val="restart"/>
            <w:tcPrChange w:id="1274" w:author="Do Thanh Trung" w:date="2025-06-12T10:10:00Z" w16du:dateUtc="2025-06-12T03:10:00Z">
              <w:tcPr>
                <w:tcW w:w="1705" w:type="dxa"/>
                <w:vMerge w:val="restart"/>
              </w:tcPr>
            </w:tcPrChange>
          </w:tcPr>
          <w:p w14:paraId="4F76FA33" w14:textId="60DB7A40" w:rsidR="00DD7D44" w:rsidRDefault="00DD7D44" w:rsidP="00DD7D44">
            <w:r>
              <w:t>Thực hiện đầu tư chứng khoán</w:t>
            </w:r>
          </w:p>
        </w:tc>
        <w:tc>
          <w:tcPr>
            <w:tcW w:w="4168" w:type="dxa"/>
            <w:tcPrChange w:id="1275" w:author="Do Thanh Trung" w:date="2025-06-12T10:10:00Z" w16du:dateUtc="2025-06-12T03:10:00Z">
              <w:tcPr>
                <w:tcW w:w="4168" w:type="dxa"/>
              </w:tcPr>
            </w:tcPrChange>
          </w:tcPr>
          <w:p w14:paraId="22694A26" w14:textId="1D884C01" w:rsidR="00DD7D44" w:rsidRDefault="00DD7D44" w:rsidP="00DD7D44">
            <w:pPr>
              <w:jc w:val="left"/>
            </w:pPr>
            <w:r>
              <w:t>Cập nhật Danh mục đầu tư</w:t>
            </w:r>
          </w:p>
        </w:tc>
        <w:tc>
          <w:tcPr>
            <w:tcW w:w="688" w:type="dxa"/>
            <w:tcPrChange w:id="1276" w:author="Do Thanh Trung" w:date="2025-06-12T10:10:00Z" w16du:dateUtc="2025-06-12T03:10:00Z">
              <w:tcPr>
                <w:tcW w:w="688" w:type="dxa"/>
                <w:shd w:val="clear" w:color="auto" w:fill="D1D1D1" w:themeFill="background2" w:themeFillShade="E6"/>
              </w:tcPr>
            </w:tcPrChange>
          </w:tcPr>
          <w:p w14:paraId="3C4E628E" w14:textId="6E365200" w:rsidR="00DD7D44" w:rsidRDefault="00DD7D44" w:rsidP="00DD7D44">
            <w:pPr>
              <w:jc w:val="center"/>
            </w:pPr>
            <w:ins w:id="1277" w:author="Do Thanh Trung" w:date="2025-06-12T10:10:00Z" w16du:dateUtc="2025-06-12T03:10:00Z">
              <w:r w:rsidRPr="00F76885">
                <w:t>X</w:t>
              </w:r>
            </w:ins>
          </w:p>
        </w:tc>
        <w:tc>
          <w:tcPr>
            <w:tcW w:w="889" w:type="dxa"/>
            <w:tcPrChange w:id="1278" w:author="Do Thanh Trung" w:date="2025-06-12T10:10:00Z" w16du:dateUtc="2025-06-12T03:10:00Z">
              <w:tcPr>
                <w:tcW w:w="889" w:type="dxa"/>
                <w:shd w:val="clear" w:color="auto" w:fill="D1D1D1" w:themeFill="background2" w:themeFillShade="E6"/>
              </w:tcPr>
            </w:tcPrChange>
          </w:tcPr>
          <w:p w14:paraId="2627B7C1" w14:textId="5C5BFA68" w:rsidR="00DD7D44" w:rsidRDefault="00DD7D44" w:rsidP="00DD7D44">
            <w:pPr>
              <w:jc w:val="center"/>
            </w:pPr>
            <w:ins w:id="1279" w:author="Do Thanh Trung" w:date="2025-06-12T10:10:00Z" w16du:dateUtc="2025-06-12T03:10:00Z">
              <w:r w:rsidRPr="00F76885">
                <w:t>X</w:t>
              </w:r>
            </w:ins>
          </w:p>
        </w:tc>
        <w:tc>
          <w:tcPr>
            <w:tcW w:w="915" w:type="dxa"/>
            <w:tcPrChange w:id="1280" w:author="Do Thanh Trung" w:date="2025-06-12T10:10:00Z" w16du:dateUtc="2025-06-12T03:10:00Z">
              <w:tcPr>
                <w:tcW w:w="915" w:type="dxa"/>
                <w:shd w:val="clear" w:color="auto" w:fill="D1D1D1" w:themeFill="background2" w:themeFillShade="E6"/>
              </w:tcPr>
            </w:tcPrChange>
          </w:tcPr>
          <w:p w14:paraId="5CC13C9B" w14:textId="28DFEB9D" w:rsidR="00DD7D44" w:rsidRDefault="00DD7D44" w:rsidP="00DD7D44">
            <w:pPr>
              <w:jc w:val="center"/>
            </w:pPr>
            <w:ins w:id="1281" w:author="Do Thanh Trung" w:date="2025-06-12T10:10:00Z" w16du:dateUtc="2025-06-12T03:10:00Z">
              <w:r w:rsidRPr="00F76885">
                <w:t>X</w:t>
              </w:r>
            </w:ins>
          </w:p>
        </w:tc>
        <w:tc>
          <w:tcPr>
            <w:tcW w:w="719" w:type="dxa"/>
            <w:tcPrChange w:id="1282" w:author="Do Thanh Trung" w:date="2025-06-12T10:10:00Z" w16du:dateUtc="2025-06-12T03:10:00Z">
              <w:tcPr>
                <w:tcW w:w="719" w:type="dxa"/>
                <w:shd w:val="clear" w:color="auto" w:fill="D1D1D1" w:themeFill="background2" w:themeFillShade="E6"/>
              </w:tcPr>
            </w:tcPrChange>
          </w:tcPr>
          <w:p w14:paraId="7C3EE9CF" w14:textId="47E62F2F" w:rsidR="00DD7D44" w:rsidRDefault="00DD7D44" w:rsidP="00DD7D44">
            <w:pPr>
              <w:jc w:val="center"/>
            </w:pPr>
            <w:ins w:id="1283" w:author="Do Thanh Trung" w:date="2025-06-12T10:10:00Z" w16du:dateUtc="2025-06-12T03:10:00Z">
              <w:r w:rsidRPr="00F76885">
                <w:t>X</w:t>
              </w:r>
            </w:ins>
          </w:p>
        </w:tc>
        <w:tc>
          <w:tcPr>
            <w:tcW w:w="694" w:type="dxa"/>
            <w:tcPrChange w:id="1284" w:author="Do Thanh Trung" w:date="2025-06-12T10:10:00Z" w16du:dateUtc="2025-06-12T03:10:00Z">
              <w:tcPr>
                <w:tcW w:w="694" w:type="dxa"/>
                <w:shd w:val="clear" w:color="auto" w:fill="D1D1D1" w:themeFill="background2" w:themeFillShade="E6"/>
              </w:tcPr>
            </w:tcPrChange>
          </w:tcPr>
          <w:p w14:paraId="149CB2CC" w14:textId="269CC86A" w:rsidR="00DD7D44" w:rsidRDefault="00DD7D44" w:rsidP="00DD7D44">
            <w:pPr>
              <w:jc w:val="center"/>
            </w:pPr>
            <w:ins w:id="1285" w:author="Do Thanh Trung" w:date="2025-06-12T10:10:00Z" w16du:dateUtc="2025-06-12T03:10:00Z">
              <w:r w:rsidRPr="00F76885">
                <w:t>X</w:t>
              </w:r>
            </w:ins>
          </w:p>
        </w:tc>
        <w:tc>
          <w:tcPr>
            <w:tcW w:w="822" w:type="dxa"/>
            <w:tcPrChange w:id="1286" w:author="Do Thanh Trung" w:date="2025-06-12T10:10:00Z" w16du:dateUtc="2025-06-12T03:10:00Z">
              <w:tcPr>
                <w:tcW w:w="822" w:type="dxa"/>
                <w:shd w:val="clear" w:color="auto" w:fill="D1D1D1" w:themeFill="background2" w:themeFillShade="E6"/>
              </w:tcPr>
            </w:tcPrChange>
          </w:tcPr>
          <w:p w14:paraId="5A83F4AE" w14:textId="780A3EDA" w:rsidR="00DD7D44" w:rsidRDefault="00DD7D44" w:rsidP="00DD7D44">
            <w:pPr>
              <w:jc w:val="center"/>
            </w:pPr>
            <w:ins w:id="1287" w:author="Do Thanh Trung" w:date="2025-06-12T10:10:00Z" w16du:dateUtc="2025-06-12T03:10:00Z">
              <w:r w:rsidRPr="00F76885">
                <w:t>X</w:t>
              </w:r>
            </w:ins>
          </w:p>
        </w:tc>
        <w:tc>
          <w:tcPr>
            <w:tcW w:w="934" w:type="dxa"/>
            <w:shd w:val="clear" w:color="auto" w:fill="D1D1D1" w:themeFill="background2" w:themeFillShade="E6"/>
            <w:tcPrChange w:id="1288" w:author="Do Thanh Trung" w:date="2025-06-12T10:10:00Z" w16du:dateUtc="2025-06-12T03:10:00Z">
              <w:tcPr>
                <w:tcW w:w="934" w:type="dxa"/>
                <w:shd w:val="clear" w:color="auto" w:fill="D1D1D1" w:themeFill="background2" w:themeFillShade="E6"/>
              </w:tcPr>
            </w:tcPrChange>
          </w:tcPr>
          <w:p w14:paraId="48EB8836" w14:textId="77777777" w:rsidR="00DD7D44" w:rsidRDefault="00DD7D44" w:rsidP="00DD7D44">
            <w:pPr>
              <w:jc w:val="center"/>
            </w:pPr>
          </w:p>
        </w:tc>
        <w:tc>
          <w:tcPr>
            <w:tcW w:w="934" w:type="dxa"/>
            <w:shd w:val="clear" w:color="auto" w:fill="D1D1D1" w:themeFill="background2" w:themeFillShade="E6"/>
            <w:tcPrChange w:id="1289" w:author="Do Thanh Trung" w:date="2025-06-12T10:10:00Z" w16du:dateUtc="2025-06-12T03:10:00Z">
              <w:tcPr>
                <w:tcW w:w="934" w:type="dxa"/>
                <w:shd w:val="clear" w:color="auto" w:fill="D1D1D1" w:themeFill="background2" w:themeFillShade="E6"/>
              </w:tcPr>
            </w:tcPrChange>
          </w:tcPr>
          <w:p w14:paraId="0ED56752" w14:textId="77777777" w:rsidR="00DD7D44" w:rsidRDefault="00DD7D44" w:rsidP="00DD7D44">
            <w:pPr>
              <w:jc w:val="center"/>
            </w:pPr>
          </w:p>
        </w:tc>
      </w:tr>
      <w:tr w:rsidR="00DD7D44" w14:paraId="7F6C96CD" w14:textId="77777777" w:rsidTr="00DD7D44">
        <w:tblPrEx>
          <w:tblW w:w="12468" w:type="dxa"/>
          <w:tblPrExChange w:id="1290" w:author="Do Thanh Trung" w:date="2025-06-12T10:10:00Z" w16du:dateUtc="2025-06-12T03:10:00Z">
            <w:tblPrEx>
              <w:tblW w:w="12468" w:type="dxa"/>
            </w:tblPrEx>
          </w:tblPrExChange>
        </w:tblPrEx>
        <w:trPr>
          <w:trHeight w:val="423"/>
          <w:trPrChange w:id="1291" w:author="Do Thanh Trung" w:date="2025-06-12T10:10:00Z" w16du:dateUtc="2025-06-12T03:10:00Z">
            <w:trPr>
              <w:trHeight w:val="423"/>
            </w:trPr>
          </w:trPrChange>
        </w:trPr>
        <w:tc>
          <w:tcPr>
            <w:tcW w:w="1705" w:type="dxa"/>
            <w:vMerge/>
            <w:tcPrChange w:id="1292" w:author="Do Thanh Trung" w:date="2025-06-12T10:10:00Z" w16du:dateUtc="2025-06-12T03:10:00Z">
              <w:tcPr>
                <w:tcW w:w="1705" w:type="dxa"/>
                <w:vMerge/>
              </w:tcPr>
            </w:tcPrChange>
          </w:tcPr>
          <w:p w14:paraId="2B67BB45" w14:textId="77777777" w:rsidR="00DD7D44" w:rsidRDefault="00DD7D44" w:rsidP="00DD7D44"/>
        </w:tc>
        <w:tc>
          <w:tcPr>
            <w:tcW w:w="4168" w:type="dxa"/>
            <w:tcPrChange w:id="1293" w:author="Do Thanh Trung" w:date="2025-06-12T10:10:00Z" w16du:dateUtc="2025-06-12T03:10:00Z">
              <w:tcPr>
                <w:tcW w:w="4168" w:type="dxa"/>
              </w:tcPr>
            </w:tcPrChange>
          </w:tcPr>
          <w:p w14:paraId="45880621" w14:textId="3F6A65F9" w:rsidR="00DD7D44" w:rsidRDefault="00DD7D44" w:rsidP="00DD7D44">
            <w:pPr>
              <w:jc w:val="left"/>
            </w:pPr>
            <w:r>
              <w:t>Thực hiện giao dịch</w:t>
            </w:r>
          </w:p>
        </w:tc>
        <w:tc>
          <w:tcPr>
            <w:tcW w:w="688" w:type="dxa"/>
            <w:tcPrChange w:id="1294" w:author="Do Thanh Trung" w:date="2025-06-12T10:10:00Z" w16du:dateUtc="2025-06-12T03:10:00Z">
              <w:tcPr>
                <w:tcW w:w="688" w:type="dxa"/>
                <w:shd w:val="clear" w:color="auto" w:fill="D1D1D1" w:themeFill="background2" w:themeFillShade="E6"/>
              </w:tcPr>
            </w:tcPrChange>
          </w:tcPr>
          <w:p w14:paraId="0E600572" w14:textId="34F4B30D" w:rsidR="00DD7D44" w:rsidRDefault="00DD7D44" w:rsidP="00DD7D44">
            <w:pPr>
              <w:jc w:val="center"/>
            </w:pPr>
            <w:ins w:id="1295" w:author="Do Thanh Trung" w:date="2025-06-12T10:10:00Z" w16du:dateUtc="2025-06-12T03:10:00Z">
              <w:r w:rsidRPr="00F76885">
                <w:t>X</w:t>
              </w:r>
            </w:ins>
          </w:p>
        </w:tc>
        <w:tc>
          <w:tcPr>
            <w:tcW w:w="889" w:type="dxa"/>
            <w:tcPrChange w:id="1296" w:author="Do Thanh Trung" w:date="2025-06-12T10:10:00Z" w16du:dateUtc="2025-06-12T03:10:00Z">
              <w:tcPr>
                <w:tcW w:w="889" w:type="dxa"/>
              </w:tcPr>
            </w:tcPrChange>
          </w:tcPr>
          <w:p w14:paraId="14BD97A5" w14:textId="1E380863" w:rsidR="00DD7D44" w:rsidRDefault="00DD7D44" w:rsidP="00DD7D44">
            <w:pPr>
              <w:jc w:val="center"/>
            </w:pPr>
            <w:ins w:id="1297" w:author="Do Thanh Trung" w:date="2025-06-12T10:10:00Z" w16du:dateUtc="2025-06-12T03:10:00Z">
              <w:r w:rsidRPr="00F76885">
                <w:t>X</w:t>
              </w:r>
            </w:ins>
            <w:del w:id="1298" w:author="Do Thanh Trung" w:date="2025-06-12T10:10:00Z" w16du:dateUtc="2025-06-12T03:10:00Z">
              <w:r w:rsidRPr="002652DD" w:rsidDel="00E427E3">
                <w:delText>X</w:delText>
              </w:r>
            </w:del>
          </w:p>
        </w:tc>
        <w:tc>
          <w:tcPr>
            <w:tcW w:w="915" w:type="dxa"/>
            <w:tcPrChange w:id="1299" w:author="Do Thanh Trung" w:date="2025-06-12T10:10:00Z" w16du:dateUtc="2025-06-12T03:10:00Z">
              <w:tcPr>
                <w:tcW w:w="915" w:type="dxa"/>
              </w:tcPr>
            </w:tcPrChange>
          </w:tcPr>
          <w:p w14:paraId="486F5561" w14:textId="159B839C" w:rsidR="00DD7D44" w:rsidRDefault="00DD7D44" w:rsidP="00DD7D44">
            <w:pPr>
              <w:jc w:val="center"/>
            </w:pPr>
            <w:ins w:id="1300" w:author="Do Thanh Trung" w:date="2025-06-12T10:10:00Z" w16du:dateUtc="2025-06-12T03:10:00Z">
              <w:r w:rsidRPr="00F76885">
                <w:t>X</w:t>
              </w:r>
            </w:ins>
            <w:del w:id="1301" w:author="Do Thanh Trung" w:date="2025-06-12T10:10:00Z" w16du:dateUtc="2025-06-12T03:10:00Z">
              <w:r w:rsidRPr="002652DD" w:rsidDel="00E427E3">
                <w:delText>X</w:delText>
              </w:r>
            </w:del>
          </w:p>
        </w:tc>
        <w:tc>
          <w:tcPr>
            <w:tcW w:w="719" w:type="dxa"/>
            <w:tcPrChange w:id="1302" w:author="Do Thanh Trung" w:date="2025-06-12T10:10:00Z" w16du:dateUtc="2025-06-12T03:10:00Z">
              <w:tcPr>
                <w:tcW w:w="719" w:type="dxa"/>
              </w:tcPr>
            </w:tcPrChange>
          </w:tcPr>
          <w:p w14:paraId="722B4C2B" w14:textId="5A6AA0C8" w:rsidR="00DD7D44" w:rsidRDefault="00DD7D44" w:rsidP="00DD7D44">
            <w:pPr>
              <w:jc w:val="center"/>
            </w:pPr>
            <w:ins w:id="1303" w:author="Do Thanh Trung" w:date="2025-06-12T10:10:00Z" w16du:dateUtc="2025-06-12T03:10:00Z">
              <w:r w:rsidRPr="00F76885">
                <w:t>X</w:t>
              </w:r>
            </w:ins>
            <w:del w:id="1304" w:author="Do Thanh Trung" w:date="2025-06-12T10:10:00Z" w16du:dateUtc="2025-06-12T03:10:00Z">
              <w:r w:rsidRPr="002652DD" w:rsidDel="00E427E3">
                <w:delText>X</w:delText>
              </w:r>
            </w:del>
          </w:p>
        </w:tc>
        <w:tc>
          <w:tcPr>
            <w:tcW w:w="694" w:type="dxa"/>
            <w:tcPrChange w:id="1305" w:author="Do Thanh Trung" w:date="2025-06-12T10:10:00Z" w16du:dateUtc="2025-06-12T03:10:00Z">
              <w:tcPr>
                <w:tcW w:w="694" w:type="dxa"/>
                <w:shd w:val="clear" w:color="auto" w:fill="D1D1D1" w:themeFill="background2" w:themeFillShade="E6"/>
              </w:tcPr>
            </w:tcPrChange>
          </w:tcPr>
          <w:p w14:paraId="0215F6F9" w14:textId="67C15822" w:rsidR="00DD7D44" w:rsidRDefault="00DD7D44" w:rsidP="00DD7D44">
            <w:pPr>
              <w:jc w:val="center"/>
            </w:pPr>
            <w:ins w:id="1306" w:author="Do Thanh Trung" w:date="2025-06-12T10:10:00Z" w16du:dateUtc="2025-06-12T03:10:00Z">
              <w:r w:rsidRPr="00F76885">
                <w:t>X</w:t>
              </w:r>
            </w:ins>
          </w:p>
        </w:tc>
        <w:tc>
          <w:tcPr>
            <w:tcW w:w="822" w:type="dxa"/>
            <w:tcPrChange w:id="1307" w:author="Do Thanh Trung" w:date="2025-06-12T10:10:00Z" w16du:dateUtc="2025-06-12T03:10:00Z">
              <w:tcPr>
                <w:tcW w:w="822" w:type="dxa"/>
                <w:shd w:val="clear" w:color="auto" w:fill="D1D1D1" w:themeFill="background2" w:themeFillShade="E6"/>
              </w:tcPr>
            </w:tcPrChange>
          </w:tcPr>
          <w:p w14:paraId="1FB070EC" w14:textId="3C1A25B6" w:rsidR="00DD7D44" w:rsidRDefault="00DD7D44" w:rsidP="00DD7D44">
            <w:pPr>
              <w:jc w:val="center"/>
            </w:pPr>
            <w:ins w:id="1308" w:author="Do Thanh Trung" w:date="2025-06-12T10:10:00Z" w16du:dateUtc="2025-06-12T03:10:00Z">
              <w:r w:rsidRPr="00F76885">
                <w:t>X</w:t>
              </w:r>
            </w:ins>
          </w:p>
        </w:tc>
        <w:tc>
          <w:tcPr>
            <w:tcW w:w="934" w:type="dxa"/>
            <w:shd w:val="clear" w:color="auto" w:fill="D1D1D1" w:themeFill="background2" w:themeFillShade="E6"/>
            <w:tcPrChange w:id="1309" w:author="Do Thanh Trung" w:date="2025-06-12T10:10:00Z" w16du:dateUtc="2025-06-12T03:10:00Z">
              <w:tcPr>
                <w:tcW w:w="934" w:type="dxa"/>
                <w:shd w:val="clear" w:color="auto" w:fill="D1D1D1" w:themeFill="background2" w:themeFillShade="E6"/>
              </w:tcPr>
            </w:tcPrChange>
          </w:tcPr>
          <w:p w14:paraId="52F2B5A9" w14:textId="77777777" w:rsidR="00DD7D44" w:rsidRDefault="00DD7D44" w:rsidP="00DD7D44">
            <w:pPr>
              <w:jc w:val="center"/>
            </w:pPr>
          </w:p>
        </w:tc>
        <w:tc>
          <w:tcPr>
            <w:tcW w:w="934" w:type="dxa"/>
            <w:shd w:val="clear" w:color="auto" w:fill="D1D1D1" w:themeFill="background2" w:themeFillShade="E6"/>
            <w:tcPrChange w:id="1310" w:author="Do Thanh Trung" w:date="2025-06-12T10:10:00Z" w16du:dateUtc="2025-06-12T03:10:00Z">
              <w:tcPr>
                <w:tcW w:w="934" w:type="dxa"/>
                <w:shd w:val="clear" w:color="auto" w:fill="D1D1D1" w:themeFill="background2" w:themeFillShade="E6"/>
              </w:tcPr>
            </w:tcPrChange>
          </w:tcPr>
          <w:p w14:paraId="442FFE1E" w14:textId="77777777" w:rsidR="00DD7D44" w:rsidRDefault="00DD7D44" w:rsidP="00DD7D44">
            <w:pPr>
              <w:jc w:val="center"/>
            </w:pPr>
          </w:p>
        </w:tc>
      </w:tr>
      <w:tr w:rsidR="00DD7D44" w14:paraId="78E5254A" w14:textId="77777777" w:rsidTr="00DD7D44">
        <w:tblPrEx>
          <w:tblW w:w="12468" w:type="dxa"/>
          <w:tblPrExChange w:id="1311" w:author="Do Thanh Trung" w:date="2025-06-12T10:10:00Z" w16du:dateUtc="2025-06-12T03:10:00Z">
            <w:tblPrEx>
              <w:tblW w:w="12468" w:type="dxa"/>
            </w:tblPrEx>
          </w:tblPrExChange>
        </w:tblPrEx>
        <w:trPr>
          <w:trHeight w:val="423"/>
          <w:trPrChange w:id="1312" w:author="Do Thanh Trung" w:date="2025-06-12T10:10:00Z" w16du:dateUtc="2025-06-12T03:10:00Z">
            <w:trPr>
              <w:trHeight w:val="423"/>
            </w:trPr>
          </w:trPrChange>
        </w:trPr>
        <w:tc>
          <w:tcPr>
            <w:tcW w:w="1705" w:type="dxa"/>
            <w:vMerge w:val="restart"/>
            <w:tcPrChange w:id="1313" w:author="Do Thanh Trung" w:date="2025-06-12T10:10:00Z" w16du:dateUtc="2025-06-12T03:10:00Z">
              <w:tcPr>
                <w:tcW w:w="1705" w:type="dxa"/>
                <w:vMerge w:val="restart"/>
              </w:tcPr>
            </w:tcPrChange>
          </w:tcPr>
          <w:p w14:paraId="05DD1AC3" w14:textId="02F54667" w:rsidR="00DD7D44" w:rsidRDefault="00DD7D44" w:rsidP="00DD7D44">
            <w:r>
              <w:t>Thực hiện đầu tư tài sản khác</w:t>
            </w:r>
          </w:p>
        </w:tc>
        <w:tc>
          <w:tcPr>
            <w:tcW w:w="4168" w:type="dxa"/>
            <w:tcPrChange w:id="1314" w:author="Do Thanh Trung" w:date="2025-06-12T10:10:00Z" w16du:dateUtc="2025-06-12T03:10:00Z">
              <w:tcPr>
                <w:tcW w:w="4168" w:type="dxa"/>
              </w:tcPr>
            </w:tcPrChange>
          </w:tcPr>
          <w:p w14:paraId="0E585DCB" w14:textId="39A616BA" w:rsidR="00DD7D44" w:rsidRDefault="00DD7D44" w:rsidP="00DD7D44">
            <w:pPr>
              <w:jc w:val="left"/>
            </w:pPr>
            <w:r>
              <w:t>Mua Tài sản</w:t>
            </w:r>
          </w:p>
        </w:tc>
        <w:tc>
          <w:tcPr>
            <w:tcW w:w="688" w:type="dxa"/>
            <w:tcPrChange w:id="1315" w:author="Do Thanh Trung" w:date="2025-06-12T10:10:00Z" w16du:dateUtc="2025-06-12T03:10:00Z">
              <w:tcPr>
                <w:tcW w:w="688" w:type="dxa"/>
                <w:shd w:val="clear" w:color="auto" w:fill="D1D1D1" w:themeFill="background2" w:themeFillShade="E6"/>
              </w:tcPr>
            </w:tcPrChange>
          </w:tcPr>
          <w:p w14:paraId="6F12FC00" w14:textId="2A85C6AD" w:rsidR="00DD7D44" w:rsidRDefault="00DD7D44" w:rsidP="00DD7D44">
            <w:pPr>
              <w:jc w:val="center"/>
            </w:pPr>
            <w:ins w:id="1316" w:author="Do Thanh Trung" w:date="2025-06-12T10:10:00Z" w16du:dateUtc="2025-06-12T03:10:00Z">
              <w:r w:rsidRPr="00F76885">
                <w:t>X</w:t>
              </w:r>
            </w:ins>
          </w:p>
        </w:tc>
        <w:tc>
          <w:tcPr>
            <w:tcW w:w="889" w:type="dxa"/>
            <w:tcPrChange w:id="1317" w:author="Do Thanh Trung" w:date="2025-06-12T10:10:00Z" w16du:dateUtc="2025-06-12T03:10:00Z">
              <w:tcPr>
                <w:tcW w:w="889" w:type="dxa"/>
              </w:tcPr>
            </w:tcPrChange>
          </w:tcPr>
          <w:p w14:paraId="465A823D" w14:textId="19F35262" w:rsidR="00DD7D44" w:rsidRDefault="00DD7D44" w:rsidP="00DD7D44">
            <w:pPr>
              <w:jc w:val="center"/>
            </w:pPr>
            <w:ins w:id="1318" w:author="Do Thanh Trung" w:date="2025-06-12T10:10:00Z" w16du:dateUtc="2025-06-12T03:10:00Z">
              <w:r w:rsidRPr="00F76885">
                <w:t>X</w:t>
              </w:r>
            </w:ins>
            <w:del w:id="1319" w:author="Do Thanh Trung" w:date="2025-06-12T10:10:00Z" w16du:dateUtc="2025-06-12T03:10:00Z">
              <w:r w:rsidRPr="002652DD" w:rsidDel="00E427E3">
                <w:delText>X</w:delText>
              </w:r>
            </w:del>
          </w:p>
        </w:tc>
        <w:tc>
          <w:tcPr>
            <w:tcW w:w="915" w:type="dxa"/>
            <w:tcPrChange w:id="1320" w:author="Do Thanh Trung" w:date="2025-06-12T10:10:00Z" w16du:dateUtc="2025-06-12T03:10:00Z">
              <w:tcPr>
                <w:tcW w:w="915" w:type="dxa"/>
              </w:tcPr>
            </w:tcPrChange>
          </w:tcPr>
          <w:p w14:paraId="194329EA" w14:textId="56A8DA75" w:rsidR="00DD7D44" w:rsidRDefault="00DD7D44" w:rsidP="00DD7D44">
            <w:pPr>
              <w:jc w:val="center"/>
            </w:pPr>
            <w:ins w:id="1321" w:author="Do Thanh Trung" w:date="2025-06-12T10:10:00Z" w16du:dateUtc="2025-06-12T03:10:00Z">
              <w:r w:rsidRPr="00F76885">
                <w:t>X</w:t>
              </w:r>
            </w:ins>
            <w:del w:id="1322" w:author="Do Thanh Trung" w:date="2025-06-12T10:10:00Z" w16du:dateUtc="2025-06-12T03:10:00Z">
              <w:r w:rsidRPr="002652DD" w:rsidDel="00E427E3">
                <w:delText>X</w:delText>
              </w:r>
            </w:del>
          </w:p>
        </w:tc>
        <w:tc>
          <w:tcPr>
            <w:tcW w:w="719" w:type="dxa"/>
            <w:tcPrChange w:id="1323" w:author="Do Thanh Trung" w:date="2025-06-12T10:10:00Z" w16du:dateUtc="2025-06-12T03:10:00Z">
              <w:tcPr>
                <w:tcW w:w="719" w:type="dxa"/>
              </w:tcPr>
            </w:tcPrChange>
          </w:tcPr>
          <w:p w14:paraId="40ABC1FC" w14:textId="6DF35E4D" w:rsidR="00DD7D44" w:rsidRDefault="00DD7D44" w:rsidP="00DD7D44">
            <w:pPr>
              <w:jc w:val="center"/>
            </w:pPr>
            <w:ins w:id="1324" w:author="Do Thanh Trung" w:date="2025-06-12T10:10:00Z" w16du:dateUtc="2025-06-12T03:10:00Z">
              <w:r w:rsidRPr="00F76885">
                <w:t>X</w:t>
              </w:r>
            </w:ins>
            <w:del w:id="1325" w:author="Do Thanh Trung" w:date="2025-06-12T10:10:00Z" w16du:dateUtc="2025-06-12T03:10:00Z">
              <w:r w:rsidRPr="002652DD" w:rsidDel="00E427E3">
                <w:delText>X</w:delText>
              </w:r>
            </w:del>
          </w:p>
        </w:tc>
        <w:tc>
          <w:tcPr>
            <w:tcW w:w="694" w:type="dxa"/>
            <w:tcPrChange w:id="1326" w:author="Do Thanh Trung" w:date="2025-06-12T10:10:00Z" w16du:dateUtc="2025-06-12T03:10:00Z">
              <w:tcPr>
                <w:tcW w:w="694" w:type="dxa"/>
                <w:shd w:val="clear" w:color="auto" w:fill="D1D1D1" w:themeFill="background2" w:themeFillShade="E6"/>
              </w:tcPr>
            </w:tcPrChange>
          </w:tcPr>
          <w:p w14:paraId="183DC16F" w14:textId="7F5EF115" w:rsidR="00DD7D44" w:rsidRDefault="00DD7D44" w:rsidP="00DD7D44">
            <w:pPr>
              <w:jc w:val="center"/>
            </w:pPr>
            <w:ins w:id="1327" w:author="Do Thanh Trung" w:date="2025-06-12T10:10:00Z" w16du:dateUtc="2025-06-12T03:10:00Z">
              <w:r w:rsidRPr="00F76885">
                <w:t>X</w:t>
              </w:r>
            </w:ins>
          </w:p>
        </w:tc>
        <w:tc>
          <w:tcPr>
            <w:tcW w:w="822" w:type="dxa"/>
            <w:tcPrChange w:id="1328" w:author="Do Thanh Trung" w:date="2025-06-12T10:10:00Z" w16du:dateUtc="2025-06-12T03:10:00Z">
              <w:tcPr>
                <w:tcW w:w="822" w:type="dxa"/>
                <w:shd w:val="clear" w:color="auto" w:fill="D1D1D1" w:themeFill="background2" w:themeFillShade="E6"/>
              </w:tcPr>
            </w:tcPrChange>
          </w:tcPr>
          <w:p w14:paraId="14326D7C" w14:textId="52257BFA" w:rsidR="00DD7D44" w:rsidRDefault="00DD7D44" w:rsidP="00DD7D44">
            <w:pPr>
              <w:jc w:val="center"/>
            </w:pPr>
            <w:ins w:id="1329" w:author="Do Thanh Trung" w:date="2025-06-12T10:10:00Z" w16du:dateUtc="2025-06-12T03:10:00Z">
              <w:r w:rsidRPr="00F76885">
                <w:t>X</w:t>
              </w:r>
            </w:ins>
          </w:p>
        </w:tc>
        <w:tc>
          <w:tcPr>
            <w:tcW w:w="934" w:type="dxa"/>
            <w:shd w:val="clear" w:color="auto" w:fill="D1D1D1" w:themeFill="background2" w:themeFillShade="E6"/>
            <w:tcPrChange w:id="1330" w:author="Do Thanh Trung" w:date="2025-06-12T10:10:00Z" w16du:dateUtc="2025-06-12T03:10:00Z">
              <w:tcPr>
                <w:tcW w:w="934" w:type="dxa"/>
                <w:shd w:val="clear" w:color="auto" w:fill="D1D1D1" w:themeFill="background2" w:themeFillShade="E6"/>
              </w:tcPr>
            </w:tcPrChange>
          </w:tcPr>
          <w:p w14:paraId="029DAA99" w14:textId="77777777" w:rsidR="00DD7D44" w:rsidRDefault="00DD7D44" w:rsidP="00DD7D44">
            <w:pPr>
              <w:jc w:val="center"/>
            </w:pPr>
          </w:p>
        </w:tc>
        <w:tc>
          <w:tcPr>
            <w:tcW w:w="934" w:type="dxa"/>
            <w:shd w:val="clear" w:color="auto" w:fill="D1D1D1" w:themeFill="background2" w:themeFillShade="E6"/>
            <w:tcPrChange w:id="1331" w:author="Do Thanh Trung" w:date="2025-06-12T10:10:00Z" w16du:dateUtc="2025-06-12T03:10:00Z">
              <w:tcPr>
                <w:tcW w:w="934" w:type="dxa"/>
                <w:shd w:val="clear" w:color="auto" w:fill="D1D1D1" w:themeFill="background2" w:themeFillShade="E6"/>
              </w:tcPr>
            </w:tcPrChange>
          </w:tcPr>
          <w:p w14:paraId="75A6635B" w14:textId="77777777" w:rsidR="00DD7D44" w:rsidRDefault="00DD7D44" w:rsidP="00DD7D44">
            <w:pPr>
              <w:jc w:val="center"/>
            </w:pPr>
          </w:p>
        </w:tc>
      </w:tr>
      <w:tr w:rsidR="00DD7D44" w14:paraId="2E82DF15" w14:textId="77777777" w:rsidTr="00DD7D44">
        <w:tblPrEx>
          <w:tblW w:w="12468" w:type="dxa"/>
          <w:tblPrExChange w:id="1332" w:author="Do Thanh Trung" w:date="2025-06-12T10:10:00Z" w16du:dateUtc="2025-06-12T03:10:00Z">
            <w:tblPrEx>
              <w:tblW w:w="12468" w:type="dxa"/>
            </w:tblPrEx>
          </w:tblPrExChange>
        </w:tblPrEx>
        <w:trPr>
          <w:trHeight w:val="423"/>
          <w:trPrChange w:id="1333" w:author="Do Thanh Trung" w:date="2025-06-12T10:10:00Z" w16du:dateUtc="2025-06-12T03:10:00Z">
            <w:trPr>
              <w:trHeight w:val="423"/>
            </w:trPr>
          </w:trPrChange>
        </w:trPr>
        <w:tc>
          <w:tcPr>
            <w:tcW w:w="1705" w:type="dxa"/>
            <w:vMerge/>
            <w:tcPrChange w:id="1334" w:author="Do Thanh Trung" w:date="2025-06-12T10:10:00Z" w16du:dateUtc="2025-06-12T03:10:00Z">
              <w:tcPr>
                <w:tcW w:w="1705" w:type="dxa"/>
                <w:vMerge/>
              </w:tcPr>
            </w:tcPrChange>
          </w:tcPr>
          <w:p w14:paraId="25CF6380" w14:textId="77777777" w:rsidR="00DD7D44" w:rsidRDefault="00DD7D44" w:rsidP="00DD7D44"/>
        </w:tc>
        <w:tc>
          <w:tcPr>
            <w:tcW w:w="4168" w:type="dxa"/>
            <w:tcPrChange w:id="1335" w:author="Do Thanh Trung" w:date="2025-06-12T10:10:00Z" w16du:dateUtc="2025-06-12T03:10:00Z">
              <w:tcPr>
                <w:tcW w:w="4168" w:type="dxa"/>
              </w:tcPr>
            </w:tcPrChange>
          </w:tcPr>
          <w:p w14:paraId="2028F0A8" w14:textId="109FED78" w:rsidR="00DD7D44" w:rsidRDefault="00DD7D44" w:rsidP="00DD7D44">
            <w:pPr>
              <w:jc w:val="left"/>
            </w:pPr>
            <w:r>
              <w:t>Bán tài sản</w:t>
            </w:r>
          </w:p>
        </w:tc>
        <w:tc>
          <w:tcPr>
            <w:tcW w:w="688" w:type="dxa"/>
            <w:tcPrChange w:id="1336" w:author="Do Thanh Trung" w:date="2025-06-12T10:10:00Z" w16du:dateUtc="2025-06-12T03:10:00Z">
              <w:tcPr>
                <w:tcW w:w="688" w:type="dxa"/>
                <w:shd w:val="clear" w:color="auto" w:fill="D1D1D1" w:themeFill="background2" w:themeFillShade="E6"/>
              </w:tcPr>
            </w:tcPrChange>
          </w:tcPr>
          <w:p w14:paraId="5DA517A0" w14:textId="6923A33A" w:rsidR="00DD7D44" w:rsidRDefault="00DD7D44" w:rsidP="00DD7D44">
            <w:pPr>
              <w:jc w:val="center"/>
            </w:pPr>
            <w:ins w:id="1337" w:author="Do Thanh Trung" w:date="2025-06-12T10:10:00Z" w16du:dateUtc="2025-06-12T03:10:00Z">
              <w:r w:rsidRPr="00F76885">
                <w:t>X</w:t>
              </w:r>
            </w:ins>
          </w:p>
        </w:tc>
        <w:tc>
          <w:tcPr>
            <w:tcW w:w="889" w:type="dxa"/>
            <w:tcPrChange w:id="1338" w:author="Do Thanh Trung" w:date="2025-06-12T10:10:00Z" w16du:dateUtc="2025-06-12T03:10:00Z">
              <w:tcPr>
                <w:tcW w:w="889" w:type="dxa"/>
              </w:tcPr>
            </w:tcPrChange>
          </w:tcPr>
          <w:p w14:paraId="2188309D" w14:textId="35757382" w:rsidR="00DD7D44" w:rsidRDefault="00DD7D44" w:rsidP="00DD7D44">
            <w:pPr>
              <w:jc w:val="center"/>
            </w:pPr>
            <w:ins w:id="1339" w:author="Do Thanh Trung" w:date="2025-06-12T10:10:00Z" w16du:dateUtc="2025-06-12T03:10:00Z">
              <w:r w:rsidRPr="00F76885">
                <w:t>X</w:t>
              </w:r>
            </w:ins>
            <w:del w:id="1340" w:author="Do Thanh Trung" w:date="2025-06-12T10:10:00Z" w16du:dateUtc="2025-06-12T03:10:00Z">
              <w:r w:rsidRPr="002652DD" w:rsidDel="00E427E3">
                <w:delText>X</w:delText>
              </w:r>
            </w:del>
          </w:p>
        </w:tc>
        <w:tc>
          <w:tcPr>
            <w:tcW w:w="915" w:type="dxa"/>
            <w:tcPrChange w:id="1341" w:author="Do Thanh Trung" w:date="2025-06-12T10:10:00Z" w16du:dateUtc="2025-06-12T03:10:00Z">
              <w:tcPr>
                <w:tcW w:w="915" w:type="dxa"/>
              </w:tcPr>
            </w:tcPrChange>
          </w:tcPr>
          <w:p w14:paraId="00BDC890" w14:textId="5317AFEA" w:rsidR="00DD7D44" w:rsidRDefault="00DD7D44" w:rsidP="00DD7D44">
            <w:pPr>
              <w:jc w:val="center"/>
            </w:pPr>
            <w:ins w:id="1342" w:author="Do Thanh Trung" w:date="2025-06-12T10:10:00Z" w16du:dateUtc="2025-06-12T03:10:00Z">
              <w:r w:rsidRPr="00F76885">
                <w:t>X</w:t>
              </w:r>
            </w:ins>
            <w:del w:id="1343" w:author="Do Thanh Trung" w:date="2025-06-12T10:10:00Z" w16du:dateUtc="2025-06-12T03:10:00Z">
              <w:r w:rsidRPr="002652DD" w:rsidDel="00E427E3">
                <w:delText>X</w:delText>
              </w:r>
            </w:del>
          </w:p>
        </w:tc>
        <w:tc>
          <w:tcPr>
            <w:tcW w:w="719" w:type="dxa"/>
            <w:tcPrChange w:id="1344" w:author="Do Thanh Trung" w:date="2025-06-12T10:10:00Z" w16du:dateUtc="2025-06-12T03:10:00Z">
              <w:tcPr>
                <w:tcW w:w="719" w:type="dxa"/>
              </w:tcPr>
            </w:tcPrChange>
          </w:tcPr>
          <w:p w14:paraId="0BC3E168" w14:textId="39030AF5" w:rsidR="00DD7D44" w:rsidRDefault="00DD7D44" w:rsidP="00DD7D44">
            <w:pPr>
              <w:jc w:val="center"/>
            </w:pPr>
            <w:ins w:id="1345" w:author="Do Thanh Trung" w:date="2025-06-12T10:10:00Z" w16du:dateUtc="2025-06-12T03:10:00Z">
              <w:r w:rsidRPr="00F76885">
                <w:t>X</w:t>
              </w:r>
            </w:ins>
            <w:del w:id="1346" w:author="Do Thanh Trung" w:date="2025-06-12T10:10:00Z" w16du:dateUtc="2025-06-12T03:10:00Z">
              <w:r w:rsidRPr="002652DD" w:rsidDel="00E427E3">
                <w:delText>X</w:delText>
              </w:r>
            </w:del>
          </w:p>
        </w:tc>
        <w:tc>
          <w:tcPr>
            <w:tcW w:w="694" w:type="dxa"/>
            <w:tcPrChange w:id="1347" w:author="Do Thanh Trung" w:date="2025-06-12T10:10:00Z" w16du:dateUtc="2025-06-12T03:10:00Z">
              <w:tcPr>
                <w:tcW w:w="694" w:type="dxa"/>
                <w:shd w:val="clear" w:color="auto" w:fill="D1D1D1" w:themeFill="background2" w:themeFillShade="E6"/>
              </w:tcPr>
            </w:tcPrChange>
          </w:tcPr>
          <w:p w14:paraId="74AB02E2" w14:textId="78539F92" w:rsidR="00DD7D44" w:rsidRDefault="00DD7D44" w:rsidP="00DD7D44">
            <w:pPr>
              <w:jc w:val="center"/>
            </w:pPr>
            <w:ins w:id="1348" w:author="Do Thanh Trung" w:date="2025-06-12T10:10:00Z" w16du:dateUtc="2025-06-12T03:10:00Z">
              <w:r w:rsidRPr="00F76885">
                <w:t>X</w:t>
              </w:r>
            </w:ins>
          </w:p>
        </w:tc>
        <w:tc>
          <w:tcPr>
            <w:tcW w:w="822" w:type="dxa"/>
            <w:tcPrChange w:id="1349" w:author="Do Thanh Trung" w:date="2025-06-12T10:10:00Z" w16du:dateUtc="2025-06-12T03:10:00Z">
              <w:tcPr>
                <w:tcW w:w="822" w:type="dxa"/>
                <w:shd w:val="clear" w:color="auto" w:fill="D1D1D1" w:themeFill="background2" w:themeFillShade="E6"/>
              </w:tcPr>
            </w:tcPrChange>
          </w:tcPr>
          <w:p w14:paraId="5F9A94F8" w14:textId="0311FCE4" w:rsidR="00DD7D44" w:rsidRDefault="00DD7D44" w:rsidP="00DD7D44">
            <w:pPr>
              <w:jc w:val="center"/>
            </w:pPr>
            <w:ins w:id="1350" w:author="Do Thanh Trung" w:date="2025-06-12T10:10:00Z" w16du:dateUtc="2025-06-12T03:10:00Z">
              <w:r w:rsidRPr="00F76885">
                <w:t>X</w:t>
              </w:r>
            </w:ins>
          </w:p>
        </w:tc>
        <w:tc>
          <w:tcPr>
            <w:tcW w:w="934" w:type="dxa"/>
            <w:shd w:val="clear" w:color="auto" w:fill="D1D1D1" w:themeFill="background2" w:themeFillShade="E6"/>
            <w:tcPrChange w:id="1351" w:author="Do Thanh Trung" w:date="2025-06-12T10:10:00Z" w16du:dateUtc="2025-06-12T03:10:00Z">
              <w:tcPr>
                <w:tcW w:w="934" w:type="dxa"/>
                <w:shd w:val="clear" w:color="auto" w:fill="D1D1D1" w:themeFill="background2" w:themeFillShade="E6"/>
              </w:tcPr>
            </w:tcPrChange>
          </w:tcPr>
          <w:p w14:paraId="05A09FCB" w14:textId="77777777" w:rsidR="00DD7D44" w:rsidRDefault="00DD7D44" w:rsidP="00DD7D44">
            <w:pPr>
              <w:jc w:val="center"/>
            </w:pPr>
          </w:p>
        </w:tc>
        <w:tc>
          <w:tcPr>
            <w:tcW w:w="934" w:type="dxa"/>
            <w:shd w:val="clear" w:color="auto" w:fill="D1D1D1" w:themeFill="background2" w:themeFillShade="E6"/>
            <w:tcPrChange w:id="1352" w:author="Do Thanh Trung" w:date="2025-06-12T10:10:00Z" w16du:dateUtc="2025-06-12T03:10:00Z">
              <w:tcPr>
                <w:tcW w:w="934" w:type="dxa"/>
                <w:shd w:val="clear" w:color="auto" w:fill="D1D1D1" w:themeFill="background2" w:themeFillShade="E6"/>
              </w:tcPr>
            </w:tcPrChange>
          </w:tcPr>
          <w:p w14:paraId="7E1ED2EF" w14:textId="77777777" w:rsidR="00DD7D44" w:rsidRDefault="00DD7D44" w:rsidP="00DD7D44">
            <w:pPr>
              <w:jc w:val="center"/>
            </w:pPr>
          </w:p>
        </w:tc>
      </w:tr>
      <w:tr w:rsidR="00DD7D44" w14:paraId="5603FB33" w14:textId="77777777" w:rsidTr="00DD7D44">
        <w:tblPrEx>
          <w:tblW w:w="12468" w:type="dxa"/>
          <w:tblPrExChange w:id="1353" w:author="Do Thanh Trung" w:date="2025-06-12T10:10:00Z" w16du:dateUtc="2025-06-12T03:10:00Z">
            <w:tblPrEx>
              <w:tblW w:w="12468" w:type="dxa"/>
            </w:tblPrEx>
          </w:tblPrExChange>
        </w:tblPrEx>
        <w:trPr>
          <w:trHeight w:val="423"/>
          <w:trPrChange w:id="1354" w:author="Do Thanh Trung" w:date="2025-06-12T10:10:00Z" w16du:dateUtc="2025-06-12T03:10:00Z">
            <w:trPr>
              <w:trHeight w:val="423"/>
            </w:trPr>
          </w:trPrChange>
        </w:trPr>
        <w:tc>
          <w:tcPr>
            <w:tcW w:w="1705" w:type="dxa"/>
            <w:vMerge/>
            <w:tcPrChange w:id="1355" w:author="Do Thanh Trung" w:date="2025-06-12T10:10:00Z" w16du:dateUtc="2025-06-12T03:10:00Z">
              <w:tcPr>
                <w:tcW w:w="1705" w:type="dxa"/>
                <w:vMerge/>
              </w:tcPr>
            </w:tcPrChange>
          </w:tcPr>
          <w:p w14:paraId="595F1938" w14:textId="77777777" w:rsidR="00DD7D44" w:rsidRDefault="00DD7D44" w:rsidP="00DD7D44"/>
        </w:tc>
        <w:tc>
          <w:tcPr>
            <w:tcW w:w="4168" w:type="dxa"/>
            <w:tcPrChange w:id="1356" w:author="Do Thanh Trung" w:date="2025-06-12T10:10:00Z" w16du:dateUtc="2025-06-12T03:10:00Z">
              <w:tcPr>
                <w:tcW w:w="4168" w:type="dxa"/>
              </w:tcPr>
            </w:tcPrChange>
          </w:tcPr>
          <w:p w14:paraId="30575DF9" w14:textId="4DD5006B" w:rsidR="00DD7D44" w:rsidRDefault="00DD7D44" w:rsidP="00DD7D44">
            <w:pPr>
              <w:jc w:val="left"/>
            </w:pPr>
            <w:r>
              <w:t>Khai báo dòng tiền</w:t>
            </w:r>
          </w:p>
        </w:tc>
        <w:tc>
          <w:tcPr>
            <w:tcW w:w="688" w:type="dxa"/>
            <w:tcPrChange w:id="1357" w:author="Do Thanh Trung" w:date="2025-06-12T10:10:00Z" w16du:dateUtc="2025-06-12T03:10:00Z">
              <w:tcPr>
                <w:tcW w:w="688" w:type="dxa"/>
                <w:shd w:val="clear" w:color="auto" w:fill="D1D1D1" w:themeFill="background2" w:themeFillShade="E6"/>
              </w:tcPr>
            </w:tcPrChange>
          </w:tcPr>
          <w:p w14:paraId="22BCF120" w14:textId="1739D3BF" w:rsidR="00DD7D44" w:rsidRDefault="00DD7D44" w:rsidP="00DD7D44">
            <w:pPr>
              <w:jc w:val="center"/>
            </w:pPr>
            <w:ins w:id="1358" w:author="Do Thanh Trung" w:date="2025-06-12T10:10:00Z" w16du:dateUtc="2025-06-12T03:10:00Z">
              <w:r w:rsidRPr="00F76885">
                <w:t>X</w:t>
              </w:r>
            </w:ins>
          </w:p>
        </w:tc>
        <w:tc>
          <w:tcPr>
            <w:tcW w:w="889" w:type="dxa"/>
            <w:tcPrChange w:id="1359" w:author="Do Thanh Trung" w:date="2025-06-12T10:10:00Z" w16du:dateUtc="2025-06-12T03:10:00Z">
              <w:tcPr>
                <w:tcW w:w="889" w:type="dxa"/>
                <w:shd w:val="clear" w:color="auto" w:fill="D1D1D1" w:themeFill="background2" w:themeFillShade="E6"/>
              </w:tcPr>
            </w:tcPrChange>
          </w:tcPr>
          <w:p w14:paraId="457B2008" w14:textId="75DD19AA" w:rsidR="00DD7D44" w:rsidRDefault="00DD7D44" w:rsidP="00DD7D44">
            <w:pPr>
              <w:jc w:val="center"/>
            </w:pPr>
            <w:ins w:id="1360" w:author="Do Thanh Trung" w:date="2025-06-12T10:10:00Z" w16du:dateUtc="2025-06-12T03:10:00Z">
              <w:r w:rsidRPr="00F76885">
                <w:t>X</w:t>
              </w:r>
            </w:ins>
          </w:p>
        </w:tc>
        <w:tc>
          <w:tcPr>
            <w:tcW w:w="915" w:type="dxa"/>
            <w:tcPrChange w:id="1361" w:author="Do Thanh Trung" w:date="2025-06-12T10:10:00Z" w16du:dateUtc="2025-06-12T03:10:00Z">
              <w:tcPr>
                <w:tcW w:w="915" w:type="dxa"/>
                <w:shd w:val="clear" w:color="auto" w:fill="D1D1D1" w:themeFill="background2" w:themeFillShade="E6"/>
              </w:tcPr>
            </w:tcPrChange>
          </w:tcPr>
          <w:p w14:paraId="1F88B0B8" w14:textId="4EC47B99" w:rsidR="00DD7D44" w:rsidRDefault="00DD7D44" w:rsidP="00DD7D44">
            <w:pPr>
              <w:jc w:val="center"/>
            </w:pPr>
            <w:ins w:id="1362" w:author="Do Thanh Trung" w:date="2025-06-12T10:10:00Z" w16du:dateUtc="2025-06-12T03:10:00Z">
              <w:r w:rsidRPr="00F76885">
                <w:t>X</w:t>
              </w:r>
            </w:ins>
          </w:p>
        </w:tc>
        <w:tc>
          <w:tcPr>
            <w:tcW w:w="719" w:type="dxa"/>
            <w:tcPrChange w:id="1363" w:author="Do Thanh Trung" w:date="2025-06-12T10:10:00Z" w16du:dateUtc="2025-06-12T03:10:00Z">
              <w:tcPr>
                <w:tcW w:w="719" w:type="dxa"/>
                <w:shd w:val="clear" w:color="auto" w:fill="D1D1D1" w:themeFill="background2" w:themeFillShade="E6"/>
              </w:tcPr>
            </w:tcPrChange>
          </w:tcPr>
          <w:p w14:paraId="59F04634" w14:textId="44C83A43" w:rsidR="00DD7D44" w:rsidRDefault="00DD7D44" w:rsidP="00DD7D44">
            <w:pPr>
              <w:jc w:val="center"/>
            </w:pPr>
            <w:ins w:id="1364" w:author="Do Thanh Trung" w:date="2025-06-12T10:10:00Z" w16du:dateUtc="2025-06-12T03:10:00Z">
              <w:r w:rsidRPr="00F76885">
                <w:t>X</w:t>
              </w:r>
            </w:ins>
          </w:p>
        </w:tc>
        <w:tc>
          <w:tcPr>
            <w:tcW w:w="694" w:type="dxa"/>
            <w:tcPrChange w:id="1365" w:author="Do Thanh Trung" w:date="2025-06-12T10:10:00Z" w16du:dateUtc="2025-06-12T03:10:00Z">
              <w:tcPr>
                <w:tcW w:w="694" w:type="dxa"/>
                <w:shd w:val="clear" w:color="auto" w:fill="D1D1D1" w:themeFill="background2" w:themeFillShade="E6"/>
              </w:tcPr>
            </w:tcPrChange>
          </w:tcPr>
          <w:p w14:paraId="71C21E0B" w14:textId="3B1DA870" w:rsidR="00DD7D44" w:rsidRDefault="00DD7D44" w:rsidP="00DD7D44">
            <w:pPr>
              <w:jc w:val="center"/>
            </w:pPr>
            <w:ins w:id="1366" w:author="Do Thanh Trung" w:date="2025-06-12T10:10:00Z" w16du:dateUtc="2025-06-12T03:10:00Z">
              <w:r w:rsidRPr="00F76885">
                <w:t>X</w:t>
              </w:r>
            </w:ins>
          </w:p>
        </w:tc>
        <w:tc>
          <w:tcPr>
            <w:tcW w:w="822" w:type="dxa"/>
            <w:tcPrChange w:id="1367" w:author="Do Thanh Trung" w:date="2025-06-12T10:10:00Z" w16du:dateUtc="2025-06-12T03:10:00Z">
              <w:tcPr>
                <w:tcW w:w="822" w:type="dxa"/>
                <w:shd w:val="clear" w:color="auto" w:fill="D1D1D1" w:themeFill="background2" w:themeFillShade="E6"/>
              </w:tcPr>
            </w:tcPrChange>
          </w:tcPr>
          <w:p w14:paraId="3F076E14" w14:textId="641F6CD9" w:rsidR="00DD7D44" w:rsidRDefault="00DD7D44" w:rsidP="00DD7D44">
            <w:pPr>
              <w:jc w:val="center"/>
            </w:pPr>
            <w:ins w:id="1368" w:author="Do Thanh Trung" w:date="2025-06-12T10:10:00Z" w16du:dateUtc="2025-06-12T03:10:00Z">
              <w:r w:rsidRPr="00F76885">
                <w:t>X</w:t>
              </w:r>
            </w:ins>
          </w:p>
        </w:tc>
        <w:tc>
          <w:tcPr>
            <w:tcW w:w="934" w:type="dxa"/>
            <w:shd w:val="clear" w:color="auto" w:fill="D1D1D1" w:themeFill="background2" w:themeFillShade="E6"/>
            <w:tcPrChange w:id="1369" w:author="Do Thanh Trung" w:date="2025-06-12T10:10:00Z" w16du:dateUtc="2025-06-12T03:10:00Z">
              <w:tcPr>
                <w:tcW w:w="934" w:type="dxa"/>
                <w:shd w:val="clear" w:color="auto" w:fill="D1D1D1" w:themeFill="background2" w:themeFillShade="E6"/>
              </w:tcPr>
            </w:tcPrChange>
          </w:tcPr>
          <w:p w14:paraId="53C0DFBD" w14:textId="77777777" w:rsidR="00DD7D44" w:rsidRDefault="00DD7D44" w:rsidP="00DD7D44">
            <w:pPr>
              <w:jc w:val="center"/>
            </w:pPr>
          </w:p>
        </w:tc>
        <w:tc>
          <w:tcPr>
            <w:tcW w:w="934" w:type="dxa"/>
            <w:shd w:val="clear" w:color="auto" w:fill="D1D1D1" w:themeFill="background2" w:themeFillShade="E6"/>
            <w:tcPrChange w:id="1370" w:author="Do Thanh Trung" w:date="2025-06-12T10:10:00Z" w16du:dateUtc="2025-06-12T03:10:00Z">
              <w:tcPr>
                <w:tcW w:w="934" w:type="dxa"/>
                <w:shd w:val="clear" w:color="auto" w:fill="D1D1D1" w:themeFill="background2" w:themeFillShade="E6"/>
              </w:tcPr>
            </w:tcPrChange>
          </w:tcPr>
          <w:p w14:paraId="295448FA" w14:textId="77777777" w:rsidR="00DD7D44" w:rsidRDefault="00DD7D44" w:rsidP="00DD7D44">
            <w:pPr>
              <w:jc w:val="center"/>
            </w:pPr>
          </w:p>
        </w:tc>
      </w:tr>
      <w:tr w:rsidR="00471631" w14:paraId="153CB7F0" w14:textId="77777777" w:rsidTr="0064230A">
        <w:trPr>
          <w:trHeight w:val="423"/>
        </w:trPr>
        <w:tc>
          <w:tcPr>
            <w:tcW w:w="1705" w:type="dxa"/>
          </w:tcPr>
          <w:p w14:paraId="27EB414E" w14:textId="3C3B183D" w:rsidR="00471631" w:rsidRDefault="00471631" w:rsidP="00B26DBC">
            <w:r>
              <w:t>Danh mục báo cáo</w:t>
            </w:r>
          </w:p>
        </w:tc>
        <w:tc>
          <w:tcPr>
            <w:tcW w:w="4168" w:type="dxa"/>
          </w:tcPr>
          <w:p w14:paraId="07350DEE" w14:textId="77777777" w:rsidR="00471631" w:rsidRDefault="00471631" w:rsidP="00B26DBC">
            <w:pPr>
              <w:jc w:val="left"/>
            </w:pPr>
          </w:p>
        </w:tc>
        <w:tc>
          <w:tcPr>
            <w:tcW w:w="688" w:type="dxa"/>
            <w:shd w:val="clear" w:color="auto" w:fill="D1D1D1" w:themeFill="background2" w:themeFillShade="E6"/>
          </w:tcPr>
          <w:p w14:paraId="1964069B" w14:textId="77777777" w:rsidR="00471631" w:rsidRDefault="00471631" w:rsidP="00B26DBC">
            <w:pPr>
              <w:jc w:val="center"/>
            </w:pPr>
          </w:p>
        </w:tc>
        <w:tc>
          <w:tcPr>
            <w:tcW w:w="889" w:type="dxa"/>
            <w:shd w:val="clear" w:color="auto" w:fill="D1D1D1" w:themeFill="background2" w:themeFillShade="E6"/>
          </w:tcPr>
          <w:p w14:paraId="2D5E230E" w14:textId="77777777" w:rsidR="00471631" w:rsidRDefault="00471631" w:rsidP="00B26DBC">
            <w:pPr>
              <w:jc w:val="center"/>
            </w:pPr>
          </w:p>
        </w:tc>
        <w:tc>
          <w:tcPr>
            <w:tcW w:w="915" w:type="dxa"/>
            <w:shd w:val="clear" w:color="auto" w:fill="D1D1D1" w:themeFill="background2" w:themeFillShade="E6"/>
          </w:tcPr>
          <w:p w14:paraId="0F739326" w14:textId="77777777" w:rsidR="00471631" w:rsidRDefault="00471631" w:rsidP="00B26DBC">
            <w:pPr>
              <w:jc w:val="center"/>
            </w:pPr>
          </w:p>
        </w:tc>
        <w:tc>
          <w:tcPr>
            <w:tcW w:w="719" w:type="dxa"/>
            <w:shd w:val="clear" w:color="auto" w:fill="D1D1D1" w:themeFill="background2" w:themeFillShade="E6"/>
          </w:tcPr>
          <w:p w14:paraId="5FE0E215" w14:textId="77777777" w:rsidR="00471631" w:rsidRDefault="00471631" w:rsidP="00B26DBC">
            <w:pPr>
              <w:jc w:val="center"/>
            </w:pPr>
          </w:p>
        </w:tc>
        <w:tc>
          <w:tcPr>
            <w:tcW w:w="694" w:type="dxa"/>
            <w:shd w:val="clear" w:color="auto" w:fill="D1D1D1" w:themeFill="background2" w:themeFillShade="E6"/>
          </w:tcPr>
          <w:p w14:paraId="514E3232" w14:textId="77777777" w:rsidR="00471631" w:rsidRDefault="00471631" w:rsidP="00B26DBC">
            <w:pPr>
              <w:jc w:val="center"/>
            </w:pPr>
          </w:p>
        </w:tc>
        <w:tc>
          <w:tcPr>
            <w:tcW w:w="822" w:type="dxa"/>
            <w:shd w:val="clear" w:color="auto" w:fill="D1D1D1" w:themeFill="background2" w:themeFillShade="E6"/>
          </w:tcPr>
          <w:p w14:paraId="3FE87797" w14:textId="77777777" w:rsidR="00471631" w:rsidRDefault="00471631" w:rsidP="00B26DBC">
            <w:pPr>
              <w:jc w:val="center"/>
            </w:pPr>
          </w:p>
        </w:tc>
        <w:tc>
          <w:tcPr>
            <w:tcW w:w="934" w:type="dxa"/>
            <w:shd w:val="clear" w:color="auto" w:fill="D1D1D1" w:themeFill="background2" w:themeFillShade="E6"/>
          </w:tcPr>
          <w:p w14:paraId="4EE0DDDB" w14:textId="77777777" w:rsidR="00471631" w:rsidRDefault="00471631" w:rsidP="00B26DBC">
            <w:pPr>
              <w:jc w:val="center"/>
            </w:pPr>
          </w:p>
        </w:tc>
        <w:tc>
          <w:tcPr>
            <w:tcW w:w="934" w:type="dxa"/>
            <w:shd w:val="clear" w:color="auto" w:fill="D1D1D1" w:themeFill="background2" w:themeFillShade="E6"/>
          </w:tcPr>
          <w:p w14:paraId="23AC0170" w14:textId="77777777" w:rsidR="00471631" w:rsidRDefault="00471631" w:rsidP="00B26DBC">
            <w:pPr>
              <w:jc w:val="center"/>
            </w:pPr>
          </w:p>
        </w:tc>
      </w:tr>
    </w:tbl>
    <w:p w14:paraId="7097B8DD" w14:textId="77777777" w:rsidR="00DF775E" w:rsidRDefault="00DF775E" w:rsidP="00DF775E"/>
    <w:p w14:paraId="169901C7" w14:textId="6D5C5387" w:rsidR="006C2C4F" w:rsidRDefault="006C2C4F" w:rsidP="006C2C4F">
      <w:pPr>
        <w:pStyle w:val="Heading4"/>
      </w:pPr>
      <w:r>
        <w:t xml:space="preserve">Phân quyền tài khoản cho </w:t>
      </w:r>
      <w:del w:id="1371" w:author="Do Thanh Trung" w:date="2025-06-12T10:11:00Z" w16du:dateUtc="2025-06-12T03:11:00Z">
        <w:r w:rsidR="00CC5DAD" w:rsidDel="001959D5">
          <w:delText>PM</w:delText>
        </w:r>
      </w:del>
      <w:ins w:id="1372" w:author="Do Thanh Trung" w:date="2025-06-12T10:11:00Z" w16du:dateUtc="2025-06-12T03:11:00Z">
        <w:r w:rsidR="001959D5">
          <w:t>Người kiểm soát</w:t>
        </w:r>
      </w:ins>
    </w:p>
    <w:tbl>
      <w:tblPr>
        <w:tblStyle w:val="TableGrid"/>
        <w:tblW w:w="12468" w:type="dxa"/>
        <w:tblLook w:val="04A0" w:firstRow="1" w:lastRow="0" w:firstColumn="1" w:lastColumn="0" w:noHBand="0" w:noVBand="1"/>
      </w:tblPr>
      <w:tblGrid>
        <w:gridCol w:w="1705"/>
        <w:gridCol w:w="4168"/>
        <w:gridCol w:w="688"/>
        <w:gridCol w:w="889"/>
        <w:gridCol w:w="915"/>
        <w:gridCol w:w="719"/>
        <w:gridCol w:w="694"/>
        <w:gridCol w:w="822"/>
        <w:gridCol w:w="934"/>
        <w:gridCol w:w="934"/>
        <w:tblGridChange w:id="1373">
          <w:tblGrid>
            <w:gridCol w:w="1705"/>
            <w:gridCol w:w="4168"/>
            <w:gridCol w:w="688"/>
            <w:gridCol w:w="889"/>
            <w:gridCol w:w="915"/>
            <w:gridCol w:w="719"/>
            <w:gridCol w:w="694"/>
            <w:gridCol w:w="822"/>
            <w:gridCol w:w="934"/>
            <w:gridCol w:w="934"/>
          </w:tblGrid>
        </w:tblGridChange>
      </w:tblGrid>
      <w:tr w:rsidR="00471631" w14:paraId="5BEC5FDF" w14:textId="77777777" w:rsidTr="00471631">
        <w:trPr>
          <w:trHeight w:val="881"/>
          <w:tblHeader/>
        </w:trPr>
        <w:tc>
          <w:tcPr>
            <w:tcW w:w="1705" w:type="dxa"/>
          </w:tcPr>
          <w:p w14:paraId="56251588" w14:textId="77777777" w:rsidR="00471631" w:rsidRPr="003C5775" w:rsidRDefault="00471631" w:rsidP="00702F81">
            <w:pPr>
              <w:jc w:val="center"/>
              <w:rPr>
                <w:b/>
                <w:bCs/>
              </w:rPr>
            </w:pPr>
            <w:r>
              <w:rPr>
                <w:b/>
                <w:bCs/>
              </w:rPr>
              <w:t>Quy trình</w:t>
            </w:r>
          </w:p>
        </w:tc>
        <w:tc>
          <w:tcPr>
            <w:tcW w:w="4168" w:type="dxa"/>
          </w:tcPr>
          <w:p w14:paraId="67B7ED54" w14:textId="77777777" w:rsidR="00471631" w:rsidRPr="003C5775" w:rsidRDefault="00471631" w:rsidP="00702F81">
            <w:pPr>
              <w:jc w:val="center"/>
              <w:rPr>
                <w:b/>
                <w:bCs/>
              </w:rPr>
            </w:pPr>
            <w:r w:rsidRPr="003C5775">
              <w:rPr>
                <w:b/>
                <w:bCs/>
              </w:rPr>
              <w:t>Tên chức năng</w:t>
            </w:r>
          </w:p>
        </w:tc>
        <w:tc>
          <w:tcPr>
            <w:tcW w:w="688" w:type="dxa"/>
          </w:tcPr>
          <w:p w14:paraId="16189113" w14:textId="77777777" w:rsidR="00471631" w:rsidRPr="003C5775" w:rsidRDefault="00471631" w:rsidP="00702F81">
            <w:pPr>
              <w:jc w:val="center"/>
              <w:rPr>
                <w:b/>
                <w:bCs/>
              </w:rPr>
            </w:pPr>
            <w:r w:rsidRPr="003C5775">
              <w:rPr>
                <w:b/>
                <w:bCs/>
              </w:rPr>
              <w:t>Đọc</w:t>
            </w:r>
          </w:p>
        </w:tc>
        <w:tc>
          <w:tcPr>
            <w:tcW w:w="889" w:type="dxa"/>
          </w:tcPr>
          <w:p w14:paraId="47824C69" w14:textId="77777777" w:rsidR="00471631" w:rsidRPr="003C5775" w:rsidRDefault="00471631" w:rsidP="00702F81">
            <w:pPr>
              <w:jc w:val="center"/>
              <w:rPr>
                <w:b/>
                <w:bCs/>
              </w:rPr>
            </w:pPr>
            <w:r w:rsidRPr="003C5775">
              <w:rPr>
                <w:b/>
                <w:bCs/>
              </w:rPr>
              <w:t>Thêm mới</w:t>
            </w:r>
          </w:p>
        </w:tc>
        <w:tc>
          <w:tcPr>
            <w:tcW w:w="915" w:type="dxa"/>
          </w:tcPr>
          <w:p w14:paraId="6CBA2F0F" w14:textId="77777777" w:rsidR="00471631" w:rsidRPr="003C5775" w:rsidRDefault="00471631" w:rsidP="00702F81">
            <w:pPr>
              <w:jc w:val="center"/>
              <w:rPr>
                <w:b/>
                <w:bCs/>
              </w:rPr>
            </w:pPr>
            <w:r w:rsidRPr="003C5775">
              <w:rPr>
                <w:b/>
                <w:bCs/>
              </w:rPr>
              <w:t>Chỉnh sửa</w:t>
            </w:r>
          </w:p>
        </w:tc>
        <w:tc>
          <w:tcPr>
            <w:tcW w:w="719" w:type="dxa"/>
          </w:tcPr>
          <w:p w14:paraId="3DAC4743" w14:textId="77777777" w:rsidR="00471631" w:rsidRPr="003C5775" w:rsidRDefault="00471631" w:rsidP="00702F81">
            <w:pPr>
              <w:jc w:val="center"/>
              <w:rPr>
                <w:b/>
                <w:bCs/>
              </w:rPr>
            </w:pPr>
            <w:r w:rsidRPr="003C5775">
              <w:rPr>
                <w:b/>
                <w:bCs/>
              </w:rPr>
              <w:t>Xóa</w:t>
            </w:r>
          </w:p>
        </w:tc>
        <w:tc>
          <w:tcPr>
            <w:tcW w:w="694" w:type="dxa"/>
          </w:tcPr>
          <w:p w14:paraId="1536B613" w14:textId="77777777" w:rsidR="00471631" w:rsidRPr="003C5775" w:rsidRDefault="00471631" w:rsidP="00702F81">
            <w:pPr>
              <w:jc w:val="center"/>
              <w:rPr>
                <w:b/>
                <w:bCs/>
              </w:rPr>
            </w:pPr>
            <w:r w:rsidRPr="003C5775">
              <w:rPr>
                <w:b/>
                <w:bCs/>
              </w:rPr>
              <w:t>In</w:t>
            </w:r>
          </w:p>
        </w:tc>
        <w:tc>
          <w:tcPr>
            <w:tcW w:w="822" w:type="dxa"/>
          </w:tcPr>
          <w:p w14:paraId="6EF3BD7B" w14:textId="77777777" w:rsidR="00471631" w:rsidRPr="003C5775" w:rsidRDefault="00471631" w:rsidP="00702F81">
            <w:pPr>
              <w:jc w:val="center"/>
              <w:rPr>
                <w:b/>
                <w:bCs/>
              </w:rPr>
            </w:pPr>
            <w:r w:rsidRPr="003C5775">
              <w:rPr>
                <w:b/>
                <w:bCs/>
              </w:rPr>
              <w:t>Xuất file</w:t>
            </w:r>
          </w:p>
        </w:tc>
        <w:tc>
          <w:tcPr>
            <w:tcW w:w="934" w:type="dxa"/>
          </w:tcPr>
          <w:p w14:paraId="33716A3B" w14:textId="77777777" w:rsidR="00471631" w:rsidRPr="003C5775" w:rsidRDefault="00471631" w:rsidP="00702F81">
            <w:pPr>
              <w:jc w:val="center"/>
              <w:rPr>
                <w:b/>
                <w:bCs/>
              </w:rPr>
            </w:pPr>
            <w:r w:rsidRPr="003C5775">
              <w:rPr>
                <w:b/>
                <w:bCs/>
              </w:rPr>
              <w:t>Duyệt cấp 1</w:t>
            </w:r>
          </w:p>
        </w:tc>
        <w:tc>
          <w:tcPr>
            <w:tcW w:w="934" w:type="dxa"/>
          </w:tcPr>
          <w:p w14:paraId="21051B13" w14:textId="77777777" w:rsidR="00471631" w:rsidRPr="003C5775" w:rsidRDefault="00471631" w:rsidP="00702F81">
            <w:pPr>
              <w:jc w:val="center"/>
              <w:rPr>
                <w:b/>
                <w:bCs/>
              </w:rPr>
            </w:pPr>
            <w:r w:rsidRPr="003C5775">
              <w:rPr>
                <w:b/>
                <w:bCs/>
              </w:rPr>
              <w:t>Duyệt cấp 2</w:t>
            </w:r>
          </w:p>
        </w:tc>
      </w:tr>
      <w:tr w:rsidR="00DD7D44" w14:paraId="17DB2F38" w14:textId="77777777" w:rsidTr="00DD7D44">
        <w:tblPrEx>
          <w:tblW w:w="12468" w:type="dxa"/>
          <w:tblPrExChange w:id="1374" w:author="Do Thanh Trung" w:date="2025-06-12T10:11:00Z" w16du:dateUtc="2025-06-12T03:11:00Z">
            <w:tblPrEx>
              <w:tblW w:w="12468" w:type="dxa"/>
            </w:tblPrEx>
          </w:tblPrExChange>
        </w:tblPrEx>
        <w:trPr>
          <w:trHeight w:val="423"/>
          <w:trPrChange w:id="1375" w:author="Do Thanh Trung" w:date="2025-06-12T10:11:00Z" w16du:dateUtc="2025-06-12T03:11:00Z">
            <w:trPr>
              <w:trHeight w:val="423"/>
            </w:trPr>
          </w:trPrChange>
        </w:trPr>
        <w:tc>
          <w:tcPr>
            <w:tcW w:w="1705" w:type="dxa"/>
            <w:vMerge w:val="restart"/>
            <w:tcPrChange w:id="1376" w:author="Do Thanh Trung" w:date="2025-06-12T10:11:00Z" w16du:dateUtc="2025-06-12T03:11:00Z">
              <w:tcPr>
                <w:tcW w:w="1705" w:type="dxa"/>
                <w:vMerge w:val="restart"/>
              </w:tcPr>
            </w:tcPrChange>
          </w:tcPr>
          <w:p w14:paraId="1626E227" w14:textId="77777777" w:rsidR="00DD7D44" w:rsidRDefault="00DD7D44" w:rsidP="00DD7D44">
            <w:r>
              <w:t>Cài đặt thông tin đầu vào</w:t>
            </w:r>
          </w:p>
        </w:tc>
        <w:tc>
          <w:tcPr>
            <w:tcW w:w="4168" w:type="dxa"/>
            <w:tcPrChange w:id="1377" w:author="Do Thanh Trung" w:date="2025-06-12T10:11:00Z" w16du:dateUtc="2025-06-12T03:11:00Z">
              <w:tcPr>
                <w:tcW w:w="4168" w:type="dxa"/>
              </w:tcPr>
            </w:tcPrChange>
          </w:tcPr>
          <w:p w14:paraId="6CBEBA79" w14:textId="77777777" w:rsidR="00DD7D44" w:rsidRDefault="00DD7D44" w:rsidP="00DD7D44">
            <w:pPr>
              <w:jc w:val="left"/>
            </w:pPr>
            <w:r>
              <w:t>Cài đặt thông tin Ngân hàng lưu ký</w:t>
            </w:r>
          </w:p>
        </w:tc>
        <w:tc>
          <w:tcPr>
            <w:tcW w:w="688" w:type="dxa"/>
            <w:tcPrChange w:id="1378" w:author="Do Thanh Trung" w:date="2025-06-12T10:11:00Z" w16du:dateUtc="2025-06-12T03:11:00Z">
              <w:tcPr>
                <w:tcW w:w="688" w:type="dxa"/>
              </w:tcPr>
            </w:tcPrChange>
          </w:tcPr>
          <w:p w14:paraId="6C0498A9" w14:textId="05E833CB" w:rsidR="00DD7D44" w:rsidRDefault="00DD7D44" w:rsidP="00DD7D44">
            <w:pPr>
              <w:jc w:val="center"/>
            </w:pPr>
            <w:r w:rsidRPr="00D10C2D">
              <w:t>X</w:t>
            </w:r>
          </w:p>
        </w:tc>
        <w:tc>
          <w:tcPr>
            <w:tcW w:w="889" w:type="dxa"/>
            <w:tcPrChange w:id="1379" w:author="Do Thanh Trung" w:date="2025-06-12T10:11:00Z" w16du:dateUtc="2025-06-12T03:11:00Z">
              <w:tcPr>
                <w:tcW w:w="889" w:type="dxa"/>
              </w:tcPr>
            </w:tcPrChange>
          </w:tcPr>
          <w:p w14:paraId="07616A08" w14:textId="62AD9D62" w:rsidR="00DD7D44" w:rsidRDefault="00DD7D44" w:rsidP="00DD7D44">
            <w:pPr>
              <w:jc w:val="center"/>
            </w:pPr>
            <w:r w:rsidRPr="00D10C2D">
              <w:t>X</w:t>
            </w:r>
          </w:p>
        </w:tc>
        <w:tc>
          <w:tcPr>
            <w:tcW w:w="915" w:type="dxa"/>
            <w:tcPrChange w:id="1380" w:author="Do Thanh Trung" w:date="2025-06-12T10:11:00Z" w16du:dateUtc="2025-06-12T03:11:00Z">
              <w:tcPr>
                <w:tcW w:w="915" w:type="dxa"/>
              </w:tcPr>
            </w:tcPrChange>
          </w:tcPr>
          <w:p w14:paraId="3F2D7844" w14:textId="52F2E6BE" w:rsidR="00DD7D44" w:rsidRDefault="00DD7D44" w:rsidP="00DD7D44">
            <w:pPr>
              <w:jc w:val="center"/>
            </w:pPr>
            <w:r w:rsidRPr="00D10C2D">
              <w:t>X</w:t>
            </w:r>
          </w:p>
        </w:tc>
        <w:tc>
          <w:tcPr>
            <w:tcW w:w="719" w:type="dxa"/>
            <w:tcPrChange w:id="1381" w:author="Do Thanh Trung" w:date="2025-06-12T10:11:00Z" w16du:dateUtc="2025-06-12T03:11:00Z">
              <w:tcPr>
                <w:tcW w:w="719" w:type="dxa"/>
              </w:tcPr>
            </w:tcPrChange>
          </w:tcPr>
          <w:p w14:paraId="4E6BADDB" w14:textId="1F5D83E6" w:rsidR="00DD7D44" w:rsidRDefault="00DD7D44" w:rsidP="00DD7D44">
            <w:pPr>
              <w:jc w:val="center"/>
            </w:pPr>
            <w:r w:rsidRPr="00D10C2D">
              <w:t>X</w:t>
            </w:r>
          </w:p>
        </w:tc>
        <w:tc>
          <w:tcPr>
            <w:tcW w:w="694" w:type="dxa"/>
            <w:tcPrChange w:id="1382" w:author="Do Thanh Trung" w:date="2025-06-12T10:11:00Z" w16du:dateUtc="2025-06-12T03:11:00Z">
              <w:tcPr>
                <w:tcW w:w="694" w:type="dxa"/>
              </w:tcPr>
            </w:tcPrChange>
          </w:tcPr>
          <w:p w14:paraId="13F98CA5" w14:textId="67570699" w:rsidR="00DD7D44" w:rsidRDefault="00DD7D44" w:rsidP="00DD7D44">
            <w:pPr>
              <w:jc w:val="center"/>
            </w:pPr>
            <w:r w:rsidRPr="00D10C2D">
              <w:t>X</w:t>
            </w:r>
          </w:p>
        </w:tc>
        <w:tc>
          <w:tcPr>
            <w:tcW w:w="822" w:type="dxa"/>
            <w:tcPrChange w:id="1383" w:author="Do Thanh Trung" w:date="2025-06-12T10:11:00Z" w16du:dateUtc="2025-06-12T03:11:00Z">
              <w:tcPr>
                <w:tcW w:w="822" w:type="dxa"/>
              </w:tcPr>
            </w:tcPrChange>
          </w:tcPr>
          <w:p w14:paraId="67954080" w14:textId="7B4F017F" w:rsidR="00DD7D44" w:rsidRDefault="00DD7D44" w:rsidP="00DD7D44">
            <w:pPr>
              <w:jc w:val="center"/>
            </w:pPr>
            <w:r w:rsidRPr="00D10C2D">
              <w:t>X</w:t>
            </w:r>
          </w:p>
        </w:tc>
        <w:tc>
          <w:tcPr>
            <w:tcW w:w="934" w:type="dxa"/>
            <w:tcPrChange w:id="1384" w:author="Do Thanh Trung" w:date="2025-06-12T10:11:00Z" w16du:dateUtc="2025-06-12T03:11:00Z">
              <w:tcPr>
                <w:tcW w:w="934" w:type="dxa"/>
                <w:shd w:val="clear" w:color="auto" w:fill="D1D1D1" w:themeFill="background2" w:themeFillShade="E6"/>
              </w:tcPr>
            </w:tcPrChange>
          </w:tcPr>
          <w:p w14:paraId="7C58F7E5" w14:textId="52569A44" w:rsidR="00DD7D44" w:rsidRDefault="00DD7D44" w:rsidP="00DD7D44">
            <w:pPr>
              <w:jc w:val="center"/>
            </w:pPr>
            <w:ins w:id="1385" w:author="Do Thanh Trung" w:date="2025-06-12T10:11:00Z" w16du:dateUtc="2025-06-12T03:11:00Z">
              <w:r w:rsidRPr="009640C2">
                <w:t>X</w:t>
              </w:r>
            </w:ins>
          </w:p>
        </w:tc>
        <w:tc>
          <w:tcPr>
            <w:tcW w:w="934" w:type="dxa"/>
            <w:shd w:val="clear" w:color="auto" w:fill="D1D1D1" w:themeFill="background2" w:themeFillShade="E6"/>
            <w:tcPrChange w:id="1386" w:author="Do Thanh Trung" w:date="2025-06-12T10:11:00Z" w16du:dateUtc="2025-06-12T03:11:00Z">
              <w:tcPr>
                <w:tcW w:w="934" w:type="dxa"/>
                <w:shd w:val="clear" w:color="auto" w:fill="D1D1D1" w:themeFill="background2" w:themeFillShade="E6"/>
              </w:tcPr>
            </w:tcPrChange>
          </w:tcPr>
          <w:p w14:paraId="7C2AFA8F" w14:textId="77777777" w:rsidR="00DD7D44" w:rsidRDefault="00DD7D44" w:rsidP="00DD7D44">
            <w:pPr>
              <w:jc w:val="center"/>
            </w:pPr>
          </w:p>
        </w:tc>
      </w:tr>
      <w:tr w:rsidR="00DD7D44" w14:paraId="658E605D" w14:textId="77777777" w:rsidTr="00DD7D44">
        <w:tblPrEx>
          <w:tblW w:w="12468" w:type="dxa"/>
          <w:tblPrExChange w:id="1387" w:author="Do Thanh Trung" w:date="2025-06-12T10:11:00Z" w16du:dateUtc="2025-06-12T03:11:00Z">
            <w:tblPrEx>
              <w:tblW w:w="12468" w:type="dxa"/>
            </w:tblPrEx>
          </w:tblPrExChange>
        </w:tblPrEx>
        <w:trPr>
          <w:trHeight w:val="423"/>
          <w:trPrChange w:id="1388" w:author="Do Thanh Trung" w:date="2025-06-12T10:11:00Z" w16du:dateUtc="2025-06-12T03:11:00Z">
            <w:trPr>
              <w:trHeight w:val="423"/>
            </w:trPr>
          </w:trPrChange>
        </w:trPr>
        <w:tc>
          <w:tcPr>
            <w:tcW w:w="1705" w:type="dxa"/>
            <w:vMerge/>
            <w:tcPrChange w:id="1389" w:author="Do Thanh Trung" w:date="2025-06-12T10:11:00Z" w16du:dateUtc="2025-06-12T03:11:00Z">
              <w:tcPr>
                <w:tcW w:w="1705" w:type="dxa"/>
                <w:vMerge/>
              </w:tcPr>
            </w:tcPrChange>
          </w:tcPr>
          <w:p w14:paraId="4EAF4724" w14:textId="77777777" w:rsidR="00DD7D44" w:rsidRDefault="00DD7D44" w:rsidP="00DD7D44"/>
        </w:tc>
        <w:tc>
          <w:tcPr>
            <w:tcW w:w="4168" w:type="dxa"/>
            <w:tcPrChange w:id="1390" w:author="Do Thanh Trung" w:date="2025-06-12T10:11:00Z" w16du:dateUtc="2025-06-12T03:11:00Z">
              <w:tcPr>
                <w:tcW w:w="4168" w:type="dxa"/>
              </w:tcPr>
            </w:tcPrChange>
          </w:tcPr>
          <w:p w14:paraId="35491B14" w14:textId="77777777" w:rsidR="00DD7D44" w:rsidRDefault="00DD7D44" w:rsidP="00DD7D44">
            <w:pPr>
              <w:jc w:val="left"/>
            </w:pPr>
            <w:r>
              <w:t>Cài đặt Tài khoản Quỹ Đầu tư</w:t>
            </w:r>
          </w:p>
        </w:tc>
        <w:tc>
          <w:tcPr>
            <w:tcW w:w="688" w:type="dxa"/>
            <w:tcPrChange w:id="1391" w:author="Do Thanh Trung" w:date="2025-06-12T10:11:00Z" w16du:dateUtc="2025-06-12T03:11:00Z">
              <w:tcPr>
                <w:tcW w:w="688" w:type="dxa"/>
              </w:tcPr>
            </w:tcPrChange>
          </w:tcPr>
          <w:p w14:paraId="50A0906D" w14:textId="3817B1D6" w:rsidR="00DD7D44" w:rsidRDefault="00DD7D44" w:rsidP="00DD7D44">
            <w:pPr>
              <w:jc w:val="center"/>
            </w:pPr>
            <w:r w:rsidRPr="00D10C2D">
              <w:t>X</w:t>
            </w:r>
          </w:p>
        </w:tc>
        <w:tc>
          <w:tcPr>
            <w:tcW w:w="889" w:type="dxa"/>
            <w:tcPrChange w:id="1392" w:author="Do Thanh Trung" w:date="2025-06-12T10:11:00Z" w16du:dateUtc="2025-06-12T03:11:00Z">
              <w:tcPr>
                <w:tcW w:w="889" w:type="dxa"/>
              </w:tcPr>
            </w:tcPrChange>
          </w:tcPr>
          <w:p w14:paraId="3AD18E59" w14:textId="397BACAB" w:rsidR="00DD7D44" w:rsidRDefault="00DD7D44" w:rsidP="00DD7D44">
            <w:pPr>
              <w:jc w:val="center"/>
            </w:pPr>
            <w:r w:rsidRPr="00D10C2D">
              <w:t>X</w:t>
            </w:r>
          </w:p>
        </w:tc>
        <w:tc>
          <w:tcPr>
            <w:tcW w:w="915" w:type="dxa"/>
            <w:tcPrChange w:id="1393" w:author="Do Thanh Trung" w:date="2025-06-12T10:11:00Z" w16du:dateUtc="2025-06-12T03:11:00Z">
              <w:tcPr>
                <w:tcW w:w="915" w:type="dxa"/>
              </w:tcPr>
            </w:tcPrChange>
          </w:tcPr>
          <w:p w14:paraId="144EC3A0" w14:textId="4B8ADA58" w:rsidR="00DD7D44" w:rsidRDefault="00DD7D44" w:rsidP="00DD7D44">
            <w:pPr>
              <w:jc w:val="center"/>
            </w:pPr>
            <w:r w:rsidRPr="00D10C2D">
              <w:t>X</w:t>
            </w:r>
          </w:p>
        </w:tc>
        <w:tc>
          <w:tcPr>
            <w:tcW w:w="719" w:type="dxa"/>
            <w:tcPrChange w:id="1394" w:author="Do Thanh Trung" w:date="2025-06-12T10:11:00Z" w16du:dateUtc="2025-06-12T03:11:00Z">
              <w:tcPr>
                <w:tcW w:w="719" w:type="dxa"/>
              </w:tcPr>
            </w:tcPrChange>
          </w:tcPr>
          <w:p w14:paraId="2CB39C0E" w14:textId="6199CAF2" w:rsidR="00DD7D44" w:rsidRDefault="00DD7D44" w:rsidP="00DD7D44">
            <w:pPr>
              <w:jc w:val="center"/>
            </w:pPr>
            <w:r w:rsidRPr="00D10C2D">
              <w:t>X</w:t>
            </w:r>
          </w:p>
        </w:tc>
        <w:tc>
          <w:tcPr>
            <w:tcW w:w="694" w:type="dxa"/>
            <w:tcPrChange w:id="1395" w:author="Do Thanh Trung" w:date="2025-06-12T10:11:00Z" w16du:dateUtc="2025-06-12T03:11:00Z">
              <w:tcPr>
                <w:tcW w:w="694" w:type="dxa"/>
              </w:tcPr>
            </w:tcPrChange>
          </w:tcPr>
          <w:p w14:paraId="01769124" w14:textId="10A5144B" w:rsidR="00DD7D44" w:rsidRDefault="00DD7D44" w:rsidP="00DD7D44">
            <w:pPr>
              <w:jc w:val="center"/>
            </w:pPr>
            <w:r w:rsidRPr="00D10C2D">
              <w:t>X</w:t>
            </w:r>
          </w:p>
        </w:tc>
        <w:tc>
          <w:tcPr>
            <w:tcW w:w="822" w:type="dxa"/>
            <w:tcPrChange w:id="1396" w:author="Do Thanh Trung" w:date="2025-06-12T10:11:00Z" w16du:dateUtc="2025-06-12T03:11:00Z">
              <w:tcPr>
                <w:tcW w:w="822" w:type="dxa"/>
              </w:tcPr>
            </w:tcPrChange>
          </w:tcPr>
          <w:p w14:paraId="3CAAD391" w14:textId="20F968A3" w:rsidR="00DD7D44" w:rsidRDefault="00DD7D44" w:rsidP="00DD7D44">
            <w:pPr>
              <w:jc w:val="center"/>
            </w:pPr>
            <w:r w:rsidRPr="00D10C2D">
              <w:t>X</w:t>
            </w:r>
          </w:p>
        </w:tc>
        <w:tc>
          <w:tcPr>
            <w:tcW w:w="934" w:type="dxa"/>
            <w:tcPrChange w:id="1397" w:author="Do Thanh Trung" w:date="2025-06-12T10:11:00Z" w16du:dateUtc="2025-06-12T03:11:00Z">
              <w:tcPr>
                <w:tcW w:w="934" w:type="dxa"/>
                <w:shd w:val="clear" w:color="auto" w:fill="D1D1D1" w:themeFill="background2" w:themeFillShade="E6"/>
              </w:tcPr>
            </w:tcPrChange>
          </w:tcPr>
          <w:p w14:paraId="4424E462" w14:textId="5F691245" w:rsidR="00DD7D44" w:rsidRDefault="00DD7D44" w:rsidP="00DD7D44">
            <w:pPr>
              <w:jc w:val="center"/>
            </w:pPr>
            <w:ins w:id="1398" w:author="Do Thanh Trung" w:date="2025-06-12T10:11:00Z" w16du:dateUtc="2025-06-12T03:11:00Z">
              <w:r w:rsidRPr="009640C2">
                <w:t>X</w:t>
              </w:r>
            </w:ins>
          </w:p>
        </w:tc>
        <w:tc>
          <w:tcPr>
            <w:tcW w:w="934" w:type="dxa"/>
            <w:shd w:val="clear" w:color="auto" w:fill="D1D1D1" w:themeFill="background2" w:themeFillShade="E6"/>
            <w:tcPrChange w:id="1399" w:author="Do Thanh Trung" w:date="2025-06-12T10:11:00Z" w16du:dateUtc="2025-06-12T03:11:00Z">
              <w:tcPr>
                <w:tcW w:w="934" w:type="dxa"/>
                <w:shd w:val="clear" w:color="auto" w:fill="D1D1D1" w:themeFill="background2" w:themeFillShade="E6"/>
              </w:tcPr>
            </w:tcPrChange>
          </w:tcPr>
          <w:p w14:paraId="565A6981" w14:textId="77777777" w:rsidR="00DD7D44" w:rsidRDefault="00DD7D44" w:rsidP="00DD7D44">
            <w:pPr>
              <w:jc w:val="center"/>
            </w:pPr>
          </w:p>
        </w:tc>
      </w:tr>
      <w:tr w:rsidR="00DD7D44" w14:paraId="4F33FE28" w14:textId="77777777" w:rsidTr="00DD7D44">
        <w:tblPrEx>
          <w:tblW w:w="12468" w:type="dxa"/>
          <w:tblPrExChange w:id="1400" w:author="Do Thanh Trung" w:date="2025-06-12T10:11:00Z" w16du:dateUtc="2025-06-12T03:11:00Z">
            <w:tblPrEx>
              <w:tblW w:w="12468" w:type="dxa"/>
            </w:tblPrEx>
          </w:tblPrExChange>
        </w:tblPrEx>
        <w:trPr>
          <w:trHeight w:val="423"/>
          <w:trPrChange w:id="1401" w:author="Do Thanh Trung" w:date="2025-06-12T10:11:00Z" w16du:dateUtc="2025-06-12T03:11:00Z">
            <w:trPr>
              <w:trHeight w:val="423"/>
            </w:trPr>
          </w:trPrChange>
        </w:trPr>
        <w:tc>
          <w:tcPr>
            <w:tcW w:w="1705" w:type="dxa"/>
            <w:vMerge/>
            <w:tcPrChange w:id="1402" w:author="Do Thanh Trung" w:date="2025-06-12T10:11:00Z" w16du:dateUtc="2025-06-12T03:11:00Z">
              <w:tcPr>
                <w:tcW w:w="1705" w:type="dxa"/>
                <w:vMerge/>
              </w:tcPr>
            </w:tcPrChange>
          </w:tcPr>
          <w:p w14:paraId="2213BC35" w14:textId="77777777" w:rsidR="00DD7D44" w:rsidRDefault="00DD7D44" w:rsidP="00DD7D44"/>
        </w:tc>
        <w:tc>
          <w:tcPr>
            <w:tcW w:w="4168" w:type="dxa"/>
            <w:tcPrChange w:id="1403" w:author="Do Thanh Trung" w:date="2025-06-12T10:11:00Z" w16du:dateUtc="2025-06-12T03:11:00Z">
              <w:tcPr>
                <w:tcW w:w="4168" w:type="dxa"/>
              </w:tcPr>
            </w:tcPrChange>
          </w:tcPr>
          <w:p w14:paraId="6A2810B9" w14:textId="77777777" w:rsidR="00DD7D44" w:rsidRDefault="00DD7D44" w:rsidP="00DD7D44">
            <w:pPr>
              <w:jc w:val="left"/>
            </w:pPr>
            <w:r>
              <w:t>Cài đặt nhân viên quản lý tài khoản</w:t>
            </w:r>
          </w:p>
        </w:tc>
        <w:tc>
          <w:tcPr>
            <w:tcW w:w="688" w:type="dxa"/>
            <w:tcPrChange w:id="1404" w:author="Do Thanh Trung" w:date="2025-06-12T10:11:00Z" w16du:dateUtc="2025-06-12T03:11:00Z">
              <w:tcPr>
                <w:tcW w:w="688" w:type="dxa"/>
              </w:tcPr>
            </w:tcPrChange>
          </w:tcPr>
          <w:p w14:paraId="1E167063" w14:textId="000E3656" w:rsidR="00DD7D44" w:rsidRDefault="00DD7D44" w:rsidP="00DD7D44">
            <w:pPr>
              <w:jc w:val="center"/>
            </w:pPr>
            <w:r w:rsidRPr="00D10C2D">
              <w:t>X</w:t>
            </w:r>
          </w:p>
        </w:tc>
        <w:tc>
          <w:tcPr>
            <w:tcW w:w="889" w:type="dxa"/>
            <w:tcPrChange w:id="1405" w:author="Do Thanh Trung" w:date="2025-06-12T10:11:00Z" w16du:dateUtc="2025-06-12T03:11:00Z">
              <w:tcPr>
                <w:tcW w:w="889" w:type="dxa"/>
              </w:tcPr>
            </w:tcPrChange>
          </w:tcPr>
          <w:p w14:paraId="5DE23E02" w14:textId="589BDD75" w:rsidR="00DD7D44" w:rsidRDefault="00DD7D44" w:rsidP="00DD7D44">
            <w:pPr>
              <w:jc w:val="center"/>
            </w:pPr>
            <w:r w:rsidRPr="00D10C2D">
              <w:t>X</w:t>
            </w:r>
          </w:p>
        </w:tc>
        <w:tc>
          <w:tcPr>
            <w:tcW w:w="915" w:type="dxa"/>
            <w:tcPrChange w:id="1406" w:author="Do Thanh Trung" w:date="2025-06-12T10:11:00Z" w16du:dateUtc="2025-06-12T03:11:00Z">
              <w:tcPr>
                <w:tcW w:w="915" w:type="dxa"/>
              </w:tcPr>
            </w:tcPrChange>
          </w:tcPr>
          <w:p w14:paraId="4B71CDD5" w14:textId="28E73B36" w:rsidR="00DD7D44" w:rsidRDefault="00DD7D44" w:rsidP="00DD7D44">
            <w:pPr>
              <w:jc w:val="center"/>
            </w:pPr>
            <w:r w:rsidRPr="00D10C2D">
              <w:t>X</w:t>
            </w:r>
          </w:p>
        </w:tc>
        <w:tc>
          <w:tcPr>
            <w:tcW w:w="719" w:type="dxa"/>
            <w:tcPrChange w:id="1407" w:author="Do Thanh Trung" w:date="2025-06-12T10:11:00Z" w16du:dateUtc="2025-06-12T03:11:00Z">
              <w:tcPr>
                <w:tcW w:w="719" w:type="dxa"/>
              </w:tcPr>
            </w:tcPrChange>
          </w:tcPr>
          <w:p w14:paraId="67F24EED" w14:textId="640B8F30" w:rsidR="00DD7D44" w:rsidRDefault="00DD7D44" w:rsidP="00DD7D44">
            <w:pPr>
              <w:jc w:val="center"/>
            </w:pPr>
            <w:r w:rsidRPr="00D10C2D">
              <w:t>X</w:t>
            </w:r>
          </w:p>
        </w:tc>
        <w:tc>
          <w:tcPr>
            <w:tcW w:w="694" w:type="dxa"/>
            <w:tcPrChange w:id="1408" w:author="Do Thanh Trung" w:date="2025-06-12T10:11:00Z" w16du:dateUtc="2025-06-12T03:11:00Z">
              <w:tcPr>
                <w:tcW w:w="694" w:type="dxa"/>
              </w:tcPr>
            </w:tcPrChange>
          </w:tcPr>
          <w:p w14:paraId="55CABF2D" w14:textId="28084CA0" w:rsidR="00DD7D44" w:rsidRDefault="00DD7D44" w:rsidP="00DD7D44">
            <w:pPr>
              <w:jc w:val="center"/>
            </w:pPr>
            <w:r w:rsidRPr="00D10C2D">
              <w:t>X</w:t>
            </w:r>
          </w:p>
        </w:tc>
        <w:tc>
          <w:tcPr>
            <w:tcW w:w="822" w:type="dxa"/>
            <w:tcPrChange w:id="1409" w:author="Do Thanh Trung" w:date="2025-06-12T10:11:00Z" w16du:dateUtc="2025-06-12T03:11:00Z">
              <w:tcPr>
                <w:tcW w:w="822" w:type="dxa"/>
              </w:tcPr>
            </w:tcPrChange>
          </w:tcPr>
          <w:p w14:paraId="5E14FC75" w14:textId="1B3006AA" w:rsidR="00DD7D44" w:rsidRDefault="00DD7D44" w:rsidP="00DD7D44">
            <w:pPr>
              <w:jc w:val="center"/>
            </w:pPr>
            <w:r w:rsidRPr="00D10C2D">
              <w:t>X</w:t>
            </w:r>
          </w:p>
        </w:tc>
        <w:tc>
          <w:tcPr>
            <w:tcW w:w="934" w:type="dxa"/>
            <w:tcPrChange w:id="1410" w:author="Do Thanh Trung" w:date="2025-06-12T10:11:00Z" w16du:dateUtc="2025-06-12T03:11:00Z">
              <w:tcPr>
                <w:tcW w:w="934" w:type="dxa"/>
                <w:shd w:val="clear" w:color="auto" w:fill="D1D1D1" w:themeFill="background2" w:themeFillShade="E6"/>
              </w:tcPr>
            </w:tcPrChange>
          </w:tcPr>
          <w:p w14:paraId="5D3D3DB3" w14:textId="5CEECCA9" w:rsidR="00DD7D44" w:rsidRDefault="00DD7D44" w:rsidP="00DD7D44">
            <w:pPr>
              <w:jc w:val="center"/>
            </w:pPr>
            <w:ins w:id="1411" w:author="Do Thanh Trung" w:date="2025-06-12T10:11:00Z" w16du:dateUtc="2025-06-12T03:11:00Z">
              <w:r w:rsidRPr="009640C2">
                <w:t>X</w:t>
              </w:r>
            </w:ins>
          </w:p>
        </w:tc>
        <w:tc>
          <w:tcPr>
            <w:tcW w:w="934" w:type="dxa"/>
            <w:shd w:val="clear" w:color="auto" w:fill="D1D1D1" w:themeFill="background2" w:themeFillShade="E6"/>
            <w:tcPrChange w:id="1412" w:author="Do Thanh Trung" w:date="2025-06-12T10:11:00Z" w16du:dateUtc="2025-06-12T03:11:00Z">
              <w:tcPr>
                <w:tcW w:w="934" w:type="dxa"/>
                <w:shd w:val="clear" w:color="auto" w:fill="D1D1D1" w:themeFill="background2" w:themeFillShade="E6"/>
              </w:tcPr>
            </w:tcPrChange>
          </w:tcPr>
          <w:p w14:paraId="1174F6FD" w14:textId="77777777" w:rsidR="00DD7D44" w:rsidRDefault="00DD7D44" w:rsidP="00DD7D44">
            <w:pPr>
              <w:jc w:val="center"/>
            </w:pPr>
          </w:p>
        </w:tc>
      </w:tr>
      <w:tr w:rsidR="00DD7D44" w14:paraId="61953A3C" w14:textId="77777777" w:rsidTr="00DD7D44">
        <w:tblPrEx>
          <w:tblW w:w="12468" w:type="dxa"/>
          <w:tblPrExChange w:id="1413" w:author="Do Thanh Trung" w:date="2025-06-12T10:11:00Z" w16du:dateUtc="2025-06-12T03:11:00Z">
            <w:tblPrEx>
              <w:tblW w:w="12468" w:type="dxa"/>
            </w:tblPrEx>
          </w:tblPrExChange>
        </w:tblPrEx>
        <w:trPr>
          <w:trHeight w:val="423"/>
          <w:trPrChange w:id="1414" w:author="Do Thanh Trung" w:date="2025-06-12T10:11:00Z" w16du:dateUtc="2025-06-12T03:11:00Z">
            <w:trPr>
              <w:trHeight w:val="423"/>
            </w:trPr>
          </w:trPrChange>
        </w:trPr>
        <w:tc>
          <w:tcPr>
            <w:tcW w:w="1705" w:type="dxa"/>
            <w:vMerge/>
            <w:tcPrChange w:id="1415" w:author="Do Thanh Trung" w:date="2025-06-12T10:11:00Z" w16du:dateUtc="2025-06-12T03:11:00Z">
              <w:tcPr>
                <w:tcW w:w="1705" w:type="dxa"/>
                <w:vMerge/>
              </w:tcPr>
            </w:tcPrChange>
          </w:tcPr>
          <w:p w14:paraId="18AA31DB" w14:textId="77777777" w:rsidR="00DD7D44" w:rsidRDefault="00DD7D44" w:rsidP="00DD7D44"/>
        </w:tc>
        <w:tc>
          <w:tcPr>
            <w:tcW w:w="4168" w:type="dxa"/>
            <w:tcPrChange w:id="1416" w:author="Do Thanh Trung" w:date="2025-06-12T10:11:00Z" w16du:dateUtc="2025-06-12T03:11:00Z">
              <w:tcPr>
                <w:tcW w:w="4168" w:type="dxa"/>
              </w:tcPr>
            </w:tcPrChange>
          </w:tcPr>
          <w:p w14:paraId="5447528F" w14:textId="77777777" w:rsidR="00DD7D44" w:rsidRDefault="00DD7D44" w:rsidP="00DD7D44">
            <w:pPr>
              <w:jc w:val="left"/>
            </w:pPr>
            <w:r>
              <w:t>Cài đặt Danh mục đầu tư</w:t>
            </w:r>
          </w:p>
        </w:tc>
        <w:tc>
          <w:tcPr>
            <w:tcW w:w="688" w:type="dxa"/>
            <w:tcPrChange w:id="1417" w:author="Do Thanh Trung" w:date="2025-06-12T10:11:00Z" w16du:dateUtc="2025-06-12T03:11:00Z">
              <w:tcPr>
                <w:tcW w:w="688" w:type="dxa"/>
              </w:tcPr>
            </w:tcPrChange>
          </w:tcPr>
          <w:p w14:paraId="4F371409" w14:textId="3C4741AE" w:rsidR="00DD7D44" w:rsidRDefault="00DD7D44" w:rsidP="00DD7D44">
            <w:pPr>
              <w:jc w:val="center"/>
            </w:pPr>
            <w:r w:rsidRPr="00D10C2D">
              <w:t>X</w:t>
            </w:r>
          </w:p>
        </w:tc>
        <w:tc>
          <w:tcPr>
            <w:tcW w:w="889" w:type="dxa"/>
            <w:tcPrChange w:id="1418" w:author="Do Thanh Trung" w:date="2025-06-12T10:11:00Z" w16du:dateUtc="2025-06-12T03:11:00Z">
              <w:tcPr>
                <w:tcW w:w="889" w:type="dxa"/>
              </w:tcPr>
            </w:tcPrChange>
          </w:tcPr>
          <w:p w14:paraId="0F08802E" w14:textId="6E8BBA53" w:rsidR="00DD7D44" w:rsidRDefault="00DD7D44" w:rsidP="00DD7D44">
            <w:pPr>
              <w:jc w:val="center"/>
            </w:pPr>
            <w:r w:rsidRPr="00D10C2D">
              <w:t>X</w:t>
            </w:r>
          </w:p>
        </w:tc>
        <w:tc>
          <w:tcPr>
            <w:tcW w:w="915" w:type="dxa"/>
            <w:tcPrChange w:id="1419" w:author="Do Thanh Trung" w:date="2025-06-12T10:11:00Z" w16du:dateUtc="2025-06-12T03:11:00Z">
              <w:tcPr>
                <w:tcW w:w="915" w:type="dxa"/>
              </w:tcPr>
            </w:tcPrChange>
          </w:tcPr>
          <w:p w14:paraId="542A0F32" w14:textId="49D746E8" w:rsidR="00DD7D44" w:rsidRDefault="00DD7D44" w:rsidP="00DD7D44">
            <w:pPr>
              <w:jc w:val="center"/>
            </w:pPr>
            <w:r w:rsidRPr="00D10C2D">
              <w:t>X</w:t>
            </w:r>
          </w:p>
        </w:tc>
        <w:tc>
          <w:tcPr>
            <w:tcW w:w="719" w:type="dxa"/>
            <w:tcPrChange w:id="1420" w:author="Do Thanh Trung" w:date="2025-06-12T10:11:00Z" w16du:dateUtc="2025-06-12T03:11:00Z">
              <w:tcPr>
                <w:tcW w:w="719" w:type="dxa"/>
              </w:tcPr>
            </w:tcPrChange>
          </w:tcPr>
          <w:p w14:paraId="6C95CAA0" w14:textId="2A810625" w:rsidR="00DD7D44" w:rsidRDefault="00DD7D44" w:rsidP="00DD7D44">
            <w:pPr>
              <w:jc w:val="center"/>
            </w:pPr>
            <w:r w:rsidRPr="00D10C2D">
              <w:t>X</w:t>
            </w:r>
          </w:p>
        </w:tc>
        <w:tc>
          <w:tcPr>
            <w:tcW w:w="694" w:type="dxa"/>
            <w:tcPrChange w:id="1421" w:author="Do Thanh Trung" w:date="2025-06-12T10:11:00Z" w16du:dateUtc="2025-06-12T03:11:00Z">
              <w:tcPr>
                <w:tcW w:w="694" w:type="dxa"/>
              </w:tcPr>
            </w:tcPrChange>
          </w:tcPr>
          <w:p w14:paraId="498B57AE" w14:textId="6170659F" w:rsidR="00DD7D44" w:rsidRDefault="00DD7D44" w:rsidP="00DD7D44">
            <w:pPr>
              <w:jc w:val="center"/>
            </w:pPr>
            <w:r w:rsidRPr="00D10C2D">
              <w:t>X</w:t>
            </w:r>
          </w:p>
        </w:tc>
        <w:tc>
          <w:tcPr>
            <w:tcW w:w="822" w:type="dxa"/>
            <w:tcPrChange w:id="1422" w:author="Do Thanh Trung" w:date="2025-06-12T10:11:00Z" w16du:dateUtc="2025-06-12T03:11:00Z">
              <w:tcPr>
                <w:tcW w:w="822" w:type="dxa"/>
              </w:tcPr>
            </w:tcPrChange>
          </w:tcPr>
          <w:p w14:paraId="01AF9C49" w14:textId="1C7C6C3F" w:rsidR="00DD7D44" w:rsidRDefault="00DD7D44" w:rsidP="00DD7D44">
            <w:pPr>
              <w:jc w:val="center"/>
            </w:pPr>
            <w:r w:rsidRPr="00D10C2D">
              <w:t>X</w:t>
            </w:r>
          </w:p>
        </w:tc>
        <w:tc>
          <w:tcPr>
            <w:tcW w:w="934" w:type="dxa"/>
            <w:tcPrChange w:id="1423" w:author="Do Thanh Trung" w:date="2025-06-12T10:11:00Z" w16du:dateUtc="2025-06-12T03:11:00Z">
              <w:tcPr>
                <w:tcW w:w="934" w:type="dxa"/>
                <w:shd w:val="clear" w:color="auto" w:fill="D1D1D1" w:themeFill="background2" w:themeFillShade="E6"/>
              </w:tcPr>
            </w:tcPrChange>
          </w:tcPr>
          <w:p w14:paraId="510EA690" w14:textId="502E694D" w:rsidR="00DD7D44" w:rsidRDefault="00DD7D44" w:rsidP="00DD7D44">
            <w:pPr>
              <w:jc w:val="center"/>
            </w:pPr>
            <w:ins w:id="1424" w:author="Do Thanh Trung" w:date="2025-06-12T10:11:00Z" w16du:dateUtc="2025-06-12T03:11:00Z">
              <w:r w:rsidRPr="009640C2">
                <w:t>X</w:t>
              </w:r>
            </w:ins>
          </w:p>
        </w:tc>
        <w:tc>
          <w:tcPr>
            <w:tcW w:w="934" w:type="dxa"/>
            <w:shd w:val="clear" w:color="auto" w:fill="D1D1D1" w:themeFill="background2" w:themeFillShade="E6"/>
            <w:tcPrChange w:id="1425" w:author="Do Thanh Trung" w:date="2025-06-12T10:11:00Z" w16du:dateUtc="2025-06-12T03:11:00Z">
              <w:tcPr>
                <w:tcW w:w="934" w:type="dxa"/>
                <w:shd w:val="clear" w:color="auto" w:fill="D1D1D1" w:themeFill="background2" w:themeFillShade="E6"/>
              </w:tcPr>
            </w:tcPrChange>
          </w:tcPr>
          <w:p w14:paraId="3A18B99B" w14:textId="77777777" w:rsidR="00DD7D44" w:rsidRDefault="00DD7D44" w:rsidP="00DD7D44">
            <w:pPr>
              <w:jc w:val="center"/>
            </w:pPr>
          </w:p>
        </w:tc>
      </w:tr>
      <w:tr w:rsidR="00DD7D44" w14:paraId="016FC26D" w14:textId="77777777" w:rsidTr="00DD7D44">
        <w:tblPrEx>
          <w:tblW w:w="12468" w:type="dxa"/>
          <w:tblPrExChange w:id="1426" w:author="Do Thanh Trung" w:date="2025-06-12T10:11:00Z" w16du:dateUtc="2025-06-12T03:11:00Z">
            <w:tblPrEx>
              <w:tblW w:w="12468" w:type="dxa"/>
            </w:tblPrEx>
          </w:tblPrExChange>
        </w:tblPrEx>
        <w:trPr>
          <w:trHeight w:val="423"/>
          <w:trPrChange w:id="1427" w:author="Do Thanh Trung" w:date="2025-06-12T10:11:00Z" w16du:dateUtc="2025-06-12T03:11:00Z">
            <w:trPr>
              <w:trHeight w:val="423"/>
            </w:trPr>
          </w:trPrChange>
        </w:trPr>
        <w:tc>
          <w:tcPr>
            <w:tcW w:w="1705" w:type="dxa"/>
            <w:vMerge/>
            <w:tcPrChange w:id="1428" w:author="Do Thanh Trung" w:date="2025-06-12T10:11:00Z" w16du:dateUtc="2025-06-12T03:11:00Z">
              <w:tcPr>
                <w:tcW w:w="1705" w:type="dxa"/>
                <w:vMerge/>
              </w:tcPr>
            </w:tcPrChange>
          </w:tcPr>
          <w:p w14:paraId="34E80237" w14:textId="77777777" w:rsidR="00DD7D44" w:rsidRDefault="00DD7D44" w:rsidP="00DD7D44"/>
        </w:tc>
        <w:tc>
          <w:tcPr>
            <w:tcW w:w="4168" w:type="dxa"/>
            <w:tcPrChange w:id="1429" w:author="Do Thanh Trung" w:date="2025-06-12T10:11:00Z" w16du:dateUtc="2025-06-12T03:11:00Z">
              <w:tcPr>
                <w:tcW w:w="4168" w:type="dxa"/>
              </w:tcPr>
            </w:tcPrChange>
          </w:tcPr>
          <w:p w14:paraId="43A9B978" w14:textId="77777777" w:rsidR="00DD7D44" w:rsidRDefault="00DD7D44" w:rsidP="00DD7D44">
            <w:pPr>
              <w:jc w:val="left"/>
            </w:pPr>
            <w:r>
              <w:t>Cài đặt Quy định đầu tư</w:t>
            </w:r>
          </w:p>
        </w:tc>
        <w:tc>
          <w:tcPr>
            <w:tcW w:w="688" w:type="dxa"/>
            <w:tcPrChange w:id="1430" w:author="Do Thanh Trung" w:date="2025-06-12T10:11:00Z" w16du:dateUtc="2025-06-12T03:11:00Z">
              <w:tcPr>
                <w:tcW w:w="688" w:type="dxa"/>
              </w:tcPr>
            </w:tcPrChange>
          </w:tcPr>
          <w:p w14:paraId="613D00FD" w14:textId="14AF9226" w:rsidR="00DD7D44" w:rsidRDefault="00DD7D44" w:rsidP="00DD7D44">
            <w:pPr>
              <w:jc w:val="center"/>
            </w:pPr>
            <w:r w:rsidRPr="00D10C2D">
              <w:t>X</w:t>
            </w:r>
          </w:p>
        </w:tc>
        <w:tc>
          <w:tcPr>
            <w:tcW w:w="889" w:type="dxa"/>
            <w:tcPrChange w:id="1431" w:author="Do Thanh Trung" w:date="2025-06-12T10:11:00Z" w16du:dateUtc="2025-06-12T03:11:00Z">
              <w:tcPr>
                <w:tcW w:w="889" w:type="dxa"/>
              </w:tcPr>
            </w:tcPrChange>
          </w:tcPr>
          <w:p w14:paraId="7C5BE64A" w14:textId="017806C8" w:rsidR="00DD7D44" w:rsidRDefault="00DD7D44" w:rsidP="00DD7D44">
            <w:pPr>
              <w:jc w:val="center"/>
            </w:pPr>
            <w:r w:rsidRPr="00D10C2D">
              <w:t>X</w:t>
            </w:r>
          </w:p>
        </w:tc>
        <w:tc>
          <w:tcPr>
            <w:tcW w:w="915" w:type="dxa"/>
            <w:tcPrChange w:id="1432" w:author="Do Thanh Trung" w:date="2025-06-12T10:11:00Z" w16du:dateUtc="2025-06-12T03:11:00Z">
              <w:tcPr>
                <w:tcW w:w="915" w:type="dxa"/>
              </w:tcPr>
            </w:tcPrChange>
          </w:tcPr>
          <w:p w14:paraId="6C9E92CD" w14:textId="62C80646" w:rsidR="00DD7D44" w:rsidRDefault="00DD7D44" w:rsidP="00DD7D44">
            <w:pPr>
              <w:jc w:val="center"/>
            </w:pPr>
            <w:r w:rsidRPr="00D10C2D">
              <w:t>X</w:t>
            </w:r>
          </w:p>
        </w:tc>
        <w:tc>
          <w:tcPr>
            <w:tcW w:w="719" w:type="dxa"/>
            <w:tcPrChange w:id="1433" w:author="Do Thanh Trung" w:date="2025-06-12T10:11:00Z" w16du:dateUtc="2025-06-12T03:11:00Z">
              <w:tcPr>
                <w:tcW w:w="719" w:type="dxa"/>
              </w:tcPr>
            </w:tcPrChange>
          </w:tcPr>
          <w:p w14:paraId="1A72AE4C" w14:textId="32D58DE3" w:rsidR="00DD7D44" w:rsidRDefault="00DD7D44" w:rsidP="00DD7D44">
            <w:pPr>
              <w:jc w:val="center"/>
            </w:pPr>
            <w:r w:rsidRPr="00D10C2D">
              <w:t>X</w:t>
            </w:r>
          </w:p>
        </w:tc>
        <w:tc>
          <w:tcPr>
            <w:tcW w:w="694" w:type="dxa"/>
            <w:tcPrChange w:id="1434" w:author="Do Thanh Trung" w:date="2025-06-12T10:11:00Z" w16du:dateUtc="2025-06-12T03:11:00Z">
              <w:tcPr>
                <w:tcW w:w="694" w:type="dxa"/>
              </w:tcPr>
            </w:tcPrChange>
          </w:tcPr>
          <w:p w14:paraId="3C955BC6" w14:textId="2FF77A40" w:rsidR="00DD7D44" w:rsidRDefault="00DD7D44" w:rsidP="00DD7D44">
            <w:pPr>
              <w:jc w:val="center"/>
            </w:pPr>
            <w:r w:rsidRPr="00D10C2D">
              <w:t>X</w:t>
            </w:r>
          </w:p>
        </w:tc>
        <w:tc>
          <w:tcPr>
            <w:tcW w:w="822" w:type="dxa"/>
            <w:tcPrChange w:id="1435" w:author="Do Thanh Trung" w:date="2025-06-12T10:11:00Z" w16du:dateUtc="2025-06-12T03:11:00Z">
              <w:tcPr>
                <w:tcW w:w="822" w:type="dxa"/>
              </w:tcPr>
            </w:tcPrChange>
          </w:tcPr>
          <w:p w14:paraId="48EE7D51" w14:textId="6C51611C" w:rsidR="00DD7D44" w:rsidRDefault="00DD7D44" w:rsidP="00DD7D44">
            <w:pPr>
              <w:jc w:val="center"/>
            </w:pPr>
            <w:r w:rsidRPr="00D10C2D">
              <w:t>X</w:t>
            </w:r>
          </w:p>
        </w:tc>
        <w:tc>
          <w:tcPr>
            <w:tcW w:w="934" w:type="dxa"/>
            <w:tcPrChange w:id="1436" w:author="Do Thanh Trung" w:date="2025-06-12T10:11:00Z" w16du:dateUtc="2025-06-12T03:11:00Z">
              <w:tcPr>
                <w:tcW w:w="934" w:type="dxa"/>
                <w:shd w:val="clear" w:color="auto" w:fill="D1D1D1" w:themeFill="background2" w:themeFillShade="E6"/>
              </w:tcPr>
            </w:tcPrChange>
          </w:tcPr>
          <w:p w14:paraId="40E054C6" w14:textId="1F8A9D1F" w:rsidR="00DD7D44" w:rsidRDefault="00DD7D44" w:rsidP="00DD7D44">
            <w:pPr>
              <w:jc w:val="center"/>
            </w:pPr>
            <w:ins w:id="1437" w:author="Do Thanh Trung" w:date="2025-06-12T10:11:00Z" w16du:dateUtc="2025-06-12T03:11:00Z">
              <w:r w:rsidRPr="009640C2">
                <w:t>X</w:t>
              </w:r>
            </w:ins>
          </w:p>
        </w:tc>
        <w:tc>
          <w:tcPr>
            <w:tcW w:w="934" w:type="dxa"/>
            <w:shd w:val="clear" w:color="auto" w:fill="D1D1D1" w:themeFill="background2" w:themeFillShade="E6"/>
            <w:tcPrChange w:id="1438" w:author="Do Thanh Trung" w:date="2025-06-12T10:11:00Z" w16du:dateUtc="2025-06-12T03:11:00Z">
              <w:tcPr>
                <w:tcW w:w="934" w:type="dxa"/>
                <w:shd w:val="clear" w:color="auto" w:fill="D1D1D1" w:themeFill="background2" w:themeFillShade="E6"/>
              </w:tcPr>
            </w:tcPrChange>
          </w:tcPr>
          <w:p w14:paraId="7920FBFB" w14:textId="77777777" w:rsidR="00DD7D44" w:rsidRDefault="00DD7D44" w:rsidP="00DD7D44">
            <w:pPr>
              <w:jc w:val="center"/>
            </w:pPr>
          </w:p>
        </w:tc>
      </w:tr>
      <w:tr w:rsidR="00DD7D44" w14:paraId="37139201" w14:textId="77777777" w:rsidTr="00DD7D44">
        <w:tblPrEx>
          <w:tblW w:w="12468" w:type="dxa"/>
          <w:tblPrExChange w:id="1439" w:author="Do Thanh Trung" w:date="2025-06-12T10:11:00Z" w16du:dateUtc="2025-06-12T03:11:00Z">
            <w:tblPrEx>
              <w:tblW w:w="12468" w:type="dxa"/>
            </w:tblPrEx>
          </w:tblPrExChange>
        </w:tblPrEx>
        <w:trPr>
          <w:trHeight w:val="423"/>
          <w:trPrChange w:id="1440" w:author="Do Thanh Trung" w:date="2025-06-12T10:11:00Z" w16du:dateUtc="2025-06-12T03:11:00Z">
            <w:trPr>
              <w:trHeight w:val="423"/>
            </w:trPr>
          </w:trPrChange>
        </w:trPr>
        <w:tc>
          <w:tcPr>
            <w:tcW w:w="1705" w:type="dxa"/>
            <w:vMerge/>
            <w:tcPrChange w:id="1441" w:author="Do Thanh Trung" w:date="2025-06-12T10:11:00Z" w16du:dateUtc="2025-06-12T03:11:00Z">
              <w:tcPr>
                <w:tcW w:w="1705" w:type="dxa"/>
                <w:vMerge/>
              </w:tcPr>
            </w:tcPrChange>
          </w:tcPr>
          <w:p w14:paraId="378274FD" w14:textId="77777777" w:rsidR="00DD7D44" w:rsidRDefault="00DD7D44" w:rsidP="00DD7D44"/>
        </w:tc>
        <w:tc>
          <w:tcPr>
            <w:tcW w:w="4168" w:type="dxa"/>
            <w:tcPrChange w:id="1442" w:author="Do Thanh Trung" w:date="2025-06-12T10:11:00Z" w16du:dateUtc="2025-06-12T03:11:00Z">
              <w:tcPr>
                <w:tcW w:w="4168" w:type="dxa"/>
              </w:tcPr>
            </w:tcPrChange>
          </w:tcPr>
          <w:p w14:paraId="22CED9E4" w14:textId="77777777" w:rsidR="00DD7D44" w:rsidRDefault="00DD7D44" w:rsidP="00DD7D44">
            <w:pPr>
              <w:jc w:val="left"/>
            </w:pPr>
            <w:r>
              <w:t>Cài đặt Hạn mức theo nhóm ngành</w:t>
            </w:r>
          </w:p>
        </w:tc>
        <w:tc>
          <w:tcPr>
            <w:tcW w:w="688" w:type="dxa"/>
            <w:tcPrChange w:id="1443" w:author="Do Thanh Trung" w:date="2025-06-12T10:11:00Z" w16du:dateUtc="2025-06-12T03:11:00Z">
              <w:tcPr>
                <w:tcW w:w="688" w:type="dxa"/>
              </w:tcPr>
            </w:tcPrChange>
          </w:tcPr>
          <w:p w14:paraId="7489C5CF" w14:textId="2E866611" w:rsidR="00DD7D44" w:rsidRDefault="00DD7D44" w:rsidP="00DD7D44">
            <w:pPr>
              <w:jc w:val="center"/>
            </w:pPr>
            <w:r w:rsidRPr="00D10C2D">
              <w:t>X</w:t>
            </w:r>
          </w:p>
        </w:tc>
        <w:tc>
          <w:tcPr>
            <w:tcW w:w="889" w:type="dxa"/>
            <w:tcPrChange w:id="1444" w:author="Do Thanh Trung" w:date="2025-06-12T10:11:00Z" w16du:dateUtc="2025-06-12T03:11:00Z">
              <w:tcPr>
                <w:tcW w:w="889" w:type="dxa"/>
              </w:tcPr>
            </w:tcPrChange>
          </w:tcPr>
          <w:p w14:paraId="64768910" w14:textId="74A8C73F" w:rsidR="00DD7D44" w:rsidRDefault="00DD7D44" w:rsidP="00DD7D44">
            <w:pPr>
              <w:jc w:val="center"/>
            </w:pPr>
            <w:r w:rsidRPr="00D10C2D">
              <w:t>X</w:t>
            </w:r>
          </w:p>
        </w:tc>
        <w:tc>
          <w:tcPr>
            <w:tcW w:w="915" w:type="dxa"/>
            <w:tcPrChange w:id="1445" w:author="Do Thanh Trung" w:date="2025-06-12T10:11:00Z" w16du:dateUtc="2025-06-12T03:11:00Z">
              <w:tcPr>
                <w:tcW w:w="915" w:type="dxa"/>
              </w:tcPr>
            </w:tcPrChange>
          </w:tcPr>
          <w:p w14:paraId="32751630" w14:textId="2EA59D06" w:rsidR="00DD7D44" w:rsidRDefault="00DD7D44" w:rsidP="00DD7D44">
            <w:pPr>
              <w:jc w:val="center"/>
            </w:pPr>
            <w:r w:rsidRPr="00D10C2D">
              <w:t>X</w:t>
            </w:r>
          </w:p>
        </w:tc>
        <w:tc>
          <w:tcPr>
            <w:tcW w:w="719" w:type="dxa"/>
            <w:tcPrChange w:id="1446" w:author="Do Thanh Trung" w:date="2025-06-12T10:11:00Z" w16du:dateUtc="2025-06-12T03:11:00Z">
              <w:tcPr>
                <w:tcW w:w="719" w:type="dxa"/>
              </w:tcPr>
            </w:tcPrChange>
          </w:tcPr>
          <w:p w14:paraId="50E0EE14" w14:textId="45B10C24" w:rsidR="00DD7D44" w:rsidRDefault="00DD7D44" w:rsidP="00DD7D44">
            <w:pPr>
              <w:jc w:val="center"/>
            </w:pPr>
            <w:r w:rsidRPr="00D10C2D">
              <w:t>X</w:t>
            </w:r>
          </w:p>
        </w:tc>
        <w:tc>
          <w:tcPr>
            <w:tcW w:w="694" w:type="dxa"/>
            <w:tcPrChange w:id="1447" w:author="Do Thanh Trung" w:date="2025-06-12T10:11:00Z" w16du:dateUtc="2025-06-12T03:11:00Z">
              <w:tcPr>
                <w:tcW w:w="694" w:type="dxa"/>
              </w:tcPr>
            </w:tcPrChange>
          </w:tcPr>
          <w:p w14:paraId="601A4969" w14:textId="4419BBE5" w:rsidR="00DD7D44" w:rsidRDefault="00DD7D44" w:rsidP="00DD7D44">
            <w:pPr>
              <w:jc w:val="center"/>
            </w:pPr>
            <w:r w:rsidRPr="00D10C2D">
              <w:t>X</w:t>
            </w:r>
          </w:p>
        </w:tc>
        <w:tc>
          <w:tcPr>
            <w:tcW w:w="822" w:type="dxa"/>
            <w:tcPrChange w:id="1448" w:author="Do Thanh Trung" w:date="2025-06-12T10:11:00Z" w16du:dateUtc="2025-06-12T03:11:00Z">
              <w:tcPr>
                <w:tcW w:w="822" w:type="dxa"/>
              </w:tcPr>
            </w:tcPrChange>
          </w:tcPr>
          <w:p w14:paraId="6B7F1A4F" w14:textId="0907602B" w:rsidR="00DD7D44" w:rsidRDefault="00DD7D44" w:rsidP="00DD7D44">
            <w:pPr>
              <w:jc w:val="center"/>
            </w:pPr>
            <w:r w:rsidRPr="00D10C2D">
              <w:t>X</w:t>
            </w:r>
          </w:p>
        </w:tc>
        <w:tc>
          <w:tcPr>
            <w:tcW w:w="934" w:type="dxa"/>
            <w:tcPrChange w:id="1449" w:author="Do Thanh Trung" w:date="2025-06-12T10:11:00Z" w16du:dateUtc="2025-06-12T03:11:00Z">
              <w:tcPr>
                <w:tcW w:w="934" w:type="dxa"/>
                <w:shd w:val="clear" w:color="auto" w:fill="D1D1D1" w:themeFill="background2" w:themeFillShade="E6"/>
              </w:tcPr>
            </w:tcPrChange>
          </w:tcPr>
          <w:p w14:paraId="41170FCB" w14:textId="23BA6230" w:rsidR="00DD7D44" w:rsidRDefault="00DD7D44" w:rsidP="00DD7D44">
            <w:pPr>
              <w:jc w:val="center"/>
            </w:pPr>
            <w:ins w:id="1450" w:author="Do Thanh Trung" w:date="2025-06-12T10:11:00Z" w16du:dateUtc="2025-06-12T03:11:00Z">
              <w:r w:rsidRPr="009640C2">
                <w:t>X</w:t>
              </w:r>
            </w:ins>
          </w:p>
        </w:tc>
        <w:tc>
          <w:tcPr>
            <w:tcW w:w="934" w:type="dxa"/>
            <w:shd w:val="clear" w:color="auto" w:fill="D1D1D1" w:themeFill="background2" w:themeFillShade="E6"/>
            <w:tcPrChange w:id="1451" w:author="Do Thanh Trung" w:date="2025-06-12T10:11:00Z" w16du:dateUtc="2025-06-12T03:11:00Z">
              <w:tcPr>
                <w:tcW w:w="934" w:type="dxa"/>
                <w:shd w:val="clear" w:color="auto" w:fill="D1D1D1" w:themeFill="background2" w:themeFillShade="E6"/>
              </w:tcPr>
            </w:tcPrChange>
          </w:tcPr>
          <w:p w14:paraId="2CC5B092" w14:textId="77777777" w:rsidR="00DD7D44" w:rsidRDefault="00DD7D44" w:rsidP="00DD7D44">
            <w:pPr>
              <w:jc w:val="center"/>
            </w:pPr>
          </w:p>
        </w:tc>
      </w:tr>
      <w:tr w:rsidR="00DD7D44" w14:paraId="60307BCA" w14:textId="77777777" w:rsidTr="00DD7D44">
        <w:tblPrEx>
          <w:tblW w:w="12468" w:type="dxa"/>
          <w:tblPrExChange w:id="1452" w:author="Do Thanh Trung" w:date="2025-06-12T10:11:00Z" w16du:dateUtc="2025-06-12T03:11:00Z">
            <w:tblPrEx>
              <w:tblW w:w="12468" w:type="dxa"/>
            </w:tblPrEx>
          </w:tblPrExChange>
        </w:tblPrEx>
        <w:trPr>
          <w:trHeight w:val="71"/>
          <w:trPrChange w:id="1453" w:author="Do Thanh Trung" w:date="2025-06-12T10:11:00Z" w16du:dateUtc="2025-06-12T03:11:00Z">
            <w:trPr>
              <w:trHeight w:val="71"/>
            </w:trPr>
          </w:trPrChange>
        </w:trPr>
        <w:tc>
          <w:tcPr>
            <w:tcW w:w="1705" w:type="dxa"/>
            <w:vMerge/>
            <w:tcPrChange w:id="1454" w:author="Do Thanh Trung" w:date="2025-06-12T10:11:00Z" w16du:dateUtc="2025-06-12T03:11:00Z">
              <w:tcPr>
                <w:tcW w:w="1705" w:type="dxa"/>
                <w:vMerge/>
              </w:tcPr>
            </w:tcPrChange>
          </w:tcPr>
          <w:p w14:paraId="04D4F65A" w14:textId="77777777" w:rsidR="00DD7D44" w:rsidRDefault="00DD7D44" w:rsidP="00DD7D44"/>
        </w:tc>
        <w:tc>
          <w:tcPr>
            <w:tcW w:w="4168" w:type="dxa"/>
            <w:tcPrChange w:id="1455" w:author="Do Thanh Trung" w:date="2025-06-12T10:11:00Z" w16du:dateUtc="2025-06-12T03:11:00Z">
              <w:tcPr>
                <w:tcW w:w="4168" w:type="dxa"/>
              </w:tcPr>
            </w:tcPrChange>
          </w:tcPr>
          <w:p w14:paraId="78FB80D5" w14:textId="77777777" w:rsidR="00DD7D44" w:rsidRDefault="00DD7D44" w:rsidP="00DD7D44">
            <w:pPr>
              <w:jc w:val="left"/>
            </w:pPr>
            <w:r>
              <w:t>Cài đặt Danh mục nhóm công ty liên quan</w:t>
            </w:r>
          </w:p>
        </w:tc>
        <w:tc>
          <w:tcPr>
            <w:tcW w:w="688" w:type="dxa"/>
            <w:tcPrChange w:id="1456" w:author="Do Thanh Trung" w:date="2025-06-12T10:11:00Z" w16du:dateUtc="2025-06-12T03:11:00Z">
              <w:tcPr>
                <w:tcW w:w="688" w:type="dxa"/>
              </w:tcPr>
            </w:tcPrChange>
          </w:tcPr>
          <w:p w14:paraId="638A56AD" w14:textId="75065EBB" w:rsidR="00DD7D44" w:rsidRDefault="00DD7D44" w:rsidP="00DD7D44">
            <w:pPr>
              <w:jc w:val="center"/>
            </w:pPr>
            <w:r w:rsidRPr="00D10C2D">
              <w:t>X</w:t>
            </w:r>
          </w:p>
        </w:tc>
        <w:tc>
          <w:tcPr>
            <w:tcW w:w="889" w:type="dxa"/>
            <w:tcPrChange w:id="1457" w:author="Do Thanh Trung" w:date="2025-06-12T10:11:00Z" w16du:dateUtc="2025-06-12T03:11:00Z">
              <w:tcPr>
                <w:tcW w:w="889" w:type="dxa"/>
              </w:tcPr>
            </w:tcPrChange>
          </w:tcPr>
          <w:p w14:paraId="4D2C08E2" w14:textId="09F0BC9E" w:rsidR="00DD7D44" w:rsidRDefault="00DD7D44" w:rsidP="00DD7D44">
            <w:pPr>
              <w:jc w:val="center"/>
            </w:pPr>
            <w:r w:rsidRPr="00D10C2D">
              <w:t>X</w:t>
            </w:r>
          </w:p>
        </w:tc>
        <w:tc>
          <w:tcPr>
            <w:tcW w:w="915" w:type="dxa"/>
            <w:tcPrChange w:id="1458" w:author="Do Thanh Trung" w:date="2025-06-12T10:11:00Z" w16du:dateUtc="2025-06-12T03:11:00Z">
              <w:tcPr>
                <w:tcW w:w="915" w:type="dxa"/>
              </w:tcPr>
            </w:tcPrChange>
          </w:tcPr>
          <w:p w14:paraId="2D5D9E5E" w14:textId="2285B0BE" w:rsidR="00DD7D44" w:rsidRDefault="00DD7D44" w:rsidP="00DD7D44">
            <w:pPr>
              <w:jc w:val="center"/>
            </w:pPr>
            <w:r w:rsidRPr="00D10C2D">
              <w:t>X</w:t>
            </w:r>
          </w:p>
        </w:tc>
        <w:tc>
          <w:tcPr>
            <w:tcW w:w="719" w:type="dxa"/>
            <w:tcPrChange w:id="1459" w:author="Do Thanh Trung" w:date="2025-06-12T10:11:00Z" w16du:dateUtc="2025-06-12T03:11:00Z">
              <w:tcPr>
                <w:tcW w:w="719" w:type="dxa"/>
              </w:tcPr>
            </w:tcPrChange>
          </w:tcPr>
          <w:p w14:paraId="7B9154EF" w14:textId="342B9047" w:rsidR="00DD7D44" w:rsidRDefault="00DD7D44" w:rsidP="00DD7D44">
            <w:pPr>
              <w:jc w:val="center"/>
            </w:pPr>
            <w:r w:rsidRPr="00D10C2D">
              <w:t>X</w:t>
            </w:r>
          </w:p>
        </w:tc>
        <w:tc>
          <w:tcPr>
            <w:tcW w:w="694" w:type="dxa"/>
            <w:tcPrChange w:id="1460" w:author="Do Thanh Trung" w:date="2025-06-12T10:11:00Z" w16du:dateUtc="2025-06-12T03:11:00Z">
              <w:tcPr>
                <w:tcW w:w="694" w:type="dxa"/>
              </w:tcPr>
            </w:tcPrChange>
          </w:tcPr>
          <w:p w14:paraId="11745E65" w14:textId="2A4A2772" w:rsidR="00DD7D44" w:rsidRDefault="00DD7D44" w:rsidP="00DD7D44">
            <w:pPr>
              <w:jc w:val="center"/>
            </w:pPr>
            <w:r w:rsidRPr="00D10C2D">
              <w:t>X</w:t>
            </w:r>
          </w:p>
        </w:tc>
        <w:tc>
          <w:tcPr>
            <w:tcW w:w="822" w:type="dxa"/>
            <w:tcPrChange w:id="1461" w:author="Do Thanh Trung" w:date="2025-06-12T10:11:00Z" w16du:dateUtc="2025-06-12T03:11:00Z">
              <w:tcPr>
                <w:tcW w:w="822" w:type="dxa"/>
              </w:tcPr>
            </w:tcPrChange>
          </w:tcPr>
          <w:p w14:paraId="38560F0D" w14:textId="7B0101CC" w:rsidR="00DD7D44" w:rsidRDefault="00DD7D44" w:rsidP="00DD7D44">
            <w:pPr>
              <w:jc w:val="center"/>
            </w:pPr>
            <w:r w:rsidRPr="00D10C2D">
              <w:t>X</w:t>
            </w:r>
          </w:p>
        </w:tc>
        <w:tc>
          <w:tcPr>
            <w:tcW w:w="934" w:type="dxa"/>
            <w:tcPrChange w:id="1462" w:author="Do Thanh Trung" w:date="2025-06-12T10:11:00Z" w16du:dateUtc="2025-06-12T03:11:00Z">
              <w:tcPr>
                <w:tcW w:w="934" w:type="dxa"/>
                <w:shd w:val="clear" w:color="auto" w:fill="D1D1D1" w:themeFill="background2" w:themeFillShade="E6"/>
              </w:tcPr>
            </w:tcPrChange>
          </w:tcPr>
          <w:p w14:paraId="14E88616" w14:textId="4055A08E" w:rsidR="00DD7D44" w:rsidRDefault="00DD7D44" w:rsidP="00DD7D44">
            <w:pPr>
              <w:jc w:val="center"/>
            </w:pPr>
            <w:ins w:id="1463" w:author="Do Thanh Trung" w:date="2025-06-12T10:11:00Z" w16du:dateUtc="2025-06-12T03:11:00Z">
              <w:r w:rsidRPr="009640C2">
                <w:t>X</w:t>
              </w:r>
            </w:ins>
          </w:p>
        </w:tc>
        <w:tc>
          <w:tcPr>
            <w:tcW w:w="934" w:type="dxa"/>
            <w:shd w:val="clear" w:color="auto" w:fill="D1D1D1" w:themeFill="background2" w:themeFillShade="E6"/>
            <w:tcPrChange w:id="1464" w:author="Do Thanh Trung" w:date="2025-06-12T10:11:00Z" w16du:dateUtc="2025-06-12T03:11:00Z">
              <w:tcPr>
                <w:tcW w:w="934" w:type="dxa"/>
                <w:shd w:val="clear" w:color="auto" w:fill="D1D1D1" w:themeFill="background2" w:themeFillShade="E6"/>
              </w:tcPr>
            </w:tcPrChange>
          </w:tcPr>
          <w:p w14:paraId="376CB38A" w14:textId="77777777" w:rsidR="00DD7D44" w:rsidRDefault="00DD7D44" w:rsidP="00DD7D44">
            <w:pPr>
              <w:jc w:val="center"/>
            </w:pPr>
          </w:p>
        </w:tc>
      </w:tr>
      <w:tr w:rsidR="00DD7D44" w14:paraId="262F9E1A" w14:textId="77777777" w:rsidTr="00DD7D44">
        <w:tblPrEx>
          <w:tblW w:w="12468" w:type="dxa"/>
          <w:tblPrExChange w:id="1465" w:author="Do Thanh Trung" w:date="2025-06-12T10:11:00Z" w16du:dateUtc="2025-06-12T03:11:00Z">
            <w:tblPrEx>
              <w:tblW w:w="12468" w:type="dxa"/>
            </w:tblPrEx>
          </w:tblPrExChange>
        </w:tblPrEx>
        <w:trPr>
          <w:trHeight w:val="423"/>
          <w:trPrChange w:id="1466" w:author="Do Thanh Trung" w:date="2025-06-12T10:11:00Z" w16du:dateUtc="2025-06-12T03:11:00Z">
            <w:trPr>
              <w:trHeight w:val="423"/>
            </w:trPr>
          </w:trPrChange>
        </w:trPr>
        <w:tc>
          <w:tcPr>
            <w:tcW w:w="1705" w:type="dxa"/>
            <w:vMerge/>
            <w:tcPrChange w:id="1467" w:author="Do Thanh Trung" w:date="2025-06-12T10:11:00Z" w16du:dateUtc="2025-06-12T03:11:00Z">
              <w:tcPr>
                <w:tcW w:w="1705" w:type="dxa"/>
                <w:vMerge/>
              </w:tcPr>
            </w:tcPrChange>
          </w:tcPr>
          <w:p w14:paraId="3F09D93D" w14:textId="77777777" w:rsidR="00DD7D44" w:rsidRDefault="00DD7D44" w:rsidP="00DD7D44"/>
        </w:tc>
        <w:tc>
          <w:tcPr>
            <w:tcW w:w="4168" w:type="dxa"/>
            <w:tcPrChange w:id="1468" w:author="Do Thanh Trung" w:date="2025-06-12T10:11:00Z" w16du:dateUtc="2025-06-12T03:11:00Z">
              <w:tcPr>
                <w:tcW w:w="4168" w:type="dxa"/>
              </w:tcPr>
            </w:tcPrChange>
          </w:tcPr>
          <w:p w14:paraId="77DFBF5D" w14:textId="77777777" w:rsidR="00DD7D44" w:rsidRDefault="00DD7D44" w:rsidP="00DD7D44">
            <w:pPr>
              <w:jc w:val="left"/>
            </w:pPr>
            <w:r>
              <w:t>Cài đặt nhân viên quản lý tài khoản</w:t>
            </w:r>
          </w:p>
        </w:tc>
        <w:tc>
          <w:tcPr>
            <w:tcW w:w="688" w:type="dxa"/>
            <w:tcPrChange w:id="1469" w:author="Do Thanh Trung" w:date="2025-06-12T10:11:00Z" w16du:dateUtc="2025-06-12T03:11:00Z">
              <w:tcPr>
                <w:tcW w:w="688" w:type="dxa"/>
              </w:tcPr>
            </w:tcPrChange>
          </w:tcPr>
          <w:p w14:paraId="5DBD5A8E" w14:textId="106D33DB" w:rsidR="00DD7D44" w:rsidRDefault="00DD7D44" w:rsidP="00DD7D44">
            <w:pPr>
              <w:jc w:val="center"/>
            </w:pPr>
            <w:r w:rsidRPr="00D10C2D">
              <w:t>X</w:t>
            </w:r>
          </w:p>
        </w:tc>
        <w:tc>
          <w:tcPr>
            <w:tcW w:w="889" w:type="dxa"/>
            <w:tcPrChange w:id="1470" w:author="Do Thanh Trung" w:date="2025-06-12T10:11:00Z" w16du:dateUtc="2025-06-12T03:11:00Z">
              <w:tcPr>
                <w:tcW w:w="889" w:type="dxa"/>
              </w:tcPr>
            </w:tcPrChange>
          </w:tcPr>
          <w:p w14:paraId="4447D885" w14:textId="7380BAA8" w:rsidR="00DD7D44" w:rsidRDefault="00DD7D44" w:rsidP="00DD7D44">
            <w:pPr>
              <w:jc w:val="center"/>
            </w:pPr>
            <w:r w:rsidRPr="00D10C2D">
              <w:t>X</w:t>
            </w:r>
          </w:p>
        </w:tc>
        <w:tc>
          <w:tcPr>
            <w:tcW w:w="915" w:type="dxa"/>
            <w:tcPrChange w:id="1471" w:author="Do Thanh Trung" w:date="2025-06-12T10:11:00Z" w16du:dateUtc="2025-06-12T03:11:00Z">
              <w:tcPr>
                <w:tcW w:w="915" w:type="dxa"/>
              </w:tcPr>
            </w:tcPrChange>
          </w:tcPr>
          <w:p w14:paraId="134A457A" w14:textId="7DDA4063" w:rsidR="00DD7D44" w:rsidRDefault="00DD7D44" w:rsidP="00DD7D44">
            <w:pPr>
              <w:jc w:val="center"/>
            </w:pPr>
            <w:r w:rsidRPr="00D10C2D">
              <w:t>X</w:t>
            </w:r>
          </w:p>
        </w:tc>
        <w:tc>
          <w:tcPr>
            <w:tcW w:w="719" w:type="dxa"/>
            <w:tcPrChange w:id="1472" w:author="Do Thanh Trung" w:date="2025-06-12T10:11:00Z" w16du:dateUtc="2025-06-12T03:11:00Z">
              <w:tcPr>
                <w:tcW w:w="719" w:type="dxa"/>
              </w:tcPr>
            </w:tcPrChange>
          </w:tcPr>
          <w:p w14:paraId="23582706" w14:textId="064ACD69" w:rsidR="00DD7D44" w:rsidRDefault="00DD7D44" w:rsidP="00DD7D44">
            <w:pPr>
              <w:jc w:val="center"/>
            </w:pPr>
            <w:r w:rsidRPr="00D10C2D">
              <w:t>X</w:t>
            </w:r>
          </w:p>
        </w:tc>
        <w:tc>
          <w:tcPr>
            <w:tcW w:w="694" w:type="dxa"/>
            <w:tcPrChange w:id="1473" w:author="Do Thanh Trung" w:date="2025-06-12T10:11:00Z" w16du:dateUtc="2025-06-12T03:11:00Z">
              <w:tcPr>
                <w:tcW w:w="694" w:type="dxa"/>
              </w:tcPr>
            </w:tcPrChange>
          </w:tcPr>
          <w:p w14:paraId="07DDD285" w14:textId="79D7FF6D" w:rsidR="00DD7D44" w:rsidRDefault="00DD7D44" w:rsidP="00DD7D44">
            <w:pPr>
              <w:jc w:val="center"/>
            </w:pPr>
            <w:r w:rsidRPr="00D10C2D">
              <w:t>X</w:t>
            </w:r>
          </w:p>
        </w:tc>
        <w:tc>
          <w:tcPr>
            <w:tcW w:w="822" w:type="dxa"/>
            <w:tcPrChange w:id="1474" w:author="Do Thanh Trung" w:date="2025-06-12T10:11:00Z" w16du:dateUtc="2025-06-12T03:11:00Z">
              <w:tcPr>
                <w:tcW w:w="822" w:type="dxa"/>
              </w:tcPr>
            </w:tcPrChange>
          </w:tcPr>
          <w:p w14:paraId="63E1FAC7" w14:textId="70AEE771" w:rsidR="00DD7D44" w:rsidRDefault="00DD7D44" w:rsidP="00DD7D44">
            <w:pPr>
              <w:jc w:val="center"/>
            </w:pPr>
            <w:r w:rsidRPr="00D10C2D">
              <w:t>X</w:t>
            </w:r>
          </w:p>
        </w:tc>
        <w:tc>
          <w:tcPr>
            <w:tcW w:w="934" w:type="dxa"/>
            <w:tcPrChange w:id="1475" w:author="Do Thanh Trung" w:date="2025-06-12T10:11:00Z" w16du:dateUtc="2025-06-12T03:11:00Z">
              <w:tcPr>
                <w:tcW w:w="934" w:type="dxa"/>
                <w:shd w:val="clear" w:color="auto" w:fill="D1D1D1" w:themeFill="background2" w:themeFillShade="E6"/>
              </w:tcPr>
            </w:tcPrChange>
          </w:tcPr>
          <w:p w14:paraId="17C34865" w14:textId="2FFD4E9D" w:rsidR="00DD7D44" w:rsidRDefault="00DD7D44" w:rsidP="00DD7D44">
            <w:pPr>
              <w:jc w:val="center"/>
            </w:pPr>
            <w:ins w:id="1476" w:author="Do Thanh Trung" w:date="2025-06-12T10:11:00Z" w16du:dateUtc="2025-06-12T03:11:00Z">
              <w:r w:rsidRPr="009640C2">
                <w:t>X</w:t>
              </w:r>
            </w:ins>
          </w:p>
        </w:tc>
        <w:tc>
          <w:tcPr>
            <w:tcW w:w="934" w:type="dxa"/>
            <w:shd w:val="clear" w:color="auto" w:fill="D1D1D1" w:themeFill="background2" w:themeFillShade="E6"/>
            <w:tcPrChange w:id="1477" w:author="Do Thanh Trung" w:date="2025-06-12T10:11:00Z" w16du:dateUtc="2025-06-12T03:11:00Z">
              <w:tcPr>
                <w:tcW w:w="934" w:type="dxa"/>
                <w:shd w:val="clear" w:color="auto" w:fill="D1D1D1" w:themeFill="background2" w:themeFillShade="E6"/>
              </w:tcPr>
            </w:tcPrChange>
          </w:tcPr>
          <w:p w14:paraId="39BD1732" w14:textId="77777777" w:rsidR="00DD7D44" w:rsidRDefault="00DD7D44" w:rsidP="00DD7D44">
            <w:pPr>
              <w:jc w:val="center"/>
            </w:pPr>
          </w:p>
        </w:tc>
      </w:tr>
      <w:tr w:rsidR="00DD7D44" w14:paraId="58991F06" w14:textId="77777777" w:rsidTr="00DD7D44">
        <w:tblPrEx>
          <w:tblW w:w="12468" w:type="dxa"/>
          <w:tblPrExChange w:id="1478" w:author="Do Thanh Trung" w:date="2025-06-12T10:11:00Z" w16du:dateUtc="2025-06-12T03:11:00Z">
            <w:tblPrEx>
              <w:tblW w:w="12468" w:type="dxa"/>
            </w:tblPrEx>
          </w:tblPrExChange>
        </w:tblPrEx>
        <w:trPr>
          <w:trHeight w:val="423"/>
          <w:trPrChange w:id="1479" w:author="Do Thanh Trung" w:date="2025-06-12T10:11:00Z" w16du:dateUtc="2025-06-12T03:11:00Z">
            <w:trPr>
              <w:trHeight w:val="423"/>
            </w:trPr>
          </w:trPrChange>
        </w:trPr>
        <w:tc>
          <w:tcPr>
            <w:tcW w:w="1705" w:type="dxa"/>
            <w:vMerge w:val="restart"/>
            <w:tcPrChange w:id="1480" w:author="Do Thanh Trung" w:date="2025-06-12T10:11:00Z" w16du:dateUtc="2025-06-12T03:11:00Z">
              <w:tcPr>
                <w:tcW w:w="1705" w:type="dxa"/>
                <w:vMerge w:val="restart"/>
              </w:tcPr>
            </w:tcPrChange>
          </w:tcPr>
          <w:p w14:paraId="0BD1031F" w14:textId="77777777" w:rsidR="00DD7D44" w:rsidRDefault="00DD7D44" w:rsidP="00DD7D44">
            <w:r>
              <w:t>Thực hiện đầu tư chứng khoán</w:t>
            </w:r>
          </w:p>
        </w:tc>
        <w:tc>
          <w:tcPr>
            <w:tcW w:w="4168" w:type="dxa"/>
            <w:tcPrChange w:id="1481" w:author="Do Thanh Trung" w:date="2025-06-12T10:11:00Z" w16du:dateUtc="2025-06-12T03:11:00Z">
              <w:tcPr>
                <w:tcW w:w="4168" w:type="dxa"/>
              </w:tcPr>
            </w:tcPrChange>
          </w:tcPr>
          <w:p w14:paraId="6C716E29" w14:textId="77777777" w:rsidR="00DD7D44" w:rsidRDefault="00DD7D44" w:rsidP="00DD7D44">
            <w:pPr>
              <w:jc w:val="left"/>
            </w:pPr>
            <w:r>
              <w:t>Cập nhật Danh mục đầu tư</w:t>
            </w:r>
          </w:p>
        </w:tc>
        <w:tc>
          <w:tcPr>
            <w:tcW w:w="688" w:type="dxa"/>
            <w:tcPrChange w:id="1482" w:author="Do Thanh Trung" w:date="2025-06-12T10:11:00Z" w16du:dateUtc="2025-06-12T03:11:00Z">
              <w:tcPr>
                <w:tcW w:w="688" w:type="dxa"/>
              </w:tcPr>
            </w:tcPrChange>
          </w:tcPr>
          <w:p w14:paraId="569C1A0C" w14:textId="486B1F37" w:rsidR="00DD7D44" w:rsidRDefault="00DD7D44" w:rsidP="00DD7D44">
            <w:pPr>
              <w:jc w:val="center"/>
            </w:pPr>
            <w:r w:rsidRPr="00D10C2D">
              <w:t>X</w:t>
            </w:r>
          </w:p>
        </w:tc>
        <w:tc>
          <w:tcPr>
            <w:tcW w:w="889" w:type="dxa"/>
            <w:tcPrChange w:id="1483" w:author="Do Thanh Trung" w:date="2025-06-12T10:11:00Z" w16du:dateUtc="2025-06-12T03:11:00Z">
              <w:tcPr>
                <w:tcW w:w="889" w:type="dxa"/>
              </w:tcPr>
            </w:tcPrChange>
          </w:tcPr>
          <w:p w14:paraId="3DA021A4" w14:textId="2C85C741" w:rsidR="00DD7D44" w:rsidRDefault="00DD7D44" w:rsidP="00DD7D44">
            <w:pPr>
              <w:jc w:val="center"/>
            </w:pPr>
            <w:r w:rsidRPr="00D10C2D">
              <w:t>X</w:t>
            </w:r>
          </w:p>
        </w:tc>
        <w:tc>
          <w:tcPr>
            <w:tcW w:w="915" w:type="dxa"/>
            <w:tcPrChange w:id="1484" w:author="Do Thanh Trung" w:date="2025-06-12T10:11:00Z" w16du:dateUtc="2025-06-12T03:11:00Z">
              <w:tcPr>
                <w:tcW w:w="915" w:type="dxa"/>
              </w:tcPr>
            </w:tcPrChange>
          </w:tcPr>
          <w:p w14:paraId="43375DE7" w14:textId="38E50E3A" w:rsidR="00DD7D44" w:rsidRDefault="00DD7D44" w:rsidP="00DD7D44">
            <w:pPr>
              <w:jc w:val="center"/>
            </w:pPr>
            <w:r w:rsidRPr="00D10C2D">
              <w:t>X</w:t>
            </w:r>
          </w:p>
        </w:tc>
        <w:tc>
          <w:tcPr>
            <w:tcW w:w="719" w:type="dxa"/>
            <w:tcPrChange w:id="1485" w:author="Do Thanh Trung" w:date="2025-06-12T10:11:00Z" w16du:dateUtc="2025-06-12T03:11:00Z">
              <w:tcPr>
                <w:tcW w:w="719" w:type="dxa"/>
              </w:tcPr>
            </w:tcPrChange>
          </w:tcPr>
          <w:p w14:paraId="3E1A5224" w14:textId="7EB6F1E8" w:rsidR="00DD7D44" w:rsidRDefault="00DD7D44" w:rsidP="00DD7D44">
            <w:pPr>
              <w:jc w:val="center"/>
            </w:pPr>
            <w:r w:rsidRPr="00D10C2D">
              <w:t>X</w:t>
            </w:r>
          </w:p>
        </w:tc>
        <w:tc>
          <w:tcPr>
            <w:tcW w:w="694" w:type="dxa"/>
            <w:tcPrChange w:id="1486" w:author="Do Thanh Trung" w:date="2025-06-12T10:11:00Z" w16du:dateUtc="2025-06-12T03:11:00Z">
              <w:tcPr>
                <w:tcW w:w="694" w:type="dxa"/>
              </w:tcPr>
            </w:tcPrChange>
          </w:tcPr>
          <w:p w14:paraId="12CE0626" w14:textId="6E6EEF95" w:rsidR="00DD7D44" w:rsidRDefault="00DD7D44" w:rsidP="00DD7D44">
            <w:pPr>
              <w:jc w:val="center"/>
            </w:pPr>
            <w:r w:rsidRPr="00D10C2D">
              <w:t>X</w:t>
            </w:r>
          </w:p>
        </w:tc>
        <w:tc>
          <w:tcPr>
            <w:tcW w:w="822" w:type="dxa"/>
            <w:tcPrChange w:id="1487" w:author="Do Thanh Trung" w:date="2025-06-12T10:11:00Z" w16du:dateUtc="2025-06-12T03:11:00Z">
              <w:tcPr>
                <w:tcW w:w="822" w:type="dxa"/>
              </w:tcPr>
            </w:tcPrChange>
          </w:tcPr>
          <w:p w14:paraId="04CE95D5" w14:textId="00F1CF78" w:rsidR="00DD7D44" w:rsidRDefault="00DD7D44" w:rsidP="00DD7D44">
            <w:pPr>
              <w:jc w:val="center"/>
            </w:pPr>
            <w:r w:rsidRPr="00D10C2D">
              <w:t>X</w:t>
            </w:r>
          </w:p>
        </w:tc>
        <w:tc>
          <w:tcPr>
            <w:tcW w:w="934" w:type="dxa"/>
            <w:tcPrChange w:id="1488" w:author="Do Thanh Trung" w:date="2025-06-12T10:11:00Z" w16du:dateUtc="2025-06-12T03:11:00Z">
              <w:tcPr>
                <w:tcW w:w="934" w:type="dxa"/>
                <w:shd w:val="clear" w:color="auto" w:fill="D1D1D1" w:themeFill="background2" w:themeFillShade="E6"/>
              </w:tcPr>
            </w:tcPrChange>
          </w:tcPr>
          <w:p w14:paraId="0ED468B1" w14:textId="23BDAD83" w:rsidR="00DD7D44" w:rsidRDefault="00DD7D44" w:rsidP="00DD7D44">
            <w:pPr>
              <w:jc w:val="center"/>
            </w:pPr>
            <w:ins w:id="1489" w:author="Do Thanh Trung" w:date="2025-06-12T10:11:00Z" w16du:dateUtc="2025-06-12T03:11:00Z">
              <w:r w:rsidRPr="009640C2">
                <w:t>X</w:t>
              </w:r>
            </w:ins>
          </w:p>
        </w:tc>
        <w:tc>
          <w:tcPr>
            <w:tcW w:w="934" w:type="dxa"/>
            <w:shd w:val="clear" w:color="auto" w:fill="D1D1D1" w:themeFill="background2" w:themeFillShade="E6"/>
            <w:tcPrChange w:id="1490" w:author="Do Thanh Trung" w:date="2025-06-12T10:11:00Z" w16du:dateUtc="2025-06-12T03:11:00Z">
              <w:tcPr>
                <w:tcW w:w="934" w:type="dxa"/>
                <w:shd w:val="clear" w:color="auto" w:fill="D1D1D1" w:themeFill="background2" w:themeFillShade="E6"/>
              </w:tcPr>
            </w:tcPrChange>
          </w:tcPr>
          <w:p w14:paraId="05C102E8" w14:textId="77777777" w:rsidR="00DD7D44" w:rsidRDefault="00DD7D44" w:rsidP="00DD7D44">
            <w:pPr>
              <w:jc w:val="center"/>
            </w:pPr>
          </w:p>
        </w:tc>
      </w:tr>
      <w:tr w:rsidR="00DD7D44" w14:paraId="3570E04F" w14:textId="77777777" w:rsidTr="00DD7D44">
        <w:tblPrEx>
          <w:tblW w:w="12468" w:type="dxa"/>
          <w:tblPrExChange w:id="1491" w:author="Do Thanh Trung" w:date="2025-06-12T10:11:00Z" w16du:dateUtc="2025-06-12T03:11:00Z">
            <w:tblPrEx>
              <w:tblW w:w="12468" w:type="dxa"/>
            </w:tblPrEx>
          </w:tblPrExChange>
        </w:tblPrEx>
        <w:trPr>
          <w:trHeight w:val="423"/>
          <w:trPrChange w:id="1492" w:author="Do Thanh Trung" w:date="2025-06-12T10:11:00Z" w16du:dateUtc="2025-06-12T03:11:00Z">
            <w:trPr>
              <w:trHeight w:val="423"/>
            </w:trPr>
          </w:trPrChange>
        </w:trPr>
        <w:tc>
          <w:tcPr>
            <w:tcW w:w="1705" w:type="dxa"/>
            <w:vMerge/>
            <w:tcPrChange w:id="1493" w:author="Do Thanh Trung" w:date="2025-06-12T10:11:00Z" w16du:dateUtc="2025-06-12T03:11:00Z">
              <w:tcPr>
                <w:tcW w:w="1705" w:type="dxa"/>
                <w:vMerge/>
              </w:tcPr>
            </w:tcPrChange>
          </w:tcPr>
          <w:p w14:paraId="0548117C" w14:textId="77777777" w:rsidR="00DD7D44" w:rsidRDefault="00DD7D44" w:rsidP="00DD7D44"/>
        </w:tc>
        <w:tc>
          <w:tcPr>
            <w:tcW w:w="4168" w:type="dxa"/>
            <w:tcPrChange w:id="1494" w:author="Do Thanh Trung" w:date="2025-06-12T10:11:00Z" w16du:dateUtc="2025-06-12T03:11:00Z">
              <w:tcPr>
                <w:tcW w:w="4168" w:type="dxa"/>
              </w:tcPr>
            </w:tcPrChange>
          </w:tcPr>
          <w:p w14:paraId="38D36F87" w14:textId="77777777" w:rsidR="00DD7D44" w:rsidRDefault="00DD7D44" w:rsidP="00DD7D44">
            <w:pPr>
              <w:jc w:val="left"/>
            </w:pPr>
            <w:r>
              <w:t>Thực hiện giao dịch</w:t>
            </w:r>
          </w:p>
        </w:tc>
        <w:tc>
          <w:tcPr>
            <w:tcW w:w="688" w:type="dxa"/>
            <w:tcPrChange w:id="1495" w:author="Do Thanh Trung" w:date="2025-06-12T10:11:00Z" w16du:dateUtc="2025-06-12T03:11:00Z">
              <w:tcPr>
                <w:tcW w:w="688" w:type="dxa"/>
              </w:tcPr>
            </w:tcPrChange>
          </w:tcPr>
          <w:p w14:paraId="226A71B3" w14:textId="509965D5" w:rsidR="00DD7D44" w:rsidRDefault="00DD7D44" w:rsidP="00DD7D44">
            <w:pPr>
              <w:jc w:val="center"/>
            </w:pPr>
            <w:r w:rsidRPr="00D10C2D">
              <w:t>X</w:t>
            </w:r>
          </w:p>
        </w:tc>
        <w:tc>
          <w:tcPr>
            <w:tcW w:w="889" w:type="dxa"/>
            <w:tcPrChange w:id="1496" w:author="Do Thanh Trung" w:date="2025-06-12T10:11:00Z" w16du:dateUtc="2025-06-12T03:11:00Z">
              <w:tcPr>
                <w:tcW w:w="889" w:type="dxa"/>
              </w:tcPr>
            </w:tcPrChange>
          </w:tcPr>
          <w:p w14:paraId="6898A9D4" w14:textId="7A3F0106" w:rsidR="00DD7D44" w:rsidRDefault="00DD7D44" w:rsidP="00DD7D44">
            <w:pPr>
              <w:jc w:val="center"/>
            </w:pPr>
            <w:r w:rsidRPr="00D10C2D">
              <w:t>X</w:t>
            </w:r>
          </w:p>
        </w:tc>
        <w:tc>
          <w:tcPr>
            <w:tcW w:w="915" w:type="dxa"/>
            <w:tcPrChange w:id="1497" w:author="Do Thanh Trung" w:date="2025-06-12T10:11:00Z" w16du:dateUtc="2025-06-12T03:11:00Z">
              <w:tcPr>
                <w:tcW w:w="915" w:type="dxa"/>
              </w:tcPr>
            </w:tcPrChange>
          </w:tcPr>
          <w:p w14:paraId="43B826FF" w14:textId="5B00BB18" w:rsidR="00DD7D44" w:rsidRDefault="00DD7D44" w:rsidP="00DD7D44">
            <w:pPr>
              <w:jc w:val="center"/>
            </w:pPr>
            <w:r w:rsidRPr="00D10C2D">
              <w:t>X</w:t>
            </w:r>
          </w:p>
        </w:tc>
        <w:tc>
          <w:tcPr>
            <w:tcW w:w="719" w:type="dxa"/>
            <w:tcPrChange w:id="1498" w:author="Do Thanh Trung" w:date="2025-06-12T10:11:00Z" w16du:dateUtc="2025-06-12T03:11:00Z">
              <w:tcPr>
                <w:tcW w:w="719" w:type="dxa"/>
              </w:tcPr>
            </w:tcPrChange>
          </w:tcPr>
          <w:p w14:paraId="0ABCDD95" w14:textId="70EADF4E" w:rsidR="00DD7D44" w:rsidRDefault="00DD7D44" w:rsidP="00DD7D44">
            <w:pPr>
              <w:jc w:val="center"/>
            </w:pPr>
            <w:r w:rsidRPr="00D10C2D">
              <w:t>X</w:t>
            </w:r>
          </w:p>
        </w:tc>
        <w:tc>
          <w:tcPr>
            <w:tcW w:w="694" w:type="dxa"/>
            <w:tcPrChange w:id="1499" w:author="Do Thanh Trung" w:date="2025-06-12T10:11:00Z" w16du:dateUtc="2025-06-12T03:11:00Z">
              <w:tcPr>
                <w:tcW w:w="694" w:type="dxa"/>
              </w:tcPr>
            </w:tcPrChange>
          </w:tcPr>
          <w:p w14:paraId="0A8D418C" w14:textId="30EA120E" w:rsidR="00DD7D44" w:rsidRDefault="00DD7D44" w:rsidP="00DD7D44">
            <w:pPr>
              <w:jc w:val="center"/>
            </w:pPr>
            <w:r w:rsidRPr="00D10C2D">
              <w:t>X</w:t>
            </w:r>
          </w:p>
        </w:tc>
        <w:tc>
          <w:tcPr>
            <w:tcW w:w="822" w:type="dxa"/>
            <w:tcPrChange w:id="1500" w:author="Do Thanh Trung" w:date="2025-06-12T10:11:00Z" w16du:dateUtc="2025-06-12T03:11:00Z">
              <w:tcPr>
                <w:tcW w:w="822" w:type="dxa"/>
              </w:tcPr>
            </w:tcPrChange>
          </w:tcPr>
          <w:p w14:paraId="681855F9" w14:textId="57B0D3FB" w:rsidR="00DD7D44" w:rsidRDefault="00DD7D44" w:rsidP="00DD7D44">
            <w:pPr>
              <w:jc w:val="center"/>
            </w:pPr>
            <w:r w:rsidRPr="00D10C2D">
              <w:t>X</w:t>
            </w:r>
          </w:p>
        </w:tc>
        <w:tc>
          <w:tcPr>
            <w:tcW w:w="934" w:type="dxa"/>
            <w:tcPrChange w:id="1501" w:author="Do Thanh Trung" w:date="2025-06-12T10:11:00Z" w16du:dateUtc="2025-06-12T03:11:00Z">
              <w:tcPr>
                <w:tcW w:w="934" w:type="dxa"/>
                <w:shd w:val="clear" w:color="auto" w:fill="D1D1D1" w:themeFill="background2" w:themeFillShade="E6"/>
              </w:tcPr>
            </w:tcPrChange>
          </w:tcPr>
          <w:p w14:paraId="0EBEEDE0" w14:textId="3EB63137" w:rsidR="00DD7D44" w:rsidRDefault="00DD7D44" w:rsidP="00DD7D44">
            <w:pPr>
              <w:jc w:val="center"/>
            </w:pPr>
            <w:ins w:id="1502" w:author="Do Thanh Trung" w:date="2025-06-12T10:11:00Z" w16du:dateUtc="2025-06-12T03:11:00Z">
              <w:r w:rsidRPr="009640C2">
                <w:t>X</w:t>
              </w:r>
            </w:ins>
          </w:p>
        </w:tc>
        <w:tc>
          <w:tcPr>
            <w:tcW w:w="934" w:type="dxa"/>
            <w:shd w:val="clear" w:color="auto" w:fill="D1D1D1" w:themeFill="background2" w:themeFillShade="E6"/>
            <w:tcPrChange w:id="1503" w:author="Do Thanh Trung" w:date="2025-06-12T10:11:00Z" w16du:dateUtc="2025-06-12T03:11:00Z">
              <w:tcPr>
                <w:tcW w:w="934" w:type="dxa"/>
                <w:shd w:val="clear" w:color="auto" w:fill="D1D1D1" w:themeFill="background2" w:themeFillShade="E6"/>
              </w:tcPr>
            </w:tcPrChange>
          </w:tcPr>
          <w:p w14:paraId="4DB86112" w14:textId="77777777" w:rsidR="00DD7D44" w:rsidRDefault="00DD7D44" w:rsidP="00DD7D44">
            <w:pPr>
              <w:jc w:val="center"/>
            </w:pPr>
          </w:p>
        </w:tc>
      </w:tr>
      <w:tr w:rsidR="00DD7D44" w14:paraId="2A14B539" w14:textId="77777777" w:rsidTr="00DD7D44">
        <w:tblPrEx>
          <w:tblW w:w="12468" w:type="dxa"/>
          <w:tblPrExChange w:id="1504" w:author="Do Thanh Trung" w:date="2025-06-12T10:11:00Z" w16du:dateUtc="2025-06-12T03:11:00Z">
            <w:tblPrEx>
              <w:tblW w:w="12468" w:type="dxa"/>
            </w:tblPrEx>
          </w:tblPrExChange>
        </w:tblPrEx>
        <w:trPr>
          <w:trHeight w:val="423"/>
          <w:trPrChange w:id="1505" w:author="Do Thanh Trung" w:date="2025-06-12T10:11:00Z" w16du:dateUtc="2025-06-12T03:11:00Z">
            <w:trPr>
              <w:trHeight w:val="423"/>
            </w:trPr>
          </w:trPrChange>
        </w:trPr>
        <w:tc>
          <w:tcPr>
            <w:tcW w:w="1705" w:type="dxa"/>
            <w:vMerge w:val="restart"/>
            <w:tcPrChange w:id="1506" w:author="Do Thanh Trung" w:date="2025-06-12T10:11:00Z" w16du:dateUtc="2025-06-12T03:11:00Z">
              <w:tcPr>
                <w:tcW w:w="1705" w:type="dxa"/>
                <w:vMerge w:val="restart"/>
              </w:tcPr>
            </w:tcPrChange>
          </w:tcPr>
          <w:p w14:paraId="4659F856" w14:textId="77777777" w:rsidR="00DD7D44" w:rsidRDefault="00DD7D44" w:rsidP="00DD7D44">
            <w:r>
              <w:t>Thực hiện đầu tư tài sản khác</w:t>
            </w:r>
          </w:p>
        </w:tc>
        <w:tc>
          <w:tcPr>
            <w:tcW w:w="4168" w:type="dxa"/>
            <w:tcPrChange w:id="1507" w:author="Do Thanh Trung" w:date="2025-06-12T10:11:00Z" w16du:dateUtc="2025-06-12T03:11:00Z">
              <w:tcPr>
                <w:tcW w:w="4168" w:type="dxa"/>
              </w:tcPr>
            </w:tcPrChange>
          </w:tcPr>
          <w:p w14:paraId="0498D995" w14:textId="77777777" w:rsidR="00DD7D44" w:rsidRDefault="00DD7D44" w:rsidP="00DD7D44">
            <w:pPr>
              <w:jc w:val="left"/>
            </w:pPr>
            <w:r>
              <w:t>Mua Tài sản</w:t>
            </w:r>
          </w:p>
        </w:tc>
        <w:tc>
          <w:tcPr>
            <w:tcW w:w="688" w:type="dxa"/>
            <w:tcPrChange w:id="1508" w:author="Do Thanh Trung" w:date="2025-06-12T10:11:00Z" w16du:dateUtc="2025-06-12T03:11:00Z">
              <w:tcPr>
                <w:tcW w:w="688" w:type="dxa"/>
              </w:tcPr>
            </w:tcPrChange>
          </w:tcPr>
          <w:p w14:paraId="76DFD08A" w14:textId="27E488F4" w:rsidR="00DD7D44" w:rsidRDefault="00DD7D44" w:rsidP="00DD7D44">
            <w:pPr>
              <w:jc w:val="center"/>
            </w:pPr>
            <w:r w:rsidRPr="00D10C2D">
              <w:t>X</w:t>
            </w:r>
          </w:p>
        </w:tc>
        <w:tc>
          <w:tcPr>
            <w:tcW w:w="889" w:type="dxa"/>
            <w:tcPrChange w:id="1509" w:author="Do Thanh Trung" w:date="2025-06-12T10:11:00Z" w16du:dateUtc="2025-06-12T03:11:00Z">
              <w:tcPr>
                <w:tcW w:w="889" w:type="dxa"/>
              </w:tcPr>
            </w:tcPrChange>
          </w:tcPr>
          <w:p w14:paraId="03502CCE" w14:textId="3AC937A5" w:rsidR="00DD7D44" w:rsidRDefault="00DD7D44" w:rsidP="00DD7D44">
            <w:pPr>
              <w:jc w:val="center"/>
            </w:pPr>
            <w:r w:rsidRPr="00D10C2D">
              <w:t>X</w:t>
            </w:r>
          </w:p>
        </w:tc>
        <w:tc>
          <w:tcPr>
            <w:tcW w:w="915" w:type="dxa"/>
            <w:tcPrChange w:id="1510" w:author="Do Thanh Trung" w:date="2025-06-12T10:11:00Z" w16du:dateUtc="2025-06-12T03:11:00Z">
              <w:tcPr>
                <w:tcW w:w="915" w:type="dxa"/>
              </w:tcPr>
            </w:tcPrChange>
          </w:tcPr>
          <w:p w14:paraId="35D39941" w14:textId="66D9D7E4" w:rsidR="00DD7D44" w:rsidRDefault="00DD7D44" w:rsidP="00DD7D44">
            <w:pPr>
              <w:jc w:val="center"/>
            </w:pPr>
            <w:r w:rsidRPr="00D10C2D">
              <w:t>X</w:t>
            </w:r>
          </w:p>
        </w:tc>
        <w:tc>
          <w:tcPr>
            <w:tcW w:w="719" w:type="dxa"/>
            <w:tcPrChange w:id="1511" w:author="Do Thanh Trung" w:date="2025-06-12T10:11:00Z" w16du:dateUtc="2025-06-12T03:11:00Z">
              <w:tcPr>
                <w:tcW w:w="719" w:type="dxa"/>
              </w:tcPr>
            </w:tcPrChange>
          </w:tcPr>
          <w:p w14:paraId="11AB11DC" w14:textId="09155732" w:rsidR="00DD7D44" w:rsidRDefault="00DD7D44" w:rsidP="00DD7D44">
            <w:pPr>
              <w:jc w:val="center"/>
            </w:pPr>
            <w:r w:rsidRPr="00D10C2D">
              <w:t>X</w:t>
            </w:r>
          </w:p>
        </w:tc>
        <w:tc>
          <w:tcPr>
            <w:tcW w:w="694" w:type="dxa"/>
            <w:tcPrChange w:id="1512" w:author="Do Thanh Trung" w:date="2025-06-12T10:11:00Z" w16du:dateUtc="2025-06-12T03:11:00Z">
              <w:tcPr>
                <w:tcW w:w="694" w:type="dxa"/>
              </w:tcPr>
            </w:tcPrChange>
          </w:tcPr>
          <w:p w14:paraId="6AD8D4B9" w14:textId="1EC35E5B" w:rsidR="00DD7D44" w:rsidRDefault="00DD7D44" w:rsidP="00DD7D44">
            <w:pPr>
              <w:jc w:val="center"/>
            </w:pPr>
            <w:r w:rsidRPr="00D10C2D">
              <w:t>X</w:t>
            </w:r>
          </w:p>
        </w:tc>
        <w:tc>
          <w:tcPr>
            <w:tcW w:w="822" w:type="dxa"/>
            <w:tcPrChange w:id="1513" w:author="Do Thanh Trung" w:date="2025-06-12T10:11:00Z" w16du:dateUtc="2025-06-12T03:11:00Z">
              <w:tcPr>
                <w:tcW w:w="822" w:type="dxa"/>
              </w:tcPr>
            </w:tcPrChange>
          </w:tcPr>
          <w:p w14:paraId="1B65B911" w14:textId="35C13687" w:rsidR="00DD7D44" w:rsidRDefault="00DD7D44" w:rsidP="00DD7D44">
            <w:pPr>
              <w:jc w:val="center"/>
            </w:pPr>
            <w:r w:rsidRPr="00D10C2D">
              <w:t>X</w:t>
            </w:r>
          </w:p>
        </w:tc>
        <w:tc>
          <w:tcPr>
            <w:tcW w:w="934" w:type="dxa"/>
            <w:tcPrChange w:id="1514" w:author="Do Thanh Trung" w:date="2025-06-12T10:11:00Z" w16du:dateUtc="2025-06-12T03:11:00Z">
              <w:tcPr>
                <w:tcW w:w="934" w:type="dxa"/>
                <w:shd w:val="clear" w:color="auto" w:fill="D1D1D1" w:themeFill="background2" w:themeFillShade="E6"/>
              </w:tcPr>
            </w:tcPrChange>
          </w:tcPr>
          <w:p w14:paraId="57F2AB87" w14:textId="6E8ACE6A" w:rsidR="00DD7D44" w:rsidRDefault="00DD7D44" w:rsidP="00DD7D44">
            <w:pPr>
              <w:jc w:val="center"/>
            </w:pPr>
            <w:ins w:id="1515" w:author="Do Thanh Trung" w:date="2025-06-12T10:11:00Z" w16du:dateUtc="2025-06-12T03:11:00Z">
              <w:r w:rsidRPr="009640C2">
                <w:t>X</w:t>
              </w:r>
            </w:ins>
          </w:p>
        </w:tc>
        <w:tc>
          <w:tcPr>
            <w:tcW w:w="934" w:type="dxa"/>
            <w:shd w:val="clear" w:color="auto" w:fill="D1D1D1" w:themeFill="background2" w:themeFillShade="E6"/>
            <w:tcPrChange w:id="1516" w:author="Do Thanh Trung" w:date="2025-06-12T10:11:00Z" w16du:dateUtc="2025-06-12T03:11:00Z">
              <w:tcPr>
                <w:tcW w:w="934" w:type="dxa"/>
                <w:shd w:val="clear" w:color="auto" w:fill="D1D1D1" w:themeFill="background2" w:themeFillShade="E6"/>
              </w:tcPr>
            </w:tcPrChange>
          </w:tcPr>
          <w:p w14:paraId="13AB34C9" w14:textId="77777777" w:rsidR="00DD7D44" w:rsidRDefault="00DD7D44" w:rsidP="00DD7D44">
            <w:pPr>
              <w:jc w:val="center"/>
            </w:pPr>
          </w:p>
        </w:tc>
      </w:tr>
      <w:tr w:rsidR="00DD7D44" w14:paraId="0BCE329A" w14:textId="77777777" w:rsidTr="00DD7D44">
        <w:tblPrEx>
          <w:tblW w:w="12468" w:type="dxa"/>
          <w:tblPrExChange w:id="1517" w:author="Do Thanh Trung" w:date="2025-06-12T10:11:00Z" w16du:dateUtc="2025-06-12T03:11:00Z">
            <w:tblPrEx>
              <w:tblW w:w="12468" w:type="dxa"/>
            </w:tblPrEx>
          </w:tblPrExChange>
        </w:tblPrEx>
        <w:trPr>
          <w:trHeight w:val="423"/>
          <w:trPrChange w:id="1518" w:author="Do Thanh Trung" w:date="2025-06-12T10:11:00Z" w16du:dateUtc="2025-06-12T03:11:00Z">
            <w:trPr>
              <w:trHeight w:val="423"/>
            </w:trPr>
          </w:trPrChange>
        </w:trPr>
        <w:tc>
          <w:tcPr>
            <w:tcW w:w="1705" w:type="dxa"/>
            <w:vMerge/>
            <w:tcPrChange w:id="1519" w:author="Do Thanh Trung" w:date="2025-06-12T10:11:00Z" w16du:dateUtc="2025-06-12T03:11:00Z">
              <w:tcPr>
                <w:tcW w:w="1705" w:type="dxa"/>
                <w:vMerge/>
              </w:tcPr>
            </w:tcPrChange>
          </w:tcPr>
          <w:p w14:paraId="77791A01" w14:textId="77777777" w:rsidR="00DD7D44" w:rsidRDefault="00DD7D44" w:rsidP="00DD7D44"/>
        </w:tc>
        <w:tc>
          <w:tcPr>
            <w:tcW w:w="4168" w:type="dxa"/>
            <w:tcPrChange w:id="1520" w:author="Do Thanh Trung" w:date="2025-06-12T10:11:00Z" w16du:dateUtc="2025-06-12T03:11:00Z">
              <w:tcPr>
                <w:tcW w:w="4168" w:type="dxa"/>
              </w:tcPr>
            </w:tcPrChange>
          </w:tcPr>
          <w:p w14:paraId="7BE79172" w14:textId="77777777" w:rsidR="00DD7D44" w:rsidRDefault="00DD7D44" w:rsidP="00DD7D44">
            <w:pPr>
              <w:jc w:val="left"/>
            </w:pPr>
            <w:r>
              <w:t>Bán tài sản</w:t>
            </w:r>
          </w:p>
        </w:tc>
        <w:tc>
          <w:tcPr>
            <w:tcW w:w="688" w:type="dxa"/>
            <w:tcPrChange w:id="1521" w:author="Do Thanh Trung" w:date="2025-06-12T10:11:00Z" w16du:dateUtc="2025-06-12T03:11:00Z">
              <w:tcPr>
                <w:tcW w:w="688" w:type="dxa"/>
              </w:tcPr>
            </w:tcPrChange>
          </w:tcPr>
          <w:p w14:paraId="7DC3B0A1" w14:textId="0566B3B0" w:rsidR="00DD7D44" w:rsidRDefault="00DD7D44" w:rsidP="00DD7D44">
            <w:pPr>
              <w:jc w:val="center"/>
            </w:pPr>
            <w:r w:rsidRPr="00D10C2D">
              <w:t>X</w:t>
            </w:r>
          </w:p>
        </w:tc>
        <w:tc>
          <w:tcPr>
            <w:tcW w:w="889" w:type="dxa"/>
            <w:tcPrChange w:id="1522" w:author="Do Thanh Trung" w:date="2025-06-12T10:11:00Z" w16du:dateUtc="2025-06-12T03:11:00Z">
              <w:tcPr>
                <w:tcW w:w="889" w:type="dxa"/>
              </w:tcPr>
            </w:tcPrChange>
          </w:tcPr>
          <w:p w14:paraId="575C182F" w14:textId="4B2EB556" w:rsidR="00DD7D44" w:rsidRDefault="00DD7D44" w:rsidP="00DD7D44">
            <w:pPr>
              <w:jc w:val="center"/>
            </w:pPr>
            <w:r w:rsidRPr="00D10C2D">
              <w:t>X</w:t>
            </w:r>
          </w:p>
        </w:tc>
        <w:tc>
          <w:tcPr>
            <w:tcW w:w="915" w:type="dxa"/>
            <w:tcPrChange w:id="1523" w:author="Do Thanh Trung" w:date="2025-06-12T10:11:00Z" w16du:dateUtc="2025-06-12T03:11:00Z">
              <w:tcPr>
                <w:tcW w:w="915" w:type="dxa"/>
              </w:tcPr>
            </w:tcPrChange>
          </w:tcPr>
          <w:p w14:paraId="03189B1E" w14:textId="765AD4FA" w:rsidR="00DD7D44" w:rsidRDefault="00DD7D44" w:rsidP="00DD7D44">
            <w:pPr>
              <w:jc w:val="center"/>
            </w:pPr>
            <w:r w:rsidRPr="00D10C2D">
              <w:t>X</w:t>
            </w:r>
          </w:p>
        </w:tc>
        <w:tc>
          <w:tcPr>
            <w:tcW w:w="719" w:type="dxa"/>
            <w:tcPrChange w:id="1524" w:author="Do Thanh Trung" w:date="2025-06-12T10:11:00Z" w16du:dateUtc="2025-06-12T03:11:00Z">
              <w:tcPr>
                <w:tcW w:w="719" w:type="dxa"/>
              </w:tcPr>
            </w:tcPrChange>
          </w:tcPr>
          <w:p w14:paraId="620391C8" w14:textId="3F2A6551" w:rsidR="00DD7D44" w:rsidRDefault="00DD7D44" w:rsidP="00DD7D44">
            <w:pPr>
              <w:jc w:val="center"/>
            </w:pPr>
            <w:r w:rsidRPr="00D10C2D">
              <w:t>X</w:t>
            </w:r>
          </w:p>
        </w:tc>
        <w:tc>
          <w:tcPr>
            <w:tcW w:w="694" w:type="dxa"/>
            <w:tcPrChange w:id="1525" w:author="Do Thanh Trung" w:date="2025-06-12T10:11:00Z" w16du:dateUtc="2025-06-12T03:11:00Z">
              <w:tcPr>
                <w:tcW w:w="694" w:type="dxa"/>
              </w:tcPr>
            </w:tcPrChange>
          </w:tcPr>
          <w:p w14:paraId="3DFC953A" w14:textId="48079689" w:rsidR="00DD7D44" w:rsidRDefault="00DD7D44" w:rsidP="00DD7D44">
            <w:pPr>
              <w:jc w:val="center"/>
            </w:pPr>
            <w:r w:rsidRPr="00D10C2D">
              <w:t>X</w:t>
            </w:r>
          </w:p>
        </w:tc>
        <w:tc>
          <w:tcPr>
            <w:tcW w:w="822" w:type="dxa"/>
            <w:tcPrChange w:id="1526" w:author="Do Thanh Trung" w:date="2025-06-12T10:11:00Z" w16du:dateUtc="2025-06-12T03:11:00Z">
              <w:tcPr>
                <w:tcW w:w="822" w:type="dxa"/>
              </w:tcPr>
            </w:tcPrChange>
          </w:tcPr>
          <w:p w14:paraId="1DF5AE4F" w14:textId="50559F06" w:rsidR="00DD7D44" w:rsidRDefault="00DD7D44" w:rsidP="00DD7D44">
            <w:pPr>
              <w:jc w:val="center"/>
            </w:pPr>
            <w:r w:rsidRPr="00D10C2D">
              <w:t>X</w:t>
            </w:r>
          </w:p>
        </w:tc>
        <w:tc>
          <w:tcPr>
            <w:tcW w:w="934" w:type="dxa"/>
            <w:tcPrChange w:id="1527" w:author="Do Thanh Trung" w:date="2025-06-12T10:11:00Z" w16du:dateUtc="2025-06-12T03:11:00Z">
              <w:tcPr>
                <w:tcW w:w="934" w:type="dxa"/>
                <w:shd w:val="clear" w:color="auto" w:fill="D1D1D1" w:themeFill="background2" w:themeFillShade="E6"/>
              </w:tcPr>
            </w:tcPrChange>
          </w:tcPr>
          <w:p w14:paraId="5447C851" w14:textId="5E1DA4A1" w:rsidR="00DD7D44" w:rsidRDefault="00DD7D44" w:rsidP="00DD7D44">
            <w:pPr>
              <w:jc w:val="center"/>
            </w:pPr>
            <w:ins w:id="1528" w:author="Do Thanh Trung" w:date="2025-06-12T10:11:00Z" w16du:dateUtc="2025-06-12T03:11:00Z">
              <w:r w:rsidRPr="009640C2">
                <w:t>X</w:t>
              </w:r>
            </w:ins>
          </w:p>
        </w:tc>
        <w:tc>
          <w:tcPr>
            <w:tcW w:w="934" w:type="dxa"/>
            <w:shd w:val="clear" w:color="auto" w:fill="D1D1D1" w:themeFill="background2" w:themeFillShade="E6"/>
            <w:tcPrChange w:id="1529" w:author="Do Thanh Trung" w:date="2025-06-12T10:11:00Z" w16du:dateUtc="2025-06-12T03:11:00Z">
              <w:tcPr>
                <w:tcW w:w="934" w:type="dxa"/>
                <w:shd w:val="clear" w:color="auto" w:fill="D1D1D1" w:themeFill="background2" w:themeFillShade="E6"/>
              </w:tcPr>
            </w:tcPrChange>
          </w:tcPr>
          <w:p w14:paraId="60DCA5B6" w14:textId="77777777" w:rsidR="00DD7D44" w:rsidRDefault="00DD7D44" w:rsidP="00DD7D44">
            <w:pPr>
              <w:jc w:val="center"/>
            </w:pPr>
          </w:p>
        </w:tc>
      </w:tr>
      <w:tr w:rsidR="00DD7D44" w14:paraId="6C3CD74D" w14:textId="77777777" w:rsidTr="00DD7D44">
        <w:tblPrEx>
          <w:tblW w:w="12468" w:type="dxa"/>
          <w:tblPrExChange w:id="1530" w:author="Do Thanh Trung" w:date="2025-06-12T10:11:00Z" w16du:dateUtc="2025-06-12T03:11:00Z">
            <w:tblPrEx>
              <w:tblW w:w="12468" w:type="dxa"/>
            </w:tblPrEx>
          </w:tblPrExChange>
        </w:tblPrEx>
        <w:trPr>
          <w:trHeight w:val="423"/>
          <w:trPrChange w:id="1531" w:author="Do Thanh Trung" w:date="2025-06-12T10:11:00Z" w16du:dateUtc="2025-06-12T03:11:00Z">
            <w:trPr>
              <w:trHeight w:val="423"/>
            </w:trPr>
          </w:trPrChange>
        </w:trPr>
        <w:tc>
          <w:tcPr>
            <w:tcW w:w="1705" w:type="dxa"/>
            <w:vMerge/>
            <w:tcPrChange w:id="1532" w:author="Do Thanh Trung" w:date="2025-06-12T10:11:00Z" w16du:dateUtc="2025-06-12T03:11:00Z">
              <w:tcPr>
                <w:tcW w:w="1705" w:type="dxa"/>
                <w:vMerge/>
              </w:tcPr>
            </w:tcPrChange>
          </w:tcPr>
          <w:p w14:paraId="0077FE9D" w14:textId="77777777" w:rsidR="00DD7D44" w:rsidRDefault="00DD7D44" w:rsidP="00DD7D44"/>
        </w:tc>
        <w:tc>
          <w:tcPr>
            <w:tcW w:w="4168" w:type="dxa"/>
            <w:tcPrChange w:id="1533" w:author="Do Thanh Trung" w:date="2025-06-12T10:11:00Z" w16du:dateUtc="2025-06-12T03:11:00Z">
              <w:tcPr>
                <w:tcW w:w="4168" w:type="dxa"/>
              </w:tcPr>
            </w:tcPrChange>
          </w:tcPr>
          <w:p w14:paraId="166F7726" w14:textId="77777777" w:rsidR="00DD7D44" w:rsidRDefault="00DD7D44" w:rsidP="00DD7D44">
            <w:pPr>
              <w:jc w:val="left"/>
            </w:pPr>
            <w:r>
              <w:t>Khai báo dòng tiền</w:t>
            </w:r>
          </w:p>
        </w:tc>
        <w:tc>
          <w:tcPr>
            <w:tcW w:w="688" w:type="dxa"/>
            <w:tcPrChange w:id="1534" w:author="Do Thanh Trung" w:date="2025-06-12T10:11:00Z" w16du:dateUtc="2025-06-12T03:11:00Z">
              <w:tcPr>
                <w:tcW w:w="688" w:type="dxa"/>
              </w:tcPr>
            </w:tcPrChange>
          </w:tcPr>
          <w:p w14:paraId="4D3AA36E" w14:textId="50081F82" w:rsidR="00DD7D44" w:rsidRDefault="00DD7D44" w:rsidP="00DD7D44">
            <w:pPr>
              <w:jc w:val="center"/>
            </w:pPr>
            <w:r w:rsidRPr="00D10C2D">
              <w:t>X</w:t>
            </w:r>
          </w:p>
        </w:tc>
        <w:tc>
          <w:tcPr>
            <w:tcW w:w="889" w:type="dxa"/>
            <w:tcPrChange w:id="1535" w:author="Do Thanh Trung" w:date="2025-06-12T10:11:00Z" w16du:dateUtc="2025-06-12T03:11:00Z">
              <w:tcPr>
                <w:tcW w:w="889" w:type="dxa"/>
              </w:tcPr>
            </w:tcPrChange>
          </w:tcPr>
          <w:p w14:paraId="5D9C81E5" w14:textId="59EF789C" w:rsidR="00DD7D44" w:rsidRDefault="00DD7D44" w:rsidP="00DD7D44">
            <w:pPr>
              <w:jc w:val="center"/>
            </w:pPr>
            <w:r w:rsidRPr="00D10C2D">
              <w:t>X</w:t>
            </w:r>
          </w:p>
        </w:tc>
        <w:tc>
          <w:tcPr>
            <w:tcW w:w="915" w:type="dxa"/>
            <w:tcPrChange w:id="1536" w:author="Do Thanh Trung" w:date="2025-06-12T10:11:00Z" w16du:dateUtc="2025-06-12T03:11:00Z">
              <w:tcPr>
                <w:tcW w:w="915" w:type="dxa"/>
              </w:tcPr>
            </w:tcPrChange>
          </w:tcPr>
          <w:p w14:paraId="583028EC" w14:textId="15A96A3E" w:rsidR="00DD7D44" w:rsidRDefault="00DD7D44" w:rsidP="00DD7D44">
            <w:pPr>
              <w:jc w:val="center"/>
            </w:pPr>
            <w:r w:rsidRPr="00D10C2D">
              <w:t>X</w:t>
            </w:r>
          </w:p>
        </w:tc>
        <w:tc>
          <w:tcPr>
            <w:tcW w:w="719" w:type="dxa"/>
            <w:tcPrChange w:id="1537" w:author="Do Thanh Trung" w:date="2025-06-12T10:11:00Z" w16du:dateUtc="2025-06-12T03:11:00Z">
              <w:tcPr>
                <w:tcW w:w="719" w:type="dxa"/>
              </w:tcPr>
            </w:tcPrChange>
          </w:tcPr>
          <w:p w14:paraId="4A9ED3CE" w14:textId="587DA606" w:rsidR="00DD7D44" w:rsidRDefault="00DD7D44" w:rsidP="00DD7D44">
            <w:pPr>
              <w:jc w:val="center"/>
            </w:pPr>
            <w:r w:rsidRPr="00D10C2D">
              <w:t>X</w:t>
            </w:r>
          </w:p>
        </w:tc>
        <w:tc>
          <w:tcPr>
            <w:tcW w:w="694" w:type="dxa"/>
            <w:tcPrChange w:id="1538" w:author="Do Thanh Trung" w:date="2025-06-12T10:11:00Z" w16du:dateUtc="2025-06-12T03:11:00Z">
              <w:tcPr>
                <w:tcW w:w="694" w:type="dxa"/>
              </w:tcPr>
            </w:tcPrChange>
          </w:tcPr>
          <w:p w14:paraId="4A305928" w14:textId="6626D890" w:rsidR="00DD7D44" w:rsidRDefault="00DD7D44" w:rsidP="00DD7D44">
            <w:pPr>
              <w:jc w:val="center"/>
            </w:pPr>
            <w:r w:rsidRPr="00D10C2D">
              <w:t>X</w:t>
            </w:r>
          </w:p>
        </w:tc>
        <w:tc>
          <w:tcPr>
            <w:tcW w:w="822" w:type="dxa"/>
            <w:tcPrChange w:id="1539" w:author="Do Thanh Trung" w:date="2025-06-12T10:11:00Z" w16du:dateUtc="2025-06-12T03:11:00Z">
              <w:tcPr>
                <w:tcW w:w="822" w:type="dxa"/>
              </w:tcPr>
            </w:tcPrChange>
          </w:tcPr>
          <w:p w14:paraId="3BD92CC5" w14:textId="7FC29C0B" w:rsidR="00DD7D44" w:rsidRDefault="00DD7D44" w:rsidP="00DD7D44">
            <w:pPr>
              <w:jc w:val="center"/>
            </w:pPr>
            <w:r w:rsidRPr="00D10C2D">
              <w:t>X</w:t>
            </w:r>
          </w:p>
        </w:tc>
        <w:tc>
          <w:tcPr>
            <w:tcW w:w="934" w:type="dxa"/>
            <w:tcPrChange w:id="1540" w:author="Do Thanh Trung" w:date="2025-06-12T10:11:00Z" w16du:dateUtc="2025-06-12T03:11:00Z">
              <w:tcPr>
                <w:tcW w:w="934" w:type="dxa"/>
                <w:shd w:val="clear" w:color="auto" w:fill="D1D1D1" w:themeFill="background2" w:themeFillShade="E6"/>
              </w:tcPr>
            </w:tcPrChange>
          </w:tcPr>
          <w:p w14:paraId="6C860056" w14:textId="32419286" w:rsidR="00DD7D44" w:rsidRDefault="00DD7D44" w:rsidP="00DD7D44">
            <w:pPr>
              <w:jc w:val="center"/>
            </w:pPr>
            <w:ins w:id="1541" w:author="Do Thanh Trung" w:date="2025-06-12T10:11:00Z" w16du:dateUtc="2025-06-12T03:11:00Z">
              <w:r w:rsidRPr="009640C2">
                <w:t>X</w:t>
              </w:r>
            </w:ins>
          </w:p>
        </w:tc>
        <w:tc>
          <w:tcPr>
            <w:tcW w:w="934" w:type="dxa"/>
            <w:shd w:val="clear" w:color="auto" w:fill="D1D1D1" w:themeFill="background2" w:themeFillShade="E6"/>
            <w:tcPrChange w:id="1542" w:author="Do Thanh Trung" w:date="2025-06-12T10:11:00Z" w16du:dateUtc="2025-06-12T03:11:00Z">
              <w:tcPr>
                <w:tcW w:w="934" w:type="dxa"/>
                <w:shd w:val="clear" w:color="auto" w:fill="D1D1D1" w:themeFill="background2" w:themeFillShade="E6"/>
              </w:tcPr>
            </w:tcPrChange>
          </w:tcPr>
          <w:p w14:paraId="6BC7D4D5" w14:textId="77777777" w:rsidR="00DD7D44" w:rsidRDefault="00DD7D44" w:rsidP="00DD7D44">
            <w:pPr>
              <w:jc w:val="center"/>
            </w:pPr>
          </w:p>
        </w:tc>
      </w:tr>
      <w:tr w:rsidR="003A50F9" w14:paraId="2363DE4D" w14:textId="77777777" w:rsidTr="0064230A">
        <w:trPr>
          <w:trHeight w:val="423"/>
        </w:trPr>
        <w:tc>
          <w:tcPr>
            <w:tcW w:w="1705" w:type="dxa"/>
          </w:tcPr>
          <w:p w14:paraId="751CA2C6" w14:textId="77777777" w:rsidR="003A50F9" w:rsidRDefault="003A50F9" w:rsidP="003A50F9">
            <w:r>
              <w:t>Danh mục báo cáo</w:t>
            </w:r>
          </w:p>
        </w:tc>
        <w:tc>
          <w:tcPr>
            <w:tcW w:w="4168" w:type="dxa"/>
          </w:tcPr>
          <w:p w14:paraId="669D853B" w14:textId="77777777" w:rsidR="003A50F9" w:rsidRDefault="003A50F9" w:rsidP="003A50F9">
            <w:pPr>
              <w:jc w:val="left"/>
            </w:pPr>
          </w:p>
        </w:tc>
        <w:tc>
          <w:tcPr>
            <w:tcW w:w="688" w:type="dxa"/>
          </w:tcPr>
          <w:p w14:paraId="440D19A6" w14:textId="6993E97B" w:rsidR="003A50F9" w:rsidRDefault="003A50F9" w:rsidP="003A50F9">
            <w:pPr>
              <w:jc w:val="center"/>
            </w:pPr>
            <w:r w:rsidRPr="00384FDD">
              <w:t>X</w:t>
            </w:r>
          </w:p>
        </w:tc>
        <w:tc>
          <w:tcPr>
            <w:tcW w:w="889" w:type="dxa"/>
            <w:shd w:val="clear" w:color="auto" w:fill="D1D1D1" w:themeFill="background2" w:themeFillShade="E6"/>
          </w:tcPr>
          <w:p w14:paraId="459DE0C0" w14:textId="5E1D94D7" w:rsidR="003A50F9" w:rsidRDefault="003A50F9" w:rsidP="003A50F9">
            <w:pPr>
              <w:jc w:val="center"/>
            </w:pPr>
          </w:p>
        </w:tc>
        <w:tc>
          <w:tcPr>
            <w:tcW w:w="915" w:type="dxa"/>
            <w:shd w:val="clear" w:color="auto" w:fill="D1D1D1" w:themeFill="background2" w:themeFillShade="E6"/>
          </w:tcPr>
          <w:p w14:paraId="54C411B9" w14:textId="04D79937" w:rsidR="003A50F9" w:rsidRDefault="003A50F9" w:rsidP="003A50F9">
            <w:pPr>
              <w:jc w:val="center"/>
            </w:pPr>
          </w:p>
        </w:tc>
        <w:tc>
          <w:tcPr>
            <w:tcW w:w="719" w:type="dxa"/>
            <w:shd w:val="clear" w:color="auto" w:fill="D1D1D1" w:themeFill="background2" w:themeFillShade="E6"/>
          </w:tcPr>
          <w:p w14:paraId="00E8B63C" w14:textId="1E0D71E8" w:rsidR="003A50F9" w:rsidRDefault="003A50F9" w:rsidP="003A50F9">
            <w:pPr>
              <w:jc w:val="center"/>
            </w:pPr>
          </w:p>
        </w:tc>
        <w:tc>
          <w:tcPr>
            <w:tcW w:w="694" w:type="dxa"/>
            <w:shd w:val="clear" w:color="auto" w:fill="D1D1D1" w:themeFill="background2" w:themeFillShade="E6"/>
          </w:tcPr>
          <w:p w14:paraId="7AA3CEF8" w14:textId="317CDBEA" w:rsidR="003A50F9" w:rsidRDefault="003A50F9" w:rsidP="003A50F9">
            <w:pPr>
              <w:jc w:val="center"/>
            </w:pPr>
          </w:p>
        </w:tc>
        <w:tc>
          <w:tcPr>
            <w:tcW w:w="822" w:type="dxa"/>
          </w:tcPr>
          <w:p w14:paraId="7948029E" w14:textId="2C103847" w:rsidR="003A50F9" w:rsidRDefault="003A50F9" w:rsidP="003A50F9">
            <w:pPr>
              <w:jc w:val="center"/>
            </w:pPr>
            <w:r w:rsidRPr="00384FDD">
              <w:t>X</w:t>
            </w:r>
          </w:p>
        </w:tc>
        <w:tc>
          <w:tcPr>
            <w:tcW w:w="934" w:type="dxa"/>
            <w:shd w:val="clear" w:color="auto" w:fill="D1D1D1" w:themeFill="background2" w:themeFillShade="E6"/>
          </w:tcPr>
          <w:p w14:paraId="488A6351" w14:textId="77777777" w:rsidR="003A50F9" w:rsidRDefault="003A50F9" w:rsidP="003A50F9">
            <w:pPr>
              <w:jc w:val="center"/>
            </w:pPr>
          </w:p>
        </w:tc>
        <w:tc>
          <w:tcPr>
            <w:tcW w:w="934" w:type="dxa"/>
            <w:shd w:val="clear" w:color="auto" w:fill="D1D1D1" w:themeFill="background2" w:themeFillShade="E6"/>
          </w:tcPr>
          <w:p w14:paraId="0010E668" w14:textId="77777777" w:rsidR="003A50F9" w:rsidRDefault="003A50F9" w:rsidP="003A50F9">
            <w:pPr>
              <w:jc w:val="center"/>
            </w:pPr>
          </w:p>
        </w:tc>
      </w:tr>
    </w:tbl>
    <w:p w14:paraId="56F50163" w14:textId="77777777" w:rsidR="007A6CB8" w:rsidRPr="007A6CB8" w:rsidRDefault="007A6CB8" w:rsidP="007A6CB8"/>
    <w:p w14:paraId="638D9556" w14:textId="3F53DF67" w:rsidR="006C2C4F" w:rsidRDefault="006C2C4F" w:rsidP="006C2C4F">
      <w:pPr>
        <w:pStyle w:val="Heading4"/>
      </w:pPr>
      <w:r>
        <w:t xml:space="preserve">Phân quyền tài khoản cho </w:t>
      </w:r>
      <w:del w:id="1543" w:author="Do Thanh Trung" w:date="2025-06-12T10:11:00Z" w16du:dateUtc="2025-06-12T03:11:00Z">
        <w:r w:rsidDel="001959D5">
          <w:delText xml:space="preserve">Quản lý cấp </w:delText>
        </w:r>
        <w:r w:rsidR="00CC5DAD" w:rsidDel="001959D5">
          <w:delText>1</w:delText>
        </w:r>
      </w:del>
      <w:ins w:id="1544" w:author="Do Thanh Trung" w:date="2025-06-12T10:11:00Z" w16du:dateUtc="2025-06-12T03:11:00Z">
        <w:r w:rsidR="001959D5">
          <w:t>Ng</w:t>
        </w:r>
      </w:ins>
      <w:ins w:id="1545" w:author="Do Thanh Trung" w:date="2025-06-12T10:12:00Z" w16du:dateUtc="2025-06-12T03:12:00Z">
        <w:r w:rsidR="001959D5">
          <w:t>ười phê duyệt</w:t>
        </w:r>
      </w:ins>
    </w:p>
    <w:tbl>
      <w:tblPr>
        <w:tblStyle w:val="TableGrid"/>
        <w:tblW w:w="12468" w:type="dxa"/>
        <w:tblLook w:val="04A0" w:firstRow="1" w:lastRow="0" w:firstColumn="1" w:lastColumn="0" w:noHBand="0" w:noVBand="1"/>
      </w:tblPr>
      <w:tblGrid>
        <w:gridCol w:w="1705"/>
        <w:gridCol w:w="4168"/>
        <w:gridCol w:w="688"/>
        <w:gridCol w:w="889"/>
        <w:gridCol w:w="915"/>
        <w:gridCol w:w="719"/>
        <w:gridCol w:w="694"/>
        <w:gridCol w:w="822"/>
        <w:gridCol w:w="934"/>
        <w:gridCol w:w="934"/>
        <w:tblGridChange w:id="1546">
          <w:tblGrid>
            <w:gridCol w:w="1705"/>
            <w:gridCol w:w="4168"/>
            <w:gridCol w:w="688"/>
            <w:gridCol w:w="889"/>
            <w:gridCol w:w="915"/>
            <w:gridCol w:w="719"/>
            <w:gridCol w:w="694"/>
            <w:gridCol w:w="822"/>
            <w:gridCol w:w="934"/>
            <w:gridCol w:w="934"/>
          </w:tblGrid>
        </w:tblGridChange>
      </w:tblGrid>
      <w:tr w:rsidR="003A50F9" w14:paraId="31A1E472" w14:textId="77777777" w:rsidTr="00702F81">
        <w:trPr>
          <w:trHeight w:val="881"/>
          <w:tblHeader/>
        </w:trPr>
        <w:tc>
          <w:tcPr>
            <w:tcW w:w="1705" w:type="dxa"/>
          </w:tcPr>
          <w:p w14:paraId="47246054" w14:textId="77777777" w:rsidR="003A50F9" w:rsidRPr="003C5775" w:rsidRDefault="003A50F9" w:rsidP="00702F81">
            <w:pPr>
              <w:jc w:val="center"/>
              <w:rPr>
                <w:b/>
                <w:bCs/>
              </w:rPr>
            </w:pPr>
            <w:r>
              <w:rPr>
                <w:b/>
                <w:bCs/>
              </w:rPr>
              <w:t>Quy trình</w:t>
            </w:r>
          </w:p>
        </w:tc>
        <w:tc>
          <w:tcPr>
            <w:tcW w:w="4168" w:type="dxa"/>
          </w:tcPr>
          <w:p w14:paraId="5990517A" w14:textId="77777777" w:rsidR="003A50F9" w:rsidRPr="003C5775" w:rsidRDefault="003A50F9" w:rsidP="00702F81">
            <w:pPr>
              <w:jc w:val="center"/>
              <w:rPr>
                <w:b/>
                <w:bCs/>
              </w:rPr>
            </w:pPr>
            <w:r w:rsidRPr="003C5775">
              <w:rPr>
                <w:b/>
                <w:bCs/>
              </w:rPr>
              <w:t>Tên chức năng</w:t>
            </w:r>
          </w:p>
        </w:tc>
        <w:tc>
          <w:tcPr>
            <w:tcW w:w="688" w:type="dxa"/>
          </w:tcPr>
          <w:p w14:paraId="1092A2CB" w14:textId="77777777" w:rsidR="003A50F9" w:rsidRPr="003C5775" w:rsidRDefault="003A50F9" w:rsidP="00702F81">
            <w:pPr>
              <w:jc w:val="center"/>
              <w:rPr>
                <w:b/>
                <w:bCs/>
              </w:rPr>
            </w:pPr>
            <w:r w:rsidRPr="003C5775">
              <w:rPr>
                <w:b/>
                <w:bCs/>
              </w:rPr>
              <w:t>Đọc</w:t>
            </w:r>
          </w:p>
        </w:tc>
        <w:tc>
          <w:tcPr>
            <w:tcW w:w="889" w:type="dxa"/>
          </w:tcPr>
          <w:p w14:paraId="647C07AE" w14:textId="77777777" w:rsidR="003A50F9" w:rsidRPr="003C5775" w:rsidRDefault="003A50F9" w:rsidP="00702F81">
            <w:pPr>
              <w:jc w:val="center"/>
              <w:rPr>
                <w:b/>
                <w:bCs/>
              </w:rPr>
            </w:pPr>
            <w:r w:rsidRPr="003C5775">
              <w:rPr>
                <w:b/>
                <w:bCs/>
              </w:rPr>
              <w:t>Thêm mới</w:t>
            </w:r>
          </w:p>
        </w:tc>
        <w:tc>
          <w:tcPr>
            <w:tcW w:w="915" w:type="dxa"/>
          </w:tcPr>
          <w:p w14:paraId="053F986C" w14:textId="77777777" w:rsidR="003A50F9" w:rsidRPr="003C5775" w:rsidRDefault="003A50F9" w:rsidP="00702F81">
            <w:pPr>
              <w:jc w:val="center"/>
              <w:rPr>
                <w:b/>
                <w:bCs/>
              </w:rPr>
            </w:pPr>
            <w:r w:rsidRPr="003C5775">
              <w:rPr>
                <w:b/>
                <w:bCs/>
              </w:rPr>
              <w:t>Chỉnh sửa</w:t>
            </w:r>
          </w:p>
        </w:tc>
        <w:tc>
          <w:tcPr>
            <w:tcW w:w="719" w:type="dxa"/>
          </w:tcPr>
          <w:p w14:paraId="73C72486" w14:textId="77777777" w:rsidR="003A50F9" w:rsidRPr="003C5775" w:rsidRDefault="003A50F9" w:rsidP="00702F81">
            <w:pPr>
              <w:jc w:val="center"/>
              <w:rPr>
                <w:b/>
                <w:bCs/>
              </w:rPr>
            </w:pPr>
            <w:r w:rsidRPr="003C5775">
              <w:rPr>
                <w:b/>
                <w:bCs/>
              </w:rPr>
              <w:t>Xóa</w:t>
            </w:r>
          </w:p>
        </w:tc>
        <w:tc>
          <w:tcPr>
            <w:tcW w:w="694" w:type="dxa"/>
          </w:tcPr>
          <w:p w14:paraId="39D118D9" w14:textId="77777777" w:rsidR="003A50F9" w:rsidRPr="003C5775" w:rsidRDefault="003A50F9" w:rsidP="00702F81">
            <w:pPr>
              <w:jc w:val="center"/>
              <w:rPr>
                <w:b/>
                <w:bCs/>
              </w:rPr>
            </w:pPr>
            <w:r w:rsidRPr="003C5775">
              <w:rPr>
                <w:b/>
                <w:bCs/>
              </w:rPr>
              <w:t>In</w:t>
            </w:r>
          </w:p>
        </w:tc>
        <w:tc>
          <w:tcPr>
            <w:tcW w:w="822" w:type="dxa"/>
          </w:tcPr>
          <w:p w14:paraId="25B31387" w14:textId="77777777" w:rsidR="003A50F9" w:rsidRPr="003C5775" w:rsidRDefault="003A50F9" w:rsidP="00702F81">
            <w:pPr>
              <w:jc w:val="center"/>
              <w:rPr>
                <w:b/>
                <w:bCs/>
              </w:rPr>
            </w:pPr>
            <w:r w:rsidRPr="003C5775">
              <w:rPr>
                <w:b/>
                <w:bCs/>
              </w:rPr>
              <w:t>Xuất file</w:t>
            </w:r>
          </w:p>
        </w:tc>
        <w:tc>
          <w:tcPr>
            <w:tcW w:w="934" w:type="dxa"/>
          </w:tcPr>
          <w:p w14:paraId="6200DB96" w14:textId="77777777" w:rsidR="003A50F9" w:rsidRPr="003C5775" w:rsidRDefault="003A50F9" w:rsidP="00702F81">
            <w:pPr>
              <w:jc w:val="center"/>
              <w:rPr>
                <w:b/>
                <w:bCs/>
              </w:rPr>
            </w:pPr>
            <w:r w:rsidRPr="003C5775">
              <w:rPr>
                <w:b/>
                <w:bCs/>
              </w:rPr>
              <w:t>Duyệt cấp 1</w:t>
            </w:r>
          </w:p>
        </w:tc>
        <w:tc>
          <w:tcPr>
            <w:tcW w:w="934" w:type="dxa"/>
          </w:tcPr>
          <w:p w14:paraId="55F4F683" w14:textId="77777777" w:rsidR="003A50F9" w:rsidRPr="003C5775" w:rsidRDefault="003A50F9" w:rsidP="00702F81">
            <w:pPr>
              <w:jc w:val="center"/>
              <w:rPr>
                <w:b/>
                <w:bCs/>
              </w:rPr>
            </w:pPr>
            <w:r w:rsidRPr="003C5775">
              <w:rPr>
                <w:b/>
                <w:bCs/>
              </w:rPr>
              <w:t>Duyệt cấp 2</w:t>
            </w:r>
          </w:p>
        </w:tc>
      </w:tr>
      <w:tr w:rsidR="001959D5" w14:paraId="04D3E518" w14:textId="77777777" w:rsidTr="001959D5">
        <w:tblPrEx>
          <w:tblW w:w="12468" w:type="dxa"/>
          <w:tblPrExChange w:id="1547" w:author="Do Thanh Trung" w:date="2025-06-12T10:11:00Z" w16du:dateUtc="2025-06-12T03:11:00Z">
            <w:tblPrEx>
              <w:tblW w:w="12468" w:type="dxa"/>
            </w:tblPrEx>
          </w:tblPrExChange>
        </w:tblPrEx>
        <w:trPr>
          <w:trHeight w:val="423"/>
          <w:trPrChange w:id="1548" w:author="Do Thanh Trung" w:date="2025-06-12T10:11:00Z" w16du:dateUtc="2025-06-12T03:11:00Z">
            <w:trPr>
              <w:trHeight w:val="423"/>
            </w:trPr>
          </w:trPrChange>
        </w:trPr>
        <w:tc>
          <w:tcPr>
            <w:tcW w:w="1705" w:type="dxa"/>
            <w:vMerge w:val="restart"/>
            <w:tcPrChange w:id="1549" w:author="Do Thanh Trung" w:date="2025-06-12T10:11:00Z" w16du:dateUtc="2025-06-12T03:11:00Z">
              <w:tcPr>
                <w:tcW w:w="1705" w:type="dxa"/>
                <w:vMerge w:val="restart"/>
              </w:tcPr>
            </w:tcPrChange>
          </w:tcPr>
          <w:p w14:paraId="2AC5AFA0" w14:textId="77777777" w:rsidR="001959D5" w:rsidRDefault="001959D5" w:rsidP="001959D5">
            <w:r>
              <w:t>Cài đặt thông tin đầu vào</w:t>
            </w:r>
          </w:p>
        </w:tc>
        <w:tc>
          <w:tcPr>
            <w:tcW w:w="4168" w:type="dxa"/>
            <w:tcPrChange w:id="1550" w:author="Do Thanh Trung" w:date="2025-06-12T10:11:00Z" w16du:dateUtc="2025-06-12T03:11:00Z">
              <w:tcPr>
                <w:tcW w:w="4168" w:type="dxa"/>
              </w:tcPr>
            </w:tcPrChange>
          </w:tcPr>
          <w:p w14:paraId="7CEF482A" w14:textId="77777777" w:rsidR="001959D5" w:rsidRDefault="001959D5" w:rsidP="001959D5">
            <w:pPr>
              <w:jc w:val="left"/>
            </w:pPr>
            <w:r>
              <w:t>Cài đặt thông tin Ngân hàng lưu ký</w:t>
            </w:r>
          </w:p>
        </w:tc>
        <w:tc>
          <w:tcPr>
            <w:tcW w:w="688" w:type="dxa"/>
            <w:tcPrChange w:id="1551" w:author="Do Thanh Trung" w:date="2025-06-12T10:11:00Z" w16du:dateUtc="2025-06-12T03:11:00Z">
              <w:tcPr>
                <w:tcW w:w="688" w:type="dxa"/>
              </w:tcPr>
            </w:tcPrChange>
          </w:tcPr>
          <w:p w14:paraId="02B0788F" w14:textId="77777777" w:rsidR="001959D5" w:rsidRDefault="001959D5" w:rsidP="001959D5">
            <w:pPr>
              <w:jc w:val="center"/>
            </w:pPr>
            <w:r w:rsidRPr="00D10C2D">
              <w:t>X</w:t>
            </w:r>
          </w:p>
        </w:tc>
        <w:tc>
          <w:tcPr>
            <w:tcW w:w="889" w:type="dxa"/>
            <w:tcPrChange w:id="1552" w:author="Do Thanh Trung" w:date="2025-06-12T10:11:00Z" w16du:dateUtc="2025-06-12T03:11:00Z">
              <w:tcPr>
                <w:tcW w:w="889" w:type="dxa"/>
              </w:tcPr>
            </w:tcPrChange>
          </w:tcPr>
          <w:p w14:paraId="470DBED2" w14:textId="77777777" w:rsidR="001959D5" w:rsidRDefault="001959D5" w:rsidP="001959D5">
            <w:pPr>
              <w:jc w:val="center"/>
            </w:pPr>
            <w:r w:rsidRPr="00D10C2D">
              <w:t>X</w:t>
            </w:r>
          </w:p>
        </w:tc>
        <w:tc>
          <w:tcPr>
            <w:tcW w:w="915" w:type="dxa"/>
            <w:tcPrChange w:id="1553" w:author="Do Thanh Trung" w:date="2025-06-12T10:11:00Z" w16du:dateUtc="2025-06-12T03:11:00Z">
              <w:tcPr>
                <w:tcW w:w="915" w:type="dxa"/>
              </w:tcPr>
            </w:tcPrChange>
          </w:tcPr>
          <w:p w14:paraId="755E52F5" w14:textId="77777777" w:rsidR="001959D5" w:rsidRDefault="001959D5" w:rsidP="001959D5">
            <w:pPr>
              <w:jc w:val="center"/>
            </w:pPr>
            <w:r w:rsidRPr="00D10C2D">
              <w:t>X</w:t>
            </w:r>
          </w:p>
        </w:tc>
        <w:tc>
          <w:tcPr>
            <w:tcW w:w="719" w:type="dxa"/>
            <w:tcPrChange w:id="1554" w:author="Do Thanh Trung" w:date="2025-06-12T10:11:00Z" w16du:dateUtc="2025-06-12T03:11:00Z">
              <w:tcPr>
                <w:tcW w:w="719" w:type="dxa"/>
              </w:tcPr>
            </w:tcPrChange>
          </w:tcPr>
          <w:p w14:paraId="3EA17B96" w14:textId="77777777" w:rsidR="001959D5" w:rsidRDefault="001959D5" w:rsidP="001959D5">
            <w:pPr>
              <w:jc w:val="center"/>
            </w:pPr>
            <w:r w:rsidRPr="00D10C2D">
              <w:t>X</w:t>
            </w:r>
          </w:p>
        </w:tc>
        <w:tc>
          <w:tcPr>
            <w:tcW w:w="694" w:type="dxa"/>
            <w:tcPrChange w:id="1555" w:author="Do Thanh Trung" w:date="2025-06-12T10:11:00Z" w16du:dateUtc="2025-06-12T03:11:00Z">
              <w:tcPr>
                <w:tcW w:w="694" w:type="dxa"/>
              </w:tcPr>
            </w:tcPrChange>
          </w:tcPr>
          <w:p w14:paraId="540F09A0" w14:textId="77777777" w:rsidR="001959D5" w:rsidRDefault="001959D5" w:rsidP="001959D5">
            <w:pPr>
              <w:jc w:val="center"/>
            </w:pPr>
            <w:r w:rsidRPr="00D10C2D">
              <w:t>X</w:t>
            </w:r>
          </w:p>
        </w:tc>
        <w:tc>
          <w:tcPr>
            <w:tcW w:w="822" w:type="dxa"/>
            <w:tcPrChange w:id="1556" w:author="Do Thanh Trung" w:date="2025-06-12T10:11:00Z" w16du:dateUtc="2025-06-12T03:11:00Z">
              <w:tcPr>
                <w:tcW w:w="822" w:type="dxa"/>
              </w:tcPr>
            </w:tcPrChange>
          </w:tcPr>
          <w:p w14:paraId="5FF11AB0" w14:textId="77777777" w:rsidR="001959D5" w:rsidRDefault="001959D5" w:rsidP="001959D5">
            <w:pPr>
              <w:jc w:val="center"/>
            </w:pPr>
            <w:r w:rsidRPr="00D10C2D">
              <w:t>X</w:t>
            </w:r>
          </w:p>
        </w:tc>
        <w:tc>
          <w:tcPr>
            <w:tcW w:w="934" w:type="dxa"/>
            <w:tcPrChange w:id="1557" w:author="Do Thanh Trung" w:date="2025-06-12T10:11:00Z" w16du:dateUtc="2025-06-12T03:11:00Z">
              <w:tcPr>
                <w:tcW w:w="934" w:type="dxa"/>
              </w:tcPr>
            </w:tcPrChange>
          </w:tcPr>
          <w:p w14:paraId="3F99AA6E" w14:textId="59C8EF13" w:rsidR="001959D5" w:rsidRDefault="001959D5" w:rsidP="001959D5">
            <w:pPr>
              <w:jc w:val="center"/>
            </w:pPr>
            <w:r w:rsidRPr="00D10C2D">
              <w:t>X</w:t>
            </w:r>
          </w:p>
        </w:tc>
        <w:tc>
          <w:tcPr>
            <w:tcW w:w="934" w:type="dxa"/>
            <w:tcPrChange w:id="1558" w:author="Do Thanh Trung" w:date="2025-06-12T10:11:00Z" w16du:dateUtc="2025-06-12T03:11:00Z">
              <w:tcPr>
                <w:tcW w:w="934" w:type="dxa"/>
                <w:shd w:val="clear" w:color="auto" w:fill="D1D1D1" w:themeFill="background2" w:themeFillShade="E6"/>
              </w:tcPr>
            </w:tcPrChange>
          </w:tcPr>
          <w:p w14:paraId="052C054C" w14:textId="2181D77D" w:rsidR="001959D5" w:rsidRDefault="001959D5" w:rsidP="001959D5">
            <w:pPr>
              <w:jc w:val="center"/>
            </w:pPr>
            <w:ins w:id="1559" w:author="Do Thanh Trung" w:date="2025-06-12T10:11:00Z" w16du:dateUtc="2025-06-12T03:11:00Z">
              <w:r w:rsidRPr="00DF31B2">
                <w:t>X</w:t>
              </w:r>
            </w:ins>
          </w:p>
        </w:tc>
      </w:tr>
      <w:tr w:rsidR="001959D5" w14:paraId="5521C335" w14:textId="77777777" w:rsidTr="001959D5">
        <w:tblPrEx>
          <w:tblW w:w="12468" w:type="dxa"/>
          <w:tblPrExChange w:id="1560" w:author="Do Thanh Trung" w:date="2025-06-12T10:11:00Z" w16du:dateUtc="2025-06-12T03:11:00Z">
            <w:tblPrEx>
              <w:tblW w:w="12468" w:type="dxa"/>
            </w:tblPrEx>
          </w:tblPrExChange>
        </w:tblPrEx>
        <w:trPr>
          <w:trHeight w:val="423"/>
          <w:trPrChange w:id="1561" w:author="Do Thanh Trung" w:date="2025-06-12T10:11:00Z" w16du:dateUtc="2025-06-12T03:11:00Z">
            <w:trPr>
              <w:trHeight w:val="423"/>
            </w:trPr>
          </w:trPrChange>
        </w:trPr>
        <w:tc>
          <w:tcPr>
            <w:tcW w:w="1705" w:type="dxa"/>
            <w:vMerge/>
            <w:tcPrChange w:id="1562" w:author="Do Thanh Trung" w:date="2025-06-12T10:11:00Z" w16du:dateUtc="2025-06-12T03:11:00Z">
              <w:tcPr>
                <w:tcW w:w="1705" w:type="dxa"/>
                <w:vMerge/>
              </w:tcPr>
            </w:tcPrChange>
          </w:tcPr>
          <w:p w14:paraId="50086AD6" w14:textId="77777777" w:rsidR="001959D5" w:rsidRDefault="001959D5" w:rsidP="001959D5"/>
        </w:tc>
        <w:tc>
          <w:tcPr>
            <w:tcW w:w="4168" w:type="dxa"/>
            <w:tcPrChange w:id="1563" w:author="Do Thanh Trung" w:date="2025-06-12T10:11:00Z" w16du:dateUtc="2025-06-12T03:11:00Z">
              <w:tcPr>
                <w:tcW w:w="4168" w:type="dxa"/>
              </w:tcPr>
            </w:tcPrChange>
          </w:tcPr>
          <w:p w14:paraId="6DF77885" w14:textId="77777777" w:rsidR="001959D5" w:rsidRDefault="001959D5" w:rsidP="001959D5">
            <w:pPr>
              <w:jc w:val="left"/>
            </w:pPr>
            <w:r>
              <w:t>Cài đặt Tài khoản Quỹ Đầu tư</w:t>
            </w:r>
          </w:p>
        </w:tc>
        <w:tc>
          <w:tcPr>
            <w:tcW w:w="688" w:type="dxa"/>
            <w:tcPrChange w:id="1564" w:author="Do Thanh Trung" w:date="2025-06-12T10:11:00Z" w16du:dateUtc="2025-06-12T03:11:00Z">
              <w:tcPr>
                <w:tcW w:w="688" w:type="dxa"/>
              </w:tcPr>
            </w:tcPrChange>
          </w:tcPr>
          <w:p w14:paraId="49D76BEB" w14:textId="77777777" w:rsidR="001959D5" w:rsidRDefault="001959D5" w:rsidP="001959D5">
            <w:pPr>
              <w:jc w:val="center"/>
            </w:pPr>
            <w:r w:rsidRPr="00D10C2D">
              <w:t>X</w:t>
            </w:r>
          </w:p>
        </w:tc>
        <w:tc>
          <w:tcPr>
            <w:tcW w:w="889" w:type="dxa"/>
            <w:tcPrChange w:id="1565" w:author="Do Thanh Trung" w:date="2025-06-12T10:11:00Z" w16du:dateUtc="2025-06-12T03:11:00Z">
              <w:tcPr>
                <w:tcW w:w="889" w:type="dxa"/>
              </w:tcPr>
            </w:tcPrChange>
          </w:tcPr>
          <w:p w14:paraId="6853FBE6" w14:textId="77777777" w:rsidR="001959D5" w:rsidRDefault="001959D5" w:rsidP="001959D5">
            <w:pPr>
              <w:jc w:val="center"/>
            </w:pPr>
            <w:r w:rsidRPr="00D10C2D">
              <w:t>X</w:t>
            </w:r>
          </w:p>
        </w:tc>
        <w:tc>
          <w:tcPr>
            <w:tcW w:w="915" w:type="dxa"/>
            <w:tcPrChange w:id="1566" w:author="Do Thanh Trung" w:date="2025-06-12T10:11:00Z" w16du:dateUtc="2025-06-12T03:11:00Z">
              <w:tcPr>
                <w:tcW w:w="915" w:type="dxa"/>
              </w:tcPr>
            </w:tcPrChange>
          </w:tcPr>
          <w:p w14:paraId="78F3851C" w14:textId="77777777" w:rsidR="001959D5" w:rsidRDefault="001959D5" w:rsidP="001959D5">
            <w:pPr>
              <w:jc w:val="center"/>
            </w:pPr>
            <w:r w:rsidRPr="00D10C2D">
              <w:t>X</w:t>
            </w:r>
          </w:p>
        </w:tc>
        <w:tc>
          <w:tcPr>
            <w:tcW w:w="719" w:type="dxa"/>
            <w:tcPrChange w:id="1567" w:author="Do Thanh Trung" w:date="2025-06-12T10:11:00Z" w16du:dateUtc="2025-06-12T03:11:00Z">
              <w:tcPr>
                <w:tcW w:w="719" w:type="dxa"/>
              </w:tcPr>
            </w:tcPrChange>
          </w:tcPr>
          <w:p w14:paraId="31468C38" w14:textId="77777777" w:rsidR="001959D5" w:rsidRDefault="001959D5" w:rsidP="001959D5">
            <w:pPr>
              <w:jc w:val="center"/>
            </w:pPr>
            <w:r w:rsidRPr="00D10C2D">
              <w:t>X</w:t>
            </w:r>
          </w:p>
        </w:tc>
        <w:tc>
          <w:tcPr>
            <w:tcW w:w="694" w:type="dxa"/>
            <w:tcPrChange w:id="1568" w:author="Do Thanh Trung" w:date="2025-06-12T10:11:00Z" w16du:dateUtc="2025-06-12T03:11:00Z">
              <w:tcPr>
                <w:tcW w:w="694" w:type="dxa"/>
              </w:tcPr>
            </w:tcPrChange>
          </w:tcPr>
          <w:p w14:paraId="7A7DFC5C" w14:textId="77777777" w:rsidR="001959D5" w:rsidRDefault="001959D5" w:rsidP="001959D5">
            <w:pPr>
              <w:jc w:val="center"/>
            </w:pPr>
            <w:r w:rsidRPr="00D10C2D">
              <w:t>X</w:t>
            </w:r>
          </w:p>
        </w:tc>
        <w:tc>
          <w:tcPr>
            <w:tcW w:w="822" w:type="dxa"/>
            <w:tcPrChange w:id="1569" w:author="Do Thanh Trung" w:date="2025-06-12T10:11:00Z" w16du:dateUtc="2025-06-12T03:11:00Z">
              <w:tcPr>
                <w:tcW w:w="822" w:type="dxa"/>
              </w:tcPr>
            </w:tcPrChange>
          </w:tcPr>
          <w:p w14:paraId="4E474238" w14:textId="77777777" w:rsidR="001959D5" w:rsidRDefault="001959D5" w:rsidP="001959D5">
            <w:pPr>
              <w:jc w:val="center"/>
            </w:pPr>
            <w:r w:rsidRPr="00D10C2D">
              <w:t>X</w:t>
            </w:r>
          </w:p>
        </w:tc>
        <w:tc>
          <w:tcPr>
            <w:tcW w:w="934" w:type="dxa"/>
            <w:tcPrChange w:id="1570" w:author="Do Thanh Trung" w:date="2025-06-12T10:11:00Z" w16du:dateUtc="2025-06-12T03:11:00Z">
              <w:tcPr>
                <w:tcW w:w="934" w:type="dxa"/>
              </w:tcPr>
            </w:tcPrChange>
          </w:tcPr>
          <w:p w14:paraId="1EC42E4B" w14:textId="0C88916F" w:rsidR="001959D5" w:rsidRDefault="001959D5" w:rsidP="001959D5">
            <w:pPr>
              <w:jc w:val="center"/>
            </w:pPr>
            <w:r w:rsidRPr="00D10C2D">
              <w:t>X</w:t>
            </w:r>
          </w:p>
        </w:tc>
        <w:tc>
          <w:tcPr>
            <w:tcW w:w="934" w:type="dxa"/>
            <w:tcPrChange w:id="1571" w:author="Do Thanh Trung" w:date="2025-06-12T10:11:00Z" w16du:dateUtc="2025-06-12T03:11:00Z">
              <w:tcPr>
                <w:tcW w:w="934" w:type="dxa"/>
                <w:shd w:val="clear" w:color="auto" w:fill="D1D1D1" w:themeFill="background2" w:themeFillShade="E6"/>
              </w:tcPr>
            </w:tcPrChange>
          </w:tcPr>
          <w:p w14:paraId="6730C5D1" w14:textId="0D3495BA" w:rsidR="001959D5" w:rsidRDefault="001959D5" w:rsidP="001959D5">
            <w:pPr>
              <w:jc w:val="center"/>
            </w:pPr>
            <w:ins w:id="1572" w:author="Do Thanh Trung" w:date="2025-06-12T10:11:00Z" w16du:dateUtc="2025-06-12T03:11:00Z">
              <w:r w:rsidRPr="00DF31B2">
                <w:t>X</w:t>
              </w:r>
            </w:ins>
          </w:p>
        </w:tc>
      </w:tr>
      <w:tr w:rsidR="001959D5" w14:paraId="7217A3F8" w14:textId="77777777" w:rsidTr="001959D5">
        <w:tblPrEx>
          <w:tblW w:w="12468" w:type="dxa"/>
          <w:tblPrExChange w:id="1573" w:author="Do Thanh Trung" w:date="2025-06-12T10:11:00Z" w16du:dateUtc="2025-06-12T03:11:00Z">
            <w:tblPrEx>
              <w:tblW w:w="12468" w:type="dxa"/>
            </w:tblPrEx>
          </w:tblPrExChange>
        </w:tblPrEx>
        <w:trPr>
          <w:trHeight w:val="423"/>
          <w:trPrChange w:id="1574" w:author="Do Thanh Trung" w:date="2025-06-12T10:11:00Z" w16du:dateUtc="2025-06-12T03:11:00Z">
            <w:trPr>
              <w:trHeight w:val="423"/>
            </w:trPr>
          </w:trPrChange>
        </w:trPr>
        <w:tc>
          <w:tcPr>
            <w:tcW w:w="1705" w:type="dxa"/>
            <w:vMerge/>
            <w:tcPrChange w:id="1575" w:author="Do Thanh Trung" w:date="2025-06-12T10:11:00Z" w16du:dateUtc="2025-06-12T03:11:00Z">
              <w:tcPr>
                <w:tcW w:w="1705" w:type="dxa"/>
                <w:vMerge/>
              </w:tcPr>
            </w:tcPrChange>
          </w:tcPr>
          <w:p w14:paraId="0B4AB1C2" w14:textId="77777777" w:rsidR="001959D5" w:rsidRDefault="001959D5" w:rsidP="001959D5"/>
        </w:tc>
        <w:tc>
          <w:tcPr>
            <w:tcW w:w="4168" w:type="dxa"/>
            <w:tcPrChange w:id="1576" w:author="Do Thanh Trung" w:date="2025-06-12T10:11:00Z" w16du:dateUtc="2025-06-12T03:11:00Z">
              <w:tcPr>
                <w:tcW w:w="4168" w:type="dxa"/>
              </w:tcPr>
            </w:tcPrChange>
          </w:tcPr>
          <w:p w14:paraId="4B92095C" w14:textId="77777777" w:rsidR="001959D5" w:rsidRDefault="001959D5" w:rsidP="001959D5">
            <w:pPr>
              <w:jc w:val="left"/>
            </w:pPr>
            <w:r>
              <w:t>Cài đặt nhân viên quản lý tài khoản</w:t>
            </w:r>
          </w:p>
        </w:tc>
        <w:tc>
          <w:tcPr>
            <w:tcW w:w="688" w:type="dxa"/>
            <w:tcPrChange w:id="1577" w:author="Do Thanh Trung" w:date="2025-06-12T10:11:00Z" w16du:dateUtc="2025-06-12T03:11:00Z">
              <w:tcPr>
                <w:tcW w:w="688" w:type="dxa"/>
              </w:tcPr>
            </w:tcPrChange>
          </w:tcPr>
          <w:p w14:paraId="3C7DFCDE" w14:textId="77777777" w:rsidR="001959D5" w:rsidRDefault="001959D5" w:rsidP="001959D5">
            <w:pPr>
              <w:jc w:val="center"/>
            </w:pPr>
            <w:r w:rsidRPr="00D10C2D">
              <w:t>X</w:t>
            </w:r>
          </w:p>
        </w:tc>
        <w:tc>
          <w:tcPr>
            <w:tcW w:w="889" w:type="dxa"/>
            <w:tcPrChange w:id="1578" w:author="Do Thanh Trung" w:date="2025-06-12T10:11:00Z" w16du:dateUtc="2025-06-12T03:11:00Z">
              <w:tcPr>
                <w:tcW w:w="889" w:type="dxa"/>
              </w:tcPr>
            </w:tcPrChange>
          </w:tcPr>
          <w:p w14:paraId="485AA072" w14:textId="77777777" w:rsidR="001959D5" w:rsidRDefault="001959D5" w:rsidP="001959D5">
            <w:pPr>
              <w:jc w:val="center"/>
            </w:pPr>
            <w:r w:rsidRPr="00D10C2D">
              <w:t>X</w:t>
            </w:r>
          </w:p>
        </w:tc>
        <w:tc>
          <w:tcPr>
            <w:tcW w:w="915" w:type="dxa"/>
            <w:tcPrChange w:id="1579" w:author="Do Thanh Trung" w:date="2025-06-12T10:11:00Z" w16du:dateUtc="2025-06-12T03:11:00Z">
              <w:tcPr>
                <w:tcW w:w="915" w:type="dxa"/>
              </w:tcPr>
            </w:tcPrChange>
          </w:tcPr>
          <w:p w14:paraId="57CA2069" w14:textId="77777777" w:rsidR="001959D5" w:rsidRDefault="001959D5" w:rsidP="001959D5">
            <w:pPr>
              <w:jc w:val="center"/>
            </w:pPr>
            <w:r w:rsidRPr="00D10C2D">
              <w:t>X</w:t>
            </w:r>
          </w:p>
        </w:tc>
        <w:tc>
          <w:tcPr>
            <w:tcW w:w="719" w:type="dxa"/>
            <w:tcPrChange w:id="1580" w:author="Do Thanh Trung" w:date="2025-06-12T10:11:00Z" w16du:dateUtc="2025-06-12T03:11:00Z">
              <w:tcPr>
                <w:tcW w:w="719" w:type="dxa"/>
              </w:tcPr>
            </w:tcPrChange>
          </w:tcPr>
          <w:p w14:paraId="004A44AC" w14:textId="77777777" w:rsidR="001959D5" w:rsidRDefault="001959D5" w:rsidP="001959D5">
            <w:pPr>
              <w:jc w:val="center"/>
            </w:pPr>
            <w:r w:rsidRPr="00D10C2D">
              <w:t>X</w:t>
            </w:r>
          </w:p>
        </w:tc>
        <w:tc>
          <w:tcPr>
            <w:tcW w:w="694" w:type="dxa"/>
            <w:tcPrChange w:id="1581" w:author="Do Thanh Trung" w:date="2025-06-12T10:11:00Z" w16du:dateUtc="2025-06-12T03:11:00Z">
              <w:tcPr>
                <w:tcW w:w="694" w:type="dxa"/>
              </w:tcPr>
            </w:tcPrChange>
          </w:tcPr>
          <w:p w14:paraId="3C393CDF" w14:textId="77777777" w:rsidR="001959D5" w:rsidRDefault="001959D5" w:rsidP="001959D5">
            <w:pPr>
              <w:jc w:val="center"/>
            </w:pPr>
            <w:r w:rsidRPr="00D10C2D">
              <w:t>X</w:t>
            </w:r>
          </w:p>
        </w:tc>
        <w:tc>
          <w:tcPr>
            <w:tcW w:w="822" w:type="dxa"/>
            <w:tcPrChange w:id="1582" w:author="Do Thanh Trung" w:date="2025-06-12T10:11:00Z" w16du:dateUtc="2025-06-12T03:11:00Z">
              <w:tcPr>
                <w:tcW w:w="822" w:type="dxa"/>
              </w:tcPr>
            </w:tcPrChange>
          </w:tcPr>
          <w:p w14:paraId="7AE10E4D" w14:textId="77777777" w:rsidR="001959D5" w:rsidRDefault="001959D5" w:rsidP="001959D5">
            <w:pPr>
              <w:jc w:val="center"/>
            </w:pPr>
            <w:r w:rsidRPr="00D10C2D">
              <w:t>X</w:t>
            </w:r>
          </w:p>
        </w:tc>
        <w:tc>
          <w:tcPr>
            <w:tcW w:w="934" w:type="dxa"/>
            <w:tcPrChange w:id="1583" w:author="Do Thanh Trung" w:date="2025-06-12T10:11:00Z" w16du:dateUtc="2025-06-12T03:11:00Z">
              <w:tcPr>
                <w:tcW w:w="934" w:type="dxa"/>
              </w:tcPr>
            </w:tcPrChange>
          </w:tcPr>
          <w:p w14:paraId="26EE9FA7" w14:textId="6E400785" w:rsidR="001959D5" w:rsidRDefault="001959D5" w:rsidP="001959D5">
            <w:pPr>
              <w:jc w:val="center"/>
            </w:pPr>
            <w:r w:rsidRPr="00D10C2D">
              <w:t>X</w:t>
            </w:r>
          </w:p>
        </w:tc>
        <w:tc>
          <w:tcPr>
            <w:tcW w:w="934" w:type="dxa"/>
            <w:tcPrChange w:id="1584" w:author="Do Thanh Trung" w:date="2025-06-12T10:11:00Z" w16du:dateUtc="2025-06-12T03:11:00Z">
              <w:tcPr>
                <w:tcW w:w="934" w:type="dxa"/>
                <w:shd w:val="clear" w:color="auto" w:fill="D1D1D1" w:themeFill="background2" w:themeFillShade="E6"/>
              </w:tcPr>
            </w:tcPrChange>
          </w:tcPr>
          <w:p w14:paraId="2B6F90ED" w14:textId="3560C6B4" w:rsidR="001959D5" w:rsidRDefault="001959D5" w:rsidP="001959D5">
            <w:pPr>
              <w:jc w:val="center"/>
            </w:pPr>
            <w:ins w:id="1585" w:author="Do Thanh Trung" w:date="2025-06-12T10:11:00Z" w16du:dateUtc="2025-06-12T03:11:00Z">
              <w:r w:rsidRPr="00DF31B2">
                <w:t>X</w:t>
              </w:r>
            </w:ins>
          </w:p>
        </w:tc>
      </w:tr>
      <w:tr w:rsidR="001959D5" w14:paraId="03AECEB2" w14:textId="77777777" w:rsidTr="001959D5">
        <w:tblPrEx>
          <w:tblW w:w="12468" w:type="dxa"/>
          <w:tblPrExChange w:id="1586" w:author="Do Thanh Trung" w:date="2025-06-12T10:11:00Z" w16du:dateUtc="2025-06-12T03:11:00Z">
            <w:tblPrEx>
              <w:tblW w:w="12468" w:type="dxa"/>
            </w:tblPrEx>
          </w:tblPrExChange>
        </w:tblPrEx>
        <w:trPr>
          <w:trHeight w:val="423"/>
          <w:trPrChange w:id="1587" w:author="Do Thanh Trung" w:date="2025-06-12T10:11:00Z" w16du:dateUtc="2025-06-12T03:11:00Z">
            <w:trPr>
              <w:trHeight w:val="423"/>
            </w:trPr>
          </w:trPrChange>
        </w:trPr>
        <w:tc>
          <w:tcPr>
            <w:tcW w:w="1705" w:type="dxa"/>
            <w:vMerge/>
            <w:tcPrChange w:id="1588" w:author="Do Thanh Trung" w:date="2025-06-12T10:11:00Z" w16du:dateUtc="2025-06-12T03:11:00Z">
              <w:tcPr>
                <w:tcW w:w="1705" w:type="dxa"/>
                <w:vMerge/>
              </w:tcPr>
            </w:tcPrChange>
          </w:tcPr>
          <w:p w14:paraId="0FFA5310" w14:textId="77777777" w:rsidR="001959D5" w:rsidRDefault="001959D5" w:rsidP="001959D5"/>
        </w:tc>
        <w:tc>
          <w:tcPr>
            <w:tcW w:w="4168" w:type="dxa"/>
            <w:tcPrChange w:id="1589" w:author="Do Thanh Trung" w:date="2025-06-12T10:11:00Z" w16du:dateUtc="2025-06-12T03:11:00Z">
              <w:tcPr>
                <w:tcW w:w="4168" w:type="dxa"/>
              </w:tcPr>
            </w:tcPrChange>
          </w:tcPr>
          <w:p w14:paraId="11514AEE" w14:textId="77777777" w:rsidR="001959D5" w:rsidRDefault="001959D5" w:rsidP="001959D5">
            <w:pPr>
              <w:jc w:val="left"/>
            </w:pPr>
            <w:r>
              <w:t>Cài đặt Danh mục đầu tư</w:t>
            </w:r>
          </w:p>
        </w:tc>
        <w:tc>
          <w:tcPr>
            <w:tcW w:w="688" w:type="dxa"/>
            <w:tcPrChange w:id="1590" w:author="Do Thanh Trung" w:date="2025-06-12T10:11:00Z" w16du:dateUtc="2025-06-12T03:11:00Z">
              <w:tcPr>
                <w:tcW w:w="688" w:type="dxa"/>
              </w:tcPr>
            </w:tcPrChange>
          </w:tcPr>
          <w:p w14:paraId="76B45630" w14:textId="77777777" w:rsidR="001959D5" w:rsidRDefault="001959D5" w:rsidP="001959D5">
            <w:pPr>
              <w:jc w:val="center"/>
            </w:pPr>
            <w:r w:rsidRPr="00D10C2D">
              <w:t>X</w:t>
            </w:r>
          </w:p>
        </w:tc>
        <w:tc>
          <w:tcPr>
            <w:tcW w:w="889" w:type="dxa"/>
            <w:tcPrChange w:id="1591" w:author="Do Thanh Trung" w:date="2025-06-12T10:11:00Z" w16du:dateUtc="2025-06-12T03:11:00Z">
              <w:tcPr>
                <w:tcW w:w="889" w:type="dxa"/>
              </w:tcPr>
            </w:tcPrChange>
          </w:tcPr>
          <w:p w14:paraId="7F5B6572" w14:textId="77777777" w:rsidR="001959D5" w:rsidRDefault="001959D5" w:rsidP="001959D5">
            <w:pPr>
              <w:jc w:val="center"/>
            </w:pPr>
            <w:r w:rsidRPr="00D10C2D">
              <w:t>X</w:t>
            </w:r>
          </w:p>
        </w:tc>
        <w:tc>
          <w:tcPr>
            <w:tcW w:w="915" w:type="dxa"/>
            <w:tcPrChange w:id="1592" w:author="Do Thanh Trung" w:date="2025-06-12T10:11:00Z" w16du:dateUtc="2025-06-12T03:11:00Z">
              <w:tcPr>
                <w:tcW w:w="915" w:type="dxa"/>
              </w:tcPr>
            </w:tcPrChange>
          </w:tcPr>
          <w:p w14:paraId="704FC9E9" w14:textId="77777777" w:rsidR="001959D5" w:rsidRDefault="001959D5" w:rsidP="001959D5">
            <w:pPr>
              <w:jc w:val="center"/>
            </w:pPr>
            <w:r w:rsidRPr="00D10C2D">
              <w:t>X</w:t>
            </w:r>
          </w:p>
        </w:tc>
        <w:tc>
          <w:tcPr>
            <w:tcW w:w="719" w:type="dxa"/>
            <w:tcPrChange w:id="1593" w:author="Do Thanh Trung" w:date="2025-06-12T10:11:00Z" w16du:dateUtc="2025-06-12T03:11:00Z">
              <w:tcPr>
                <w:tcW w:w="719" w:type="dxa"/>
              </w:tcPr>
            </w:tcPrChange>
          </w:tcPr>
          <w:p w14:paraId="4001E775" w14:textId="77777777" w:rsidR="001959D5" w:rsidRDefault="001959D5" w:rsidP="001959D5">
            <w:pPr>
              <w:jc w:val="center"/>
            </w:pPr>
            <w:r w:rsidRPr="00D10C2D">
              <w:t>X</w:t>
            </w:r>
          </w:p>
        </w:tc>
        <w:tc>
          <w:tcPr>
            <w:tcW w:w="694" w:type="dxa"/>
            <w:tcPrChange w:id="1594" w:author="Do Thanh Trung" w:date="2025-06-12T10:11:00Z" w16du:dateUtc="2025-06-12T03:11:00Z">
              <w:tcPr>
                <w:tcW w:w="694" w:type="dxa"/>
              </w:tcPr>
            </w:tcPrChange>
          </w:tcPr>
          <w:p w14:paraId="24193811" w14:textId="77777777" w:rsidR="001959D5" w:rsidRDefault="001959D5" w:rsidP="001959D5">
            <w:pPr>
              <w:jc w:val="center"/>
            </w:pPr>
            <w:r w:rsidRPr="00D10C2D">
              <w:t>X</w:t>
            </w:r>
          </w:p>
        </w:tc>
        <w:tc>
          <w:tcPr>
            <w:tcW w:w="822" w:type="dxa"/>
            <w:tcPrChange w:id="1595" w:author="Do Thanh Trung" w:date="2025-06-12T10:11:00Z" w16du:dateUtc="2025-06-12T03:11:00Z">
              <w:tcPr>
                <w:tcW w:w="822" w:type="dxa"/>
              </w:tcPr>
            </w:tcPrChange>
          </w:tcPr>
          <w:p w14:paraId="76889F5E" w14:textId="77777777" w:rsidR="001959D5" w:rsidRDefault="001959D5" w:rsidP="001959D5">
            <w:pPr>
              <w:jc w:val="center"/>
            </w:pPr>
            <w:r w:rsidRPr="00D10C2D">
              <w:t>X</w:t>
            </w:r>
          </w:p>
        </w:tc>
        <w:tc>
          <w:tcPr>
            <w:tcW w:w="934" w:type="dxa"/>
            <w:tcPrChange w:id="1596" w:author="Do Thanh Trung" w:date="2025-06-12T10:11:00Z" w16du:dateUtc="2025-06-12T03:11:00Z">
              <w:tcPr>
                <w:tcW w:w="934" w:type="dxa"/>
              </w:tcPr>
            </w:tcPrChange>
          </w:tcPr>
          <w:p w14:paraId="7256C604" w14:textId="296D5C00" w:rsidR="001959D5" w:rsidRDefault="001959D5" w:rsidP="001959D5">
            <w:pPr>
              <w:jc w:val="center"/>
            </w:pPr>
            <w:r w:rsidRPr="00D10C2D">
              <w:t>X</w:t>
            </w:r>
          </w:p>
        </w:tc>
        <w:tc>
          <w:tcPr>
            <w:tcW w:w="934" w:type="dxa"/>
            <w:tcPrChange w:id="1597" w:author="Do Thanh Trung" w:date="2025-06-12T10:11:00Z" w16du:dateUtc="2025-06-12T03:11:00Z">
              <w:tcPr>
                <w:tcW w:w="934" w:type="dxa"/>
                <w:shd w:val="clear" w:color="auto" w:fill="D1D1D1" w:themeFill="background2" w:themeFillShade="E6"/>
              </w:tcPr>
            </w:tcPrChange>
          </w:tcPr>
          <w:p w14:paraId="05F784D0" w14:textId="5CB3C1D4" w:rsidR="001959D5" w:rsidRDefault="001959D5" w:rsidP="001959D5">
            <w:pPr>
              <w:jc w:val="center"/>
            </w:pPr>
            <w:ins w:id="1598" w:author="Do Thanh Trung" w:date="2025-06-12T10:11:00Z" w16du:dateUtc="2025-06-12T03:11:00Z">
              <w:r w:rsidRPr="00DF31B2">
                <w:t>X</w:t>
              </w:r>
            </w:ins>
          </w:p>
        </w:tc>
      </w:tr>
      <w:tr w:rsidR="001959D5" w14:paraId="5918DF3D" w14:textId="77777777" w:rsidTr="001959D5">
        <w:tblPrEx>
          <w:tblW w:w="12468" w:type="dxa"/>
          <w:tblPrExChange w:id="1599" w:author="Do Thanh Trung" w:date="2025-06-12T10:11:00Z" w16du:dateUtc="2025-06-12T03:11:00Z">
            <w:tblPrEx>
              <w:tblW w:w="12468" w:type="dxa"/>
            </w:tblPrEx>
          </w:tblPrExChange>
        </w:tblPrEx>
        <w:trPr>
          <w:trHeight w:val="423"/>
          <w:trPrChange w:id="1600" w:author="Do Thanh Trung" w:date="2025-06-12T10:11:00Z" w16du:dateUtc="2025-06-12T03:11:00Z">
            <w:trPr>
              <w:trHeight w:val="423"/>
            </w:trPr>
          </w:trPrChange>
        </w:trPr>
        <w:tc>
          <w:tcPr>
            <w:tcW w:w="1705" w:type="dxa"/>
            <w:vMerge/>
            <w:tcPrChange w:id="1601" w:author="Do Thanh Trung" w:date="2025-06-12T10:11:00Z" w16du:dateUtc="2025-06-12T03:11:00Z">
              <w:tcPr>
                <w:tcW w:w="1705" w:type="dxa"/>
                <w:vMerge/>
              </w:tcPr>
            </w:tcPrChange>
          </w:tcPr>
          <w:p w14:paraId="643C3FCE" w14:textId="77777777" w:rsidR="001959D5" w:rsidRDefault="001959D5" w:rsidP="001959D5"/>
        </w:tc>
        <w:tc>
          <w:tcPr>
            <w:tcW w:w="4168" w:type="dxa"/>
            <w:tcPrChange w:id="1602" w:author="Do Thanh Trung" w:date="2025-06-12T10:11:00Z" w16du:dateUtc="2025-06-12T03:11:00Z">
              <w:tcPr>
                <w:tcW w:w="4168" w:type="dxa"/>
              </w:tcPr>
            </w:tcPrChange>
          </w:tcPr>
          <w:p w14:paraId="7668A410" w14:textId="77777777" w:rsidR="001959D5" w:rsidRDefault="001959D5" w:rsidP="001959D5">
            <w:pPr>
              <w:jc w:val="left"/>
            </w:pPr>
            <w:r>
              <w:t>Cài đặt Quy định đầu tư</w:t>
            </w:r>
          </w:p>
        </w:tc>
        <w:tc>
          <w:tcPr>
            <w:tcW w:w="688" w:type="dxa"/>
            <w:tcPrChange w:id="1603" w:author="Do Thanh Trung" w:date="2025-06-12T10:11:00Z" w16du:dateUtc="2025-06-12T03:11:00Z">
              <w:tcPr>
                <w:tcW w:w="688" w:type="dxa"/>
              </w:tcPr>
            </w:tcPrChange>
          </w:tcPr>
          <w:p w14:paraId="276AFF09" w14:textId="77777777" w:rsidR="001959D5" w:rsidRDefault="001959D5" w:rsidP="001959D5">
            <w:pPr>
              <w:jc w:val="center"/>
            </w:pPr>
            <w:r w:rsidRPr="00D10C2D">
              <w:t>X</w:t>
            </w:r>
          </w:p>
        </w:tc>
        <w:tc>
          <w:tcPr>
            <w:tcW w:w="889" w:type="dxa"/>
            <w:tcPrChange w:id="1604" w:author="Do Thanh Trung" w:date="2025-06-12T10:11:00Z" w16du:dateUtc="2025-06-12T03:11:00Z">
              <w:tcPr>
                <w:tcW w:w="889" w:type="dxa"/>
              </w:tcPr>
            </w:tcPrChange>
          </w:tcPr>
          <w:p w14:paraId="4EC6D49C" w14:textId="77777777" w:rsidR="001959D5" w:rsidRDefault="001959D5" w:rsidP="001959D5">
            <w:pPr>
              <w:jc w:val="center"/>
            </w:pPr>
            <w:r w:rsidRPr="00D10C2D">
              <w:t>X</w:t>
            </w:r>
          </w:p>
        </w:tc>
        <w:tc>
          <w:tcPr>
            <w:tcW w:w="915" w:type="dxa"/>
            <w:tcPrChange w:id="1605" w:author="Do Thanh Trung" w:date="2025-06-12T10:11:00Z" w16du:dateUtc="2025-06-12T03:11:00Z">
              <w:tcPr>
                <w:tcW w:w="915" w:type="dxa"/>
              </w:tcPr>
            </w:tcPrChange>
          </w:tcPr>
          <w:p w14:paraId="3CD7446E" w14:textId="77777777" w:rsidR="001959D5" w:rsidRDefault="001959D5" w:rsidP="001959D5">
            <w:pPr>
              <w:jc w:val="center"/>
            </w:pPr>
            <w:r w:rsidRPr="00D10C2D">
              <w:t>X</w:t>
            </w:r>
          </w:p>
        </w:tc>
        <w:tc>
          <w:tcPr>
            <w:tcW w:w="719" w:type="dxa"/>
            <w:tcPrChange w:id="1606" w:author="Do Thanh Trung" w:date="2025-06-12T10:11:00Z" w16du:dateUtc="2025-06-12T03:11:00Z">
              <w:tcPr>
                <w:tcW w:w="719" w:type="dxa"/>
              </w:tcPr>
            </w:tcPrChange>
          </w:tcPr>
          <w:p w14:paraId="29690F0C" w14:textId="77777777" w:rsidR="001959D5" w:rsidRDefault="001959D5" w:rsidP="001959D5">
            <w:pPr>
              <w:jc w:val="center"/>
            </w:pPr>
            <w:r w:rsidRPr="00D10C2D">
              <w:t>X</w:t>
            </w:r>
          </w:p>
        </w:tc>
        <w:tc>
          <w:tcPr>
            <w:tcW w:w="694" w:type="dxa"/>
            <w:tcPrChange w:id="1607" w:author="Do Thanh Trung" w:date="2025-06-12T10:11:00Z" w16du:dateUtc="2025-06-12T03:11:00Z">
              <w:tcPr>
                <w:tcW w:w="694" w:type="dxa"/>
              </w:tcPr>
            </w:tcPrChange>
          </w:tcPr>
          <w:p w14:paraId="3E730618" w14:textId="77777777" w:rsidR="001959D5" w:rsidRDefault="001959D5" w:rsidP="001959D5">
            <w:pPr>
              <w:jc w:val="center"/>
            </w:pPr>
            <w:r w:rsidRPr="00D10C2D">
              <w:t>X</w:t>
            </w:r>
          </w:p>
        </w:tc>
        <w:tc>
          <w:tcPr>
            <w:tcW w:w="822" w:type="dxa"/>
            <w:tcPrChange w:id="1608" w:author="Do Thanh Trung" w:date="2025-06-12T10:11:00Z" w16du:dateUtc="2025-06-12T03:11:00Z">
              <w:tcPr>
                <w:tcW w:w="822" w:type="dxa"/>
              </w:tcPr>
            </w:tcPrChange>
          </w:tcPr>
          <w:p w14:paraId="5DBD8C2D" w14:textId="77777777" w:rsidR="001959D5" w:rsidRDefault="001959D5" w:rsidP="001959D5">
            <w:pPr>
              <w:jc w:val="center"/>
            </w:pPr>
            <w:r w:rsidRPr="00D10C2D">
              <w:t>X</w:t>
            </w:r>
          </w:p>
        </w:tc>
        <w:tc>
          <w:tcPr>
            <w:tcW w:w="934" w:type="dxa"/>
            <w:tcPrChange w:id="1609" w:author="Do Thanh Trung" w:date="2025-06-12T10:11:00Z" w16du:dateUtc="2025-06-12T03:11:00Z">
              <w:tcPr>
                <w:tcW w:w="934" w:type="dxa"/>
              </w:tcPr>
            </w:tcPrChange>
          </w:tcPr>
          <w:p w14:paraId="4BB782CC" w14:textId="636F2804" w:rsidR="001959D5" w:rsidRDefault="001959D5" w:rsidP="001959D5">
            <w:pPr>
              <w:jc w:val="center"/>
            </w:pPr>
            <w:r w:rsidRPr="00D10C2D">
              <w:t>X</w:t>
            </w:r>
          </w:p>
        </w:tc>
        <w:tc>
          <w:tcPr>
            <w:tcW w:w="934" w:type="dxa"/>
            <w:tcPrChange w:id="1610" w:author="Do Thanh Trung" w:date="2025-06-12T10:11:00Z" w16du:dateUtc="2025-06-12T03:11:00Z">
              <w:tcPr>
                <w:tcW w:w="934" w:type="dxa"/>
                <w:shd w:val="clear" w:color="auto" w:fill="D1D1D1" w:themeFill="background2" w:themeFillShade="E6"/>
              </w:tcPr>
            </w:tcPrChange>
          </w:tcPr>
          <w:p w14:paraId="5A21ADE4" w14:textId="771FC511" w:rsidR="001959D5" w:rsidRDefault="001959D5" w:rsidP="001959D5">
            <w:pPr>
              <w:jc w:val="center"/>
            </w:pPr>
            <w:ins w:id="1611" w:author="Do Thanh Trung" w:date="2025-06-12T10:11:00Z" w16du:dateUtc="2025-06-12T03:11:00Z">
              <w:r w:rsidRPr="00DF31B2">
                <w:t>X</w:t>
              </w:r>
            </w:ins>
          </w:p>
        </w:tc>
      </w:tr>
      <w:tr w:rsidR="001959D5" w14:paraId="1A4979B7" w14:textId="77777777" w:rsidTr="001959D5">
        <w:tblPrEx>
          <w:tblW w:w="12468" w:type="dxa"/>
          <w:tblPrExChange w:id="1612" w:author="Do Thanh Trung" w:date="2025-06-12T10:11:00Z" w16du:dateUtc="2025-06-12T03:11:00Z">
            <w:tblPrEx>
              <w:tblW w:w="12468" w:type="dxa"/>
            </w:tblPrEx>
          </w:tblPrExChange>
        </w:tblPrEx>
        <w:trPr>
          <w:trHeight w:val="423"/>
          <w:trPrChange w:id="1613" w:author="Do Thanh Trung" w:date="2025-06-12T10:11:00Z" w16du:dateUtc="2025-06-12T03:11:00Z">
            <w:trPr>
              <w:trHeight w:val="423"/>
            </w:trPr>
          </w:trPrChange>
        </w:trPr>
        <w:tc>
          <w:tcPr>
            <w:tcW w:w="1705" w:type="dxa"/>
            <w:vMerge/>
            <w:tcPrChange w:id="1614" w:author="Do Thanh Trung" w:date="2025-06-12T10:11:00Z" w16du:dateUtc="2025-06-12T03:11:00Z">
              <w:tcPr>
                <w:tcW w:w="1705" w:type="dxa"/>
                <w:vMerge/>
              </w:tcPr>
            </w:tcPrChange>
          </w:tcPr>
          <w:p w14:paraId="2A391814" w14:textId="77777777" w:rsidR="001959D5" w:rsidRDefault="001959D5" w:rsidP="001959D5"/>
        </w:tc>
        <w:tc>
          <w:tcPr>
            <w:tcW w:w="4168" w:type="dxa"/>
            <w:tcPrChange w:id="1615" w:author="Do Thanh Trung" w:date="2025-06-12T10:11:00Z" w16du:dateUtc="2025-06-12T03:11:00Z">
              <w:tcPr>
                <w:tcW w:w="4168" w:type="dxa"/>
              </w:tcPr>
            </w:tcPrChange>
          </w:tcPr>
          <w:p w14:paraId="6B5D86D6" w14:textId="77777777" w:rsidR="001959D5" w:rsidRDefault="001959D5" w:rsidP="001959D5">
            <w:pPr>
              <w:jc w:val="left"/>
            </w:pPr>
            <w:r>
              <w:t>Cài đặt Hạn mức theo nhóm ngành</w:t>
            </w:r>
          </w:p>
        </w:tc>
        <w:tc>
          <w:tcPr>
            <w:tcW w:w="688" w:type="dxa"/>
            <w:tcPrChange w:id="1616" w:author="Do Thanh Trung" w:date="2025-06-12T10:11:00Z" w16du:dateUtc="2025-06-12T03:11:00Z">
              <w:tcPr>
                <w:tcW w:w="688" w:type="dxa"/>
              </w:tcPr>
            </w:tcPrChange>
          </w:tcPr>
          <w:p w14:paraId="7E0ABC32" w14:textId="77777777" w:rsidR="001959D5" w:rsidRDefault="001959D5" w:rsidP="001959D5">
            <w:pPr>
              <w:jc w:val="center"/>
            </w:pPr>
            <w:r w:rsidRPr="00D10C2D">
              <w:t>X</w:t>
            </w:r>
          </w:p>
        </w:tc>
        <w:tc>
          <w:tcPr>
            <w:tcW w:w="889" w:type="dxa"/>
            <w:tcPrChange w:id="1617" w:author="Do Thanh Trung" w:date="2025-06-12T10:11:00Z" w16du:dateUtc="2025-06-12T03:11:00Z">
              <w:tcPr>
                <w:tcW w:w="889" w:type="dxa"/>
              </w:tcPr>
            </w:tcPrChange>
          </w:tcPr>
          <w:p w14:paraId="7CE2BF20" w14:textId="77777777" w:rsidR="001959D5" w:rsidRDefault="001959D5" w:rsidP="001959D5">
            <w:pPr>
              <w:jc w:val="center"/>
            </w:pPr>
            <w:r w:rsidRPr="00D10C2D">
              <w:t>X</w:t>
            </w:r>
          </w:p>
        </w:tc>
        <w:tc>
          <w:tcPr>
            <w:tcW w:w="915" w:type="dxa"/>
            <w:tcPrChange w:id="1618" w:author="Do Thanh Trung" w:date="2025-06-12T10:11:00Z" w16du:dateUtc="2025-06-12T03:11:00Z">
              <w:tcPr>
                <w:tcW w:w="915" w:type="dxa"/>
              </w:tcPr>
            </w:tcPrChange>
          </w:tcPr>
          <w:p w14:paraId="21CB1D4C" w14:textId="77777777" w:rsidR="001959D5" w:rsidRDefault="001959D5" w:rsidP="001959D5">
            <w:pPr>
              <w:jc w:val="center"/>
            </w:pPr>
            <w:r w:rsidRPr="00D10C2D">
              <w:t>X</w:t>
            </w:r>
          </w:p>
        </w:tc>
        <w:tc>
          <w:tcPr>
            <w:tcW w:w="719" w:type="dxa"/>
            <w:tcPrChange w:id="1619" w:author="Do Thanh Trung" w:date="2025-06-12T10:11:00Z" w16du:dateUtc="2025-06-12T03:11:00Z">
              <w:tcPr>
                <w:tcW w:w="719" w:type="dxa"/>
              </w:tcPr>
            </w:tcPrChange>
          </w:tcPr>
          <w:p w14:paraId="082FAB07" w14:textId="77777777" w:rsidR="001959D5" w:rsidRDefault="001959D5" w:rsidP="001959D5">
            <w:pPr>
              <w:jc w:val="center"/>
            </w:pPr>
            <w:r w:rsidRPr="00D10C2D">
              <w:t>X</w:t>
            </w:r>
          </w:p>
        </w:tc>
        <w:tc>
          <w:tcPr>
            <w:tcW w:w="694" w:type="dxa"/>
            <w:tcPrChange w:id="1620" w:author="Do Thanh Trung" w:date="2025-06-12T10:11:00Z" w16du:dateUtc="2025-06-12T03:11:00Z">
              <w:tcPr>
                <w:tcW w:w="694" w:type="dxa"/>
              </w:tcPr>
            </w:tcPrChange>
          </w:tcPr>
          <w:p w14:paraId="27C0EAC9" w14:textId="77777777" w:rsidR="001959D5" w:rsidRDefault="001959D5" w:rsidP="001959D5">
            <w:pPr>
              <w:jc w:val="center"/>
            </w:pPr>
            <w:r w:rsidRPr="00D10C2D">
              <w:t>X</w:t>
            </w:r>
          </w:p>
        </w:tc>
        <w:tc>
          <w:tcPr>
            <w:tcW w:w="822" w:type="dxa"/>
            <w:tcPrChange w:id="1621" w:author="Do Thanh Trung" w:date="2025-06-12T10:11:00Z" w16du:dateUtc="2025-06-12T03:11:00Z">
              <w:tcPr>
                <w:tcW w:w="822" w:type="dxa"/>
              </w:tcPr>
            </w:tcPrChange>
          </w:tcPr>
          <w:p w14:paraId="2EFBE02F" w14:textId="77777777" w:rsidR="001959D5" w:rsidRDefault="001959D5" w:rsidP="001959D5">
            <w:pPr>
              <w:jc w:val="center"/>
            </w:pPr>
            <w:r w:rsidRPr="00D10C2D">
              <w:t>X</w:t>
            </w:r>
          </w:p>
        </w:tc>
        <w:tc>
          <w:tcPr>
            <w:tcW w:w="934" w:type="dxa"/>
            <w:tcPrChange w:id="1622" w:author="Do Thanh Trung" w:date="2025-06-12T10:11:00Z" w16du:dateUtc="2025-06-12T03:11:00Z">
              <w:tcPr>
                <w:tcW w:w="934" w:type="dxa"/>
              </w:tcPr>
            </w:tcPrChange>
          </w:tcPr>
          <w:p w14:paraId="0FD449A3" w14:textId="3A5F0E40" w:rsidR="001959D5" w:rsidRDefault="001959D5" w:rsidP="001959D5">
            <w:pPr>
              <w:jc w:val="center"/>
            </w:pPr>
            <w:r w:rsidRPr="00D10C2D">
              <w:t>X</w:t>
            </w:r>
          </w:p>
        </w:tc>
        <w:tc>
          <w:tcPr>
            <w:tcW w:w="934" w:type="dxa"/>
            <w:tcPrChange w:id="1623" w:author="Do Thanh Trung" w:date="2025-06-12T10:11:00Z" w16du:dateUtc="2025-06-12T03:11:00Z">
              <w:tcPr>
                <w:tcW w:w="934" w:type="dxa"/>
                <w:shd w:val="clear" w:color="auto" w:fill="D1D1D1" w:themeFill="background2" w:themeFillShade="E6"/>
              </w:tcPr>
            </w:tcPrChange>
          </w:tcPr>
          <w:p w14:paraId="5E19AE88" w14:textId="18D82253" w:rsidR="001959D5" w:rsidRDefault="001959D5" w:rsidP="001959D5">
            <w:pPr>
              <w:jc w:val="center"/>
            </w:pPr>
            <w:ins w:id="1624" w:author="Do Thanh Trung" w:date="2025-06-12T10:11:00Z" w16du:dateUtc="2025-06-12T03:11:00Z">
              <w:r w:rsidRPr="00DF31B2">
                <w:t>X</w:t>
              </w:r>
            </w:ins>
          </w:p>
        </w:tc>
      </w:tr>
      <w:tr w:rsidR="001959D5" w14:paraId="7E07134E" w14:textId="77777777" w:rsidTr="001959D5">
        <w:tblPrEx>
          <w:tblW w:w="12468" w:type="dxa"/>
          <w:tblPrExChange w:id="1625" w:author="Do Thanh Trung" w:date="2025-06-12T10:11:00Z" w16du:dateUtc="2025-06-12T03:11:00Z">
            <w:tblPrEx>
              <w:tblW w:w="12468" w:type="dxa"/>
            </w:tblPrEx>
          </w:tblPrExChange>
        </w:tblPrEx>
        <w:trPr>
          <w:trHeight w:val="71"/>
          <w:trPrChange w:id="1626" w:author="Do Thanh Trung" w:date="2025-06-12T10:11:00Z" w16du:dateUtc="2025-06-12T03:11:00Z">
            <w:trPr>
              <w:trHeight w:val="71"/>
            </w:trPr>
          </w:trPrChange>
        </w:trPr>
        <w:tc>
          <w:tcPr>
            <w:tcW w:w="1705" w:type="dxa"/>
            <w:vMerge/>
            <w:tcPrChange w:id="1627" w:author="Do Thanh Trung" w:date="2025-06-12T10:11:00Z" w16du:dateUtc="2025-06-12T03:11:00Z">
              <w:tcPr>
                <w:tcW w:w="1705" w:type="dxa"/>
                <w:vMerge/>
              </w:tcPr>
            </w:tcPrChange>
          </w:tcPr>
          <w:p w14:paraId="0FCF20F3" w14:textId="77777777" w:rsidR="001959D5" w:rsidRDefault="001959D5" w:rsidP="001959D5"/>
        </w:tc>
        <w:tc>
          <w:tcPr>
            <w:tcW w:w="4168" w:type="dxa"/>
            <w:tcPrChange w:id="1628" w:author="Do Thanh Trung" w:date="2025-06-12T10:11:00Z" w16du:dateUtc="2025-06-12T03:11:00Z">
              <w:tcPr>
                <w:tcW w:w="4168" w:type="dxa"/>
              </w:tcPr>
            </w:tcPrChange>
          </w:tcPr>
          <w:p w14:paraId="182FB7FD" w14:textId="77777777" w:rsidR="001959D5" w:rsidRDefault="001959D5" w:rsidP="001959D5">
            <w:pPr>
              <w:jc w:val="left"/>
            </w:pPr>
            <w:r>
              <w:t>Cài đặt Danh mục nhóm công ty liên quan</w:t>
            </w:r>
          </w:p>
        </w:tc>
        <w:tc>
          <w:tcPr>
            <w:tcW w:w="688" w:type="dxa"/>
            <w:tcPrChange w:id="1629" w:author="Do Thanh Trung" w:date="2025-06-12T10:11:00Z" w16du:dateUtc="2025-06-12T03:11:00Z">
              <w:tcPr>
                <w:tcW w:w="688" w:type="dxa"/>
              </w:tcPr>
            </w:tcPrChange>
          </w:tcPr>
          <w:p w14:paraId="79B210BD" w14:textId="77777777" w:rsidR="001959D5" w:rsidRDefault="001959D5" w:rsidP="001959D5">
            <w:pPr>
              <w:jc w:val="center"/>
            </w:pPr>
            <w:r w:rsidRPr="00D10C2D">
              <w:t>X</w:t>
            </w:r>
          </w:p>
        </w:tc>
        <w:tc>
          <w:tcPr>
            <w:tcW w:w="889" w:type="dxa"/>
            <w:tcPrChange w:id="1630" w:author="Do Thanh Trung" w:date="2025-06-12T10:11:00Z" w16du:dateUtc="2025-06-12T03:11:00Z">
              <w:tcPr>
                <w:tcW w:w="889" w:type="dxa"/>
              </w:tcPr>
            </w:tcPrChange>
          </w:tcPr>
          <w:p w14:paraId="3F392CD4" w14:textId="77777777" w:rsidR="001959D5" w:rsidRDefault="001959D5" w:rsidP="001959D5">
            <w:pPr>
              <w:jc w:val="center"/>
            </w:pPr>
            <w:r w:rsidRPr="00D10C2D">
              <w:t>X</w:t>
            </w:r>
          </w:p>
        </w:tc>
        <w:tc>
          <w:tcPr>
            <w:tcW w:w="915" w:type="dxa"/>
            <w:tcPrChange w:id="1631" w:author="Do Thanh Trung" w:date="2025-06-12T10:11:00Z" w16du:dateUtc="2025-06-12T03:11:00Z">
              <w:tcPr>
                <w:tcW w:w="915" w:type="dxa"/>
              </w:tcPr>
            </w:tcPrChange>
          </w:tcPr>
          <w:p w14:paraId="0F7998C3" w14:textId="77777777" w:rsidR="001959D5" w:rsidRDefault="001959D5" w:rsidP="001959D5">
            <w:pPr>
              <w:jc w:val="center"/>
            </w:pPr>
            <w:r w:rsidRPr="00D10C2D">
              <w:t>X</w:t>
            </w:r>
          </w:p>
        </w:tc>
        <w:tc>
          <w:tcPr>
            <w:tcW w:w="719" w:type="dxa"/>
            <w:tcPrChange w:id="1632" w:author="Do Thanh Trung" w:date="2025-06-12T10:11:00Z" w16du:dateUtc="2025-06-12T03:11:00Z">
              <w:tcPr>
                <w:tcW w:w="719" w:type="dxa"/>
              </w:tcPr>
            </w:tcPrChange>
          </w:tcPr>
          <w:p w14:paraId="46E618DA" w14:textId="77777777" w:rsidR="001959D5" w:rsidRDefault="001959D5" w:rsidP="001959D5">
            <w:pPr>
              <w:jc w:val="center"/>
            </w:pPr>
            <w:r w:rsidRPr="00D10C2D">
              <w:t>X</w:t>
            </w:r>
          </w:p>
        </w:tc>
        <w:tc>
          <w:tcPr>
            <w:tcW w:w="694" w:type="dxa"/>
            <w:tcPrChange w:id="1633" w:author="Do Thanh Trung" w:date="2025-06-12T10:11:00Z" w16du:dateUtc="2025-06-12T03:11:00Z">
              <w:tcPr>
                <w:tcW w:w="694" w:type="dxa"/>
              </w:tcPr>
            </w:tcPrChange>
          </w:tcPr>
          <w:p w14:paraId="04543CE3" w14:textId="77777777" w:rsidR="001959D5" w:rsidRDefault="001959D5" w:rsidP="001959D5">
            <w:pPr>
              <w:jc w:val="center"/>
            </w:pPr>
            <w:r w:rsidRPr="00D10C2D">
              <w:t>X</w:t>
            </w:r>
          </w:p>
        </w:tc>
        <w:tc>
          <w:tcPr>
            <w:tcW w:w="822" w:type="dxa"/>
            <w:tcPrChange w:id="1634" w:author="Do Thanh Trung" w:date="2025-06-12T10:11:00Z" w16du:dateUtc="2025-06-12T03:11:00Z">
              <w:tcPr>
                <w:tcW w:w="822" w:type="dxa"/>
              </w:tcPr>
            </w:tcPrChange>
          </w:tcPr>
          <w:p w14:paraId="2EB09434" w14:textId="77777777" w:rsidR="001959D5" w:rsidRDefault="001959D5" w:rsidP="001959D5">
            <w:pPr>
              <w:jc w:val="center"/>
            </w:pPr>
            <w:r w:rsidRPr="00D10C2D">
              <w:t>X</w:t>
            </w:r>
          </w:p>
        </w:tc>
        <w:tc>
          <w:tcPr>
            <w:tcW w:w="934" w:type="dxa"/>
            <w:tcPrChange w:id="1635" w:author="Do Thanh Trung" w:date="2025-06-12T10:11:00Z" w16du:dateUtc="2025-06-12T03:11:00Z">
              <w:tcPr>
                <w:tcW w:w="934" w:type="dxa"/>
              </w:tcPr>
            </w:tcPrChange>
          </w:tcPr>
          <w:p w14:paraId="47324A29" w14:textId="6BB27D32" w:rsidR="001959D5" w:rsidRDefault="001959D5" w:rsidP="001959D5">
            <w:pPr>
              <w:jc w:val="center"/>
            </w:pPr>
            <w:r w:rsidRPr="00D10C2D">
              <w:t>X</w:t>
            </w:r>
          </w:p>
        </w:tc>
        <w:tc>
          <w:tcPr>
            <w:tcW w:w="934" w:type="dxa"/>
            <w:tcPrChange w:id="1636" w:author="Do Thanh Trung" w:date="2025-06-12T10:11:00Z" w16du:dateUtc="2025-06-12T03:11:00Z">
              <w:tcPr>
                <w:tcW w:w="934" w:type="dxa"/>
                <w:shd w:val="clear" w:color="auto" w:fill="D1D1D1" w:themeFill="background2" w:themeFillShade="E6"/>
              </w:tcPr>
            </w:tcPrChange>
          </w:tcPr>
          <w:p w14:paraId="6F53D45E" w14:textId="36A99B73" w:rsidR="001959D5" w:rsidRDefault="001959D5" w:rsidP="001959D5">
            <w:pPr>
              <w:jc w:val="center"/>
            </w:pPr>
            <w:ins w:id="1637" w:author="Do Thanh Trung" w:date="2025-06-12T10:11:00Z" w16du:dateUtc="2025-06-12T03:11:00Z">
              <w:r w:rsidRPr="00DF31B2">
                <w:t>X</w:t>
              </w:r>
            </w:ins>
          </w:p>
        </w:tc>
      </w:tr>
      <w:tr w:rsidR="001959D5" w14:paraId="54A3096C" w14:textId="77777777" w:rsidTr="001959D5">
        <w:tblPrEx>
          <w:tblW w:w="12468" w:type="dxa"/>
          <w:tblPrExChange w:id="1638" w:author="Do Thanh Trung" w:date="2025-06-12T10:11:00Z" w16du:dateUtc="2025-06-12T03:11:00Z">
            <w:tblPrEx>
              <w:tblW w:w="12468" w:type="dxa"/>
            </w:tblPrEx>
          </w:tblPrExChange>
        </w:tblPrEx>
        <w:trPr>
          <w:trHeight w:val="423"/>
          <w:trPrChange w:id="1639" w:author="Do Thanh Trung" w:date="2025-06-12T10:11:00Z" w16du:dateUtc="2025-06-12T03:11:00Z">
            <w:trPr>
              <w:trHeight w:val="423"/>
            </w:trPr>
          </w:trPrChange>
        </w:trPr>
        <w:tc>
          <w:tcPr>
            <w:tcW w:w="1705" w:type="dxa"/>
            <w:vMerge/>
            <w:tcPrChange w:id="1640" w:author="Do Thanh Trung" w:date="2025-06-12T10:11:00Z" w16du:dateUtc="2025-06-12T03:11:00Z">
              <w:tcPr>
                <w:tcW w:w="1705" w:type="dxa"/>
                <w:vMerge/>
              </w:tcPr>
            </w:tcPrChange>
          </w:tcPr>
          <w:p w14:paraId="707C8C99" w14:textId="77777777" w:rsidR="001959D5" w:rsidRDefault="001959D5" w:rsidP="001959D5"/>
        </w:tc>
        <w:tc>
          <w:tcPr>
            <w:tcW w:w="4168" w:type="dxa"/>
            <w:tcPrChange w:id="1641" w:author="Do Thanh Trung" w:date="2025-06-12T10:11:00Z" w16du:dateUtc="2025-06-12T03:11:00Z">
              <w:tcPr>
                <w:tcW w:w="4168" w:type="dxa"/>
              </w:tcPr>
            </w:tcPrChange>
          </w:tcPr>
          <w:p w14:paraId="752AADC2" w14:textId="77777777" w:rsidR="001959D5" w:rsidRDefault="001959D5" w:rsidP="001959D5">
            <w:pPr>
              <w:jc w:val="left"/>
            </w:pPr>
            <w:r>
              <w:t>Cài đặt nhân viên quản lý tài khoản</w:t>
            </w:r>
          </w:p>
        </w:tc>
        <w:tc>
          <w:tcPr>
            <w:tcW w:w="688" w:type="dxa"/>
            <w:tcPrChange w:id="1642" w:author="Do Thanh Trung" w:date="2025-06-12T10:11:00Z" w16du:dateUtc="2025-06-12T03:11:00Z">
              <w:tcPr>
                <w:tcW w:w="688" w:type="dxa"/>
              </w:tcPr>
            </w:tcPrChange>
          </w:tcPr>
          <w:p w14:paraId="0158E623" w14:textId="77777777" w:rsidR="001959D5" w:rsidRDefault="001959D5" w:rsidP="001959D5">
            <w:pPr>
              <w:jc w:val="center"/>
            </w:pPr>
            <w:r w:rsidRPr="00D10C2D">
              <w:t>X</w:t>
            </w:r>
          </w:p>
        </w:tc>
        <w:tc>
          <w:tcPr>
            <w:tcW w:w="889" w:type="dxa"/>
            <w:tcPrChange w:id="1643" w:author="Do Thanh Trung" w:date="2025-06-12T10:11:00Z" w16du:dateUtc="2025-06-12T03:11:00Z">
              <w:tcPr>
                <w:tcW w:w="889" w:type="dxa"/>
              </w:tcPr>
            </w:tcPrChange>
          </w:tcPr>
          <w:p w14:paraId="4A818D87" w14:textId="77777777" w:rsidR="001959D5" w:rsidRDefault="001959D5" w:rsidP="001959D5">
            <w:pPr>
              <w:jc w:val="center"/>
            </w:pPr>
            <w:r w:rsidRPr="00D10C2D">
              <w:t>X</w:t>
            </w:r>
          </w:p>
        </w:tc>
        <w:tc>
          <w:tcPr>
            <w:tcW w:w="915" w:type="dxa"/>
            <w:tcPrChange w:id="1644" w:author="Do Thanh Trung" w:date="2025-06-12T10:11:00Z" w16du:dateUtc="2025-06-12T03:11:00Z">
              <w:tcPr>
                <w:tcW w:w="915" w:type="dxa"/>
              </w:tcPr>
            </w:tcPrChange>
          </w:tcPr>
          <w:p w14:paraId="671F5274" w14:textId="77777777" w:rsidR="001959D5" w:rsidRDefault="001959D5" w:rsidP="001959D5">
            <w:pPr>
              <w:jc w:val="center"/>
            </w:pPr>
            <w:r w:rsidRPr="00D10C2D">
              <w:t>X</w:t>
            </w:r>
          </w:p>
        </w:tc>
        <w:tc>
          <w:tcPr>
            <w:tcW w:w="719" w:type="dxa"/>
            <w:tcPrChange w:id="1645" w:author="Do Thanh Trung" w:date="2025-06-12T10:11:00Z" w16du:dateUtc="2025-06-12T03:11:00Z">
              <w:tcPr>
                <w:tcW w:w="719" w:type="dxa"/>
              </w:tcPr>
            </w:tcPrChange>
          </w:tcPr>
          <w:p w14:paraId="37AB0C59" w14:textId="77777777" w:rsidR="001959D5" w:rsidRDefault="001959D5" w:rsidP="001959D5">
            <w:pPr>
              <w:jc w:val="center"/>
            </w:pPr>
            <w:r w:rsidRPr="00D10C2D">
              <w:t>X</w:t>
            </w:r>
          </w:p>
        </w:tc>
        <w:tc>
          <w:tcPr>
            <w:tcW w:w="694" w:type="dxa"/>
            <w:tcPrChange w:id="1646" w:author="Do Thanh Trung" w:date="2025-06-12T10:11:00Z" w16du:dateUtc="2025-06-12T03:11:00Z">
              <w:tcPr>
                <w:tcW w:w="694" w:type="dxa"/>
              </w:tcPr>
            </w:tcPrChange>
          </w:tcPr>
          <w:p w14:paraId="380594DD" w14:textId="77777777" w:rsidR="001959D5" w:rsidRDefault="001959D5" w:rsidP="001959D5">
            <w:pPr>
              <w:jc w:val="center"/>
            </w:pPr>
            <w:r w:rsidRPr="00D10C2D">
              <w:t>X</w:t>
            </w:r>
          </w:p>
        </w:tc>
        <w:tc>
          <w:tcPr>
            <w:tcW w:w="822" w:type="dxa"/>
            <w:tcPrChange w:id="1647" w:author="Do Thanh Trung" w:date="2025-06-12T10:11:00Z" w16du:dateUtc="2025-06-12T03:11:00Z">
              <w:tcPr>
                <w:tcW w:w="822" w:type="dxa"/>
              </w:tcPr>
            </w:tcPrChange>
          </w:tcPr>
          <w:p w14:paraId="492CB6A7" w14:textId="77777777" w:rsidR="001959D5" w:rsidRDefault="001959D5" w:rsidP="001959D5">
            <w:pPr>
              <w:jc w:val="center"/>
            </w:pPr>
            <w:r w:rsidRPr="00D10C2D">
              <w:t>X</w:t>
            </w:r>
          </w:p>
        </w:tc>
        <w:tc>
          <w:tcPr>
            <w:tcW w:w="934" w:type="dxa"/>
            <w:tcPrChange w:id="1648" w:author="Do Thanh Trung" w:date="2025-06-12T10:11:00Z" w16du:dateUtc="2025-06-12T03:11:00Z">
              <w:tcPr>
                <w:tcW w:w="934" w:type="dxa"/>
              </w:tcPr>
            </w:tcPrChange>
          </w:tcPr>
          <w:p w14:paraId="536812BD" w14:textId="3979E019" w:rsidR="001959D5" w:rsidRDefault="001959D5" w:rsidP="001959D5">
            <w:pPr>
              <w:jc w:val="center"/>
            </w:pPr>
            <w:r w:rsidRPr="00D10C2D">
              <w:t>X</w:t>
            </w:r>
          </w:p>
        </w:tc>
        <w:tc>
          <w:tcPr>
            <w:tcW w:w="934" w:type="dxa"/>
            <w:tcPrChange w:id="1649" w:author="Do Thanh Trung" w:date="2025-06-12T10:11:00Z" w16du:dateUtc="2025-06-12T03:11:00Z">
              <w:tcPr>
                <w:tcW w:w="934" w:type="dxa"/>
                <w:shd w:val="clear" w:color="auto" w:fill="D1D1D1" w:themeFill="background2" w:themeFillShade="E6"/>
              </w:tcPr>
            </w:tcPrChange>
          </w:tcPr>
          <w:p w14:paraId="5AA3AFFB" w14:textId="23BD67B1" w:rsidR="001959D5" w:rsidRDefault="001959D5" w:rsidP="001959D5">
            <w:pPr>
              <w:jc w:val="center"/>
            </w:pPr>
            <w:ins w:id="1650" w:author="Do Thanh Trung" w:date="2025-06-12T10:11:00Z" w16du:dateUtc="2025-06-12T03:11:00Z">
              <w:r w:rsidRPr="00DF31B2">
                <w:t>X</w:t>
              </w:r>
            </w:ins>
          </w:p>
        </w:tc>
      </w:tr>
      <w:tr w:rsidR="001959D5" w14:paraId="2A35537F" w14:textId="77777777" w:rsidTr="001959D5">
        <w:tblPrEx>
          <w:tblW w:w="12468" w:type="dxa"/>
          <w:tblPrExChange w:id="1651" w:author="Do Thanh Trung" w:date="2025-06-12T10:11:00Z" w16du:dateUtc="2025-06-12T03:11:00Z">
            <w:tblPrEx>
              <w:tblW w:w="12468" w:type="dxa"/>
            </w:tblPrEx>
          </w:tblPrExChange>
        </w:tblPrEx>
        <w:trPr>
          <w:trHeight w:val="423"/>
          <w:trPrChange w:id="1652" w:author="Do Thanh Trung" w:date="2025-06-12T10:11:00Z" w16du:dateUtc="2025-06-12T03:11:00Z">
            <w:trPr>
              <w:trHeight w:val="423"/>
            </w:trPr>
          </w:trPrChange>
        </w:trPr>
        <w:tc>
          <w:tcPr>
            <w:tcW w:w="1705" w:type="dxa"/>
            <w:vMerge w:val="restart"/>
            <w:tcPrChange w:id="1653" w:author="Do Thanh Trung" w:date="2025-06-12T10:11:00Z" w16du:dateUtc="2025-06-12T03:11:00Z">
              <w:tcPr>
                <w:tcW w:w="1705" w:type="dxa"/>
                <w:vMerge w:val="restart"/>
              </w:tcPr>
            </w:tcPrChange>
          </w:tcPr>
          <w:p w14:paraId="0DAD5AE4" w14:textId="77777777" w:rsidR="001959D5" w:rsidRDefault="001959D5" w:rsidP="001959D5">
            <w:r>
              <w:t>Thực hiện đầu tư chứng khoán</w:t>
            </w:r>
          </w:p>
        </w:tc>
        <w:tc>
          <w:tcPr>
            <w:tcW w:w="4168" w:type="dxa"/>
            <w:tcPrChange w:id="1654" w:author="Do Thanh Trung" w:date="2025-06-12T10:11:00Z" w16du:dateUtc="2025-06-12T03:11:00Z">
              <w:tcPr>
                <w:tcW w:w="4168" w:type="dxa"/>
              </w:tcPr>
            </w:tcPrChange>
          </w:tcPr>
          <w:p w14:paraId="4E848A75" w14:textId="77777777" w:rsidR="001959D5" w:rsidRDefault="001959D5" w:rsidP="001959D5">
            <w:pPr>
              <w:jc w:val="left"/>
            </w:pPr>
            <w:r>
              <w:t>Cập nhật Danh mục đầu tư</w:t>
            </w:r>
          </w:p>
        </w:tc>
        <w:tc>
          <w:tcPr>
            <w:tcW w:w="688" w:type="dxa"/>
            <w:tcPrChange w:id="1655" w:author="Do Thanh Trung" w:date="2025-06-12T10:11:00Z" w16du:dateUtc="2025-06-12T03:11:00Z">
              <w:tcPr>
                <w:tcW w:w="688" w:type="dxa"/>
              </w:tcPr>
            </w:tcPrChange>
          </w:tcPr>
          <w:p w14:paraId="4DC09C18" w14:textId="77777777" w:rsidR="001959D5" w:rsidRDefault="001959D5" w:rsidP="001959D5">
            <w:pPr>
              <w:jc w:val="center"/>
            </w:pPr>
            <w:r w:rsidRPr="00D10C2D">
              <w:t>X</w:t>
            </w:r>
          </w:p>
        </w:tc>
        <w:tc>
          <w:tcPr>
            <w:tcW w:w="889" w:type="dxa"/>
            <w:tcPrChange w:id="1656" w:author="Do Thanh Trung" w:date="2025-06-12T10:11:00Z" w16du:dateUtc="2025-06-12T03:11:00Z">
              <w:tcPr>
                <w:tcW w:w="889" w:type="dxa"/>
              </w:tcPr>
            </w:tcPrChange>
          </w:tcPr>
          <w:p w14:paraId="71312CA4" w14:textId="77777777" w:rsidR="001959D5" w:rsidRDefault="001959D5" w:rsidP="001959D5">
            <w:pPr>
              <w:jc w:val="center"/>
            </w:pPr>
            <w:r w:rsidRPr="00D10C2D">
              <w:t>X</w:t>
            </w:r>
          </w:p>
        </w:tc>
        <w:tc>
          <w:tcPr>
            <w:tcW w:w="915" w:type="dxa"/>
            <w:tcPrChange w:id="1657" w:author="Do Thanh Trung" w:date="2025-06-12T10:11:00Z" w16du:dateUtc="2025-06-12T03:11:00Z">
              <w:tcPr>
                <w:tcW w:w="915" w:type="dxa"/>
              </w:tcPr>
            </w:tcPrChange>
          </w:tcPr>
          <w:p w14:paraId="068A8D50" w14:textId="77777777" w:rsidR="001959D5" w:rsidRDefault="001959D5" w:rsidP="001959D5">
            <w:pPr>
              <w:jc w:val="center"/>
            </w:pPr>
            <w:r w:rsidRPr="00D10C2D">
              <w:t>X</w:t>
            </w:r>
          </w:p>
        </w:tc>
        <w:tc>
          <w:tcPr>
            <w:tcW w:w="719" w:type="dxa"/>
            <w:tcPrChange w:id="1658" w:author="Do Thanh Trung" w:date="2025-06-12T10:11:00Z" w16du:dateUtc="2025-06-12T03:11:00Z">
              <w:tcPr>
                <w:tcW w:w="719" w:type="dxa"/>
              </w:tcPr>
            </w:tcPrChange>
          </w:tcPr>
          <w:p w14:paraId="0C5BE1C0" w14:textId="77777777" w:rsidR="001959D5" w:rsidRDefault="001959D5" w:rsidP="001959D5">
            <w:pPr>
              <w:jc w:val="center"/>
            </w:pPr>
            <w:r w:rsidRPr="00D10C2D">
              <w:t>X</w:t>
            </w:r>
          </w:p>
        </w:tc>
        <w:tc>
          <w:tcPr>
            <w:tcW w:w="694" w:type="dxa"/>
            <w:tcPrChange w:id="1659" w:author="Do Thanh Trung" w:date="2025-06-12T10:11:00Z" w16du:dateUtc="2025-06-12T03:11:00Z">
              <w:tcPr>
                <w:tcW w:w="694" w:type="dxa"/>
              </w:tcPr>
            </w:tcPrChange>
          </w:tcPr>
          <w:p w14:paraId="3BF03241" w14:textId="77777777" w:rsidR="001959D5" w:rsidRDefault="001959D5" w:rsidP="001959D5">
            <w:pPr>
              <w:jc w:val="center"/>
            </w:pPr>
            <w:r w:rsidRPr="00D10C2D">
              <w:t>X</w:t>
            </w:r>
          </w:p>
        </w:tc>
        <w:tc>
          <w:tcPr>
            <w:tcW w:w="822" w:type="dxa"/>
            <w:tcPrChange w:id="1660" w:author="Do Thanh Trung" w:date="2025-06-12T10:11:00Z" w16du:dateUtc="2025-06-12T03:11:00Z">
              <w:tcPr>
                <w:tcW w:w="822" w:type="dxa"/>
              </w:tcPr>
            </w:tcPrChange>
          </w:tcPr>
          <w:p w14:paraId="08C4C79A" w14:textId="77777777" w:rsidR="001959D5" w:rsidRDefault="001959D5" w:rsidP="001959D5">
            <w:pPr>
              <w:jc w:val="center"/>
            </w:pPr>
            <w:r w:rsidRPr="00D10C2D">
              <w:t>X</w:t>
            </w:r>
          </w:p>
        </w:tc>
        <w:tc>
          <w:tcPr>
            <w:tcW w:w="934" w:type="dxa"/>
            <w:tcPrChange w:id="1661" w:author="Do Thanh Trung" w:date="2025-06-12T10:11:00Z" w16du:dateUtc="2025-06-12T03:11:00Z">
              <w:tcPr>
                <w:tcW w:w="934" w:type="dxa"/>
              </w:tcPr>
            </w:tcPrChange>
          </w:tcPr>
          <w:p w14:paraId="002A0636" w14:textId="1396FF85" w:rsidR="001959D5" w:rsidRDefault="001959D5" w:rsidP="001959D5">
            <w:pPr>
              <w:jc w:val="center"/>
            </w:pPr>
            <w:r w:rsidRPr="00D10C2D">
              <w:t>X</w:t>
            </w:r>
          </w:p>
        </w:tc>
        <w:tc>
          <w:tcPr>
            <w:tcW w:w="934" w:type="dxa"/>
            <w:tcPrChange w:id="1662" w:author="Do Thanh Trung" w:date="2025-06-12T10:11:00Z" w16du:dateUtc="2025-06-12T03:11:00Z">
              <w:tcPr>
                <w:tcW w:w="934" w:type="dxa"/>
                <w:shd w:val="clear" w:color="auto" w:fill="D1D1D1" w:themeFill="background2" w:themeFillShade="E6"/>
              </w:tcPr>
            </w:tcPrChange>
          </w:tcPr>
          <w:p w14:paraId="673CFFFC" w14:textId="343FADC5" w:rsidR="001959D5" w:rsidRDefault="001959D5" w:rsidP="001959D5">
            <w:pPr>
              <w:jc w:val="center"/>
            </w:pPr>
            <w:ins w:id="1663" w:author="Do Thanh Trung" w:date="2025-06-12T10:11:00Z" w16du:dateUtc="2025-06-12T03:11:00Z">
              <w:r w:rsidRPr="00DF31B2">
                <w:t>X</w:t>
              </w:r>
            </w:ins>
          </w:p>
        </w:tc>
      </w:tr>
      <w:tr w:rsidR="001959D5" w14:paraId="4D244C0D" w14:textId="77777777" w:rsidTr="001959D5">
        <w:tblPrEx>
          <w:tblW w:w="12468" w:type="dxa"/>
          <w:tblPrExChange w:id="1664" w:author="Do Thanh Trung" w:date="2025-06-12T10:11:00Z" w16du:dateUtc="2025-06-12T03:11:00Z">
            <w:tblPrEx>
              <w:tblW w:w="12468" w:type="dxa"/>
            </w:tblPrEx>
          </w:tblPrExChange>
        </w:tblPrEx>
        <w:trPr>
          <w:trHeight w:val="423"/>
          <w:trPrChange w:id="1665" w:author="Do Thanh Trung" w:date="2025-06-12T10:11:00Z" w16du:dateUtc="2025-06-12T03:11:00Z">
            <w:trPr>
              <w:trHeight w:val="423"/>
            </w:trPr>
          </w:trPrChange>
        </w:trPr>
        <w:tc>
          <w:tcPr>
            <w:tcW w:w="1705" w:type="dxa"/>
            <w:vMerge/>
            <w:tcPrChange w:id="1666" w:author="Do Thanh Trung" w:date="2025-06-12T10:11:00Z" w16du:dateUtc="2025-06-12T03:11:00Z">
              <w:tcPr>
                <w:tcW w:w="1705" w:type="dxa"/>
                <w:vMerge/>
              </w:tcPr>
            </w:tcPrChange>
          </w:tcPr>
          <w:p w14:paraId="5AD0F50B" w14:textId="77777777" w:rsidR="001959D5" w:rsidRDefault="001959D5" w:rsidP="001959D5"/>
        </w:tc>
        <w:tc>
          <w:tcPr>
            <w:tcW w:w="4168" w:type="dxa"/>
            <w:tcPrChange w:id="1667" w:author="Do Thanh Trung" w:date="2025-06-12T10:11:00Z" w16du:dateUtc="2025-06-12T03:11:00Z">
              <w:tcPr>
                <w:tcW w:w="4168" w:type="dxa"/>
              </w:tcPr>
            </w:tcPrChange>
          </w:tcPr>
          <w:p w14:paraId="1D5592E5" w14:textId="77777777" w:rsidR="001959D5" w:rsidRDefault="001959D5" w:rsidP="001959D5">
            <w:pPr>
              <w:jc w:val="left"/>
            </w:pPr>
            <w:r>
              <w:t>Thực hiện giao dịch</w:t>
            </w:r>
          </w:p>
        </w:tc>
        <w:tc>
          <w:tcPr>
            <w:tcW w:w="688" w:type="dxa"/>
            <w:tcPrChange w:id="1668" w:author="Do Thanh Trung" w:date="2025-06-12T10:11:00Z" w16du:dateUtc="2025-06-12T03:11:00Z">
              <w:tcPr>
                <w:tcW w:w="688" w:type="dxa"/>
              </w:tcPr>
            </w:tcPrChange>
          </w:tcPr>
          <w:p w14:paraId="76F1243E" w14:textId="77777777" w:rsidR="001959D5" w:rsidRDefault="001959D5" w:rsidP="001959D5">
            <w:pPr>
              <w:jc w:val="center"/>
            </w:pPr>
            <w:r w:rsidRPr="00D10C2D">
              <w:t>X</w:t>
            </w:r>
          </w:p>
        </w:tc>
        <w:tc>
          <w:tcPr>
            <w:tcW w:w="889" w:type="dxa"/>
            <w:tcPrChange w:id="1669" w:author="Do Thanh Trung" w:date="2025-06-12T10:11:00Z" w16du:dateUtc="2025-06-12T03:11:00Z">
              <w:tcPr>
                <w:tcW w:w="889" w:type="dxa"/>
              </w:tcPr>
            </w:tcPrChange>
          </w:tcPr>
          <w:p w14:paraId="1C08628D" w14:textId="77777777" w:rsidR="001959D5" w:rsidRDefault="001959D5" w:rsidP="001959D5">
            <w:pPr>
              <w:jc w:val="center"/>
            </w:pPr>
            <w:r w:rsidRPr="00D10C2D">
              <w:t>X</w:t>
            </w:r>
          </w:p>
        </w:tc>
        <w:tc>
          <w:tcPr>
            <w:tcW w:w="915" w:type="dxa"/>
            <w:tcPrChange w:id="1670" w:author="Do Thanh Trung" w:date="2025-06-12T10:11:00Z" w16du:dateUtc="2025-06-12T03:11:00Z">
              <w:tcPr>
                <w:tcW w:w="915" w:type="dxa"/>
              </w:tcPr>
            </w:tcPrChange>
          </w:tcPr>
          <w:p w14:paraId="08B970CD" w14:textId="77777777" w:rsidR="001959D5" w:rsidRDefault="001959D5" w:rsidP="001959D5">
            <w:pPr>
              <w:jc w:val="center"/>
            </w:pPr>
            <w:r w:rsidRPr="00D10C2D">
              <w:t>X</w:t>
            </w:r>
          </w:p>
        </w:tc>
        <w:tc>
          <w:tcPr>
            <w:tcW w:w="719" w:type="dxa"/>
            <w:tcPrChange w:id="1671" w:author="Do Thanh Trung" w:date="2025-06-12T10:11:00Z" w16du:dateUtc="2025-06-12T03:11:00Z">
              <w:tcPr>
                <w:tcW w:w="719" w:type="dxa"/>
              </w:tcPr>
            </w:tcPrChange>
          </w:tcPr>
          <w:p w14:paraId="4D291714" w14:textId="77777777" w:rsidR="001959D5" w:rsidRDefault="001959D5" w:rsidP="001959D5">
            <w:pPr>
              <w:jc w:val="center"/>
            </w:pPr>
            <w:r w:rsidRPr="00D10C2D">
              <w:t>X</w:t>
            </w:r>
          </w:p>
        </w:tc>
        <w:tc>
          <w:tcPr>
            <w:tcW w:w="694" w:type="dxa"/>
            <w:tcPrChange w:id="1672" w:author="Do Thanh Trung" w:date="2025-06-12T10:11:00Z" w16du:dateUtc="2025-06-12T03:11:00Z">
              <w:tcPr>
                <w:tcW w:w="694" w:type="dxa"/>
              </w:tcPr>
            </w:tcPrChange>
          </w:tcPr>
          <w:p w14:paraId="3C67335B" w14:textId="77777777" w:rsidR="001959D5" w:rsidRDefault="001959D5" w:rsidP="001959D5">
            <w:pPr>
              <w:jc w:val="center"/>
            </w:pPr>
            <w:r w:rsidRPr="00D10C2D">
              <w:t>X</w:t>
            </w:r>
          </w:p>
        </w:tc>
        <w:tc>
          <w:tcPr>
            <w:tcW w:w="822" w:type="dxa"/>
            <w:tcPrChange w:id="1673" w:author="Do Thanh Trung" w:date="2025-06-12T10:11:00Z" w16du:dateUtc="2025-06-12T03:11:00Z">
              <w:tcPr>
                <w:tcW w:w="822" w:type="dxa"/>
              </w:tcPr>
            </w:tcPrChange>
          </w:tcPr>
          <w:p w14:paraId="5E2A02C6" w14:textId="77777777" w:rsidR="001959D5" w:rsidRDefault="001959D5" w:rsidP="001959D5">
            <w:pPr>
              <w:jc w:val="center"/>
            </w:pPr>
            <w:r w:rsidRPr="00D10C2D">
              <w:t>X</w:t>
            </w:r>
          </w:p>
        </w:tc>
        <w:tc>
          <w:tcPr>
            <w:tcW w:w="934" w:type="dxa"/>
            <w:tcPrChange w:id="1674" w:author="Do Thanh Trung" w:date="2025-06-12T10:11:00Z" w16du:dateUtc="2025-06-12T03:11:00Z">
              <w:tcPr>
                <w:tcW w:w="934" w:type="dxa"/>
              </w:tcPr>
            </w:tcPrChange>
          </w:tcPr>
          <w:p w14:paraId="0CB9422B" w14:textId="22D53C07" w:rsidR="001959D5" w:rsidRDefault="001959D5" w:rsidP="001959D5">
            <w:pPr>
              <w:jc w:val="center"/>
            </w:pPr>
            <w:r w:rsidRPr="00D10C2D">
              <w:t>X</w:t>
            </w:r>
          </w:p>
        </w:tc>
        <w:tc>
          <w:tcPr>
            <w:tcW w:w="934" w:type="dxa"/>
            <w:tcPrChange w:id="1675" w:author="Do Thanh Trung" w:date="2025-06-12T10:11:00Z" w16du:dateUtc="2025-06-12T03:11:00Z">
              <w:tcPr>
                <w:tcW w:w="934" w:type="dxa"/>
                <w:shd w:val="clear" w:color="auto" w:fill="D1D1D1" w:themeFill="background2" w:themeFillShade="E6"/>
              </w:tcPr>
            </w:tcPrChange>
          </w:tcPr>
          <w:p w14:paraId="3A2C361A" w14:textId="09FA2873" w:rsidR="001959D5" w:rsidRDefault="001959D5" w:rsidP="001959D5">
            <w:pPr>
              <w:jc w:val="center"/>
            </w:pPr>
            <w:ins w:id="1676" w:author="Do Thanh Trung" w:date="2025-06-12T10:11:00Z" w16du:dateUtc="2025-06-12T03:11:00Z">
              <w:r w:rsidRPr="00DF31B2">
                <w:t>X</w:t>
              </w:r>
            </w:ins>
          </w:p>
        </w:tc>
      </w:tr>
      <w:tr w:rsidR="001959D5" w14:paraId="1685B1F0" w14:textId="77777777" w:rsidTr="001959D5">
        <w:tblPrEx>
          <w:tblW w:w="12468" w:type="dxa"/>
          <w:tblPrExChange w:id="1677" w:author="Do Thanh Trung" w:date="2025-06-12T10:11:00Z" w16du:dateUtc="2025-06-12T03:11:00Z">
            <w:tblPrEx>
              <w:tblW w:w="12468" w:type="dxa"/>
            </w:tblPrEx>
          </w:tblPrExChange>
        </w:tblPrEx>
        <w:trPr>
          <w:trHeight w:val="423"/>
          <w:trPrChange w:id="1678" w:author="Do Thanh Trung" w:date="2025-06-12T10:11:00Z" w16du:dateUtc="2025-06-12T03:11:00Z">
            <w:trPr>
              <w:trHeight w:val="423"/>
            </w:trPr>
          </w:trPrChange>
        </w:trPr>
        <w:tc>
          <w:tcPr>
            <w:tcW w:w="1705" w:type="dxa"/>
            <w:vMerge w:val="restart"/>
            <w:tcPrChange w:id="1679" w:author="Do Thanh Trung" w:date="2025-06-12T10:11:00Z" w16du:dateUtc="2025-06-12T03:11:00Z">
              <w:tcPr>
                <w:tcW w:w="1705" w:type="dxa"/>
                <w:vMerge w:val="restart"/>
              </w:tcPr>
            </w:tcPrChange>
          </w:tcPr>
          <w:p w14:paraId="048668F1" w14:textId="77777777" w:rsidR="001959D5" w:rsidRDefault="001959D5" w:rsidP="001959D5">
            <w:r>
              <w:t>Thực hiện đầu tư tài sản khác</w:t>
            </w:r>
          </w:p>
        </w:tc>
        <w:tc>
          <w:tcPr>
            <w:tcW w:w="4168" w:type="dxa"/>
            <w:tcPrChange w:id="1680" w:author="Do Thanh Trung" w:date="2025-06-12T10:11:00Z" w16du:dateUtc="2025-06-12T03:11:00Z">
              <w:tcPr>
                <w:tcW w:w="4168" w:type="dxa"/>
              </w:tcPr>
            </w:tcPrChange>
          </w:tcPr>
          <w:p w14:paraId="33748D57" w14:textId="77777777" w:rsidR="001959D5" w:rsidRDefault="001959D5" w:rsidP="001959D5">
            <w:pPr>
              <w:jc w:val="left"/>
            </w:pPr>
            <w:r>
              <w:t>Mua Tài sản</w:t>
            </w:r>
          </w:p>
        </w:tc>
        <w:tc>
          <w:tcPr>
            <w:tcW w:w="688" w:type="dxa"/>
            <w:tcPrChange w:id="1681" w:author="Do Thanh Trung" w:date="2025-06-12T10:11:00Z" w16du:dateUtc="2025-06-12T03:11:00Z">
              <w:tcPr>
                <w:tcW w:w="688" w:type="dxa"/>
              </w:tcPr>
            </w:tcPrChange>
          </w:tcPr>
          <w:p w14:paraId="195F0764" w14:textId="77777777" w:rsidR="001959D5" w:rsidRDefault="001959D5" w:rsidP="001959D5">
            <w:pPr>
              <w:jc w:val="center"/>
            </w:pPr>
            <w:r w:rsidRPr="00D10C2D">
              <w:t>X</w:t>
            </w:r>
          </w:p>
        </w:tc>
        <w:tc>
          <w:tcPr>
            <w:tcW w:w="889" w:type="dxa"/>
            <w:tcPrChange w:id="1682" w:author="Do Thanh Trung" w:date="2025-06-12T10:11:00Z" w16du:dateUtc="2025-06-12T03:11:00Z">
              <w:tcPr>
                <w:tcW w:w="889" w:type="dxa"/>
              </w:tcPr>
            </w:tcPrChange>
          </w:tcPr>
          <w:p w14:paraId="6DAB576D" w14:textId="77777777" w:rsidR="001959D5" w:rsidRDefault="001959D5" w:rsidP="001959D5">
            <w:pPr>
              <w:jc w:val="center"/>
            </w:pPr>
            <w:r w:rsidRPr="00D10C2D">
              <w:t>X</w:t>
            </w:r>
          </w:p>
        </w:tc>
        <w:tc>
          <w:tcPr>
            <w:tcW w:w="915" w:type="dxa"/>
            <w:tcPrChange w:id="1683" w:author="Do Thanh Trung" w:date="2025-06-12T10:11:00Z" w16du:dateUtc="2025-06-12T03:11:00Z">
              <w:tcPr>
                <w:tcW w:w="915" w:type="dxa"/>
              </w:tcPr>
            </w:tcPrChange>
          </w:tcPr>
          <w:p w14:paraId="6145D11B" w14:textId="77777777" w:rsidR="001959D5" w:rsidRDefault="001959D5" w:rsidP="001959D5">
            <w:pPr>
              <w:jc w:val="center"/>
            </w:pPr>
            <w:r w:rsidRPr="00D10C2D">
              <w:t>X</w:t>
            </w:r>
          </w:p>
        </w:tc>
        <w:tc>
          <w:tcPr>
            <w:tcW w:w="719" w:type="dxa"/>
            <w:tcPrChange w:id="1684" w:author="Do Thanh Trung" w:date="2025-06-12T10:11:00Z" w16du:dateUtc="2025-06-12T03:11:00Z">
              <w:tcPr>
                <w:tcW w:w="719" w:type="dxa"/>
              </w:tcPr>
            </w:tcPrChange>
          </w:tcPr>
          <w:p w14:paraId="4E73D0D9" w14:textId="77777777" w:rsidR="001959D5" w:rsidRDefault="001959D5" w:rsidP="001959D5">
            <w:pPr>
              <w:jc w:val="center"/>
            </w:pPr>
            <w:r w:rsidRPr="00D10C2D">
              <w:t>X</w:t>
            </w:r>
          </w:p>
        </w:tc>
        <w:tc>
          <w:tcPr>
            <w:tcW w:w="694" w:type="dxa"/>
            <w:tcPrChange w:id="1685" w:author="Do Thanh Trung" w:date="2025-06-12T10:11:00Z" w16du:dateUtc="2025-06-12T03:11:00Z">
              <w:tcPr>
                <w:tcW w:w="694" w:type="dxa"/>
              </w:tcPr>
            </w:tcPrChange>
          </w:tcPr>
          <w:p w14:paraId="4C1FFF14" w14:textId="77777777" w:rsidR="001959D5" w:rsidRDefault="001959D5" w:rsidP="001959D5">
            <w:pPr>
              <w:jc w:val="center"/>
            </w:pPr>
            <w:r w:rsidRPr="00D10C2D">
              <w:t>X</w:t>
            </w:r>
          </w:p>
        </w:tc>
        <w:tc>
          <w:tcPr>
            <w:tcW w:w="822" w:type="dxa"/>
            <w:tcPrChange w:id="1686" w:author="Do Thanh Trung" w:date="2025-06-12T10:11:00Z" w16du:dateUtc="2025-06-12T03:11:00Z">
              <w:tcPr>
                <w:tcW w:w="822" w:type="dxa"/>
              </w:tcPr>
            </w:tcPrChange>
          </w:tcPr>
          <w:p w14:paraId="028991D7" w14:textId="77777777" w:rsidR="001959D5" w:rsidRDefault="001959D5" w:rsidP="001959D5">
            <w:pPr>
              <w:jc w:val="center"/>
            </w:pPr>
            <w:r w:rsidRPr="00D10C2D">
              <w:t>X</w:t>
            </w:r>
          </w:p>
        </w:tc>
        <w:tc>
          <w:tcPr>
            <w:tcW w:w="934" w:type="dxa"/>
            <w:tcPrChange w:id="1687" w:author="Do Thanh Trung" w:date="2025-06-12T10:11:00Z" w16du:dateUtc="2025-06-12T03:11:00Z">
              <w:tcPr>
                <w:tcW w:w="934" w:type="dxa"/>
              </w:tcPr>
            </w:tcPrChange>
          </w:tcPr>
          <w:p w14:paraId="72AC83F9" w14:textId="696CA08C" w:rsidR="001959D5" w:rsidRDefault="001959D5" w:rsidP="001959D5">
            <w:pPr>
              <w:jc w:val="center"/>
            </w:pPr>
            <w:r w:rsidRPr="00D10C2D">
              <w:t>X</w:t>
            </w:r>
          </w:p>
        </w:tc>
        <w:tc>
          <w:tcPr>
            <w:tcW w:w="934" w:type="dxa"/>
            <w:tcPrChange w:id="1688" w:author="Do Thanh Trung" w:date="2025-06-12T10:11:00Z" w16du:dateUtc="2025-06-12T03:11:00Z">
              <w:tcPr>
                <w:tcW w:w="934" w:type="dxa"/>
                <w:shd w:val="clear" w:color="auto" w:fill="D1D1D1" w:themeFill="background2" w:themeFillShade="E6"/>
              </w:tcPr>
            </w:tcPrChange>
          </w:tcPr>
          <w:p w14:paraId="5F4FE15E" w14:textId="5CEE7B00" w:rsidR="001959D5" w:rsidRDefault="001959D5" w:rsidP="001959D5">
            <w:pPr>
              <w:jc w:val="center"/>
            </w:pPr>
            <w:ins w:id="1689" w:author="Do Thanh Trung" w:date="2025-06-12T10:11:00Z" w16du:dateUtc="2025-06-12T03:11:00Z">
              <w:r w:rsidRPr="00DF31B2">
                <w:t>X</w:t>
              </w:r>
            </w:ins>
          </w:p>
        </w:tc>
      </w:tr>
      <w:tr w:rsidR="001959D5" w14:paraId="258F6FE5" w14:textId="77777777" w:rsidTr="001959D5">
        <w:tblPrEx>
          <w:tblW w:w="12468" w:type="dxa"/>
          <w:tblPrExChange w:id="1690" w:author="Do Thanh Trung" w:date="2025-06-12T10:11:00Z" w16du:dateUtc="2025-06-12T03:11:00Z">
            <w:tblPrEx>
              <w:tblW w:w="12468" w:type="dxa"/>
            </w:tblPrEx>
          </w:tblPrExChange>
        </w:tblPrEx>
        <w:trPr>
          <w:trHeight w:val="423"/>
          <w:trPrChange w:id="1691" w:author="Do Thanh Trung" w:date="2025-06-12T10:11:00Z" w16du:dateUtc="2025-06-12T03:11:00Z">
            <w:trPr>
              <w:trHeight w:val="423"/>
            </w:trPr>
          </w:trPrChange>
        </w:trPr>
        <w:tc>
          <w:tcPr>
            <w:tcW w:w="1705" w:type="dxa"/>
            <w:vMerge/>
            <w:tcPrChange w:id="1692" w:author="Do Thanh Trung" w:date="2025-06-12T10:11:00Z" w16du:dateUtc="2025-06-12T03:11:00Z">
              <w:tcPr>
                <w:tcW w:w="1705" w:type="dxa"/>
                <w:vMerge/>
              </w:tcPr>
            </w:tcPrChange>
          </w:tcPr>
          <w:p w14:paraId="2207EF0C" w14:textId="77777777" w:rsidR="001959D5" w:rsidRDefault="001959D5" w:rsidP="001959D5"/>
        </w:tc>
        <w:tc>
          <w:tcPr>
            <w:tcW w:w="4168" w:type="dxa"/>
            <w:tcPrChange w:id="1693" w:author="Do Thanh Trung" w:date="2025-06-12T10:11:00Z" w16du:dateUtc="2025-06-12T03:11:00Z">
              <w:tcPr>
                <w:tcW w:w="4168" w:type="dxa"/>
              </w:tcPr>
            </w:tcPrChange>
          </w:tcPr>
          <w:p w14:paraId="256A754E" w14:textId="77777777" w:rsidR="001959D5" w:rsidRDefault="001959D5" w:rsidP="001959D5">
            <w:pPr>
              <w:jc w:val="left"/>
            </w:pPr>
            <w:r>
              <w:t>Bán tài sản</w:t>
            </w:r>
          </w:p>
        </w:tc>
        <w:tc>
          <w:tcPr>
            <w:tcW w:w="688" w:type="dxa"/>
            <w:tcPrChange w:id="1694" w:author="Do Thanh Trung" w:date="2025-06-12T10:11:00Z" w16du:dateUtc="2025-06-12T03:11:00Z">
              <w:tcPr>
                <w:tcW w:w="688" w:type="dxa"/>
              </w:tcPr>
            </w:tcPrChange>
          </w:tcPr>
          <w:p w14:paraId="0022F1EE" w14:textId="77777777" w:rsidR="001959D5" w:rsidRDefault="001959D5" w:rsidP="001959D5">
            <w:pPr>
              <w:jc w:val="center"/>
            </w:pPr>
            <w:r w:rsidRPr="00D10C2D">
              <w:t>X</w:t>
            </w:r>
          </w:p>
        </w:tc>
        <w:tc>
          <w:tcPr>
            <w:tcW w:w="889" w:type="dxa"/>
            <w:tcPrChange w:id="1695" w:author="Do Thanh Trung" w:date="2025-06-12T10:11:00Z" w16du:dateUtc="2025-06-12T03:11:00Z">
              <w:tcPr>
                <w:tcW w:w="889" w:type="dxa"/>
              </w:tcPr>
            </w:tcPrChange>
          </w:tcPr>
          <w:p w14:paraId="57A7DA9A" w14:textId="77777777" w:rsidR="001959D5" w:rsidRDefault="001959D5" w:rsidP="001959D5">
            <w:pPr>
              <w:jc w:val="center"/>
            </w:pPr>
            <w:r w:rsidRPr="00D10C2D">
              <w:t>X</w:t>
            </w:r>
          </w:p>
        </w:tc>
        <w:tc>
          <w:tcPr>
            <w:tcW w:w="915" w:type="dxa"/>
            <w:tcPrChange w:id="1696" w:author="Do Thanh Trung" w:date="2025-06-12T10:11:00Z" w16du:dateUtc="2025-06-12T03:11:00Z">
              <w:tcPr>
                <w:tcW w:w="915" w:type="dxa"/>
              </w:tcPr>
            </w:tcPrChange>
          </w:tcPr>
          <w:p w14:paraId="5D7A270D" w14:textId="77777777" w:rsidR="001959D5" w:rsidRDefault="001959D5" w:rsidP="001959D5">
            <w:pPr>
              <w:jc w:val="center"/>
            </w:pPr>
            <w:r w:rsidRPr="00D10C2D">
              <w:t>X</w:t>
            </w:r>
          </w:p>
        </w:tc>
        <w:tc>
          <w:tcPr>
            <w:tcW w:w="719" w:type="dxa"/>
            <w:tcPrChange w:id="1697" w:author="Do Thanh Trung" w:date="2025-06-12T10:11:00Z" w16du:dateUtc="2025-06-12T03:11:00Z">
              <w:tcPr>
                <w:tcW w:w="719" w:type="dxa"/>
              </w:tcPr>
            </w:tcPrChange>
          </w:tcPr>
          <w:p w14:paraId="32391589" w14:textId="77777777" w:rsidR="001959D5" w:rsidRDefault="001959D5" w:rsidP="001959D5">
            <w:pPr>
              <w:jc w:val="center"/>
            </w:pPr>
            <w:r w:rsidRPr="00D10C2D">
              <w:t>X</w:t>
            </w:r>
          </w:p>
        </w:tc>
        <w:tc>
          <w:tcPr>
            <w:tcW w:w="694" w:type="dxa"/>
            <w:tcPrChange w:id="1698" w:author="Do Thanh Trung" w:date="2025-06-12T10:11:00Z" w16du:dateUtc="2025-06-12T03:11:00Z">
              <w:tcPr>
                <w:tcW w:w="694" w:type="dxa"/>
              </w:tcPr>
            </w:tcPrChange>
          </w:tcPr>
          <w:p w14:paraId="52FBED41" w14:textId="77777777" w:rsidR="001959D5" w:rsidRDefault="001959D5" w:rsidP="001959D5">
            <w:pPr>
              <w:jc w:val="center"/>
            </w:pPr>
            <w:r w:rsidRPr="00D10C2D">
              <w:t>X</w:t>
            </w:r>
          </w:p>
        </w:tc>
        <w:tc>
          <w:tcPr>
            <w:tcW w:w="822" w:type="dxa"/>
            <w:tcPrChange w:id="1699" w:author="Do Thanh Trung" w:date="2025-06-12T10:11:00Z" w16du:dateUtc="2025-06-12T03:11:00Z">
              <w:tcPr>
                <w:tcW w:w="822" w:type="dxa"/>
              </w:tcPr>
            </w:tcPrChange>
          </w:tcPr>
          <w:p w14:paraId="25C9B134" w14:textId="77777777" w:rsidR="001959D5" w:rsidRDefault="001959D5" w:rsidP="001959D5">
            <w:pPr>
              <w:jc w:val="center"/>
            </w:pPr>
            <w:r w:rsidRPr="00D10C2D">
              <w:t>X</w:t>
            </w:r>
          </w:p>
        </w:tc>
        <w:tc>
          <w:tcPr>
            <w:tcW w:w="934" w:type="dxa"/>
            <w:tcPrChange w:id="1700" w:author="Do Thanh Trung" w:date="2025-06-12T10:11:00Z" w16du:dateUtc="2025-06-12T03:11:00Z">
              <w:tcPr>
                <w:tcW w:w="934" w:type="dxa"/>
              </w:tcPr>
            </w:tcPrChange>
          </w:tcPr>
          <w:p w14:paraId="459FE285" w14:textId="07580A0F" w:rsidR="001959D5" w:rsidRDefault="001959D5" w:rsidP="001959D5">
            <w:pPr>
              <w:jc w:val="center"/>
            </w:pPr>
            <w:r w:rsidRPr="00D10C2D">
              <w:t>X</w:t>
            </w:r>
          </w:p>
        </w:tc>
        <w:tc>
          <w:tcPr>
            <w:tcW w:w="934" w:type="dxa"/>
            <w:tcPrChange w:id="1701" w:author="Do Thanh Trung" w:date="2025-06-12T10:11:00Z" w16du:dateUtc="2025-06-12T03:11:00Z">
              <w:tcPr>
                <w:tcW w:w="934" w:type="dxa"/>
                <w:shd w:val="clear" w:color="auto" w:fill="D1D1D1" w:themeFill="background2" w:themeFillShade="E6"/>
              </w:tcPr>
            </w:tcPrChange>
          </w:tcPr>
          <w:p w14:paraId="21C1DEDC" w14:textId="43F183D2" w:rsidR="001959D5" w:rsidRDefault="001959D5" w:rsidP="001959D5">
            <w:pPr>
              <w:jc w:val="center"/>
            </w:pPr>
            <w:ins w:id="1702" w:author="Do Thanh Trung" w:date="2025-06-12T10:11:00Z" w16du:dateUtc="2025-06-12T03:11:00Z">
              <w:r w:rsidRPr="00DF31B2">
                <w:t>X</w:t>
              </w:r>
            </w:ins>
          </w:p>
        </w:tc>
      </w:tr>
      <w:tr w:rsidR="001959D5" w14:paraId="44BA1421" w14:textId="77777777" w:rsidTr="001959D5">
        <w:tblPrEx>
          <w:tblW w:w="12468" w:type="dxa"/>
          <w:tblPrExChange w:id="1703" w:author="Do Thanh Trung" w:date="2025-06-12T10:11:00Z" w16du:dateUtc="2025-06-12T03:11:00Z">
            <w:tblPrEx>
              <w:tblW w:w="12468" w:type="dxa"/>
            </w:tblPrEx>
          </w:tblPrExChange>
        </w:tblPrEx>
        <w:trPr>
          <w:trHeight w:val="423"/>
          <w:trPrChange w:id="1704" w:author="Do Thanh Trung" w:date="2025-06-12T10:11:00Z" w16du:dateUtc="2025-06-12T03:11:00Z">
            <w:trPr>
              <w:trHeight w:val="423"/>
            </w:trPr>
          </w:trPrChange>
        </w:trPr>
        <w:tc>
          <w:tcPr>
            <w:tcW w:w="1705" w:type="dxa"/>
            <w:vMerge/>
            <w:tcPrChange w:id="1705" w:author="Do Thanh Trung" w:date="2025-06-12T10:11:00Z" w16du:dateUtc="2025-06-12T03:11:00Z">
              <w:tcPr>
                <w:tcW w:w="1705" w:type="dxa"/>
                <w:vMerge/>
              </w:tcPr>
            </w:tcPrChange>
          </w:tcPr>
          <w:p w14:paraId="0AC47318" w14:textId="77777777" w:rsidR="001959D5" w:rsidRDefault="001959D5" w:rsidP="001959D5"/>
        </w:tc>
        <w:tc>
          <w:tcPr>
            <w:tcW w:w="4168" w:type="dxa"/>
            <w:tcPrChange w:id="1706" w:author="Do Thanh Trung" w:date="2025-06-12T10:11:00Z" w16du:dateUtc="2025-06-12T03:11:00Z">
              <w:tcPr>
                <w:tcW w:w="4168" w:type="dxa"/>
              </w:tcPr>
            </w:tcPrChange>
          </w:tcPr>
          <w:p w14:paraId="2D801D76" w14:textId="77777777" w:rsidR="001959D5" w:rsidRDefault="001959D5" w:rsidP="001959D5">
            <w:pPr>
              <w:jc w:val="left"/>
            </w:pPr>
            <w:r>
              <w:t>Khai báo dòng tiền</w:t>
            </w:r>
          </w:p>
        </w:tc>
        <w:tc>
          <w:tcPr>
            <w:tcW w:w="688" w:type="dxa"/>
            <w:tcPrChange w:id="1707" w:author="Do Thanh Trung" w:date="2025-06-12T10:11:00Z" w16du:dateUtc="2025-06-12T03:11:00Z">
              <w:tcPr>
                <w:tcW w:w="688" w:type="dxa"/>
              </w:tcPr>
            </w:tcPrChange>
          </w:tcPr>
          <w:p w14:paraId="26F7051F" w14:textId="77777777" w:rsidR="001959D5" w:rsidRDefault="001959D5" w:rsidP="001959D5">
            <w:pPr>
              <w:jc w:val="center"/>
            </w:pPr>
            <w:r w:rsidRPr="00D10C2D">
              <w:t>X</w:t>
            </w:r>
          </w:p>
        </w:tc>
        <w:tc>
          <w:tcPr>
            <w:tcW w:w="889" w:type="dxa"/>
            <w:tcPrChange w:id="1708" w:author="Do Thanh Trung" w:date="2025-06-12T10:11:00Z" w16du:dateUtc="2025-06-12T03:11:00Z">
              <w:tcPr>
                <w:tcW w:w="889" w:type="dxa"/>
              </w:tcPr>
            </w:tcPrChange>
          </w:tcPr>
          <w:p w14:paraId="6D8C3426" w14:textId="77777777" w:rsidR="001959D5" w:rsidRDefault="001959D5" w:rsidP="001959D5">
            <w:pPr>
              <w:jc w:val="center"/>
            </w:pPr>
            <w:r w:rsidRPr="00D10C2D">
              <w:t>X</w:t>
            </w:r>
          </w:p>
        </w:tc>
        <w:tc>
          <w:tcPr>
            <w:tcW w:w="915" w:type="dxa"/>
            <w:tcPrChange w:id="1709" w:author="Do Thanh Trung" w:date="2025-06-12T10:11:00Z" w16du:dateUtc="2025-06-12T03:11:00Z">
              <w:tcPr>
                <w:tcW w:w="915" w:type="dxa"/>
              </w:tcPr>
            </w:tcPrChange>
          </w:tcPr>
          <w:p w14:paraId="36B9975B" w14:textId="77777777" w:rsidR="001959D5" w:rsidRDefault="001959D5" w:rsidP="001959D5">
            <w:pPr>
              <w:jc w:val="center"/>
            </w:pPr>
            <w:r w:rsidRPr="00D10C2D">
              <w:t>X</w:t>
            </w:r>
          </w:p>
        </w:tc>
        <w:tc>
          <w:tcPr>
            <w:tcW w:w="719" w:type="dxa"/>
            <w:tcPrChange w:id="1710" w:author="Do Thanh Trung" w:date="2025-06-12T10:11:00Z" w16du:dateUtc="2025-06-12T03:11:00Z">
              <w:tcPr>
                <w:tcW w:w="719" w:type="dxa"/>
              </w:tcPr>
            </w:tcPrChange>
          </w:tcPr>
          <w:p w14:paraId="08F05A26" w14:textId="77777777" w:rsidR="001959D5" w:rsidRDefault="001959D5" w:rsidP="001959D5">
            <w:pPr>
              <w:jc w:val="center"/>
            </w:pPr>
            <w:r w:rsidRPr="00D10C2D">
              <w:t>X</w:t>
            </w:r>
          </w:p>
        </w:tc>
        <w:tc>
          <w:tcPr>
            <w:tcW w:w="694" w:type="dxa"/>
            <w:tcPrChange w:id="1711" w:author="Do Thanh Trung" w:date="2025-06-12T10:11:00Z" w16du:dateUtc="2025-06-12T03:11:00Z">
              <w:tcPr>
                <w:tcW w:w="694" w:type="dxa"/>
              </w:tcPr>
            </w:tcPrChange>
          </w:tcPr>
          <w:p w14:paraId="07BF205A" w14:textId="77777777" w:rsidR="001959D5" w:rsidRDefault="001959D5" w:rsidP="001959D5">
            <w:pPr>
              <w:jc w:val="center"/>
            </w:pPr>
            <w:r w:rsidRPr="00D10C2D">
              <w:t>X</w:t>
            </w:r>
          </w:p>
        </w:tc>
        <w:tc>
          <w:tcPr>
            <w:tcW w:w="822" w:type="dxa"/>
            <w:tcPrChange w:id="1712" w:author="Do Thanh Trung" w:date="2025-06-12T10:11:00Z" w16du:dateUtc="2025-06-12T03:11:00Z">
              <w:tcPr>
                <w:tcW w:w="822" w:type="dxa"/>
              </w:tcPr>
            </w:tcPrChange>
          </w:tcPr>
          <w:p w14:paraId="4A48C72E" w14:textId="77777777" w:rsidR="001959D5" w:rsidRDefault="001959D5" w:rsidP="001959D5">
            <w:pPr>
              <w:jc w:val="center"/>
            </w:pPr>
            <w:r w:rsidRPr="00D10C2D">
              <w:t>X</w:t>
            </w:r>
          </w:p>
        </w:tc>
        <w:tc>
          <w:tcPr>
            <w:tcW w:w="934" w:type="dxa"/>
            <w:tcPrChange w:id="1713" w:author="Do Thanh Trung" w:date="2025-06-12T10:11:00Z" w16du:dateUtc="2025-06-12T03:11:00Z">
              <w:tcPr>
                <w:tcW w:w="934" w:type="dxa"/>
              </w:tcPr>
            </w:tcPrChange>
          </w:tcPr>
          <w:p w14:paraId="650E092C" w14:textId="578683D7" w:rsidR="001959D5" w:rsidRDefault="001959D5" w:rsidP="001959D5">
            <w:pPr>
              <w:jc w:val="center"/>
            </w:pPr>
            <w:r w:rsidRPr="00D10C2D">
              <w:t>X</w:t>
            </w:r>
          </w:p>
        </w:tc>
        <w:tc>
          <w:tcPr>
            <w:tcW w:w="934" w:type="dxa"/>
            <w:tcPrChange w:id="1714" w:author="Do Thanh Trung" w:date="2025-06-12T10:11:00Z" w16du:dateUtc="2025-06-12T03:11:00Z">
              <w:tcPr>
                <w:tcW w:w="934" w:type="dxa"/>
                <w:shd w:val="clear" w:color="auto" w:fill="D1D1D1" w:themeFill="background2" w:themeFillShade="E6"/>
              </w:tcPr>
            </w:tcPrChange>
          </w:tcPr>
          <w:p w14:paraId="6682D88A" w14:textId="235ADA72" w:rsidR="001959D5" w:rsidRDefault="001959D5" w:rsidP="001959D5">
            <w:pPr>
              <w:jc w:val="center"/>
            </w:pPr>
            <w:ins w:id="1715" w:author="Do Thanh Trung" w:date="2025-06-12T10:11:00Z" w16du:dateUtc="2025-06-12T03:11:00Z">
              <w:r w:rsidRPr="00DF31B2">
                <w:t>X</w:t>
              </w:r>
            </w:ins>
          </w:p>
        </w:tc>
      </w:tr>
      <w:tr w:rsidR="003A50F9" w14:paraId="62506FAF" w14:textId="77777777" w:rsidTr="0064230A">
        <w:trPr>
          <w:trHeight w:val="423"/>
        </w:trPr>
        <w:tc>
          <w:tcPr>
            <w:tcW w:w="1705" w:type="dxa"/>
          </w:tcPr>
          <w:p w14:paraId="31A30257" w14:textId="77777777" w:rsidR="003A50F9" w:rsidRDefault="003A50F9" w:rsidP="003A50F9">
            <w:r>
              <w:t>Danh mục báo cáo</w:t>
            </w:r>
          </w:p>
        </w:tc>
        <w:tc>
          <w:tcPr>
            <w:tcW w:w="4168" w:type="dxa"/>
          </w:tcPr>
          <w:p w14:paraId="559DA0F7" w14:textId="77777777" w:rsidR="003A50F9" w:rsidRDefault="003A50F9" w:rsidP="003A50F9">
            <w:pPr>
              <w:jc w:val="left"/>
            </w:pPr>
          </w:p>
        </w:tc>
        <w:tc>
          <w:tcPr>
            <w:tcW w:w="688" w:type="dxa"/>
          </w:tcPr>
          <w:p w14:paraId="1B350A03" w14:textId="77777777" w:rsidR="003A50F9" w:rsidRDefault="003A50F9" w:rsidP="003A50F9">
            <w:pPr>
              <w:jc w:val="center"/>
            </w:pPr>
            <w:r w:rsidRPr="00384FDD">
              <w:t>X</w:t>
            </w:r>
          </w:p>
        </w:tc>
        <w:tc>
          <w:tcPr>
            <w:tcW w:w="889" w:type="dxa"/>
            <w:shd w:val="clear" w:color="auto" w:fill="D1D1D1" w:themeFill="background2" w:themeFillShade="E6"/>
          </w:tcPr>
          <w:p w14:paraId="5CCDC63E" w14:textId="7E983D84" w:rsidR="003A50F9" w:rsidRDefault="003A50F9" w:rsidP="003A50F9">
            <w:pPr>
              <w:jc w:val="center"/>
            </w:pPr>
          </w:p>
        </w:tc>
        <w:tc>
          <w:tcPr>
            <w:tcW w:w="915" w:type="dxa"/>
            <w:shd w:val="clear" w:color="auto" w:fill="D1D1D1" w:themeFill="background2" w:themeFillShade="E6"/>
          </w:tcPr>
          <w:p w14:paraId="5D3B185B" w14:textId="11A4E956" w:rsidR="003A50F9" w:rsidRDefault="003A50F9" w:rsidP="003A50F9">
            <w:pPr>
              <w:jc w:val="center"/>
            </w:pPr>
          </w:p>
        </w:tc>
        <w:tc>
          <w:tcPr>
            <w:tcW w:w="719" w:type="dxa"/>
            <w:shd w:val="clear" w:color="auto" w:fill="D1D1D1" w:themeFill="background2" w:themeFillShade="E6"/>
          </w:tcPr>
          <w:p w14:paraId="3F22411C" w14:textId="016EC5BF" w:rsidR="003A50F9" w:rsidRDefault="003A50F9" w:rsidP="003A50F9">
            <w:pPr>
              <w:jc w:val="center"/>
            </w:pPr>
          </w:p>
        </w:tc>
        <w:tc>
          <w:tcPr>
            <w:tcW w:w="694" w:type="dxa"/>
            <w:shd w:val="clear" w:color="auto" w:fill="D1D1D1" w:themeFill="background2" w:themeFillShade="E6"/>
          </w:tcPr>
          <w:p w14:paraId="2028B826" w14:textId="3F3578F9" w:rsidR="003A50F9" w:rsidRDefault="003A50F9" w:rsidP="003A50F9">
            <w:pPr>
              <w:jc w:val="center"/>
            </w:pPr>
          </w:p>
        </w:tc>
        <w:tc>
          <w:tcPr>
            <w:tcW w:w="822" w:type="dxa"/>
          </w:tcPr>
          <w:p w14:paraId="552D4FA3" w14:textId="77777777" w:rsidR="003A50F9" w:rsidRDefault="003A50F9" w:rsidP="003A50F9">
            <w:pPr>
              <w:jc w:val="center"/>
            </w:pPr>
            <w:r w:rsidRPr="00384FDD">
              <w:t>X</w:t>
            </w:r>
          </w:p>
        </w:tc>
        <w:tc>
          <w:tcPr>
            <w:tcW w:w="934" w:type="dxa"/>
            <w:shd w:val="clear" w:color="auto" w:fill="D1D1D1" w:themeFill="background2" w:themeFillShade="E6"/>
          </w:tcPr>
          <w:p w14:paraId="46550525" w14:textId="77796597" w:rsidR="003A50F9" w:rsidRDefault="003A50F9" w:rsidP="003A50F9">
            <w:pPr>
              <w:jc w:val="center"/>
            </w:pPr>
          </w:p>
        </w:tc>
        <w:tc>
          <w:tcPr>
            <w:tcW w:w="934" w:type="dxa"/>
            <w:shd w:val="clear" w:color="auto" w:fill="D1D1D1" w:themeFill="background2" w:themeFillShade="E6"/>
          </w:tcPr>
          <w:p w14:paraId="46B3299E" w14:textId="77777777" w:rsidR="003A50F9" w:rsidRDefault="003A50F9" w:rsidP="003A50F9">
            <w:pPr>
              <w:jc w:val="center"/>
            </w:pPr>
          </w:p>
        </w:tc>
      </w:tr>
    </w:tbl>
    <w:p w14:paraId="4FEAC87E" w14:textId="77777777" w:rsidR="00FE2199" w:rsidRDefault="00FE2199" w:rsidP="00FE2199"/>
    <w:p w14:paraId="6416CA49" w14:textId="1E6DED65" w:rsidR="004835FD" w:rsidDel="001959D5" w:rsidRDefault="004835FD" w:rsidP="004835FD">
      <w:pPr>
        <w:pStyle w:val="Heading4"/>
        <w:rPr>
          <w:del w:id="1716" w:author="Do Thanh Trung" w:date="2025-06-12T10:12:00Z" w16du:dateUtc="2025-06-12T03:12:00Z"/>
        </w:rPr>
      </w:pPr>
      <w:del w:id="1717" w:author="Do Thanh Trung" w:date="2025-06-12T10:12:00Z" w16du:dateUtc="2025-06-12T03:12:00Z">
        <w:r w:rsidDel="001959D5">
          <w:delText>Phân quyền tài khoản cho Quản lý cấp 2</w:delText>
        </w:r>
      </w:del>
    </w:p>
    <w:tbl>
      <w:tblPr>
        <w:tblStyle w:val="TableGrid"/>
        <w:tblW w:w="12468" w:type="dxa"/>
        <w:tblLook w:val="04A0" w:firstRow="1" w:lastRow="0" w:firstColumn="1" w:lastColumn="0" w:noHBand="0" w:noVBand="1"/>
      </w:tblPr>
      <w:tblGrid>
        <w:gridCol w:w="1705"/>
        <w:gridCol w:w="4168"/>
        <w:gridCol w:w="688"/>
        <w:gridCol w:w="889"/>
        <w:gridCol w:w="915"/>
        <w:gridCol w:w="719"/>
        <w:gridCol w:w="694"/>
        <w:gridCol w:w="822"/>
        <w:gridCol w:w="934"/>
        <w:gridCol w:w="934"/>
      </w:tblGrid>
      <w:tr w:rsidR="004835FD" w:rsidDel="001959D5" w14:paraId="4802A77A" w14:textId="2E11A770" w:rsidTr="5DF0C184">
        <w:trPr>
          <w:trHeight w:val="881"/>
          <w:tblHeader/>
          <w:del w:id="1718" w:author="Do Thanh Trung" w:date="2025-06-12T10:12:00Z"/>
        </w:trPr>
        <w:tc>
          <w:tcPr>
            <w:tcW w:w="1705" w:type="dxa"/>
          </w:tcPr>
          <w:p w14:paraId="595B41B6" w14:textId="79104A31" w:rsidR="004835FD" w:rsidRPr="003C5775" w:rsidDel="001959D5" w:rsidRDefault="004835FD" w:rsidP="00702F81">
            <w:pPr>
              <w:jc w:val="center"/>
              <w:rPr>
                <w:del w:id="1719" w:author="Do Thanh Trung" w:date="2025-06-12T10:12:00Z" w16du:dateUtc="2025-06-12T03:12:00Z"/>
                <w:b/>
                <w:bCs/>
              </w:rPr>
            </w:pPr>
            <w:del w:id="1720" w:author="Do Thanh Trung" w:date="2025-06-12T10:12:00Z" w16du:dateUtc="2025-06-12T03:12:00Z">
              <w:r w:rsidDel="001959D5">
                <w:rPr>
                  <w:b/>
                  <w:bCs/>
                </w:rPr>
                <w:delText>Quy trình</w:delText>
              </w:r>
            </w:del>
          </w:p>
        </w:tc>
        <w:tc>
          <w:tcPr>
            <w:tcW w:w="4168" w:type="dxa"/>
          </w:tcPr>
          <w:p w14:paraId="1CF4D23D" w14:textId="2FB8D878" w:rsidR="004835FD" w:rsidRPr="003C5775" w:rsidDel="001959D5" w:rsidRDefault="004835FD" w:rsidP="00702F81">
            <w:pPr>
              <w:jc w:val="center"/>
              <w:rPr>
                <w:del w:id="1721" w:author="Do Thanh Trung" w:date="2025-06-12T10:12:00Z" w16du:dateUtc="2025-06-12T03:12:00Z"/>
                <w:b/>
                <w:bCs/>
              </w:rPr>
            </w:pPr>
            <w:del w:id="1722" w:author="Do Thanh Trung" w:date="2025-06-12T10:12:00Z" w16du:dateUtc="2025-06-12T03:12:00Z">
              <w:r w:rsidRPr="003C5775" w:rsidDel="001959D5">
                <w:rPr>
                  <w:b/>
                  <w:bCs/>
                </w:rPr>
                <w:delText>Tên chức năng</w:delText>
              </w:r>
            </w:del>
          </w:p>
        </w:tc>
        <w:tc>
          <w:tcPr>
            <w:tcW w:w="688" w:type="dxa"/>
          </w:tcPr>
          <w:p w14:paraId="77322FF2" w14:textId="64122752" w:rsidR="004835FD" w:rsidRPr="003C5775" w:rsidDel="001959D5" w:rsidRDefault="004835FD" w:rsidP="00702F81">
            <w:pPr>
              <w:jc w:val="center"/>
              <w:rPr>
                <w:del w:id="1723" w:author="Do Thanh Trung" w:date="2025-06-12T10:12:00Z" w16du:dateUtc="2025-06-12T03:12:00Z"/>
                <w:b/>
                <w:bCs/>
              </w:rPr>
            </w:pPr>
            <w:del w:id="1724" w:author="Do Thanh Trung" w:date="2025-06-12T10:12:00Z" w16du:dateUtc="2025-06-12T03:12:00Z">
              <w:r w:rsidRPr="003C5775" w:rsidDel="001959D5">
                <w:rPr>
                  <w:b/>
                  <w:bCs/>
                </w:rPr>
                <w:delText>Đọc</w:delText>
              </w:r>
            </w:del>
          </w:p>
        </w:tc>
        <w:tc>
          <w:tcPr>
            <w:tcW w:w="889" w:type="dxa"/>
          </w:tcPr>
          <w:p w14:paraId="5B66432F" w14:textId="0B00B882" w:rsidR="004835FD" w:rsidRPr="003C5775" w:rsidDel="001959D5" w:rsidRDefault="004835FD" w:rsidP="00702F81">
            <w:pPr>
              <w:jc w:val="center"/>
              <w:rPr>
                <w:del w:id="1725" w:author="Do Thanh Trung" w:date="2025-06-12T10:12:00Z" w16du:dateUtc="2025-06-12T03:12:00Z"/>
                <w:b/>
                <w:bCs/>
              </w:rPr>
            </w:pPr>
            <w:del w:id="1726" w:author="Do Thanh Trung" w:date="2025-06-12T10:12:00Z" w16du:dateUtc="2025-06-12T03:12:00Z">
              <w:r w:rsidRPr="003C5775" w:rsidDel="001959D5">
                <w:rPr>
                  <w:b/>
                  <w:bCs/>
                </w:rPr>
                <w:delText>Thêm mới</w:delText>
              </w:r>
            </w:del>
          </w:p>
        </w:tc>
        <w:tc>
          <w:tcPr>
            <w:tcW w:w="915" w:type="dxa"/>
          </w:tcPr>
          <w:p w14:paraId="7D2C4E0B" w14:textId="7E7AA4DC" w:rsidR="004835FD" w:rsidRPr="003C5775" w:rsidDel="001959D5" w:rsidRDefault="004835FD" w:rsidP="00702F81">
            <w:pPr>
              <w:jc w:val="center"/>
              <w:rPr>
                <w:del w:id="1727" w:author="Do Thanh Trung" w:date="2025-06-12T10:12:00Z" w16du:dateUtc="2025-06-12T03:12:00Z"/>
                <w:b/>
                <w:bCs/>
              </w:rPr>
            </w:pPr>
            <w:del w:id="1728" w:author="Do Thanh Trung" w:date="2025-06-12T10:12:00Z" w16du:dateUtc="2025-06-12T03:12:00Z">
              <w:r w:rsidRPr="003C5775" w:rsidDel="001959D5">
                <w:rPr>
                  <w:b/>
                  <w:bCs/>
                </w:rPr>
                <w:delText>Chỉnh sửa</w:delText>
              </w:r>
            </w:del>
          </w:p>
        </w:tc>
        <w:tc>
          <w:tcPr>
            <w:tcW w:w="719" w:type="dxa"/>
          </w:tcPr>
          <w:p w14:paraId="27BAF262" w14:textId="025E001A" w:rsidR="004835FD" w:rsidRPr="003C5775" w:rsidDel="001959D5" w:rsidRDefault="004835FD" w:rsidP="00702F81">
            <w:pPr>
              <w:jc w:val="center"/>
              <w:rPr>
                <w:del w:id="1729" w:author="Do Thanh Trung" w:date="2025-06-12T10:12:00Z" w16du:dateUtc="2025-06-12T03:12:00Z"/>
                <w:b/>
                <w:bCs/>
              </w:rPr>
            </w:pPr>
            <w:del w:id="1730" w:author="Do Thanh Trung" w:date="2025-06-12T10:12:00Z" w16du:dateUtc="2025-06-12T03:12:00Z">
              <w:r w:rsidRPr="003C5775" w:rsidDel="001959D5">
                <w:rPr>
                  <w:b/>
                  <w:bCs/>
                </w:rPr>
                <w:delText>Xóa</w:delText>
              </w:r>
            </w:del>
          </w:p>
        </w:tc>
        <w:tc>
          <w:tcPr>
            <w:tcW w:w="694" w:type="dxa"/>
          </w:tcPr>
          <w:p w14:paraId="49F17324" w14:textId="272E1793" w:rsidR="004835FD" w:rsidRPr="003C5775" w:rsidDel="001959D5" w:rsidRDefault="004835FD" w:rsidP="00702F81">
            <w:pPr>
              <w:jc w:val="center"/>
              <w:rPr>
                <w:del w:id="1731" w:author="Do Thanh Trung" w:date="2025-06-12T10:12:00Z" w16du:dateUtc="2025-06-12T03:12:00Z"/>
                <w:b/>
                <w:bCs/>
              </w:rPr>
            </w:pPr>
            <w:del w:id="1732" w:author="Do Thanh Trung" w:date="2025-06-12T10:12:00Z" w16du:dateUtc="2025-06-12T03:12:00Z">
              <w:r w:rsidRPr="003C5775" w:rsidDel="001959D5">
                <w:rPr>
                  <w:b/>
                  <w:bCs/>
                </w:rPr>
                <w:delText>In</w:delText>
              </w:r>
            </w:del>
          </w:p>
        </w:tc>
        <w:tc>
          <w:tcPr>
            <w:tcW w:w="822" w:type="dxa"/>
          </w:tcPr>
          <w:p w14:paraId="4EDB083D" w14:textId="2E325A6F" w:rsidR="004835FD" w:rsidRPr="003C5775" w:rsidDel="001959D5" w:rsidRDefault="004835FD" w:rsidP="00702F81">
            <w:pPr>
              <w:jc w:val="center"/>
              <w:rPr>
                <w:del w:id="1733" w:author="Do Thanh Trung" w:date="2025-06-12T10:12:00Z" w16du:dateUtc="2025-06-12T03:12:00Z"/>
                <w:b/>
                <w:bCs/>
              </w:rPr>
            </w:pPr>
            <w:del w:id="1734" w:author="Do Thanh Trung" w:date="2025-06-12T10:12:00Z" w16du:dateUtc="2025-06-12T03:12:00Z">
              <w:r w:rsidRPr="003C5775" w:rsidDel="001959D5">
                <w:rPr>
                  <w:b/>
                  <w:bCs/>
                </w:rPr>
                <w:delText>Xuất file</w:delText>
              </w:r>
            </w:del>
          </w:p>
        </w:tc>
        <w:tc>
          <w:tcPr>
            <w:tcW w:w="934" w:type="dxa"/>
          </w:tcPr>
          <w:p w14:paraId="43D7F609" w14:textId="14EE5CA5" w:rsidR="004835FD" w:rsidRPr="003C5775" w:rsidDel="001959D5" w:rsidRDefault="004835FD" w:rsidP="00702F81">
            <w:pPr>
              <w:jc w:val="center"/>
              <w:rPr>
                <w:del w:id="1735" w:author="Do Thanh Trung" w:date="2025-06-12T10:12:00Z" w16du:dateUtc="2025-06-12T03:12:00Z"/>
                <w:b/>
                <w:bCs/>
              </w:rPr>
            </w:pPr>
            <w:del w:id="1736" w:author="Do Thanh Trung" w:date="2025-06-12T10:12:00Z" w16du:dateUtc="2025-06-12T03:12:00Z">
              <w:r w:rsidRPr="003C5775" w:rsidDel="001959D5">
                <w:rPr>
                  <w:b/>
                  <w:bCs/>
                </w:rPr>
                <w:delText>Duyệt cấp 1</w:delText>
              </w:r>
            </w:del>
          </w:p>
        </w:tc>
        <w:tc>
          <w:tcPr>
            <w:tcW w:w="934" w:type="dxa"/>
          </w:tcPr>
          <w:p w14:paraId="4F0683FF" w14:textId="44EF5EB9" w:rsidR="004835FD" w:rsidRPr="003C5775" w:rsidDel="001959D5" w:rsidRDefault="004835FD" w:rsidP="00702F81">
            <w:pPr>
              <w:jc w:val="center"/>
              <w:rPr>
                <w:del w:id="1737" w:author="Do Thanh Trung" w:date="2025-06-12T10:12:00Z" w16du:dateUtc="2025-06-12T03:12:00Z"/>
                <w:b/>
                <w:bCs/>
              </w:rPr>
            </w:pPr>
            <w:del w:id="1738" w:author="Do Thanh Trung" w:date="2025-06-12T10:12:00Z" w16du:dateUtc="2025-06-12T03:12:00Z">
              <w:r w:rsidRPr="003C5775" w:rsidDel="001959D5">
                <w:rPr>
                  <w:b/>
                  <w:bCs/>
                </w:rPr>
                <w:delText>Duyệt cấp 2</w:delText>
              </w:r>
            </w:del>
          </w:p>
        </w:tc>
      </w:tr>
      <w:tr w:rsidR="004835FD" w:rsidDel="001959D5" w14:paraId="7EAD35B9" w14:textId="1DC7F0FE" w:rsidTr="5DF0C184">
        <w:trPr>
          <w:trHeight w:val="423"/>
          <w:del w:id="1739" w:author="Do Thanh Trung" w:date="2025-06-12T10:12:00Z"/>
        </w:trPr>
        <w:tc>
          <w:tcPr>
            <w:tcW w:w="1705" w:type="dxa"/>
            <w:vMerge w:val="restart"/>
          </w:tcPr>
          <w:p w14:paraId="28DFC4FE" w14:textId="4FB01686" w:rsidR="004835FD" w:rsidDel="001959D5" w:rsidRDefault="004835FD" w:rsidP="004835FD">
            <w:pPr>
              <w:rPr>
                <w:del w:id="1740" w:author="Do Thanh Trung" w:date="2025-06-12T10:12:00Z" w16du:dateUtc="2025-06-12T03:12:00Z"/>
              </w:rPr>
            </w:pPr>
            <w:del w:id="1741" w:author="Do Thanh Trung" w:date="2025-06-12T10:12:00Z" w16du:dateUtc="2025-06-12T03:12:00Z">
              <w:r w:rsidDel="001959D5">
                <w:delText>Cài đặt thông tin đầu vào</w:delText>
              </w:r>
            </w:del>
          </w:p>
        </w:tc>
        <w:tc>
          <w:tcPr>
            <w:tcW w:w="4168" w:type="dxa"/>
          </w:tcPr>
          <w:p w14:paraId="2B951DAA" w14:textId="40E31C1F" w:rsidR="004835FD" w:rsidDel="001959D5" w:rsidRDefault="004835FD" w:rsidP="004835FD">
            <w:pPr>
              <w:jc w:val="left"/>
              <w:rPr>
                <w:del w:id="1742" w:author="Do Thanh Trung" w:date="2025-06-12T10:12:00Z" w16du:dateUtc="2025-06-12T03:12:00Z"/>
              </w:rPr>
            </w:pPr>
            <w:del w:id="1743" w:author="Do Thanh Trung" w:date="2025-06-12T10:12:00Z" w16du:dateUtc="2025-06-12T03:12:00Z">
              <w:r w:rsidDel="001959D5">
                <w:delText>Cài đặt thông tin Ngân hàng lưu ký</w:delText>
              </w:r>
            </w:del>
          </w:p>
        </w:tc>
        <w:tc>
          <w:tcPr>
            <w:tcW w:w="688" w:type="dxa"/>
          </w:tcPr>
          <w:p w14:paraId="129FD0FC" w14:textId="0D8A5BDE" w:rsidR="004835FD" w:rsidDel="001959D5" w:rsidRDefault="004835FD" w:rsidP="004835FD">
            <w:pPr>
              <w:jc w:val="center"/>
              <w:rPr>
                <w:del w:id="1744" w:author="Do Thanh Trung" w:date="2025-06-12T10:12:00Z" w16du:dateUtc="2025-06-12T03:12:00Z"/>
              </w:rPr>
            </w:pPr>
            <w:del w:id="1745" w:author="Do Thanh Trung" w:date="2025-06-12T10:12:00Z" w16du:dateUtc="2025-06-12T03:12:00Z">
              <w:r w:rsidRPr="00D10C2D" w:rsidDel="001959D5">
                <w:delText>X</w:delText>
              </w:r>
            </w:del>
          </w:p>
        </w:tc>
        <w:tc>
          <w:tcPr>
            <w:tcW w:w="889" w:type="dxa"/>
          </w:tcPr>
          <w:p w14:paraId="18211F4D" w14:textId="7A707C44" w:rsidR="004835FD" w:rsidDel="001959D5" w:rsidRDefault="004835FD" w:rsidP="004835FD">
            <w:pPr>
              <w:jc w:val="center"/>
              <w:rPr>
                <w:del w:id="1746" w:author="Do Thanh Trung" w:date="2025-06-12T10:12:00Z" w16du:dateUtc="2025-06-12T03:12:00Z"/>
              </w:rPr>
            </w:pPr>
            <w:del w:id="1747" w:author="Do Thanh Trung" w:date="2025-06-12T10:12:00Z" w16du:dateUtc="2025-06-12T03:12:00Z">
              <w:r w:rsidRPr="00D10C2D" w:rsidDel="001959D5">
                <w:delText>X</w:delText>
              </w:r>
            </w:del>
          </w:p>
        </w:tc>
        <w:tc>
          <w:tcPr>
            <w:tcW w:w="915" w:type="dxa"/>
          </w:tcPr>
          <w:p w14:paraId="49BA98F3" w14:textId="1596823C" w:rsidR="004835FD" w:rsidDel="001959D5" w:rsidRDefault="004835FD" w:rsidP="004835FD">
            <w:pPr>
              <w:jc w:val="center"/>
              <w:rPr>
                <w:del w:id="1748" w:author="Do Thanh Trung" w:date="2025-06-12T10:12:00Z" w16du:dateUtc="2025-06-12T03:12:00Z"/>
              </w:rPr>
            </w:pPr>
            <w:del w:id="1749" w:author="Do Thanh Trung" w:date="2025-06-12T10:12:00Z" w16du:dateUtc="2025-06-12T03:12:00Z">
              <w:r w:rsidRPr="00D10C2D" w:rsidDel="001959D5">
                <w:delText>X</w:delText>
              </w:r>
            </w:del>
          </w:p>
        </w:tc>
        <w:tc>
          <w:tcPr>
            <w:tcW w:w="719" w:type="dxa"/>
          </w:tcPr>
          <w:p w14:paraId="168A832A" w14:textId="3C082FB6" w:rsidR="004835FD" w:rsidDel="001959D5" w:rsidRDefault="004835FD" w:rsidP="004835FD">
            <w:pPr>
              <w:jc w:val="center"/>
              <w:rPr>
                <w:del w:id="1750" w:author="Do Thanh Trung" w:date="2025-06-12T10:12:00Z" w16du:dateUtc="2025-06-12T03:12:00Z"/>
              </w:rPr>
            </w:pPr>
            <w:del w:id="1751" w:author="Do Thanh Trung" w:date="2025-06-12T10:12:00Z" w16du:dateUtc="2025-06-12T03:12:00Z">
              <w:r w:rsidRPr="00D10C2D" w:rsidDel="001959D5">
                <w:delText>X</w:delText>
              </w:r>
            </w:del>
          </w:p>
        </w:tc>
        <w:tc>
          <w:tcPr>
            <w:tcW w:w="694" w:type="dxa"/>
          </w:tcPr>
          <w:p w14:paraId="5AD6906A" w14:textId="2A06239E" w:rsidR="004835FD" w:rsidDel="001959D5" w:rsidRDefault="004835FD" w:rsidP="004835FD">
            <w:pPr>
              <w:jc w:val="center"/>
              <w:rPr>
                <w:del w:id="1752" w:author="Do Thanh Trung" w:date="2025-06-12T10:12:00Z" w16du:dateUtc="2025-06-12T03:12:00Z"/>
              </w:rPr>
            </w:pPr>
            <w:del w:id="1753" w:author="Do Thanh Trung" w:date="2025-06-12T10:12:00Z" w16du:dateUtc="2025-06-12T03:12:00Z">
              <w:r w:rsidRPr="00D10C2D" w:rsidDel="001959D5">
                <w:delText>X</w:delText>
              </w:r>
            </w:del>
          </w:p>
        </w:tc>
        <w:tc>
          <w:tcPr>
            <w:tcW w:w="822" w:type="dxa"/>
          </w:tcPr>
          <w:p w14:paraId="746F0826" w14:textId="076697D4" w:rsidR="004835FD" w:rsidDel="001959D5" w:rsidRDefault="004835FD" w:rsidP="004835FD">
            <w:pPr>
              <w:jc w:val="center"/>
              <w:rPr>
                <w:del w:id="1754" w:author="Do Thanh Trung" w:date="2025-06-12T10:12:00Z" w16du:dateUtc="2025-06-12T03:12:00Z"/>
              </w:rPr>
            </w:pPr>
            <w:del w:id="1755" w:author="Do Thanh Trung" w:date="2025-06-12T10:12:00Z" w16du:dateUtc="2025-06-12T03:12:00Z">
              <w:r w:rsidRPr="00D10C2D" w:rsidDel="001959D5">
                <w:delText>X</w:delText>
              </w:r>
            </w:del>
          </w:p>
        </w:tc>
        <w:tc>
          <w:tcPr>
            <w:tcW w:w="934" w:type="dxa"/>
          </w:tcPr>
          <w:p w14:paraId="62988B3F" w14:textId="4827D114" w:rsidR="004835FD" w:rsidDel="001959D5" w:rsidRDefault="004835FD" w:rsidP="004835FD">
            <w:pPr>
              <w:jc w:val="center"/>
              <w:rPr>
                <w:del w:id="1756" w:author="Do Thanh Trung" w:date="2025-06-12T10:12:00Z" w16du:dateUtc="2025-06-12T03:12:00Z"/>
              </w:rPr>
            </w:pPr>
            <w:del w:id="1757" w:author="Do Thanh Trung" w:date="2025-06-12T10:12:00Z" w16du:dateUtc="2025-06-12T03:12:00Z">
              <w:r w:rsidRPr="00D10C2D" w:rsidDel="001959D5">
                <w:delText>X</w:delText>
              </w:r>
            </w:del>
          </w:p>
        </w:tc>
        <w:tc>
          <w:tcPr>
            <w:tcW w:w="934" w:type="dxa"/>
          </w:tcPr>
          <w:p w14:paraId="1122CA07" w14:textId="445F7994" w:rsidR="004835FD" w:rsidDel="001959D5" w:rsidRDefault="004835FD" w:rsidP="004835FD">
            <w:pPr>
              <w:jc w:val="center"/>
              <w:rPr>
                <w:del w:id="1758" w:author="Do Thanh Trung" w:date="2025-06-12T10:12:00Z" w16du:dateUtc="2025-06-12T03:12:00Z"/>
              </w:rPr>
            </w:pPr>
            <w:del w:id="1759" w:author="Do Thanh Trung" w:date="2025-06-12T10:12:00Z" w16du:dateUtc="2025-06-12T03:12:00Z">
              <w:r w:rsidRPr="00D10C2D" w:rsidDel="001959D5">
                <w:delText>X</w:delText>
              </w:r>
            </w:del>
          </w:p>
        </w:tc>
      </w:tr>
      <w:tr w:rsidR="004835FD" w:rsidDel="001959D5" w14:paraId="06DCE3FF" w14:textId="6DF65450" w:rsidTr="5DF0C184">
        <w:trPr>
          <w:trHeight w:val="423"/>
          <w:del w:id="1760" w:author="Do Thanh Trung" w:date="2025-06-12T10:12:00Z"/>
        </w:trPr>
        <w:tc>
          <w:tcPr>
            <w:tcW w:w="1705" w:type="dxa"/>
            <w:vMerge/>
          </w:tcPr>
          <w:p w14:paraId="55F2E979" w14:textId="1A750C07" w:rsidR="004835FD" w:rsidDel="001959D5" w:rsidRDefault="004835FD" w:rsidP="004835FD">
            <w:pPr>
              <w:rPr>
                <w:del w:id="1761" w:author="Do Thanh Trung" w:date="2025-06-12T10:12:00Z" w16du:dateUtc="2025-06-12T03:12:00Z"/>
              </w:rPr>
            </w:pPr>
          </w:p>
        </w:tc>
        <w:tc>
          <w:tcPr>
            <w:tcW w:w="4168" w:type="dxa"/>
          </w:tcPr>
          <w:p w14:paraId="62F3BD1E" w14:textId="50F72A93" w:rsidR="004835FD" w:rsidDel="001959D5" w:rsidRDefault="004835FD" w:rsidP="004835FD">
            <w:pPr>
              <w:jc w:val="left"/>
              <w:rPr>
                <w:del w:id="1762" w:author="Do Thanh Trung" w:date="2025-06-12T10:12:00Z" w16du:dateUtc="2025-06-12T03:12:00Z"/>
              </w:rPr>
            </w:pPr>
            <w:del w:id="1763" w:author="Do Thanh Trung" w:date="2025-06-12T10:12:00Z" w16du:dateUtc="2025-06-12T03:12:00Z">
              <w:r w:rsidDel="001959D5">
                <w:delText>Cài đặt Tài khoản Quỹ Đầu tư</w:delText>
              </w:r>
            </w:del>
          </w:p>
        </w:tc>
        <w:tc>
          <w:tcPr>
            <w:tcW w:w="688" w:type="dxa"/>
          </w:tcPr>
          <w:p w14:paraId="3BAB12E6" w14:textId="097B6DB2" w:rsidR="004835FD" w:rsidDel="001959D5" w:rsidRDefault="004835FD" w:rsidP="004835FD">
            <w:pPr>
              <w:jc w:val="center"/>
              <w:rPr>
                <w:del w:id="1764" w:author="Do Thanh Trung" w:date="2025-06-12T10:12:00Z" w16du:dateUtc="2025-06-12T03:12:00Z"/>
              </w:rPr>
            </w:pPr>
            <w:del w:id="1765" w:author="Do Thanh Trung" w:date="2025-06-12T10:12:00Z" w16du:dateUtc="2025-06-12T03:12:00Z">
              <w:r w:rsidRPr="00D10C2D" w:rsidDel="001959D5">
                <w:delText>X</w:delText>
              </w:r>
            </w:del>
          </w:p>
        </w:tc>
        <w:tc>
          <w:tcPr>
            <w:tcW w:w="889" w:type="dxa"/>
          </w:tcPr>
          <w:p w14:paraId="2D00C3B8" w14:textId="3410369D" w:rsidR="004835FD" w:rsidDel="001959D5" w:rsidRDefault="004835FD" w:rsidP="004835FD">
            <w:pPr>
              <w:jc w:val="center"/>
              <w:rPr>
                <w:del w:id="1766" w:author="Do Thanh Trung" w:date="2025-06-12T10:12:00Z" w16du:dateUtc="2025-06-12T03:12:00Z"/>
              </w:rPr>
            </w:pPr>
            <w:del w:id="1767" w:author="Do Thanh Trung" w:date="2025-06-12T10:12:00Z" w16du:dateUtc="2025-06-12T03:12:00Z">
              <w:r w:rsidRPr="00D10C2D" w:rsidDel="001959D5">
                <w:delText>X</w:delText>
              </w:r>
            </w:del>
          </w:p>
        </w:tc>
        <w:tc>
          <w:tcPr>
            <w:tcW w:w="915" w:type="dxa"/>
          </w:tcPr>
          <w:p w14:paraId="11612C3C" w14:textId="004EE846" w:rsidR="004835FD" w:rsidDel="001959D5" w:rsidRDefault="004835FD" w:rsidP="004835FD">
            <w:pPr>
              <w:jc w:val="center"/>
              <w:rPr>
                <w:del w:id="1768" w:author="Do Thanh Trung" w:date="2025-06-12T10:12:00Z" w16du:dateUtc="2025-06-12T03:12:00Z"/>
              </w:rPr>
            </w:pPr>
            <w:del w:id="1769" w:author="Do Thanh Trung" w:date="2025-06-12T10:12:00Z" w16du:dateUtc="2025-06-12T03:12:00Z">
              <w:r w:rsidRPr="00D10C2D" w:rsidDel="001959D5">
                <w:delText>X</w:delText>
              </w:r>
            </w:del>
          </w:p>
        </w:tc>
        <w:tc>
          <w:tcPr>
            <w:tcW w:w="719" w:type="dxa"/>
          </w:tcPr>
          <w:p w14:paraId="57EAAAB9" w14:textId="7CF21731" w:rsidR="004835FD" w:rsidDel="001959D5" w:rsidRDefault="004835FD" w:rsidP="004835FD">
            <w:pPr>
              <w:jc w:val="center"/>
              <w:rPr>
                <w:del w:id="1770" w:author="Do Thanh Trung" w:date="2025-06-12T10:12:00Z" w16du:dateUtc="2025-06-12T03:12:00Z"/>
              </w:rPr>
            </w:pPr>
            <w:del w:id="1771" w:author="Do Thanh Trung" w:date="2025-06-12T10:12:00Z" w16du:dateUtc="2025-06-12T03:12:00Z">
              <w:r w:rsidRPr="00D10C2D" w:rsidDel="001959D5">
                <w:delText>X</w:delText>
              </w:r>
            </w:del>
          </w:p>
        </w:tc>
        <w:tc>
          <w:tcPr>
            <w:tcW w:w="694" w:type="dxa"/>
          </w:tcPr>
          <w:p w14:paraId="60A46C7F" w14:textId="7170E30F" w:rsidR="004835FD" w:rsidDel="001959D5" w:rsidRDefault="004835FD" w:rsidP="004835FD">
            <w:pPr>
              <w:jc w:val="center"/>
              <w:rPr>
                <w:del w:id="1772" w:author="Do Thanh Trung" w:date="2025-06-12T10:12:00Z" w16du:dateUtc="2025-06-12T03:12:00Z"/>
              </w:rPr>
            </w:pPr>
            <w:del w:id="1773" w:author="Do Thanh Trung" w:date="2025-06-12T10:12:00Z" w16du:dateUtc="2025-06-12T03:12:00Z">
              <w:r w:rsidRPr="00D10C2D" w:rsidDel="001959D5">
                <w:delText>X</w:delText>
              </w:r>
            </w:del>
          </w:p>
        </w:tc>
        <w:tc>
          <w:tcPr>
            <w:tcW w:w="822" w:type="dxa"/>
          </w:tcPr>
          <w:p w14:paraId="1EE3368E" w14:textId="7976B415" w:rsidR="004835FD" w:rsidDel="001959D5" w:rsidRDefault="004835FD" w:rsidP="004835FD">
            <w:pPr>
              <w:jc w:val="center"/>
              <w:rPr>
                <w:del w:id="1774" w:author="Do Thanh Trung" w:date="2025-06-12T10:12:00Z" w16du:dateUtc="2025-06-12T03:12:00Z"/>
              </w:rPr>
            </w:pPr>
            <w:del w:id="1775" w:author="Do Thanh Trung" w:date="2025-06-12T10:12:00Z" w16du:dateUtc="2025-06-12T03:12:00Z">
              <w:r w:rsidRPr="00D10C2D" w:rsidDel="001959D5">
                <w:delText>X</w:delText>
              </w:r>
            </w:del>
          </w:p>
        </w:tc>
        <w:tc>
          <w:tcPr>
            <w:tcW w:w="934" w:type="dxa"/>
          </w:tcPr>
          <w:p w14:paraId="0DB0A714" w14:textId="23FB5268" w:rsidR="004835FD" w:rsidDel="001959D5" w:rsidRDefault="004835FD" w:rsidP="004835FD">
            <w:pPr>
              <w:jc w:val="center"/>
              <w:rPr>
                <w:del w:id="1776" w:author="Do Thanh Trung" w:date="2025-06-12T10:12:00Z" w16du:dateUtc="2025-06-12T03:12:00Z"/>
              </w:rPr>
            </w:pPr>
            <w:del w:id="1777" w:author="Do Thanh Trung" w:date="2025-06-12T10:12:00Z" w16du:dateUtc="2025-06-12T03:12:00Z">
              <w:r w:rsidRPr="00D10C2D" w:rsidDel="001959D5">
                <w:delText>X</w:delText>
              </w:r>
            </w:del>
          </w:p>
        </w:tc>
        <w:tc>
          <w:tcPr>
            <w:tcW w:w="934" w:type="dxa"/>
          </w:tcPr>
          <w:p w14:paraId="4D06544D" w14:textId="21023D4C" w:rsidR="004835FD" w:rsidDel="001959D5" w:rsidRDefault="004835FD" w:rsidP="004835FD">
            <w:pPr>
              <w:jc w:val="center"/>
              <w:rPr>
                <w:del w:id="1778" w:author="Do Thanh Trung" w:date="2025-06-12T10:12:00Z" w16du:dateUtc="2025-06-12T03:12:00Z"/>
              </w:rPr>
            </w:pPr>
            <w:del w:id="1779" w:author="Do Thanh Trung" w:date="2025-06-12T10:12:00Z" w16du:dateUtc="2025-06-12T03:12:00Z">
              <w:r w:rsidRPr="00D10C2D" w:rsidDel="001959D5">
                <w:delText>X</w:delText>
              </w:r>
            </w:del>
          </w:p>
        </w:tc>
      </w:tr>
      <w:tr w:rsidR="004835FD" w:rsidDel="001959D5" w14:paraId="25E82170" w14:textId="57E280FE" w:rsidTr="5DF0C184">
        <w:trPr>
          <w:trHeight w:val="423"/>
          <w:del w:id="1780" w:author="Do Thanh Trung" w:date="2025-06-12T10:12:00Z"/>
        </w:trPr>
        <w:tc>
          <w:tcPr>
            <w:tcW w:w="1705" w:type="dxa"/>
            <w:vMerge/>
          </w:tcPr>
          <w:p w14:paraId="63234ED4" w14:textId="1E0D7AC0" w:rsidR="004835FD" w:rsidDel="001959D5" w:rsidRDefault="004835FD" w:rsidP="004835FD">
            <w:pPr>
              <w:rPr>
                <w:del w:id="1781" w:author="Do Thanh Trung" w:date="2025-06-12T10:12:00Z" w16du:dateUtc="2025-06-12T03:12:00Z"/>
              </w:rPr>
            </w:pPr>
          </w:p>
        </w:tc>
        <w:tc>
          <w:tcPr>
            <w:tcW w:w="4168" w:type="dxa"/>
          </w:tcPr>
          <w:p w14:paraId="5C9406C3" w14:textId="221ED014" w:rsidR="004835FD" w:rsidDel="001959D5" w:rsidRDefault="004835FD" w:rsidP="004835FD">
            <w:pPr>
              <w:jc w:val="left"/>
              <w:rPr>
                <w:del w:id="1782" w:author="Do Thanh Trung" w:date="2025-06-12T10:12:00Z" w16du:dateUtc="2025-06-12T03:12:00Z"/>
              </w:rPr>
            </w:pPr>
            <w:del w:id="1783" w:author="Do Thanh Trung" w:date="2025-06-12T10:12:00Z" w16du:dateUtc="2025-06-12T03:12:00Z">
              <w:r w:rsidDel="001959D5">
                <w:delText>Cài đặt nhân viên quản lý tài khoản</w:delText>
              </w:r>
            </w:del>
          </w:p>
        </w:tc>
        <w:tc>
          <w:tcPr>
            <w:tcW w:w="688" w:type="dxa"/>
          </w:tcPr>
          <w:p w14:paraId="35D44853" w14:textId="0054AA51" w:rsidR="004835FD" w:rsidDel="001959D5" w:rsidRDefault="004835FD" w:rsidP="004835FD">
            <w:pPr>
              <w:jc w:val="center"/>
              <w:rPr>
                <w:del w:id="1784" w:author="Do Thanh Trung" w:date="2025-06-12T10:12:00Z" w16du:dateUtc="2025-06-12T03:12:00Z"/>
              </w:rPr>
            </w:pPr>
            <w:del w:id="1785" w:author="Do Thanh Trung" w:date="2025-06-12T10:12:00Z" w16du:dateUtc="2025-06-12T03:12:00Z">
              <w:r w:rsidRPr="00D10C2D" w:rsidDel="001959D5">
                <w:delText>X</w:delText>
              </w:r>
            </w:del>
          </w:p>
        </w:tc>
        <w:tc>
          <w:tcPr>
            <w:tcW w:w="889" w:type="dxa"/>
          </w:tcPr>
          <w:p w14:paraId="2BE757B1" w14:textId="3D61E2AD" w:rsidR="004835FD" w:rsidDel="001959D5" w:rsidRDefault="004835FD" w:rsidP="004835FD">
            <w:pPr>
              <w:jc w:val="center"/>
              <w:rPr>
                <w:del w:id="1786" w:author="Do Thanh Trung" w:date="2025-06-12T10:12:00Z" w16du:dateUtc="2025-06-12T03:12:00Z"/>
              </w:rPr>
            </w:pPr>
            <w:del w:id="1787" w:author="Do Thanh Trung" w:date="2025-06-12T10:12:00Z" w16du:dateUtc="2025-06-12T03:12:00Z">
              <w:r w:rsidRPr="00D10C2D" w:rsidDel="001959D5">
                <w:delText>X</w:delText>
              </w:r>
            </w:del>
          </w:p>
        </w:tc>
        <w:tc>
          <w:tcPr>
            <w:tcW w:w="915" w:type="dxa"/>
          </w:tcPr>
          <w:p w14:paraId="651BFC56" w14:textId="4EF37EFC" w:rsidR="004835FD" w:rsidDel="001959D5" w:rsidRDefault="004835FD" w:rsidP="004835FD">
            <w:pPr>
              <w:jc w:val="center"/>
              <w:rPr>
                <w:del w:id="1788" w:author="Do Thanh Trung" w:date="2025-06-12T10:12:00Z" w16du:dateUtc="2025-06-12T03:12:00Z"/>
              </w:rPr>
            </w:pPr>
            <w:del w:id="1789" w:author="Do Thanh Trung" w:date="2025-06-12T10:12:00Z" w16du:dateUtc="2025-06-12T03:12:00Z">
              <w:r w:rsidRPr="00D10C2D" w:rsidDel="001959D5">
                <w:delText>X</w:delText>
              </w:r>
            </w:del>
          </w:p>
        </w:tc>
        <w:tc>
          <w:tcPr>
            <w:tcW w:w="719" w:type="dxa"/>
          </w:tcPr>
          <w:p w14:paraId="7DAC63AD" w14:textId="4602FBFA" w:rsidR="004835FD" w:rsidDel="001959D5" w:rsidRDefault="004835FD" w:rsidP="004835FD">
            <w:pPr>
              <w:jc w:val="center"/>
              <w:rPr>
                <w:del w:id="1790" w:author="Do Thanh Trung" w:date="2025-06-12T10:12:00Z" w16du:dateUtc="2025-06-12T03:12:00Z"/>
              </w:rPr>
            </w:pPr>
            <w:del w:id="1791" w:author="Do Thanh Trung" w:date="2025-06-12T10:12:00Z" w16du:dateUtc="2025-06-12T03:12:00Z">
              <w:r w:rsidRPr="00D10C2D" w:rsidDel="001959D5">
                <w:delText>X</w:delText>
              </w:r>
            </w:del>
          </w:p>
        </w:tc>
        <w:tc>
          <w:tcPr>
            <w:tcW w:w="694" w:type="dxa"/>
          </w:tcPr>
          <w:p w14:paraId="5978EE64" w14:textId="661E3A9D" w:rsidR="004835FD" w:rsidDel="001959D5" w:rsidRDefault="004835FD" w:rsidP="004835FD">
            <w:pPr>
              <w:jc w:val="center"/>
              <w:rPr>
                <w:del w:id="1792" w:author="Do Thanh Trung" w:date="2025-06-12T10:12:00Z" w16du:dateUtc="2025-06-12T03:12:00Z"/>
              </w:rPr>
            </w:pPr>
            <w:del w:id="1793" w:author="Do Thanh Trung" w:date="2025-06-12T10:12:00Z" w16du:dateUtc="2025-06-12T03:12:00Z">
              <w:r w:rsidRPr="00D10C2D" w:rsidDel="001959D5">
                <w:delText>X</w:delText>
              </w:r>
            </w:del>
          </w:p>
        </w:tc>
        <w:tc>
          <w:tcPr>
            <w:tcW w:w="822" w:type="dxa"/>
          </w:tcPr>
          <w:p w14:paraId="0F5E46A0" w14:textId="26EA16BB" w:rsidR="004835FD" w:rsidDel="001959D5" w:rsidRDefault="004835FD" w:rsidP="004835FD">
            <w:pPr>
              <w:jc w:val="center"/>
              <w:rPr>
                <w:del w:id="1794" w:author="Do Thanh Trung" w:date="2025-06-12T10:12:00Z" w16du:dateUtc="2025-06-12T03:12:00Z"/>
              </w:rPr>
            </w:pPr>
            <w:del w:id="1795" w:author="Do Thanh Trung" w:date="2025-06-12T10:12:00Z" w16du:dateUtc="2025-06-12T03:12:00Z">
              <w:r w:rsidRPr="00D10C2D" w:rsidDel="001959D5">
                <w:delText>X</w:delText>
              </w:r>
            </w:del>
          </w:p>
        </w:tc>
        <w:tc>
          <w:tcPr>
            <w:tcW w:w="934" w:type="dxa"/>
          </w:tcPr>
          <w:p w14:paraId="2EC828DD" w14:textId="53690F23" w:rsidR="004835FD" w:rsidDel="001959D5" w:rsidRDefault="004835FD" w:rsidP="004835FD">
            <w:pPr>
              <w:jc w:val="center"/>
              <w:rPr>
                <w:del w:id="1796" w:author="Do Thanh Trung" w:date="2025-06-12T10:12:00Z" w16du:dateUtc="2025-06-12T03:12:00Z"/>
              </w:rPr>
            </w:pPr>
            <w:del w:id="1797" w:author="Do Thanh Trung" w:date="2025-06-12T10:12:00Z" w16du:dateUtc="2025-06-12T03:12:00Z">
              <w:r w:rsidRPr="00D10C2D" w:rsidDel="001959D5">
                <w:delText>X</w:delText>
              </w:r>
            </w:del>
          </w:p>
        </w:tc>
        <w:tc>
          <w:tcPr>
            <w:tcW w:w="934" w:type="dxa"/>
          </w:tcPr>
          <w:p w14:paraId="4FD47DBA" w14:textId="5F479315" w:rsidR="004835FD" w:rsidDel="001959D5" w:rsidRDefault="004835FD" w:rsidP="004835FD">
            <w:pPr>
              <w:jc w:val="center"/>
              <w:rPr>
                <w:del w:id="1798" w:author="Do Thanh Trung" w:date="2025-06-12T10:12:00Z" w16du:dateUtc="2025-06-12T03:12:00Z"/>
              </w:rPr>
            </w:pPr>
            <w:del w:id="1799" w:author="Do Thanh Trung" w:date="2025-06-12T10:12:00Z" w16du:dateUtc="2025-06-12T03:12:00Z">
              <w:r w:rsidRPr="00D10C2D" w:rsidDel="001959D5">
                <w:delText>X</w:delText>
              </w:r>
            </w:del>
          </w:p>
        </w:tc>
      </w:tr>
      <w:tr w:rsidR="004835FD" w:rsidDel="001959D5" w14:paraId="0696F4C7" w14:textId="43CAD3B3" w:rsidTr="005C2911">
        <w:trPr>
          <w:trHeight w:val="423"/>
          <w:del w:id="1800" w:author="Do Thanh Trung" w:date="2025-06-12T10:12:00Z"/>
        </w:trPr>
        <w:tc>
          <w:tcPr>
            <w:tcW w:w="1705" w:type="dxa"/>
            <w:vMerge/>
          </w:tcPr>
          <w:p w14:paraId="5557897F" w14:textId="277B78F3" w:rsidR="004835FD" w:rsidDel="001959D5" w:rsidRDefault="004835FD" w:rsidP="004835FD">
            <w:pPr>
              <w:rPr>
                <w:del w:id="1801" w:author="Do Thanh Trung" w:date="2025-06-12T10:12:00Z" w16du:dateUtc="2025-06-12T03:12:00Z"/>
              </w:rPr>
            </w:pPr>
          </w:p>
        </w:tc>
        <w:tc>
          <w:tcPr>
            <w:tcW w:w="4168" w:type="dxa"/>
          </w:tcPr>
          <w:p w14:paraId="1A42B5BD" w14:textId="38168F21" w:rsidR="004835FD" w:rsidDel="001959D5" w:rsidRDefault="06C9F056" w:rsidP="004835FD">
            <w:pPr>
              <w:jc w:val="left"/>
              <w:rPr>
                <w:del w:id="1802" w:author="Do Thanh Trung" w:date="2025-06-12T10:12:00Z" w16du:dateUtc="2025-06-12T03:12:00Z"/>
              </w:rPr>
            </w:pPr>
            <w:commentRangeStart w:id="1803"/>
            <w:del w:id="1804" w:author="Do Thanh Trung" w:date="2025-06-12T10:12:00Z" w16du:dateUtc="2025-06-12T03:12:00Z">
              <w:r w:rsidRPr="5DF0C184" w:rsidDel="001959D5">
                <w:rPr>
                  <w:highlight w:val="yellow"/>
                </w:rPr>
                <w:delText>Cài đặt Danh mục đầu t</w:delText>
              </w:r>
              <w:r w:rsidDel="001959D5">
                <w:delText>ư</w:delText>
              </w:r>
              <w:commentRangeEnd w:id="1803"/>
              <w:r w:rsidR="004835FD" w:rsidDel="001959D5">
                <w:rPr>
                  <w:rStyle w:val="CommentReference"/>
                </w:rPr>
                <w:commentReference w:id="1803"/>
              </w:r>
            </w:del>
          </w:p>
        </w:tc>
        <w:tc>
          <w:tcPr>
            <w:tcW w:w="688" w:type="dxa"/>
            <w:vAlign w:val="center"/>
          </w:tcPr>
          <w:p w14:paraId="0C42DD05" w14:textId="73CD0230" w:rsidR="004835FD" w:rsidDel="001959D5" w:rsidRDefault="004835FD" w:rsidP="005C2911">
            <w:pPr>
              <w:jc w:val="center"/>
              <w:rPr>
                <w:del w:id="1805" w:author="Do Thanh Trung" w:date="2025-06-12T10:12:00Z" w16du:dateUtc="2025-06-12T03:12:00Z"/>
              </w:rPr>
            </w:pPr>
            <w:del w:id="1806" w:author="Do Thanh Trung" w:date="2025-06-12T10:12:00Z" w16du:dateUtc="2025-06-12T03:12:00Z">
              <w:r w:rsidRPr="00D10C2D" w:rsidDel="001959D5">
                <w:delText>X</w:delText>
              </w:r>
            </w:del>
          </w:p>
        </w:tc>
        <w:tc>
          <w:tcPr>
            <w:tcW w:w="889" w:type="dxa"/>
          </w:tcPr>
          <w:p w14:paraId="7C25B59F" w14:textId="3600BB04" w:rsidR="004835FD" w:rsidDel="001959D5" w:rsidRDefault="004835FD" w:rsidP="004835FD">
            <w:pPr>
              <w:jc w:val="center"/>
              <w:rPr>
                <w:del w:id="1807" w:author="Do Thanh Trung" w:date="2025-06-12T10:12:00Z" w16du:dateUtc="2025-06-12T03:12:00Z"/>
              </w:rPr>
            </w:pPr>
            <w:del w:id="1808" w:author="Do Thanh Trung" w:date="2025-06-12T10:12:00Z" w16du:dateUtc="2025-06-12T03:12:00Z">
              <w:r w:rsidRPr="00D10C2D" w:rsidDel="001959D5">
                <w:delText>X</w:delText>
              </w:r>
            </w:del>
          </w:p>
        </w:tc>
        <w:tc>
          <w:tcPr>
            <w:tcW w:w="915" w:type="dxa"/>
          </w:tcPr>
          <w:p w14:paraId="4DB5866D" w14:textId="606FEE4B" w:rsidR="004835FD" w:rsidDel="001959D5" w:rsidRDefault="004835FD" w:rsidP="004835FD">
            <w:pPr>
              <w:jc w:val="center"/>
              <w:rPr>
                <w:del w:id="1809" w:author="Do Thanh Trung" w:date="2025-06-12T10:12:00Z" w16du:dateUtc="2025-06-12T03:12:00Z"/>
              </w:rPr>
            </w:pPr>
            <w:del w:id="1810" w:author="Do Thanh Trung" w:date="2025-06-12T10:12:00Z" w16du:dateUtc="2025-06-12T03:12:00Z">
              <w:r w:rsidRPr="00D10C2D" w:rsidDel="001959D5">
                <w:delText>X</w:delText>
              </w:r>
            </w:del>
          </w:p>
        </w:tc>
        <w:tc>
          <w:tcPr>
            <w:tcW w:w="719" w:type="dxa"/>
          </w:tcPr>
          <w:p w14:paraId="47F2F291" w14:textId="73033476" w:rsidR="004835FD" w:rsidDel="001959D5" w:rsidRDefault="004835FD" w:rsidP="004835FD">
            <w:pPr>
              <w:jc w:val="center"/>
              <w:rPr>
                <w:del w:id="1811" w:author="Do Thanh Trung" w:date="2025-06-12T10:12:00Z" w16du:dateUtc="2025-06-12T03:12:00Z"/>
              </w:rPr>
            </w:pPr>
            <w:del w:id="1812" w:author="Do Thanh Trung" w:date="2025-06-12T10:12:00Z" w16du:dateUtc="2025-06-12T03:12:00Z">
              <w:r w:rsidRPr="00D10C2D" w:rsidDel="001959D5">
                <w:delText>X</w:delText>
              </w:r>
            </w:del>
          </w:p>
        </w:tc>
        <w:tc>
          <w:tcPr>
            <w:tcW w:w="694" w:type="dxa"/>
          </w:tcPr>
          <w:p w14:paraId="4E507EE4" w14:textId="7B0580A0" w:rsidR="004835FD" w:rsidDel="001959D5" w:rsidRDefault="004835FD" w:rsidP="004835FD">
            <w:pPr>
              <w:jc w:val="center"/>
              <w:rPr>
                <w:del w:id="1813" w:author="Do Thanh Trung" w:date="2025-06-12T10:12:00Z" w16du:dateUtc="2025-06-12T03:12:00Z"/>
              </w:rPr>
            </w:pPr>
            <w:del w:id="1814" w:author="Do Thanh Trung" w:date="2025-06-12T10:12:00Z" w16du:dateUtc="2025-06-12T03:12:00Z">
              <w:r w:rsidRPr="00D10C2D" w:rsidDel="001959D5">
                <w:delText>X</w:delText>
              </w:r>
            </w:del>
          </w:p>
        </w:tc>
        <w:tc>
          <w:tcPr>
            <w:tcW w:w="822" w:type="dxa"/>
          </w:tcPr>
          <w:p w14:paraId="0120BEFC" w14:textId="1836FFB7" w:rsidR="004835FD" w:rsidDel="001959D5" w:rsidRDefault="004835FD" w:rsidP="004835FD">
            <w:pPr>
              <w:jc w:val="center"/>
              <w:rPr>
                <w:del w:id="1815" w:author="Do Thanh Trung" w:date="2025-06-12T10:12:00Z" w16du:dateUtc="2025-06-12T03:12:00Z"/>
              </w:rPr>
            </w:pPr>
            <w:del w:id="1816" w:author="Do Thanh Trung" w:date="2025-06-12T10:12:00Z" w16du:dateUtc="2025-06-12T03:12:00Z">
              <w:r w:rsidRPr="00D10C2D" w:rsidDel="001959D5">
                <w:delText>X</w:delText>
              </w:r>
            </w:del>
          </w:p>
        </w:tc>
        <w:tc>
          <w:tcPr>
            <w:tcW w:w="934" w:type="dxa"/>
          </w:tcPr>
          <w:p w14:paraId="604B67F7" w14:textId="4E17886C" w:rsidR="004835FD" w:rsidDel="001959D5" w:rsidRDefault="004835FD" w:rsidP="004835FD">
            <w:pPr>
              <w:jc w:val="center"/>
              <w:rPr>
                <w:del w:id="1817" w:author="Do Thanh Trung" w:date="2025-06-12T10:12:00Z" w16du:dateUtc="2025-06-12T03:12:00Z"/>
              </w:rPr>
            </w:pPr>
            <w:del w:id="1818" w:author="Do Thanh Trung" w:date="2025-06-12T10:12:00Z" w16du:dateUtc="2025-06-12T03:12:00Z">
              <w:r w:rsidRPr="00D10C2D" w:rsidDel="001959D5">
                <w:delText>X</w:delText>
              </w:r>
            </w:del>
          </w:p>
        </w:tc>
        <w:tc>
          <w:tcPr>
            <w:tcW w:w="934" w:type="dxa"/>
          </w:tcPr>
          <w:p w14:paraId="47E06531" w14:textId="6CDF0B8B" w:rsidR="004835FD" w:rsidDel="001959D5" w:rsidRDefault="004835FD" w:rsidP="004835FD">
            <w:pPr>
              <w:jc w:val="center"/>
              <w:rPr>
                <w:del w:id="1819" w:author="Do Thanh Trung" w:date="2025-06-12T10:12:00Z" w16du:dateUtc="2025-06-12T03:12:00Z"/>
              </w:rPr>
            </w:pPr>
            <w:del w:id="1820" w:author="Do Thanh Trung" w:date="2025-06-12T10:12:00Z" w16du:dateUtc="2025-06-12T03:12:00Z">
              <w:r w:rsidRPr="00D10C2D" w:rsidDel="001959D5">
                <w:delText>X</w:delText>
              </w:r>
            </w:del>
          </w:p>
        </w:tc>
      </w:tr>
      <w:tr w:rsidR="004835FD" w:rsidDel="001959D5" w14:paraId="65081B2E" w14:textId="3DD4FA4A" w:rsidTr="5DF0C184">
        <w:trPr>
          <w:trHeight w:val="423"/>
          <w:del w:id="1821" w:author="Do Thanh Trung" w:date="2025-06-12T10:12:00Z"/>
        </w:trPr>
        <w:tc>
          <w:tcPr>
            <w:tcW w:w="1705" w:type="dxa"/>
            <w:vMerge/>
          </w:tcPr>
          <w:p w14:paraId="68391FF3" w14:textId="57284BC6" w:rsidR="004835FD" w:rsidDel="001959D5" w:rsidRDefault="004835FD" w:rsidP="004835FD">
            <w:pPr>
              <w:rPr>
                <w:del w:id="1822" w:author="Do Thanh Trung" w:date="2025-06-12T10:12:00Z" w16du:dateUtc="2025-06-12T03:12:00Z"/>
              </w:rPr>
            </w:pPr>
          </w:p>
        </w:tc>
        <w:tc>
          <w:tcPr>
            <w:tcW w:w="4168" w:type="dxa"/>
          </w:tcPr>
          <w:p w14:paraId="728BAD2D" w14:textId="64B79487" w:rsidR="004835FD" w:rsidDel="001959D5" w:rsidRDefault="004835FD" w:rsidP="004835FD">
            <w:pPr>
              <w:jc w:val="left"/>
              <w:rPr>
                <w:del w:id="1823" w:author="Do Thanh Trung" w:date="2025-06-12T10:12:00Z" w16du:dateUtc="2025-06-12T03:12:00Z"/>
              </w:rPr>
            </w:pPr>
            <w:del w:id="1824" w:author="Do Thanh Trung" w:date="2025-06-12T10:12:00Z" w16du:dateUtc="2025-06-12T03:12:00Z">
              <w:r w:rsidDel="001959D5">
                <w:delText>Cài đặt Quy định đầu tư</w:delText>
              </w:r>
            </w:del>
          </w:p>
        </w:tc>
        <w:tc>
          <w:tcPr>
            <w:tcW w:w="688" w:type="dxa"/>
          </w:tcPr>
          <w:p w14:paraId="737F99DF" w14:textId="6A35A961" w:rsidR="004835FD" w:rsidDel="001959D5" w:rsidRDefault="004835FD" w:rsidP="004835FD">
            <w:pPr>
              <w:jc w:val="center"/>
              <w:rPr>
                <w:del w:id="1825" w:author="Do Thanh Trung" w:date="2025-06-12T10:12:00Z" w16du:dateUtc="2025-06-12T03:12:00Z"/>
              </w:rPr>
            </w:pPr>
            <w:del w:id="1826" w:author="Do Thanh Trung" w:date="2025-06-12T10:12:00Z" w16du:dateUtc="2025-06-12T03:12:00Z">
              <w:r w:rsidRPr="00D10C2D" w:rsidDel="001959D5">
                <w:delText>X</w:delText>
              </w:r>
            </w:del>
          </w:p>
        </w:tc>
        <w:tc>
          <w:tcPr>
            <w:tcW w:w="889" w:type="dxa"/>
          </w:tcPr>
          <w:p w14:paraId="013EEA0A" w14:textId="21E5878A" w:rsidR="004835FD" w:rsidDel="001959D5" w:rsidRDefault="004835FD" w:rsidP="004835FD">
            <w:pPr>
              <w:jc w:val="center"/>
              <w:rPr>
                <w:del w:id="1827" w:author="Do Thanh Trung" w:date="2025-06-12T10:12:00Z" w16du:dateUtc="2025-06-12T03:12:00Z"/>
              </w:rPr>
            </w:pPr>
            <w:del w:id="1828" w:author="Do Thanh Trung" w:date="2025-06-12T10:12:00Z" w16du:dateUtc="2025-06-12T03:12:00Z">
              <w:r w:rsidRPr="00D10C2D" w:rsidDel="001959D5">
                <w:delText>X</w:delText>
              </w:r>
            </w:del>
          </w:p>
        </w:tc>
        <w:tc>
          <w:tcPr>
            <w:tcW w:w="915" w:type="dxa"/>
          </w:tcPr>
          <w:p w14:paraId="65A53601" w14:textId="35477173" w:rsidR="004835FD" w:rsidDel="001959D5" w:rsidRDefault="004835FD" w:rsidP="004835FD">
            <w:pPr>
              <w:jc w:val="center"/>
              <w:rPr>
                <w:del w:id="1829" w:author="Do Thanh Trung" w:date="2025-06-12T10:12:00Z" w16du:dateUtc="2025-06-12T03:12:00Z"/>
              </w:rPr>
            </w:pPr>
            <w:del w:id="1830" w:author="Do Thanh Trung" w:date="2025-06-12T10:12:00Z" w16du:dateUtc="2025-06-12T03:12:00Z">
              <w:r w:rsidRPr="00D10C2D" w:rsidDel="001959D5">
                <w:delText>X</w:delText>
              </w:r>
            </w:del>
          </w:p>
        </w:tc>
        <w:tc>
          <w:tcPr>
            <w:tcW w:w="719" w:type="dxa"/>
          </w:tcPr>
          <w:p w14:paraId="0E15C34C" w14:textId="4C3C7586" w:rsidR="004835FD" w:rsidDel="001959D5" w:rsidRDefault="004835FD" w:rsidP="004835FD">
            <w:pPr>
              <w:jc w:val="center"/>
              <w:rPr>
                <w:del w:id="1831" w:author="Do Thanh Trung" w:date="2025-06-12T10:12:00Z" w16du:dateUtc="2025-06-12T03:12:00Z"/>
              </w:rPr>
            </w:pPr>
            <w:del w:id="1832" w:author="Do Thanh Trung" w:date="2025-06-12T10:12:00Z" w16du:dateUtc="2025-06-12T03:12:00Z">
              <w:r w:rsidRPr="00D10C2D" w:rsidDel="001959D5">
                <w:delText>X</w:delText>
              </w:r>
            </w:del>
          </w:p>
        </w:tc>
        <w:tc>
          <w:tcPr>
            <w:tcW w:w="694" w:type="dxa"/>
          </w:tcPr>
          <w:p w14:paraId="73F1EE02" w14:textId="20166C14" w:rsidR="004835FD" w:rsidDel="001959D5" w:rsidRDefault="004835FD" w:rsidP="004835FD">
            <w:pPr>
              <w:jc w:val="center"/>
              <w:rPr>
                <w:del w:id="1833" w:author="Do Thanh Trung" w:date="2025-06-12T10:12:00Z" w16du:dateUtc="2025-06-12T03:12:00Z"/>
              </w:rPr>
            </w:pPr>
            <w:del w:id="1834" w:author="Do Thanh Trung" w:date="2025-06-12T10:12:00Z" w16du:dateUtc="2025-06-12T03:12:00Z">
              <w:r w:rsidRPr="00D10C2D" w:rsidDel="001959D5">
                <w:delText>X</w:delText>
              </w:r>
            </w:del>
          </w:p>
        </w:tc>
        <w:tc>
          <w:tcPr>
            <w:tcW w:w="822" w:type="dxa"/>
          </w:tcPr>
          <w:p w14:paraId="2344B3CC" w14:textId="1C6289DD" w:rsidR="004835FD" w:rsidDel="001959D5" w:rsidRDefault="004835FD" w:rsidP="004835FD">
            <w:pPr>
              <w:jc w:val="center"/>
              <w:rPr>
                <w:del w:id="1835" w:author="Do Thanh Trung" w:date="2025-06-12T10:12:00Z" w16du:dateUtc="2025-06-12T03:12:00Z"/>
              </w:rPr>
            </w:pPr>
            <w:del w:id="1836" w:author="Do Thanh Trung" w:date="2025-06-12T10:12:00Z" w16du:dateUtc="2025-06-12T03:12:00Z">
              <w:r w:rsidRPr="00D10C2D" w:rsidDel="001959D5">
                <w:delText>X</w:delText>
              </w:r>
            </w:del>
          </w:p>
        </w:tc>
        <w:tc>
          <w:tcPr>
            <w:tcW w:w="934" w:type="dxa"/>
          </w:tcPr>
          <w:p w14:paraId="1DB25055" w14:textId="09E12B4A" w:rsidR="004835FD" w:rsidDel="001959D5" w:rsidRDefault="004835FD" w:rsidP="004835FD">
            <w:pPr>
              <w:jc w:val="center"/>
              <w:rPr>
                <w:del w:id="1837" w:author="Do Thanh Trung" w:date="2025-06-12T10:12:00Z" w16du:dateUtc="2025-06-12T03:12:00Z"/>
              </w:rPr>
            </w:pPr>
            <w:del w:id="1838" w:author="Do Thanh Trung" w:date="2025-06-12T10:12:00Z" w16du:dateUtc="2025-06-12T03:12:00Z">
              <w:r w:rsidRPr="00D10C2D" w:rsidDel="001959D5">
                <w:delText>X</w:delText>
              </w:r>
            </w:del>
          </w:p>
        </w:tc>
        <w:tc>
          <w:tcPr>
            <w:tcW w:w="934" w:type="dxa"/>
          </w:tcPr>
          <w:p w14:paraId="5CC0A1B2" w14:textId="0C9B533D" w:rsidR="004835FD" w:rsidDel="001959D5" w:rsidRDefault="004835FD" w:rsidP="004835FD">
            <w:pPr>
              <w:jc w:val="center"/>
              <w:rPr>
                <w:del w:id="1839" w:author="Do Thanh Trung" w:date="2025-06-12T10:12:00Z" w16du:dateUtc="2025-06-12T03:12:00Z"/>
              </w:rPr>
            </w:pPr>
            <w:del w:id="1840" w:author="Do Thanh Trung" w:date="2025-06-12T10:12:00Z" w16du:dateUtc="2025-06-12T03:12:00Z">
              <w:r w:rsidRPr="00D10C2D" w:rsidDel="001959D5">
                <w:delText>X</w:delText>
              </w:r>
            </w:del>
          </w:p>
        </w:tc>
      </w:tr>
      <w:tr w:rsidR="004835FD" w:rsidDel="001959D5" w14:paraId="2CAB97A5" w14:textId="3B94487A" w:rsidTr="5DF0C184">
        <w:trPr>
          <w:trHeight w:val="423"/>
          <w:del w:id="1841" w:author="Do Thanh Trung" w:date="2025-06-12T10:12:00Z"/>
        </w:trPr>
        <w:tc>
          <w:tcPr>
            <w:tcW w:w="1705" w:type="dxa"/>
            <w:vMerge/>
          </w:tcPr>
          <w:p w14:paraId="030794AC" w14:textId="2E92CC64" w:rsidR="004835FD" w:rsidDel="001959D5" w:rsidRDefault="004835FD" w:rsidP="004835FD">
            <w:pPr>
              <w:rPr>
                <w:del w:id="1842" w:author="Do Thanh Trung" w:date="2025-06-12T10:12:00Z" w16du:dateUtc="2025-06-12T03:12:00Z"/>
              </w:rPr>
            </w:pPr>
          </w:p>
        </w:tc>
        <w:tc>
          <w:tcPr>
            <w:tcW w:w="4168" w:type="dxa"/>
          </w:tcPr>
          <w:p w14:paraId="54DF3F9C" w14:textId="63629D95" w:rsidR="004835FD" w:rsidDel="001959D5" w:rsidRDefault="06C9F056" w:rsidP="5DF0C184">
            <w:pPr>
              <w:jc w:val="left"/>
              <w:rPr>
                <w:del w:id="1843" w:author="Do Thanh Trung" w:date="2025-06-12T10:12:00Z" w16du:dateUtc="2025-06-12T03:12:00Z"/>
                <w:highlight w:val="yellow"/>
              </w:rPr>
            </w:pPr>
            <w:del w:id="1844" w:author="Do Thanh Trung" w:date="2025-06-12T10:12:00Z" w16du:dateUtc="2025-06-12T03:12:00Z">
              <w:r w:rsidRPr="5DF0C184" w:rsidDel="001959D5">
                <w:rPr>
                  <w:highlight w:val="yellow"/>
                </w:rPr>
                <w:delText>Cài đặt Hạn mức theo nhóm ngành</w:delText>
              </w:r>
              <w:commentRangeStart w:id="1845"/>
              <w:commentRangeEnd w:id="1845"/>
              <w:r w:rsidR="004835FD" w:rsidDel="001959D5">
                <w:rPr>
                  <w:rStyle w:val="CommentReference"/>
                </w:rPr>
                <w:commentReference w:id="1845"/>
              </w:r>
            </w:del>
          </w:p>
        </w:tc>
        <w:tc>
          <w:tcPr>
            <w:tcW w:w="688" w:type="dxa"/>
          </w:tcPr>
          <w:p w14:paraId="13981533" w14:textId="29E0AF8D" w:rsidR="004835FD" w:rsidDel="001959D5" w:rsidRDefault="004835FD" w:rsidP="004835FD">
            <w:pPr>
              <w:jc w:val="center"/>
              <w:rPr>
                <w:del w:id="1846" w:author="Do Thanh Trung" w:date="2025-06-12T10:12:00Z" w16du:dateUtc="2025-06-12T03:12:00Z"/>
              </w:rPr>
            </w:pPr>
            <w:del w:id="1847" w:author="Do Thanh Trung" w:date="2025-06-12T10:12:00Z" w16du:dateUtc="2025-06-12T03:12:00Z">
              <w:r w:rsidRPr="00D10C2D" w:rsidDel="001959D5">
                <w:delText>X</w:delText>
              </w:r>
            </w:del>
          </w:p>
        </w:tc>
        <w:tc>
          <w:tcPr>
            <w:tcW w:w="889" w:type="dxa"/>
          </w:tcPr>
          <w:p w14:paraId="4C72019F" w14:textId="5268CE76" w:rsidR="004835FD" w:rsidDel="001959D5" w:rsidRDefault="004835FD" w:rsidP="004835FD">
            <w:pPr>
              <w:jc w:val="center"/>
              <w:rPr>
                <w:del w:id="1848" w:author="Do Thanh Trung" w:date="2025-06-12T10:12:00Z" w16du:dateUtc="2025-06-12T03:12:00Z"/>
              </w:rPr>
            </w:pPr>
            <w:del w:id="1849" w:author="Do Thanh Trung" w:date="2025-06-12T10:12:00Z" w16du:dateUtc="2025-06-12T03:12:00Z">
              <w:r w:rsidRPr="00D10C2D" w:rsidDel="001959D5">
                <w:delText>X</w:delText>
              </w:r>
            </w:del>
          </w:p>
        </w:tc>
        <w:tc>
          <w:tcPr>
            <w:tcW w:w="915" w:type="dxa"/>
          </w:tcPr>
          <w:p w14:paraId="4CB4FE2A" w14:textId="45FF9E35" w:rsidR="004835FD" w:rsidDel="001959D5" w:rsidRDefault="004835FD" w:rsidP="004835FD">
            <w:pPr>
              <w:jc w:val="center"/>
              <w:rPr>
                <w:del w:id="1850" w:author="Do Thanh Trung" w:date="2025-06-12T10:12:00Z" w16du:dateUtc="2025-06-12T03:12:00Z"/>
              </w:rPr>
            </w:pPr>
            <w:del w:id="1851" w:author="Do Thanh Trung" w:date="2025-06-12T10:12:00Z" w16du:dateUtc="2025-06-12T03:12:00Z">
              <w:r w:rsidRPr="00D10C2D" w:rsidDel="001959D5">
                <w:delText>X</w:delText>
              </w:r>
            </w:del>
          </w:p>
        </w:tc>
        <w:tc>
          <w:tcPr>
            <w:tcW w:w="719" w:type="dxa"/>
          </w:tcPr>
          <w:p w14:paraId="56875D16" w14:textId="175594AD" w:rsidR="004835FD" w:rsidDel="001959D5" w:rsidRDefault="004835FD" w:rsidP="004835FD">
            <w:pPr>
              <w:jc w:val="center"/>
              <w:rPr>
                <w:del w:id="1852" w:author="Do Thanh Trung" w:date="2025-06-12T10:12:00Z" w16du:dateUtc="2025-06-12T03:12:00Z"/>
              </w:rPr>
            </w:pPr>
            <w:del w:id="1853" w:author="Do Thanh Trung" w:date="2025-06-12T10:12:00Z" w16du:dateUtc="2025-06-12T03:12:00Z">
              <w:r w:rsidRPr="00D10C2D" w:rsidDel="001959D5">
                <w:delText>X</w:delText>
              </w:r>
            </w:del>
          </w:p>
        </w:tc>
        <w:tc>
          <w:tcPr>
            <w:tcW w:w="694" w:type="dxa"/>
          </w:tcPr>
          <w:p w14:paraId="220AE7F1" w14:textId="248F6533" w:rsidR="004835FD" w:rsidDel="001959D5" w:rsidRDefault="004835FD" w:rsidP="004835FD">
            <w:pPr>
              <w:jc w:val="center"/>
              <w:rPr>
                <w:del w:id="1854" w:author="Do Thanh Trung" w:date="2025-06-12T10:12:00Z" w16du:dateUtc="2025-06-12T03:12:00Z"/>
              </w:rPr>
            </w:pPr>
            <w:del w:id="1855" w:author="Do Thanh Trung" w:date="2025-06-12T10:12:00Z" w16du:dateUtc="2025-06-12T03:12:00Z">
              <w:r w:rsidRPr="00D10C2D" w:rsidDel="001959D5">
                <w:delText>X</w:delText>
              </w:r>
            </w:del>
          </w:p>
        </w:tc>
        <w:tc>
          <w:tcPr>
            <w:tcW w:w="822" w:type="dxa"/>
          </w:tcPr>
          <w:p w14:paraId="1770BEF4" w14:textId="6717D576" w:rsidR="004835FD" w:rsidDel="001959D5" w:rsidRDefault="004835FD" w:rsidP="004835FD">
            <w:pPr>
              <w:jc w:val="center"/>
              <w:rPr>
                <w:del w:id="1856" w:author="Do Thanh Trung" w:date="2025-06-12T10:12:00Z" w16du:dateUtc="2025-06-12T03:12:00Z"/>
              </w:rPr>
            </w:pPr>
            <w:del w:id="1857" w:author="Do Thanh Trung" w:date="2025-06-12T10:12:00Z" w16du:dateUtc="2025-06-12T03:12:00Z">
              <w:r w:rsidRPr="00D10C2D" w:rsidDel="001959D5">
                <w:delText>X</w:delText>
              </w:r>
            </w:del>
          </w:p>
        </w:tc>
        <w:tc>
          <w:tcPr>
            <w:tcW w:w="934" w:type="dxa"/>
          </w:tcPr>
          <w:p w14:paraId="5B5A452B" w14:textId="73130EAA" w:rsidR="004835FD" w:rsidDel="001959D5" w:rsidRDefault="004835FD" w:rsidP="004835FD">
            <w:pPr>
              <w:jc w:val="center"/>
              <w:rPr>
                <w:del w:id="1858" w:author="Do Thanh Trung" w:date="2025-06-12T10:12:00Z" w16du:dateUtc="2025-06-12T03:12:00Z"/>
              </w:rPr>
            </w:pPr>
            <w:del w:id="1859" w:author="Do Thanh Trung" w:date="2025-06-12T10:12:00Z" w16du:dateUtc="2025-06-12T03:12:00Z">
              <w:r w:rsidRPr="00D10C2D" w:rsidDel="001959D5">
                <w:delText>X</w:delText>
              </w:r>
            </w:del>
          </w:p>
        </w:tc>
        <w:tc>
          <w:tcPr>
            <w:tcW w:w="934" w:type="dxa"/>
          </w:tcPr>
          <w:p w14:paraId="311C7B1B" w14:textId="08CD0061" w:rsidR="004835FD" w:rsidDel="001959D5" w:rsidRDefault="004835FD" w:rsidP="004835FD">
            <w:pPr>
              <w:jc w:val="center"/>
              <w:rPr>
                <w:del w:id="1860" w:author="Do Thanh Trung" w:date="2025-06-12T10:12:00Z" w16du:dateUtc="2025-06-12T03:12:00Z"/>
              </w:rPr>
            </w:pPr>
            <w:del w:id="1861" w:author="Do Thanh Trung" w:date="2025-06-12T10:12:00Z" w16du:dateUtc="2025-06-12T03:12:00Z">
              <w:r w:rsidRPr="00D10C2D" w:rsidDel="001959D5">
                <w:delText>X</w:delText>
              </w:r>
            </w:del>
          </w:p>
        </w:tc>
      </w:tr>
      <w:tr w:rsidR="004835FD" w:rsidDel="001959D5" w14:paraId="790FF608" w14:textId="2AAE98C0" w:rsidTr="5DF0C184">
        <w:trPr>
          <w:trHeight w:val="71"/>
          <w:del w:id="1862" w:author="Do Thanh Trung" w:date="2025-06-12T10:12:00Z"/>
        </w:trPr>
        <w:tc>
          <w:tcPr>
            <w:tcW w:w="1705" w:type="dxa"/>
            <w:vMerge/>
          </w:tcPr>
          <w:p w14:paraId="4DE570CE" w14:textId="42AD55D9" w:rsidR="004835FD" w:rsidDel="001959D5" w:rsidRDefault="004835FD" w:rsidP="004835FD">
            <w:pPr>
              <w:rPr>
                <w:del w:id="1863" w:author="Do Thanh Trung" w:date="2025-06-12T10:12:00Z" w16du:dateUtc="2025-06-12T03:12:00Z"/>
              </w:rPr>
            </w:pPr>
          </w:p>
        </w:tc>
        <w:tc>
          <w:tcPr>
            <w:tcW w:w="4168" w:type="dxa"/>
          </w:tcPr>
          <w:p w14:paraId="76255CD5" w14:textId="2EF2AE59" w:rsidR="004835FD" w:rsidDel="001959D5" w:rsidRDefault="004835FD" w:rsidP="004835FD">
            <w:pPr>
              <w:jc w:val="left"/>
              <w:rPr>
                <w:del w:id="1864" w:author="Do Thanh Trung" w:date="2025-06-12T10:12:00Z" w16du:dateUtc="2025-06-12T03:12:00Z"/>
              </w:rPr>
            </w:pPr>
            <w:del w:id="1865" w:author="Do Thanh Trung" w:date="2025-06-12T10:12:00Z" w16du:dateUtc="2025-06-12T03:12:00Z">
              <w:r w:rsidDel="001959D5">
                <w:delText>Cài đặt Danh mục nhóm công ty liên quan</w:delText>
              </w:r>
            </w:del>
          </w:p>
        </w:tc>
        <w:tc>
          <w:tcPr>
            <w:tcW w:w="688" w:type="dxa"/>
          </w:tcPr>
          <w:p w14:paraId="12675AF5" w14:textId="2B7608AC" w:rsidR="004835FD" w:rsidDel="001959D5" w:rsidRDefault="004835FD" w:rsidP="004835FD">
            <w:pPr>
              <w:jc w:val="center"/>
              <w:rPr>
                <w:del w:id="1866" w:author="Do Thanh Trung" w:date="2025-06-12T10:12:00Z" w16du:dateUtc="2025-06-12T03:12:00Z"/>
              </w:rPr>
            </w:pPr>
            <w:del w:id="1867" w:author="Do Thanh Trung" w:date="2025-06-12T10:12:00Z" w16du:dateUtc="2025-06-12T03:12:00Z">
              <w:r w:rsidRPr="00D10C2D" w:rsidDel="001959D5">
                <w:delText>X</w:delText>
              </w:r>
            </w:del>
          </w:p>
        </w:tc>
        <w:tc>
          <w:tcPr>
            <w:tcW w:w="889" w:type="dxa"/>
          </w:tcPr>
          <w:p w14:paraId="22191AFC" w14:textId="6DBDDD9C" w:rsidR="004835FD" w:rsidDel="001959D5" w:rsidRDefault="004835FD" w:rsidP="004835FD">
            <w:pPr>
              <w:jc w:val="center"/>
              <w:rPr>
                <w:del w:id="1868" w:author="Do Thanh Trung" w:date="2025-06-12T10:12:00Z" w16du:dateUtc="2025-06-12T03:12:00Z"/>
              </w:rPr>
            </w:pPr>
            <w:del w:id="1869" w:author="Do Thanh Trung" w:date="2025-06-12T10:12:00Z" w16du:dateUtc="2025-06-12T03:12:00Z">
              <w:r w:rsidRPr="00D10C2D" w:rsidDel="001959D5">
                <w:delText>X</w:delText>
              </w:r>
            </w:del>
          </w:p>
        </w:tc>
        <w:tc>
          <w:tcPr>
            <w:tcW w:w="915" w:type="dxa"/>
          </w:tcPr>
          <w:p w14:paraId="382CEEF1" w14:textId="1390CE33" w:rsidR="004835FD" w:rsidDel="001959D5" w:rsidRDefault="004835FD" w:rsidP="004835FD">
            <w:pPr>
              <w:jc w:val="center"/>
              <w:rPr>
                <w:del w:id="1870" w:author="Do Thanh Trung" w:date="2025-06-12T10:12:00Z" w16du:dateUtc="2025-06-12T03:12:00Z"/>
              </w:rPr>
            </w:pPr>
            <w:del w:id="1871" w:author="Do Thanh Trung" w:date="2025-06-12T10:12:00Z" w16du:dateUtc="2025-06-12T03:12:00Z">
              <w:r w:rsidRPr="00D10C2D" w:rsidDel="001959D5">
                <w:delText>X</w:delText>
              </w:r>
            </w:del>
          </w:p>
        </w:tc>
        <w:tc>
          <w:tcPr>
            <w:tcW w:w="719" w:type="dxa"/>
          </w:tcPr>
          <w:p w14:paraId="2ED772A3" w14:textId="712E2128" w:rsidR="004835FD" w:rsidDel="001959D5" w:rsidRDefault="004835FD" w:rsidP="004835FD">
            <w:pPr>
              <w:jc w:val="center"/>
              <w:rPr>
                <w:del w:id="1872" w:author="Do Thanh Trung" w:date="2025-06-12T10:12:00Z" w16du:dateUtc="2025-06-12T03:12:00Z"/>
              </w:rPr>
            </w:pPr>
            <w:del w:id="1873" w:author="Do Thanh Trung" w:date="2025-06-12T10:12:00Z" w16du:dateUtc="2025-06-12T03:12:00Z">
              <w:r w:rsidRPr="00D10C2D" w:rsidDel="001959D5">
                <w:delText>X</w:delText>
              </w:r>
            </w:del>
          </w:p>
        </w:tc>
        <w:tc>
          <w:tcPr>
            <w:tcW w:w="694" w:type="dxa"/>
          </w:tcPr>
          <w:p w14:paraId="1A559DF3" w14:textId="4BB19FFB" w:rsidR="004835FD" w:rsidDel="001959D5" w:rsidRDefault="004835FD" w:rsidP="004835FD">
            <w:pPr>
              <w:jc w:val="center"/>
              <w:rPr>
                <w:del w:id="1874" w:author="Do Thanh Trung" w:date="2025-06-12T10:12:00Z" w16du:dateUtc="2025-06-12T03:12:00Z"/>
              </w:rPr>
            </w:pPr>
            <w:del w:id="1875" w:author="Do Thanh Trung" w:date="2025-06-12T10:12:00Z" w16du:dateUtc="2025-06-12T03:12:00Z">
              <w:r w:rsidRPr="00D10C2D" w:rsidDel="001959D5">
                <w:delText>X</w:delText>
              </w:r>
            </w:del>
          </w:p>
        </w:tc>
        <w:tc>
          <w:tcPr>
            <w:tcW w:w="822" w:type="dxa"/>
          </w:tcPr>
          <w:p w14:paraId="619938BC" w14:textId="2AA0F878" w:rsidR="004835FD" w:rsidDel="001959D5" w:rsidRDefault="004835FD" w:rsidP="004835FD">
            <w:pPr>
              <w:jc w:val="center"/>
              <w:rPr>
                <w:del w:id="1876" w:author="Do Thanh Trung" w:date="2025-06-12T10:12:00Z" w16du:dateUtc="2025-06-12T03:12:00Z"/>
              </w:rPr>
            </w:pPr>
            <w:del w:id="1877" w:author="Do Thanh Trung" w:date="2025-06-12T10:12:00Z" w16du:dateUtc="2025-06-12T03:12:00Z">
              <w:r w:rsidRPr="00D10C2D" w:rsidDel="001959D5">
                <w:delText>X</w:delText>
              </w:r>
            </w:del>
          </w:p>
        </w:tc>
        <w:tc>
          <w:tcPr>
            <w:tcW w:w="934" w:type="dxa"/>
          </w:tcPr>
          <w:p w14:paraId="4E226CBF" w14:textId="5B6786AD" w:rsidR="004835FD" w:rsidDel="001959D5" w:rsidRDefault="004835FD" w:rsidP="004835FD">
            <w:pPr>
              <w:jc w:val="center"/>
              <w:rPr>
                <w:del w:id="1878" w:author="Do Thanh Trung" w:date="2025-06-12T10:12:00Z" w16du:dateUtc="2025-06-12T03:12:00Z"/>
              </w:rPr>
            </w:pPr>
            <w:del w:id="1879" w:author="Do Thanh Trung" w:date="2025-06-12T10:12:00Z" w16du:dateUtc="2025-06-12T03:12:00Z">
              <w:r w:rsidRPr="00D10C2D" w:rsidDel="001959D5">
                <w:delText>X</w:delText>
              </w:r>
            </w:del>
          </w:p>
        </w:tc>
        <w:tc>
          <w:tcPr>
            <w:tcW w:w="934" w:type="dxa"/>
          </w:tcPr>
          <w:p w14:paraId="19B2BD2C" w14:textId="6541DC55" w:rsidR="004835FD" w:rsidDel="001959D5" w:rsidRDefault="004835FD" w:rsidP="004835FD">
            <w:pPr>
              <w:jc w:val="center"/>
              <w:rPr>
                <w:del w:id="1880" w:author="Do Thanh Trung" w:date="2025-06-12T10:12:00Z" w16du:dateUtc="2025-06-12T03:12:00Z"/>
              </w:rPr>
            </w:pPr>
            <w:del w:id="1881" w:author="Do Thanh Trung" w:date="2025-06-12T10:12:00Z" w16du:dateUtc="2025-06-12T03:12:00Z">
              <w:r w:rsidRPr="00D10C2D" w:rsidDel="001959D5">
                <w:delText>X</w:delText>
              </w:r>
            </w:del>
          </w:p>
        </w:tc>
      </w:tr>
      <w:tr w:rsidR="004835FD" w:rsidDel="001959D5" w14:paraId="7D41A8A6" w14:textId="46C7F0FD" w:rsidTr="5DF0C184">
        <w:trPr>
          <w:trHeight w:val="423"/>
          <w:del w:id="1882" w:author="Do Thanh Trung" w:date="2025-06-12T10:12:00Z"/>
        </w:trPr>
        <w:tc>
          <w:tcPr>
            <w:tcW w:w="1705" w:type="dxa"/>
            <w:vMerge/>
          </w:tcPr>
          <w:p w14:paraId="745E81D2" w14:textId="0726B87F" w:rsidR="004835FD" w:rsidDel="001959D5" w:rsidRDefault="004835FD" w:rsidP="004835FD">
            <w:pPr>
              <w:rPr>
                <w:del w:id="1883" w:author="Do Thanh Trung" w:date="2025-06-12T10:12:00Z" w16du:dateUtc="2025-06-12T03:12:00Z"/>
              </w:rPr>
            </w:pPr>
          </w:p>
        </w:tc>
        <w:tc>
          <w:tcPr>
            <w:tcW w:w="4168" w:type="dxa"/>
          </w:tcPr>
          <w:p w14:paraId="68A74B4D" w14:textId="0212C21B" w:rsidR="004835FD" w:rsidDel="001959D5" w:rsidRDefault="06C9F056" w:rsidP="5DF0C184">
            <w:pPr>
              <w:jc w:val="left"/>
              <w:rPr>
                <w:del w:id="1884" w:author="Do Thanh Trung" w:date="2025-06-12T10:12:00Z" w16du:dateUtc="2025-06-12T03:12:00Z"/>
                <w:strike/>
              </w:rPr>
            </w:pPr>
            <w:del w:id="1885" w:author="Do Thanh Trung" w:date="2025-06-12T10:12:00Z" w16du:dateUtc="2025-06-12T03:12:00Z">
              <w:r w:rsidRPr="5DF0C184" w:rsidDel="001959D5">
                <w:rPr>
                  <w:strike/>
                </w:rPr>
                <w:delText>Cài đặt nhân viên quản lý tài khoản</w:delText>
              </w:r>
            </w:del>
          </w:p>
        </w:tc>
        <w:tc>
          <w:tcPr>
            <w:tcW w:w="688" w:type="dxa"/>
          </w:tcPr>
          <w:p w14:paraId="7500A61B" w14:textId="26C01D12" w:rsidR="004835FD" w:rsidDel="001959D5" w:rsidRDefault="004835FD" w:rsidP="004835FD">
            <w:pPr>
              <w:jc w:val="center"/>
              <w:rPr>
                <w:del w:id="1886" w:author="Do Thanh Trung" w:date="2025-06-12T10:12:00Z" w16du:dateUtc="2025-06-12T03:12:00Z"/>
              </w:rPr>
            </w:pPr>
            <w:del w:id="1887" w:author="Do Thanh Trung" w:date="2025-06-12T10:12:00Z" w16du:dateUtc="2025-06-12T03:12:00Z">
              <w:r w:rsidRPr="00D10C2D" w:rsidDel="001959D5">
                <w:delText>X</w:delText>
              </w:r>
            </w:del>
          </w:p>
        </w:tc>
        <w:tc>
          <w:tcPr>
            <w:tcW w:w="889" w:type="dxa"/>
          </w:tcPr>
          <w:p w14:paraId="34F1518C" w14:textId="23252349" w:rsidR="004835FD" w:rsidDel="001959D5" w:rsidRDefault="004835FD" w:rsidP="004835FD">
            <w:pPr>
              <w:jc w:val="center"/>
              <w:rPr>
                <w:del w:id="1888" w:author="Do Thanh Trung" w:date="2025-06-12T10:12:00Z" w16du:dateUtc="2025-06-12T03:12:00Z"/>
              </w:rPr>
            </w:pPr>
            <w:del w:id="1889" w:author="Do Thanh Trung" w:date="2025-06-12T10:12:00Z" w16du:dateUtc="2025-06-12T03:12:00Z">
              <w:r w:rsidRPr="00D10C2D" w:rsidDel="001959D5">
                <w:delText>X</w:delText>
              </w:r>
            </w:del>
          </w:p>
        </w:tc>
        <w:tc>
          <w:tcPr>
            <w:tcW w:w="915" w:type="dxa"/>
          </w:tcPr>
          <w:p w14:paraId="28D22587" w14:textId="159E92F1" w:rsidR="004835FD" w:rsidDel="001959D5" w:rsidRDefault="004835FD" w:rsidP="004835FD">
            <w:pPr>
              <w:jc w:val="center"/>
              <w:rPr>
                <w:del w:id="1890" w:author="Do Thanh Trung" w:date="2025-06-12T10:12:00Z" w16du:dateUtc="2025-06-12T03:12:00Z"/>
              </w:rPr>
            </w:pPr>
            <w:del w:id="1891" w:author="Do Thanh Trung" w:date="2025-06-12T10:12:00Z" w16du:dateUtc="2025-06-12T03:12:00Z">
              <w:r w:rsidRPr="00D10C2D" w:rsidDel="001959D5">
                <w:delText>X</w:delText>
              </w:r>
            </w:del>
          </w:p>
        </w:tc>
        <w:tc>
          <w:tcPr>
            <w:tcW w:w="719" w:type="dxa"/>
          </w:tcPr>
          <w:p w14:paraId="20F67254" w14:textId="33541624" w:rsidR="004835FD" w:rsidDel="001959D5" w:rsidRDefault="004835FD" w:rsidP="004835FD">
            <w:pPr>
              <w:jc w:val="center"/>
              <w:rPr>
                <w:del w:id="1892" w:author="Do Thanh Trung" w:date="2025-06-12T10:12:00Z" w16du:dateUtc="2025-06-12T03:12:00Z"/>
              </w:rPr>
            </w:pPr>
            <w:del w:id="1893" w:author="Do Thanh Trung" w:date="2025-06-12T10:12:00Z" w16du:dateUtc="2025-06-12T03:12:00Z">
              <w:r w:rsidRPr="00D10C2D" w:rsidDel="001959D5">
                <w:delText>X</w:delText>
              </w:r>
            </w:del>
          </w:p>
        </w:tc>
        <w:tc>
          <w:tcPr>
            <w:tcW w:w="694" w:type="dxa"/>
          </w:tcPr>
          <w:p w14:paraId="298CC287" w14:textId="6DD83C9D" w:rsidR="004835FD" w:rsidDel="001959D5" w:rsidRDefault="004835FD" w:rsidP="004835FD">
            <w:pPr>
              <w:jc w:val="center"/>
              <w:rPr>
                <w:del w:id="1894" w:author="Do Thanh Trung" w:date="2025-06-12T10:12:00Z" w16du:dateUtc="2025-06-12T03:12:00Z"/>
              </w:rPr>
            </w:pPr>
            <w:del w:id="1895" w:author="Do Thanh Trung" w:date="2025-06-12T10:12:00Z" w16du:dateUtc="2025-06-12T03:12:00Z">
              <w:r w:rsidRPr="00D10C2D" w:rsidDel="001959D5">
                <w:delText>X</w:delText>
              </w:r>
            </w:del>
          </w:p>
        </w:tc>
        <w:tc>
          <w:tcPr>
            <w:tcW w:w="822" w:type="dxa"/>
          </w:tcPr>
          <w:p w14:paraId="180F8FDC" w14:textId="09A92639" w:rsidR="004835FD" w:rsidDel="001959D5" w:rsidRDefault="004835FD" w:rsidP="004835FD">
            <w:pPr>
              <w:jc w:val="center"/>
              <w:rPr>
                <w:del w:id="1896" w:author="Do Thanh Trung" w:date="2025-06-12T10:12:00Z" w16du:dateUtc="2025-06-12T03:12:00Z"/>
              </w:rPr>
            </w:pPr>
            <w:del w:id="1897" w:author="Do Thanh Trung" w:date="2025-06-12T10:12:00Z" w16du:dateUtc="2025-06-12T03:12:00Z">
              <w:r w:rsidRPr="00D10C2D" w:rsidDel="001959D5">
                <w:delText>X</w:delText>
              </w:r>
            </w:del>
          </w:p>
        </w:tc>
        <w:tc>
          <w:tcPr>
            <w:tcW w:w="934" w:type="dxa"/>
          </w:tcPr>
          <w:p w14:paraId="280EA418" w14:textId="694F5F15" w:rsidR="004835FD" w:rsidDel="001959D5" w:rsidRDefault="004835FD" w:rsidP="004835FD">
            <w:pPr>
              <w:jc w:val="center"/>
              <w:rPr>
                <w:del w:id="1898" w:author="Do Thanh Trung" w:date="2025-06-12T10:12:00Z" w16du:dateUtc="2025-06-12T03:12:00Z"/>
              </w:rPr>
            </w:pPr>
            <w:del w:id="1899" w:author="Do Thanh Trung" w:date="2025-06-12T10:12:00Z" w16du:dateUtc="2025-06-12T03:12:00Z">
              <w:r w:rsidRPr="00D10C2D" w:rsidDel="001959D5">
                <w:delText>X</w:delText>
              </w:r>
            </w:del>
          </w:p>
        </w:tc>
        <w:tc>
          <w:tcPr>
            <w:tcW w:w="934" w:type="dxa"/>
          </w:tcPr>
          <w:p w14:paraId="54B9F6E6" w14:textId="7AAFD694" w:rsidR="004835FD" w:rsidDel="001959D5" w:rsidRDefault="004835FD" w:rsidP="004835FD">
            <w:pPr>
              <w:jc w:val="center"/>
              <w:rPr>
                <w:del w:id="1900" w:author="Do Thanh Trung" w:date="2025-06-12T10:12:00Z" w16du:dateUtc="2025-06-12T03:12:00Z"/>
              </w:rPr>
            </w:pPr>
            <w:del w:id="1901" w:author="Do Thanh Trung" w:date="2025-06-12T10:12:00Z" w16du:dateUtc="2025-06-12T03:12:00Z">
              <w:r w:rsidRPr="00D10C2D" w:rsidDel="001959D5">
                <w:delText>X</w:delText>
              </w:r>
            </w:del>
          </w:p>
        </w:tc>
      </w:tr>
      <w:tr w:rsidR="004835FD" w:rsidDel="001959D5" w14:paraId="71FD1CC3" w14:textId="36C886C5" w:rsidTr="5DF0C184">
        <w:trPr>
          <w:trHeight w:val="423"/>
          <w:del w:id="1902" w:author="Do Thanh Trung" w:date="2025-06-12T10:12:00Z"/>
        </w:trPr>
        <w:tc>
          <w:tcPr>
            <w:tcW w:w="1705" w:type="dxa"/>
            <w:vMerge w:val="restart"/>
          </w:tcPr>
          <w:p w14:paraId="5AEFD300" w14:textId="2D26B9C4" w:rsidR="004835FD" w:rsidDel="001959D5" w:rsidRDefault="004835FD" w:rsidP="004835FD">
            <w:pPr>
              <w:rPr>
                <w:del w:id="1903" w:author="Do Thanh Trung" w:date="2025-06-12T10:12:00Z" w16du:dateUtc="2025-06-12T03:12:00Z"/>
              </w:rPr>
            </w:pPr>
            <w:del w:id="1904" w:author="Do Thanh Trung" w:date="2025-06-12T10:12:00Z" w16du:dateUtc="2025-06-12T03:12:00Z">
              <w:r w:rsidDel="001959D5">
                <w:delText>Thực hiện đầu tư chứng khoán</w:delText>
              </w:r>
            </w:del>
          </w:p>
        </w:tc>
        <w:tc>
          <w:tcPr>
            <w:tcW w:w="4168" w:type="dxa"/>
          </w:tcPr>
          <w:p w14:paraId="3D7E9A04" w14:textId="32C0E5F3" w:rsidR="004835FD" w:rsidDel="001959D5" w:rsidRDefault="004835FD" w:rsidP="004835FD">
            <w:pPr>
              <w:jc w:val="left"/>
              <w:rPr>
                <w:del w:id="1905" w:author="Do Thanh Trung" w:date="2025-06-12T10:12:00Z" w16du:dateUtc="2025-06-12T03:12:00Z"/>
              </w:rPr>
            </w:pPr>
            <w:del w:id="1906" w:author="Do Thanh Trung" w:date="2025-06-12T10:12:00Z" w16du:dateUtc="2025-06-12T03:12:00Z">
              <w:r w:rsidDel="001959D5">
                <w:delText>Cập nhật Danh mục đầu tư</w:delText>
              </w:r>
            </w:del>
          </w:p>
        </w:tc>
        <w:tc>
          <w:tcPr>
            <w:tcW w:w="688" w:type="dxa"/>
          </w:tcPr>
          <w:p w14:paraId="3CE75E53" w14:textId="68579FCB" w:rsidR="004835FD" w:rsidDel="001959D5" w:rsidRDefault="004835FD" w:rsidP="004835FD">
            <w:pPr>
              <w:jc w:val="center"/>
              <w:rPr>
                <w:del w:id="1907" w:author="Do Thanh Trung" w:date="2025-06-12T10:12:00Z" w16du:dateUtc="2025-06-12T03:12:00Z"/>
              </w:rPr>
            </w:pPr>
            <w:del w:id="1908" w:author="Do Thanh Trung" w:date="2025-06-12T10:12:00Z" w16du:dateUtc="2025-06-12T03:12:00Z">
              <w:r w:rsidRPr="00D10C2D" w:rsidDel="001959D5">
                <w:delText>X</w:delText>
              </w:r>
            </w:del>
          </w:p>
        </w:tc>
        <w:tc>
          <w:tcPr>
            <w:tcW w:w="889" w:type="dxa"/>
          </w:tcPr>
          <w:p w14:paraId="131A6BF3" w14:textId="28E87EE2" w:rsidR="004835FD" w:rsidDel="001959D5" w:rsidRDefault="004835FD" w:rsidP="004835FD">
            <w:pPr>
              <w:jc w:val="center"/>
              <w:rPr>
                <w:del w:id="1909" w:author="Do Thanh Trung" w:date="2025-06-12T10:12:00Z" w16du:dateUtc="2025-06-12T03:12:00Z"/>
              </w:rPr>
            </w:pPr>
            <w:del w:id="1910" w:author="Do Thanh Trung" w:date="2025-06-12T10:12:00Z" w16du:dateUtc="2025-06-12T03:12:00Z">
              <w:r w:rsidRPr="00D10C2D" w:rsidDel="001959D5">
                <w:delText>X</w:delText>
              </w:r>
            </w:del>
          </w:p>
        </w:tc>
        <w:tc>
          <w:tcPr>
            <w:tcW w:w="915" w:type="dxa"/>
          </w:tcPr>
          <w:p w14:paraId="77ABFBED" w14:textId="2E57AA12" w:rsidR="004835FD" w:rsidDel="001959D5" w:rsidRDefault="004835FD" w:rsidP="004835FD">
            <w:pPr>
              <w:jc w:val="center"/>
              <w:rPr>
                <w:del w:id="1911" w:author="Do Thanh Trung" w:date="2025-06-12T10:12:00Z" w16du:dateUtc="2025-06-12T03:12:00Z"/>
              </w:rPr>
            </w:pPr>
            <w:del w:id="1912" w:author="Do Thanh Trung" w:date="2025-06-12T10:12:00Z" w16du:dateUtc="2025-06-12T03:12:00Z">
              <w:r w:rsidRPr="00D10C2D" w:rsidDel="001959D5">
                <w:delText>X</w:delText>
              </w:r>
            </w:del>
          </w:p>
        </w:tc>
        <w:tc>
          <w:tcPr>
            <w:tcW w:w="719" w:type="dxa"/>
          </w:tcPr>
          <w:p w14:paraId="1BECAB36" w14:textId="2ECBBD54" w:rsidR="004835FD" w:rsidDel="001959D5" w:rsidRDefault="004835FD" w:rsidP="004835FD">
            <w:pPr>
              <w:jc w:val="center"/>
              <w:rPr>
                <w:del w:id="1913" w:author="Do Thanh Trung" w:date="2025-06-12T10:12:00Z" w16du:dateUtc="2025-06-12T03:12:00Z"/>
              </w:rPr>
            </w:pPr>
            <w:del w:id="1914" w:author="Do Thanh Trung" w:date="2025-06-12T10:12:00Z" w16du:dateUtc="2025-06-12T03:12:00Z">
              <w:r w:rsidRPr="00D10C2D" w:rsidDel="001959D5">
                <w:delText>X</w:delText>
              </w:r>
            </w:del>
          </w:p>
        </w:tc>
        <w:tc>
          <w:tcPr>
            <w:tcW w:w="694" w:type="dxa"/>
          </w:tcPr>
          <w:p w14:paraId="6170F0AF" w14:textId="617937C5" w:rsidR="004835FD" w:rsidDel="001959D5" w:rsidRDefault="004835FD" w:rsidP="004835FD">
            <w:pPr>
              <w:jc w:val="center"/>
              <w:rPr>
                <w:del w:id="1915" w:author="Do Thanh Trung" w:date="2025-06-12T10:12:00Z" w16du:dateUtc="2025-06-12T03:12:00Z"/>
              </w:rPr>
            </w:pPr>
            <w:del w:id="1916" w:author="Do Thanh Trung" w:date="2025-06-12T10:12:00Z" w16du:dateUtc="2025-06-12T03:12:00Z">
              <w:r w:rsidRPr="00D10C2D" w:rsidDel="001959D5">
                <w:delText>X</w:delText>
              </w:r>
            </w:del>
          </w:p>
        </w:tc>
        <w:tc>
          <w:tcPr>
            <w:tcW w:w="822" w:type="dxa"/>
          </w:tcPr>
          <w:p w14:paraId="44CE6103" w14:textId="53B54A31" w:rsidR="004835FD" w:rsidDel="001959D5" w:rsidRDefault="004835FD" w:rsidP="004835FD">
            <w:pPr>
              <w:jc w:val="center"/>
              <w:rPr>
                <w:del w:id="1917" w:author="Do Thanh Trung" w:date="2025-06-12T10:12:00Z" w16du:dateUtc="2025-06-12T03:12:00Z"/>
              </w:rPr>
            </w:pPr>
            <w:del w:id="1918" w:author="Do Thanh Trung" w:date="2025-06-12T10:12:00Z" w16du:dateUtc="2025-06-12T03:12:00Z">
              <w:r w:rsidRPr="00D10C2D" w:rsidDel="001959D5">
                <w:delText>X</w:delText>
              </w:r>
            </w:del>
          </w:p>
        </w:tc>
        <w:tc>
          <w:tcPr>
            <w:tcW w:w="934" w:type="dxa"/>
          </w:tcPr>
          <w:p w14:paraId="3C6C7819" w14:textId="39864E90" w:rsidR="004835FD" w:rsidDel="001959D5" w:rsidRDefault="004835FD" w:rsidP="004835FD">
            <w:pPr>
              <w:jc w:val="center"/>
              <w:rPr>
                <w:del w:id="1919" w:author="Do Thanh Trung" w:date="2025-06-12T10:12:00Z" w16du:dateUtc="2025-06-12T03:12:00Z"/>
              </w:rPr>
            </w:pPr>
            <w:del w:id="1920" w:author="Do Thanh Trung" w:date="2025-06-12T10:12:00Z" w16du:dateUtc="2025-06-12T03:12:00Z">
              <w:r w:rsidRPr="00D10C2D" w:rsidDel="001959D5">
                <w:delText>X</w:delText>
              </w:r>
            </w:del>
          </w:p>
        </w:tc>
        <w:tc>
          <w:tcPr>
            <w:tcW w:w="934" w:type="dxa"/>
          </w:tcPr>
          <w:p w14:paraId="28481FEA" w14:textId="1473BA8E" w:rsidR="004835FD" w:rsidDel="001959D5" w:rsidRDefault="004835FD" w:rsidP="004835FD">
            <w:pPr>
              <w:jc w:val="center"/>
              <w:rPr>
                <w:del w:id="1921" w:author="Do Thanh Trung" w:date="2025-06-12T10:12:00Z" w16du:dateUtc="2025-06-12T03:12:00Z"/>
              </w:rPr>
            </w:pPr>
            <w:del w:id="1922" w:author="Do Thanh Trung" w:date="2025-06-12T10:12:00Z" w16du:dateUtc="2025-06-12T03:12:00Z">
              <w:r w:rsidRPr="00D10C2D" w:rsidDel="001959D5">
                <w:delText>X</w:delText>
              </w:r>
            </w:del>
          </w:p>
        </w:tc>
      </w:tr>
      <w:tr w:rsidR="004835FD" w:rsidDel="001959D5" w14:paraId="62E1CB74" w14:textId="760B28D8" w:rsidTr="5DF0C184">
        <w:trPr>
          <w:trHeight w:val="423"/>
          <w:del w:id="1923" w:author="Do Thanh Trung" w:date="2025-06-12T10:12:00Z"/>
        </w:trPr>
        <w:tc>
          <w:tcPr>
            <w:tcW w:w="1705" w:type="dxa"/>
            <w:vMerge/>
          </w:tcPr>
          <w:p w14:paraId="16454CFE" w14:textId="45E6FB59" w:rsidR="004835FD" w:rsidDel="001959D5" w:rsidRDefault="004835FD" w:rsidP="004835FD">
            <w:pPr>
              <w:rPr>
                <w:del w:id="1924" w:author="Do Thanh Trung" w:date="2025-06-12T10:12:00Z" w16du:dateUtc="2025-06-12T03:12:00Z"/>
              </w:rPr>
            </w:pPr>
          </w:p>
        </w:tc>
        <w:tc>
          <w:tcPr>
            <w:tcW w:w="4168" w:type="dxa"/>
          </w:tcPr>
          <w:p w14:paraId="7BA77254" w14:textId="295D9D8E" w:rsidR="004835FD" w:rsidDel="001959D5" w:rsidRDefault="004835FD" w:rsidP="004835FD">
            <w:pPr>
              <w:jc w:val="left"/>
              <w:rPr>
                <w:del w:id="1925" w:author="Do Thanh Trung" w:date="2025-06-12T10:12:00Z" w16du:dateUtc="2025-06-12T03:12:00Z"/>
              </w:rPr>
            </w:pPr>
            <w:del w:id="1926" w:author="Do Thanh Trung" w:date="2025-06-12T10:12:00Z" w16du:dateUtc="2025-06-12T03:12:00Z">
              <w:r w:rsidDel="001959D5">
                <w:delText>Thực hiện giao dịch</w:delText>
              </w:r>
            </w:del>
          </w:p>
        </w:tc>
        <w:tc>
          <w:tcPr>
            <w:tcW w:w="688" w:type="dxa"/>
          </w:tcPr>
          <w:p w14:paraId="61D9FA59" w14:textId="408AB803" w:rsidR="004835FD" w:rsidDel="001959D5" w:rsidRDefault="004835FD" w:rsidP="004835FD">
            <w:pPr>
              <w:jc w:val="center"/>
              <w:rPr>
                <w:del w:id="1927" w:author="Do Thanh Trung" w:date="2025-06-12T10:12:00Z" w16du:dateUtc="2025-06-12T03:12:00Z"/>
              </w:rPr>
            </w:pPr>
            <w:del w:id="1928" w:author="Do Thanh Trung" w:date="2025-06-12T10:12:00Z" w16du:dateUtc="2025-06-12T03:12:00Z">
              <w:r w:rsidRPr="00D10C2D" w:rsidDel="001959D5">
                <w:delText>X</w:delText>
              </w:r>
            </w:del>
          </w:p>
        </w:tc>
        <w:tc>
          <w:tcPr>
            <w:tcW w:w="889" w:type="dxa"/>
          </w:tcPr>
          <w:p w14:paraId="02660FAA" w14:textId="4868809D" w:rsidR="004835FD" w:rsidDel="001959D5" w:rsidRDefault="004835FD" w:rsidP="004835FD">
            <w:pPr>
              <w:jc w:val="center"/>
              <w:rPr>
                <w:del w:id="1929" w:author="Do Thanh Trung" w:date="2025-06-12T10:12:00Z" w16du:dateUtc="2025-06-12T03:12:00Z"/>
              </w:rPr>
            </w:pPr>
            <w:del w:id="1930" w:author="Do Thanh Trung" w:date="2025-06-12T10:12:00Z" w16du:dateUtc="2025-06-12T03:12:00Z">
              <w:r w:rsidRPr="00D10C2D" w:rsidDel="001959D5">
                <w:delText>X</w:delText>
              </w:r>
            </w:del>
          </w:p>
        </w:tc>
        <w:tc>
          <w:tcPr>
            <w:tcW w:w="915" w:type="dxa"/>
          </w:tcPr>
          <w:p w14:paraId="20738C61" w14:textId="5EC17C94" w:rsidR="004835FD" w:rsidDel="001959D5" w:rsidRDefault="004835FD" w:rsidP="004835FD">
            <w:pPr>
              <w:jc w:val="center"/>
              <w:rPr>
                <w:del w:id="1931" w:author="Do Thanh Trung" w:date="2025-06-12T10:12:00Z" w16du:dateUtc="2025-06-12T03:12:00Z"/>
              </w:rPr>
            </w:pPr>
            <w:del w:id="1932" w:author="Do Thanh Trung" w:date="2025-06-12T10:12:00Z" w16du:dateUtc="2025-06-12T03:12:00Z">
              <w:r w:rsidRPr="00D10C2D" w:rsidDel="001959D5">
                <w:delText>X</w:delText>
              </w:r>
            </w:del>
          </w:p>
        </w:tc>
        <w:tc>
          <w:tcPr>
            <w:tcW w:w="719" w:type="dxa"/>
          </w:tcPr>
          <w:p w14:paraId="0BDD31BF" w14:textId="6FEA4A1C" w:rsidR="004835FD" w:rsidDel="001959D5" w:rsidRDefault="004835FD" w:rsidP="004835FD">
            <w:pPr>
              <w:jc w:val="center"/>
              <w:rPr>
                <w:del w:id="1933" w:author="Do Thanh Trung" w:date="2025-06-12T10:12:00Z" w16du:dateUtc="2025-06-12T03:12:00Z"/>
              </w:rPr>
            </w:pPr>
            <w:del w:id="1934" w:author="Do Thanh Trung" w:date="2025-06-12T10:12:00Z" w16du:dateUtc="2025-06-12T03:12:00Z">
              <w:r w:rsidRPr="00D10C2D" w:rsidDel="001959D5">
                <w:delText>X</w:delText>
              </w:r>
            </w:del>
          </w:p>
        </w:tc>
        <w:tc>
          <w:tcPr>
            <w:tcW w:w="694" w:type="dxa"/>
          </w:tcPr>
          <w:p w14:paraId="3FCA21F6" w14:textId="0B9BB5C8" w:rsidR="004835FD" w:rsidDel="001959D5" w:rsidRDefault="004835FD" w:rsidP="004835FD">
            <w:pPr>
              <w:jc w:val="center"/>
              <w:rPr>
                <w:del w:id="1935" w:author="Do Thanh Trung" w:date="2025-06-12T10:12:00Z" w16du:dateUtc="2025-06-12T03:12:00Z"/>
              </w:rPr>
            </w:pPr>
            <w:del w:id="1936" w:author="Do Thanh Trung" w:date="2025-06-12T10:12:00Z" w16du:dateUtc="2025-06-12T03:12:00Z">
              <w:r w:rsidRPr="00D10C2D" w:rsidDel="001959D5">
                <w:delText>X</w:delText>
              </w:r>
            </w:del>
          </w:p>
        </w:tc>
        <w:tc>
          <w:tcPr>
            <w:tcW w:w="822" w:type="dxa"/>
          </w:tcPr>
          <w:p w14:paraId="4885AF56" w14:textId="6ADFEFD3" w:rsidR="004835FD" w:rsidDel="001959D5" w:rsidRDefault="004835FD" w:rsidP="004835FD">
            <w:pPr>
              <w:jc w:val="center"/>
              <w:rPr>
                <w:del w:id="1937" w:author="Do Thanh Trung" w:date="2025-06-12T10:12:00Z" w16du:dateUtc="2025-06-12T03:12:00Z"/>
              </w:rPr>
            </w:pPr>
            <w:del w:id="1938" w:author="Do Thanh Trung" w:date="2025-06-12T10:12:00Z" w16du:dateUtc="2025-06-12T03:12:00Z">
              <w:r w:rsidRPr="00D10C2D" w:rsidDel="001959D5">
                <w:delText>X</w:delText>
              </w:r>
            </w:del>
          </w:p>
        </w:tc>
        <w:tc>
          <w:tcPr>
            <w:tcW w:w="934" w:type="dxa"/>
          </w:tcPr>
          <w:p w14:paraId="4BA44F55" w14:textId="25F4C923" w:rsidR="004835FD" w:rsidDel="001959D5" w:rsidRDefault="004835FD" w:rsidP="004835FD">
            <w:pPr>
              <w:jc w:val="center"/>
              <w:rPr>
                <w:del w:id="1939" w:author="Do Thanh Trung" w:date="2025-06-12T10:12:00Z" w16du:dateUtc="2025-06-12T03:12:00Z"/>
              </w:rPr>
            </w:pPr>
            <w:del w:id="1940" w:author="Do Thanh Trung" w:date="2025-06-12T10:12:00Z" w16du:dateUtc="2025-06-12T03:12:00Z">
              <w:r w:rsidRPr="00D10C2D" w:rsidDel="001959D5">
                <w:delText>X</w:delText>
              </w:r>
            </w:del>
          </w:p>
        </w:tc>
        <w:tc>
          <w:tcPr>
            <w:tcW w:w="934" w:type="dxa"/>
          </w:tcPr>
          <w:p w14:paraId="79844897" w14:textId="1BADCFD7" w:rsidR="004835FD" w:rsidDel="001959D5" w:rsidRDefault="004835FD" w:rsidP="004835FD">
            <w:pPr>
              <w:jc w:val="center"/>
              <w:rPr>
                <w:del w:id="1941" w:author="Do Thanh Trung" w:date="2025-06-12T10:12:00Z" w16du:dateUtc="2025-06-12T03:12:00Z"/>
              </w:rPr>
            </w:pPr>
            <w:del w:id="1942" w:author="Do Thanh Trung" w:date="2025-06-12T10:12:00Z" w16du:dateUtc="2025-06-12T03:12:00Z">
              <w:r w:rsidRPr="00D10C2D" w:rsidDel="001959D5">
                <w:delText>X</w:delText>
              </w:r>
            </w:del>
          </w:p>
        </w:tc>
      </w:tr>
      <w:tr w:rsidR="004835FD" w:rsidDel="001959D5" w14:paraId="78CB92AD" w14:textId="61A1FBEA" w:rsidTr="5DF0C184">
        <w:trPr>
          <w:trHeight w:val="423"/>
          <w:del w:id="1943" w:author="Do Thanh Trung" w:date="2025-06-12T10:12:00Z"/>
        </w:trPr>
        <w:tc>
          <w:tcPr>
            <w:tcW w:w="1705" w:type="dxa"/>
            <w:vMerge w:val="restart"/>
          </w:tcPr>
          <w:p w14:paraId="0B471210" w14:textId="3E99E8AC" w:rsidR="004835FD" w:rsidDel="001959D5" w:rsidRDefault="004835FD" w:rsidP="004835FD">
            <w:pPr>
              <w:rPr>
                <w:del w:id="1944" w:author="Do Thanh Trung" w:date="2025-06-12T10:12:00Z" w16du:dateUtc="2025-06-12T03:12:00Z"/>
              </w:rPr>
            </w:pPr>
            <w:del w:id="1945" w:author="Do Thanh Trung" w:date="2025-06-12T10:12:00Z" w16du:dateUtc="2025-06-12T03:12:00Z">
              <w:r w:rsidDel="001959D5">
                <w:delText>Thực hiện đầu tư tài sản khác</w:delText>
              </w:r>
            </w:del>
          </w:p>
        </w:tc>
        <w:tc>
          <w:tcPr>
            <w:tcW w:w="4168" w:type="dxa"/>
          </w:tcPr>
          <w:p w14:paraId="408C9906" w14:textId="600DC0E8" w:rsidR="004835FD" w:rsidDel="001959D5" w:rsidRDefault="004835FD" w:rsidP="004835FD">
            <w:pPr>
              <w:jc w:val="left"/>
              <w:rPr>
                <w:del w:id="1946" w:author="Do Thanh Trung" w:date="2025-06-12T10:12:00Z" w16du:dateUtc="2025-06-12T03:12:00Z"/>
              </w:rPr>
            </w:pPr>
            <w:del w:id="1947" w:author="Do Thanh Trung" w:date="2025-06-12T10:12:00Z" w16du:dateUtc="2025-06-12T03:12:00Z">
              <w:r w:rsidDel="001959D5">
                <w:delText>Mua Tài sản</w:delText>
              </w:r>
            </w:del>
          </w:p>
        </w:tc>
        <w:tc>
          <w:tcPr>
            <w:tcW w:w="688" w:type="dxa"/>
          </w:tcPr>
          <w:p w14:paraId="6CD75145" w14:textId="611AFD60" w:rsidR="004835FD" w:rsidDel="001959D5" w:rsidRDefault="004835FD" w:rsidP="004835FD">
            <w:pPr>
              <w:jc w:val="center"/>
              <w:rPr>
                <w:del w:id="1948" w:author="Do Thanh Trung" w:date="2025-06-12T10:12:00Z" w16du:dateUtc="2025-06-12T03:12:00Z"/>
              </w:rPr>
            </w:pPr>
            <w:del w:id="1949" w:author="Do Thanh Trung" w:date="2025-06-12T10:12:00Z" w16du:dateUtc="2025-06-12T03:12:00Z">
              <w:r w:rsidRPr="00D10C2D" w:rsidDel="001959D5">
                <w:delText>X</w:delText>
              </w:r>
            </w:del>
          </w:p>
        </w:tc>
        <w:tc>
          <w:tcPr>
            <w:tcW w:w="889" w:type="dxa"/>
          </w:tcPr>
          <w:p w14:paraId="1B55B8F5" w14:textId="7166BBAE" w:rsidR="004835FD" w:rsidDel="001959D5" w:rsidRDefault="004835FD" w:rsidP="004835FD">
            <w:pPr>
              <w:jc w:val="center"/>
              <w:rPr>
                <w:del w:id="1950" w:author="Do Thanh Trung" w:date="2025-06-12T10:12:00Z" w16du:dateUtc="2025-06-12T03:12:00Z"/>
              </w:rPr>
            </w:pPr>
            <w:del w:id="1951" w:author="Do Thanh Trung" w:date="2025-06-12T10:12:00Z" w16du:dateUtc="2025-06-12T03:12:00Z">
              <w:r w:rsidRPr="00D10C2D" w:rsidDel="001959D5">
                <w:delText>X</w:delText>
              </w:r>
            </w:del>
          </w:p>
        </w:tc>
        <w:tc>
          <w:tcPr>
            <w:tcW w:w="915" w:type="dxa"/>
          </w:tcPr>
          <w:p w14:paraId="42A55044" w14:textId="2771A0F4" w:rsidR="004835FD" w:rsidDel="001959D5" w:rsidRDefault="004835FD" w:rsidP="004835FD">
            <w:pPr>
              <w:jc w:val="center"/>
              <w:rPr>
                <w:del w:id="1952" w:author="Do Thanh Trung" w:date="2025-06-12T10:12:00Z" w16du:dateUtc="2025-06-12T03:12:00Z"/>
              </w:rPr>
            </w:pPr>
            <w:del w:id="1953" w:author="Do Thanh Trung" w:date="2025-06-12T10:12:00Z" w16du:dateUtc="2025-06-12T03:12:00Z">
              <w:r w:rsidRPr="00D10C2D" w:rsidDel="001959D5">
                <w:delText>X</w:delText>
              </w:r>
            </w:del>
          </w:p>
        </w:tc>
        <w:tc>
          <w:tcPr>
            <w:tcW w:w="719" w:type="dxa"/>
          </w:tcPr>
          <w:p w14:paraId="5B05228F" w14:textId="0900B215" w:rsidR="004835FD" w:rsidDel="001959D5" w:rsidRDefault="004835FD" w:rsidP="004835FD">
            <w:pPr>
              <w:jc w:val="center"/>
              <w:rPr>
                <w:del w:id="1954" w:author="Do Thanh Trung" w:date="2025-06-12T10:12:00Z" w16du:dateUtc="2025-06-12T03:12:00Z"/>
              </w:rPr>
            </w:pPr>
            <w:del w:id="1955" w:author="Do Thanh Trung" w:date="2025-06-12T10:12:00Z" w16du:dateUtc="2025-06-12T03:12:00Z">
              <w:r w:rsidRPr="00D10C2D" w:rsidDel="001959D5">
                <w:delText>X</w:delText>
              </w:r>
            </w:del>
          </w:p>
        </w:tc>
        <w:tc>
          <w:tcPr>
            <w:tcW w:w="694" w:type="dxa"/>
          </w:tcPr>
          <w:p w14:paraId="6F0BAA54" w14:textId="2AD96D2F" w:rsidR="004835FD" w:rsidDel="001959D5" w:rsidRDefault="004835FD" w:rsidP="004835FD">
            <w:pPr>
              <w:jc w:val="center"/>
              <w:rPr>
                <w:del w:id="1956" w:author="Do Thanh Trung" w:date="2025-06-12T10:12:00Z" w16du:dateUtc="2025-06-12T03:12:00Z"/>
              </w:rPr>
            </w:pPr>
            <w:del w:id="1957" w:author="Do Thanh Trung" w:date="2025-06-12T10:12:00Z" w16du:dateUtc="2025-06-12T03:12:00Z">
              <w:r w:rsidRPr="00D10C2D" w:rsidDel="001959D5">
                <w:delText>X</w:delText>
              </w:r>
            </w:del>
          </w:p>
        </w:tc>
        <w:tc>
          <w:tcPr>
            <w:tcW w:w="822" w:type="dxa"/>
          </w:tcPr>
          <w:p w14:paraId="2D924550" w14:textId="5F9CEC45" w:rsidR="004835FD" w:rsidDel="001959D5" w:rsidRDefault="004835FD" w:rsidP="004835FD">
            <w:pPr>
              <w:jc w:val="center"/>
              <w:rPr>
                <w:del w:id="1958" w:author="Do Thanh Trung" w:date="2025-06-12T10:12:00Z" w16du:dateUtc="2025-06-12T03:12:00Z"/>
              </w:rPr>
            </w:pPr>
            <w:del w:id="1959" w:author="Do Thanh Trung" w:date="2025-06-12T10:12:00Z" w16du:dateUtc="2025-06-12T03:12:00Z">
              <w:r w:rsidRPr="00D10C2D" w:rsidDel="001959D5">
                <w:delText>X</w:delText>
              </w:r>
            </w:del>
          </w:p>
        </w:tc>
        <w:tc>
          <w:tcPr>
            <w:tcW w:w="934" w:type="dxa"/>
          </w:tcPr>
          <w:p w14:paraId="5F79DE02" w14:textId="64894DD0" w:rsidR="004835FD" w:rsidDel="001959D5" w:rsidRDefault="004835FD" w:rsidP="004835FD">
            <w:pPr>
              <w:jc w:val="center"/>
              <w:rPr>
                <w:del w:id="1960" w:author="Do Thanh Trung" w:date="2025-06-12T10:12:00Z" w16du:dateUtc="2025-06-12T03:12:00Z"/>
              </w:rPr>
            </w:pPr>
            <w:del w:id="1961" w:author="Do Thanh Trung" w:date="2025-06-12T10:12:00Z" w16du:dateUtc="2025-06-12T03:12:00Z">
              <w:r w:rsidRPr="00D10C2D" w:rsidDel="001959D5">
                <w:delText>X</w:delText>
              </w:r>
            </w:del>
          </w:p>
        </w:tc>
        <w:tc>
          <w:tcPr>
            <w:tcW w:w="934" w:type="dxa"/>
          </w:tcPr>
          <w:p w14:paraId="6146EBA9" w14:textId="46A9229F" w:rsidR="004835FD" w:rsidDel="001959D5" w:rsidRDefault="004835FD" w:rsidP="004835FD">
            <w:pPr>
              <w:jc w:val="center"/>
              <w:rPr>
                <w:del w:id="1962" w:author="Do Thanh Trung" w:date="2025-06-12T10:12:00Z" w16du:dateUtc="2025-06-12T03:12:00Z"/>
              </w:rPr>
            </w:pPr>
            <w:del w:id="1963" w:author="Do Thanh Trung" w:date="2025-06-12T10:12:00Z" w16du:dateUtc="2025-06-12T03:12:00Z">
              <w:r w:rsidRPr="00D10C2D" w:rsidDel="001959D5">
                <w:delText>X</w:delText>
              </w:r>
            </w:del>
          </w:p>
        </w:tc>
      </w:tr>
      <w:tr w:rsidR="004835FD" w:rsidDel="001959D5" w14:paraId="73B19D4E" w14:textId="0A06DE90" w:rsidTr="5DF0C184">
        <w:trPr>
          <w:trHeight w:val="423"/>
          <w:del w:id="1964" w:author="Do Thanh Trung" w:date="2025-06-12T10:12:00Z"/>
        </w:trPr>
        <w:tc>
          <w:tcPr>
            <w:tcW w:w="1705" w:type="dxa"/>
            <w:vMerge/>
          </w:tcPr>
          <w:p w14:paraId="34C6E059" w14:textId="1E4A1BCC" w:rsidR="004835FD" w:rsidDel="001959D5" w:rsidRDefault="004835FD" w:rsidP="004835FD">
            <w:pPr>
              <w:rPr>
                <w:del w:id="1965" w:author="Do Thanh Trung" w:date="2025-06-12T10:12:00Z" w16du:dateUtc="2025-06-12T03:12:00Z"/>
              </w:rPr>
            </w:pPr>
          </w:p>
        </w:tc>
        <w:tc>
          <w:tcPr>
            <w:tcW w:w="4168" w:type="dxa"/>
          </w:tcPr>
          <w:p w14:paraId="4C998694" w14:textId="572F9773" w:rsidR="004835FD" w:rsidDel="001959D5" w:rsidRDefault="004835FD" w:rsidP="004835FD">
            <w:pPr>
              <w:jc w:val="left"/>
              <w:rPr>
                <w:del w:id="1966" w:author="Do Thanh Trung" w:date="2025-06-12T10:12:00Z" w16du:dateUtc="2025-06-12T03:12:00Z"/>
              </w:rPr>
            </w:pPr>
            <w:del w:id="1967" w:author="Do Thanh Trung" w:date="2025-06-12T10:12:00Z" w16du:dateUtc="2025-06-12T03:12:00Z">
              <w:r w:rsidDel="001959D5">
                <w:delText>Bán tài sản</w:delText>
              </w:r>
            </w:del>
          </w:p>
        </w:tc>
        <w:tc>
          <w:tcPr>
            <w:tcW w:w="688" w:type="dxa"/>
          </w:tcPr>
          <w:p w14:paraId="38CCCA36" w14:textId="2FE86274" w:rsidR="004835FD" w:rsidDel="001959D5" w:rsidRDefault="004835FD" w:rsidP="004835FD">
            <w:pPr>
              <w:jc w:val="center"/>
              <w:rPr>
                <w:del w:id="1968" w:author="Do Thanh Trung" w:date="2025-06-12T10:12:00Z" w16du:dateUtc="2025-06-12T03:12:00Z"/>
              </w:rPr>
            </w:pPr>
            <w:del w:id="1969" w:author="Do Thanh Trung" w:date="2025-06-12T10:12:00Z" w16du:dateUtc="2025-06-12T03:12:00Z">
              <w:r w:rsidRPr="00D10C2D" w:rsidDel="001959D5">
                <w:delText>X</w:delText>
              </w:r>
            </w:del>
          </w:p>
        </w:tc>
        <w:tc>
          <w:tcPr>
            <w:tcW w:w="889" w:type="dxa"/>
          </w:tcPr>
          <w:p w14:paraId="2376496B" w14:textId="3D5474A4" w:rsidR="004835FD" w:rsidDel="001959D5" w:rsidRDefault="004835FD" w:rsidP="004835FD">
            <w:pPr>
              <w:jc w:val="center"/>
              <w:rPr>
                <w:del w:id="1970" w:author="Do Thanh Trung" w:date="2025-06-12T10:12:00Z" w16du:dateUtc="2025-06-12T03:12:00Z"/>
              </w:rPr>
            </w:pPr>
            <w:del w:id="1971" w:author="Do Thanh Trung" w:date="2025-06-12T10:12:00Z" w16du:dateUtc="2025-06-12T03:12:00Z">
              <w:r w:rsidRPr="00D10C2D" w:rsidDel="001959D5">
                <w:delText>X</w:delText>
              </w:r>
            </w:del>
          </w:p>
        </w:tc>
        <w:tc>
          <w:tcPr>
            <w:tcW w:w="915" w:type="dxa"/>
          </w:tcPr>
          <w:p w14:paraId="0BEB5282" w14:textId="129FF578" w:rsidR="004835FD" w:rsidDel="001959D5" w:rsidRDefault="004835FD" w:rsidP="004835FD">
            <w:pPr>
              <w:jc w:val="center"/>
              <w:rPr>
                <w:del w:id="1972" w:author="Do Thanh Trung" w:date="2025-06-12T10:12:00Z" w16du:dateUtc="2025-06-12T03:12:00Z"/>
              </w:rPr>
            </w:pPr>
            <w:del w:id="1973" w:author="Do Thanh Trung" w:date="2025-06-12T10:12:00Z" w16du:dateUtc="2025-06-12T03:12:00Z">
              <w:r w:rsidRPr="00D10C2D" w:rsidDel="001959D5">
                <w:delText>X</w:delText>
              </w:r>
            </w:del>
          </w:p>
        </w:tc>
        <w:tc>
          <w:tcPr>
            <w:tcW w:w="719" w:type="dxa"/>
          </w:tcPr>
          <w:p w14:paraId="5DC90763" w14:textId="049F001D" w:rsidR="004835FD" w:rsidDel="001959D5" w:rsidRDefault="004835FD" w:rsidP="004835FD">
            <w:pPr>
              <w:jc w:val="center"/>
              <w:rPr>
                <w:del w:id="1974" w:author="Do Thanh Trung" w:date="2025-06-12T10:12:00Z" w16du:dateUtc="2025-06-12T03:12:00Z"/>
              </w:rPr>
            </w:pPr>
            <w:del w:id="1975" w:author="Do Thanh Trung" w:date="2025-06-12T10:12:00Z" w16du:dateUtc="2025-06-12T03:12:00Z">
              <w:r w:rsidRPr="00D10C2D" w:rsidDel="001959D5">
                <w:delText>X</w:delText>
              </w:r>
            </w:del>
          </w:p>
        </w:tc>
        <w:tc>
          <w:tcPr>
            <w:tcW w:w="694" w:type="dxa"/>
          </w:tcPr>
          <w:p w14:paraId="042D49B8" w14:textId="7B1FE94B" w:rsidR="004835FD" w:rsidDel="001959D5" w:rsidRDefault="004835FD" w:rsidP="004835FD">
            <w:pPr>
              <w:jc w:val="center"/>
              <w:rPr>
                <w:del w:id="1976" w:author="Do Thanh Trung" w:date="2025-06-12T10:12:00Z" w16du:dateUtc="2025-06-12T03:12:00Z"/>
              </w:rPr>
            </w:pPr>
            <w:del w:id="1977" w:author="Do Thanh Trung" w:date="2025-06-12T10:12:00Z" w16du:dateUtc="2025-06-12T03:12:00Z">
              <w:r w:rsidRPr="00D10C2D" w:rsidDel="001959D5">
                <w:delText>X</w:delText>
              </w:r>
            </w:del>
          </w:p>
        </w:tc>
        <w:tc>
          <w:tcPr>
            <w:tcW w:w="822" w:type="dxa"/>
          </w:tcPr>
          <w:p w14:paraId="5871C8C5" w14:textId="1E80225A" w:rsidR="004835FD" w:rsidDel="001959D5" w:rsidRDefault="004835FD" w:rsidP="004835FD">
            <w:pPr>
              <w:jc w:val="center"/>
              <w:rPr>
                <w:del w:id="1978" w:author="Do Thanh Trung" w:date="2025-06-12T10:12:00Z" w16du:dateUtc="2025-06-12T03:12:00Z"/>
              </w:rPr>
            </w:pPr>
            <w:del w:id="1979" w:author="Do Thanh Trung" w:date="2025-06-12T10:12:00Z" w16du:dateUtc="2025-06-12T03:12:00Z">
              <w:r w:rsidRPr="00D10C2D" w:rsidDel="001959D5">
                <w:delText>X</w:delText>
              </w:r>
            </w:del>
          </w:p>
        </w:tc>
        <w:tc>
          <w:tcPr>
            <w:tcW w:w="934" w:type="dxa"/>
          </w:tcPr>
          <w:p w14:paraId="20301EDC" w14:textId="457071D9" w:rsidR="004835FD" w:rsidDel="001959D5" w:rsidRDefault="004835FD" w:rsidP="004835FD">
            <w:pPr>
              <w:jc w:val="center"/>
              <w:rPr>
                <w:del w:id="1980" w:author="Do Thanh Trung" w:date="2025-06-12T10:12:00Z" w16du:dateUtc="2025-06-12T03:12:00Z"/>
              </w:rPr>
            </w:pPr>
            <w:del w:id="1981" w:author="Do Thanh Trung" w:date="2025-06-12T10:12:00Z" w16du:dateUtc="2025-06-12T03:12:00Z">
              <w:r w:rsidRPr="00D10C2D" w:rsidDel="001959D5">
                <w:delText>X</w:delText>
              </w:r>
            </w:del>
          </w:p>
        </w:tc>
        <w:tc>
          <w:tcPr>
            <w:tcW w:w="934" w:type="dxa"/>
          </w:tcPr>
          <w:p w14:paraId="711CA9F9" w14:textId="0E205919" w:rsidR="004835FD" w:rsidDel="001959D5" w:rsidRDefault="004835FD" w:rsidP="004835FD">
            <w:pPr>
              <w:jc w:val="center"/>
              <w:rPr>
                <w:del w:id="1982" w:author="Do Thanh Trung" w:date="2025-06-12T10:12:00Z" w16du:dateUtc="2025-06-12T03:12:00Z"/>
              </w:rPr>
            </w:pPr>
            <w:del w:id="1983" w:author="Do Thanh Trung" w:date="2025-06-12T10:12:00Z" w16du:dateUtc="2025-06-12T03:12:00Z">
              <w:r w:rsidRPr="00D10C2D" w:rsidDel="001959D5">
                <w:delText>X</w:delText>
              </w:r>
            </w:del>
          </w:p>
        </w:tc>
      </w:tr>
      <w:tr w:rsidR="004835FD" w:rsidDel="001959D5" w14:paraId="14E486C7" w14:textId="13988BFB" w:rsidTr="5DF0C184">
        <w:trPr>
          <w:trHeight w:val="423"/>
          <w:del w:id="1984" w:author="Do Thanh Trung" w:date="2025-06-12T10:12:00Z"/>
        </w:trPr>
        <w:tc>
          <w:tcPr>
            <w:tcW w:w="1705" w:type="dxa"/>
            <w:vMerge/>
          </w:tcPr>
          <w:p w14:paraId="7FECB03E" w14:textId="449502EB" w:rsidR="004835FD" w:rsidDel="001959D5" w:rsidRDefault="004835FD" w:rsidP="004835FD">
            <w:pPr>
              <w:rPr>
                <w:del w:id="1985" w:author="Do Thanh Trung" w:date="2025-06-12T10:12:00Z" w16du:dateUtc="2025-06-12T03:12:00Z"/>
              </w:rPr>
            </w:pPr>
          </w:p>
        </w:tc>
        <w:tc>
          <w:tcPr>
            <w:tcW w:w="4168" w:type="dxa"/>
          </w:tcPr>
          <w:p w14:paraId="363244EB" w14:textId="6503F4D1" w:rsidR="004835FD" w:rsidDel="001959D5" w:rsidRDefault="004835FD" w:rsidP="004835FD">
            <w:pPr>
              <w:jc w:val="left"/>
              <w:rPr>
                <w:del w:id="1986" w:author="Do Thanh Trung" w:date="2025-06-12T10:12:00Z" w16du:dateUtc="2025-06-12T03:12:00Z"/>
              </w:rPr>
            </w:pPr>
            <w:del w:id="1987" w:author="Do Thanh Trung" w:date="2025-06-12T10:12:00Z" w16du:dateUtc="2025-06-12T03:12:00Z">
              <w:r w:rsidDel="001959D5">
                <w:delText>Khai báo dòng tiền</w:delText>
              </w:r>
            </w:del>
          </w:p>
        </w:tc>
        <w:tc>
          <w:tcPr>
            <w:tcW w:w="688" w:type="dxa"/>
          </w:tcPr>
          <w:p w14:paraId="418AB1BB" w14:textId="52ECE04F" w:rsidR="004835FD" w:rsidDel="001959D5" w:rsidRDefault="004835FD" w:rsidP="004835FD">
            <w:pPr>
              <w:jc w:val="center"/>
              <w:rPr>
                <w:del w:id="1988" w:author="Do Thanh Trung" w:date="2025-06-12T10:12:00Z" w16du:dateUtc="2025-06-12T03:12:00Z"/>
              </w:rPr>
            </w:pPr>
            <w:del w:id="1989" w:author="Do Thanh Trung" w:date="2025-06-12T10:12:00Z" w16du:dateUtc="2025-06-12T03:12:00Z">
              <w:r w:rsidRPr="00D10C2D" w:rsidDel="001959D5">
                <w:delText>X</w:delText>
              </w:r>
            </w:del>
          </w:p>
        </w:tc>
        <w:tc>
          <w:tcPr>
            <w:tcW w:w="889" w:type="dxa"/>
          </w:tcPr>
          <w:p w14:paraId="00D11BEB" w14:textId="3D279231" w:rsidR="004835FD" w:rsidDel="001959D5" w:rsidRDefault="004835FD" w:rsidP="004835FD">
            <w:pPr>
              <w:jc w:val="center"/>
              <w:rPr>
                <w:del w:id="1990" w:author="Do Thanh Trung" w:date="2025-06-12T10:12:00Z" w16du:dateUtc="2025-06-12T03:12:00Z"/>
              </w:rPr>
            </w:pPr>
            <w:del w:id="1991" w:author="Do Thanh Trung" w:date="2025-06-12T10:12:00Z" w16du:dateUtc="2025-06-12T03:12:00Z">
              <w:r w:rsidRPr="00D10C2D" w:rsidDel="001959D5">
                <w:delText>X</w:delText>
              </w:r>
            </w:del>
          </w:p>
        </w:tc>
        <w:tc>
          <w:tcPr>
            <w:tcW w:w="915" w:type="dxa"/>
          </w:tcPr>
          <w:p w14:paraId="7128B6B2" w14:textId="16191CBB" w:rsidR="004835FD" w:rsidDel="001959D5" w:rsidRDefault="004835FD" w:rsidP="004835FD">
            <w:pPr>
              <w:jc w:val="center"/>
              <w:rPr>
                <w:del w:id="1992" w:author="Do Thanh Trung" w:date="2025-06-12T10:12:00Z" w16du:dateUtc="2025-06-12T03:12:00Z"/>
              </w:rPr>
            </w:pPr>
            <w:del w:id="1993" w:author="Do Thanh Trung" w:date="2025-06-12T10:12:00Z" w16du:dateUtc="2025-06-12T03:12:00Z">
              <w:r w:rsidRPr="00D10C2D" w:rsidDel="001959D5">
                <w:delText>X</w:delText>
              </w:r>
            </w:del>
          </w:p>
        </w:tc>
        <w:tc>
          <w:tcPr>
            <w:tcW w:w="719" w:type="dxa"/>
          </w:tcPr>
          <w:p w14:paraId="41F5D0F0" w14:textId="4F447656" w:rsidR="004835FD" w:rsidDel="001959D5" w:rsidRDefault="004835FD" w:rsidP="004835FD">
            <w:pPr>
              <w:jc w:val="center"/>
              <w:rPr>
                <w:del w:id="1994" w:author="Do Thanh Trung" w:date="2025-06-12T10:12:00Z" w16du:dateUtc="2025-06-12T03:12:00Z"/>
              </w:rPr>
            </w:pPr>
            <w:del w:id="1995" w:author="Do Thanh Trung" w:date="2025-06-12T10:12:00Z" w16du:dateUtc="2025-06-12T03:12:00Z">
              <w:r w:rsidRPr="00D10C2D" w:rsidDel="001959D5">
                <w:delText>X</w:delText>
              </w:r>
            </w:del>
          </w:p>
        </w:tc>
        <w:tc>
          <w:tcPr>
            <w:tcW w:w="694" w:type="dxa"/>
          </w:tcPr>
          <w:p w14:paraId="0E5D5963" w14:textId="196FCE1F" w:rsidR="004835FD" w:rsidDel="001959D5" w:rsidRDefault="004835FD" w:rsidP="004835FD">
            <w:pPr>
              <w:jc w:val="center"/>
              <w:rPr>
                <w:del w:id="1996" w:author="Do Thanh Trung" w:date="2025-06-12T10:12:00Z" w16du:dateUtc="2025-06-12T03:12:00Z"/>
              </w:rPr>
            </w:pPr>
            <w:del w:id="1997" w:author="Do Thanh Trung" w:date="2025-06-12T10:12:00Z" w16du:dateUtc="2025-06-12T03:12:00Z">
              <w:r w:rsidRPr="00D10C2D" w:rsidDel="001959D5">
                <w:delText>X</w:delText>
              </w:r>
            </w:del>
          </w:p>
        </w:tc>
        <w:tc>
          <w:tcPr>
            <w:tcW w:w="822" w:type="dxa"/>
          </w:tcPr>
          <w:p w14:paraId="2E3AE868" w14:textId="38D240EE" w:rsidR="004835FD" w:rsidDel="001959D5" w:rsidRDefault="004835FD" w:rsidP="004835FD">
            <w:pPr>
              <w:jc w:val="center"/>
              <w:rPr>
                <w:del w:id="1998" w:author="Do Thanh Trung" w:date="2025-06-12T10:12:00Z" w16du:dateUtc="2025-06-12T03:12:00Z"/>
              </w:rPr>
            </w:pPr>
            <w:del w:id="1999" w:author="Do Thanh Trung" w:date="2025-06-12T10:12:00Z" w16du:dateUtc="2025-06-12T03:12:00Z">
              <w:r w:rsidRPr="00D10C2D" w:rsidDel="001959D5">
                <w:delText>X</w:delText>
              </w:r>
            </w:del>
          </w:p>
        </w:tc>
        <w:tc>
          <w:tcPr>
            <w:tcW w:w="934" w:type="dxa"/>
          </w:tcPr>
          <w:p w14:paraId="24F2B586" w14:textId="4296B2D2" w:rsidR="004835FD" w:rsidDel="001959D5" w:rsidRDefault="004835FD" w:rsidP="004835FD">
            <w:pPr>
              <w:jc w:val="center"/>
              <w:rPr>
                <w:del w:id="2000" w:author="Do Thanh Trung" w:date="2025-06-12T10:12:00Z" w16du:dateUtc="2025-06-12T03:12:00Z"/>
              </w:rPr>
            </w:pPr>
            <w:del w:id="2001" w:author="Do Thanh Trung" w:date="2025-06-12T10:12:00Z" w16du:dateUtc="2025-06-12T03:12:00Z">
              <w:r w:rsidRPr="00D10C2D" w:rsidDel="001959D5">
                <w:delText>X</w:delText>
              </w:r>
            </w:del>
          </w:p>
        </w:tc>
        <w:tc>
          <w:tcPr>
            <w:tcW w:w="934" w:type="dxa"/>
          </w:tcPr>
          <w:p w14:paraId="0E2AA40F" w14:textId="6749C1B1" w:rsidR="004835FD" w:rsidDel="001959D5" w:rsidRDefault="004835FD" w:rsidP="004835FD">
            <w:pPr>
              <w:jc w:val="center"/>
              <w:rPr>
                <w:del w:id="2002" w:author="Do Thanh Trung" w:date="2025-06-12T10:12:00Z" w16du:dateUtc="2025-06-12T03:12:00Z"/>
              </w:rPr>
            </w:pPr>
            <w:del w:id="2003" w:author="Do Thanh Trung" w:date="2025-06-12T10:12:00Z" w16du:dateUtc="2025-06-12T03:12:00Z">
              <w:r w:rsidRPr="00D10C2D" w:rsidDel="001959D5">
                <w:delText>X</w:delText>
              </w:r>
            </w:del>
          </w:p>
        </w:tc>
      </w:tr>
      <w:tr w:rsidR="004835FD" w:rsidDel="001959D5" w14:paraId="256C61DD" w14:textId="536D0AAC" w:rsidTr="5DF0C184">
        <w:trPr>
          <w:trHeight w:val="423"/>
          <w:del w:id="2004" w:author="Do Thanh Trung" w:date="2025-06-12T10:12:00Z"/>
        </w:trPr>
        <w:tc>
          <w:tcPr>
            <w:tcW w:w="1705" w:type="dxa"/>
          </w:tcPr>
          <w:p w14:paraId="1E134408" w14:textId="31128827" w:rsidR="004835FD" w:rsidDel="001959D5" w:rsidRDefault="004835FD" w:rsidP="004835FD">
            <w:pPr>
              <w:rPr>
                <w:del w:id="2005" w:author="Do Thanh Trung" w:date="2025-06-12T10:12:00Z" w16du:dateUtc="2025-06-12T03:12:00Z"/>
              </w:rPr>
            </w:pPr>
            <w:del w:id="2006" w:author="Do Thanh Trung" w:date="2025-06-12T10:12:00Z" w16du:dateUtc="2025-06-12T03:12:00Z">
              <w:r w:rsidDel="001959D5">
                <w:delText>Danh mục báo cáo</w:delText>
              </w:r>
            </w:del>
          </w:p>
        </w:tc>
        <w:tc>
          <w:tcPr>
            <w:tcW w:w="4168" w:type="dxa"/>
          </w:tcPr>
          <w:p w14:paraId="6425A22C" w14:textId="2EFDFECF" w:rsidR="004835FD" w:rsidDel="001959D5" w:rsidRDefault="004835FD" w:rsidP="004835FD">
            <w:pPr>
              <w:jc w:val="left"/>
              <w:rPr>
                <w:del w:id="2007" w:author="Do Thanh Trung" w:date="2025-06-12T10:12:00Z" w16du:dateUtc="2025-06-12T03:12:00Z"/>
              </w:rPr>
            </w:pPr>
          </w:p>
        </w:tc>
        <w:tc>
          <w:tcPr>
            <w:tcW w:w="688" w:type="dxa"/>
          </w:tcPr>
          <w:p w14:paraId="12CB65D4" w14:textId="68304C22" w:rsidR="004835FD" w:rsidDel="001959D5" w:rsidRDefault="004835FD" w:rsidP="004835FD">
            <w:pPr>
              <w:jc w:val="center"/>
              <w:rPr>
                <w:del w:id="2008" w:author="Do Thanh Trung" w:date="2025-06-12T10:12:00Z" w16du:dateUtc="2025-06-12T03:12:00Z"/>
              </w:rPr>
            </w:pPr>
            <w:del w:id="2009" w:author="Do Thanh Trung" w:date="2025-06-12T10:12:00Z" w16du:dateUtc="2025-06-12T03:12:00Z">
              <w:r w:rsidRPr="00384FDD" w:rsidDel="001959D5">
                <w:delText>X</w:delText>
              </w:r>
            </w:del>
          </w:p>
        </w:tc>
        <w:tc>
          <w:tcPr>
            <w:tcW w:w="889" w:type="dxa"/>
            <w:shd w:val="clear" w:color="auto" w:fill="D1D1D1" w:themeFill="background2" w:themeFillShade="E6"/>
          </w:tcPr>
          <w:p w14:paraId="200E2273" w14:textId="1FE5940A" w:rsidR="004835FD" w:rsidDel="001959D5" w:rsidRDefault="004835FD" w:rsidP="004835FD">
            <w:pPr>
              <w:jc w:val="center"/>
              <w:rPr>
                <w:del w:id="2010" w:author="Do Thanh Trung" w:date="2025-06-12T10:12:00Z" w16du:dateUtc="2025-06-12T03:12:00Z"/>
              </w:rPr>
            </w:pPr>
          </w:p>
        </w:tc>
        <w:tc>
          <w:tcPr>
            <w:tcW w:w="915" w:type="dxa"/>
            <w:shd w:val="clear" w:color="auto" w:fill="D1D1D1" w:themeFill="background2" w:themeFillShade="E6"/>
          </w:tcPr>
          <w:p w14:paraId="594C649A" w14:textId="456CF563" w:rsidR="004835FD" w:rsidDel="001959D5" w:rsidRDefault="004835FD" w:rsidP="004835FD">
            <w:pPr>
              <w:jc w:val="center"/>
              <w:rPr>
                <w:del w:id="2011" w:author="Do Thanh Trung" w:date="2025-06-12T10:12:00Z" w16du:dateUtc="2025-06-12T03:12:00Z"/>
              </w:rPr>
            </w:pPr>
          </w:p>
        </w:tc>
        <w:tc>
          <w:tcPr>
            <w:tcW w:w="719" w:type="dxa"/>
            <w:shd w:val="clear" w:color="auto" w:fill="D1D1D1" w:themeFill="background2" w:themeFillShade="E6"/>
          </w:tcPr>
          <w:p w14:paraId="62BC4514" w14:textId="000EA1D3" w:rsidR="004835FD" w:rsidDel="001959D5" w:rsidRDefault="004835FD" w:rsidP="004835FD">
            <w:pPr>
              <w:jc w:val="center"/>
              <w:rPr>
                <w:del w:id="2012" w:author="Do Thanh Trung" w:date="2025-06-12T10:12:00Z" w16du:dateUtc="2025-06-12T03:12:00Z"/>
              </w:rPr>
            </w:pPr>
          </w:p>
        </w:tc>
        <w:tc>
          <w:tcPr>
            <w:tcW w:w="694" w:type="dxa"/>
            <w:shd w:val="clear" w:color="auto" w:fill="D1D1D1" w:themeFill="background2" w:themeFillShade="E6"/>
          </w:tcPr>
          <w:p w14:paraId="6BB30800" w14:textId="4C62BA5F" w:rsidR="004835FD" w:rsidDel="001959D5" w:rsidRDefault="004835FD" w:rsidP="004835FD">
            <w:pPr>
              <w:jc w:val="center"/>
              <w:rPr>
                <w:del w:id="2013" w:author="Do Thanh Trung" w:date="2025-06-12T10:12:00Z" w16du:dateUtc="2025-06-12T03:12:00Z"/>
              </w:rPr>
            </w:pPr>
          </w:p>
        </w:tc>
        <w:tc>
          <w:tcPr>
            <w:tcW w:w="822" w:type="dxa"/>
          </w:tcPr>
          <w:p w14:paraId="4E46CBE1" w14:textId="1EC304B6" w:rsidR="004835FD" w:rsidDel="001959D5" w:rsidRDefault="004835FD" w:rsidP="004835FD">
            <w:pPr>
              <w:jc w:val="center"/>
              <w:rPr>
                <w:del w:id="2014" w:author="Do Thanh Trung" w:date="2025-06-12T10:12:00Z" w16du:dateUtc="2025-06-12T03:12:00Z"/>
              </w:rPr>
            </w:pPr>
            <w:del w:id="2015" w:author="Do Thanh Trung" w:date="2025-06-12T10:12:00Z" w16du:dateUtc="2025-06-12T03:12:00Z">
              <w:r w:rsidRPr="00384FDD" w:rsidDel="001959D5">
                <w:delText>X</w:delText>
              </w:r>
            </w:del>
          </w:p>
        </w:tc>
        <w:tc>
          <w:tcPr>
            <w:tcW w:w="934" w:type="dxa"/>
          </w:tcPr>
          <w:p w14:paraId="0D085587" w14:textId="3A986F8B" w:rsidR="004835FD" w:rsidDel="001959D5" w:rsidRDefault="004835FD" w:rsidP="004835FD">
            <w:pPr>
              <w:jc w:val="center"/>
              <w:rPr>
                <w:del w:id="2016" w:author="Do Thanh Trung" w:date="2025-06-12T10:12:00Z" w16du:dateUtc="2025-06-12T03:12:00Z"/>
              </w:rPr>
            </w:pPr>
          </w:p>
        </w:tc>
        <w:tc>
          <w:tcPr>
            <w:tcW w:w="934" w:type="dxa"/>
            <w:shd w:val="clear" w:color="auto" w:fill="D1D1D1" w:themeFill="background2" w:themeFillShade="E6"/>
          </w:tcPr>
          <w:p w14:paraId="13C5C6E8" w14:textId="04FC0589" w:rsidR="004835FD" w:rsidDel="001959D5" w:rsidRDefault="004835FD" w:rsidP="004835FD">
            <w:pPr>
              <w:jc w:val="center"/>
              <w:rPr>
                <w:del w:id="2017" w:author="Do Thanh Trung" w:date="2025-06-12T10:12:00Z" w16du:dateUtc="2025-06-12T03:12:00Z"/>
              </w:rPr>
            </w:pPr>
          </w:p>
        </w:tc>
      </w:tr>
    </w:tbl>
    <w:p w14:paraId="63D456E7" w14:textId="77777777" w:rsidR="004835FD" w:rsidRPr="00FE2199" w:rsidRDefault="004835FD" w:rsidP="00FE2199"/>
    <w:p w14:paraId="749BDDA6" w14:textId="4CCC7B09" w:rsidR="00E0433C" w:rsidRDefault="00E0433C" w:rsidP="00E0433C">
      <w:pPr>
        <w:pStyle w:val="Heading2"/>
      </w:pPr>
      <w:bookmarkStart w:id="2018" w:name="_Quy_trình_cập"/>
      <w:bookmarkEnd w:id="2018"/>
      <w:r>
        <w:t>Quy trình cập nhật NAV</w:t>
      </w:r>
    </w:p>
    <w:p w14:paraId="2AA3D7E3" w14:textId="3FCCDF83" w:rsidR="008A62AA" w:rsidRDefault="0044589D" w:rsidP="0044589D">
      <w:pPr>
        <w:pStyle w:val="Heading3"/>
      </w:pPr>
      <w:bookmarkStart w:id="2019" w:name="_Quy_trình_cập_1"/>
      <w:bookmarkEnd w:id="2019"/>
      <w:r>
        <w:t>Quy trình cập nhật NAV thủ công</w:t>
      </w:r>
    </w:p>
    <w:p w14:paraId="51F4BB2B" w14:textId="72960CC7" w:rsidR="0044589D" w:rsidRDefault="00465FF5" w:rsidP="0044589D">
      <w:r>
        <w:t>Chức năng được thiết kế với mục đích hỗ trợ người dùng chủ động cập nhật dữ liệu NAV</w:t>
      </w:r>
      <w:r w:rsidR="00DC0696">
        <w:t xml:space="preserve"> hàng ngày, căn cứ trên dữ liệu NAV hàng ngày do NHLK cập nhật cho Quỹ</w:t>
      </w:r>
      <w:r w:rsidR="007569B7">
        <w:t>, làm cơ sở để xác định sức mua, hỗ trợ kiểm soát các quy định đầu tư và thực hiện các báo cáo liên quan</w:t>
      </w:r>
    </w:p>
    <w:p w14:paraId="2512423B" w14:textId="4CC95AC4" w:rsidR="00DC0696" w:rsidRPr="0044589D" w:rsidRDefault="00615277" w:rsidP="0044589D">
      <w:r>
        <w:t>Quy trình được tiến hành căn cứ vào lưu đồ:</w:t>
      </w:r>
    </w:p>
    <w:p w14:paraId="165D38DC" w14:textId="7DC08A68" w:rsidR="00E0433C" w:rsidRDefault="008A62AA" w:rsidP="008A62AA">
      <w:pPr>
        <w:jc w:val="center"/>
      </w:pPr>
      <w:r>
        <w:rPr>
          <w:noProof/>
        </w:rPr>
        <w:lastRenderedPageBreak/>
        <w:drawing>
          <wp:inline distT="0" distB="0" distL="0" distR="0" wp14:anchorId="5E8AB55C" wp14:editId="3EB7277B">
            <wp:extent cx="5997460" cy="2347163"/>
            <wp:effectExtent l="0" t="0" r="3810" b="0"/>
            <wp:docPr id="16884868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8689" name="Picture 1" descr="A diagram of a flowchart&#10;&#10;AI-generated content may be incorrect."/>
                    <pic:cNvPicPr/>
                  </pic:nvPicPr>
                  <pic:blipFill>
                    <a:blip r:embed="rId40"/>
                    <a:stretch>
                      <a:fillRect/>
                    </a:stretch>
                  </pic:blipFill>
                  <pic:spPr>
                    <a:xfrm>
                      <a:off x="0" y="0"/>
                      <a:ext cx="5997460" cy="2347163"/>
                    </a:xfrm>
                    <a:prstGeom prst="rect">
                      <a:avLst/>
                    </a:prstGeom>
                  </pic:spPr>
                </pic:pic>
              </a:graphicData>
            </a:graphic>
          </wp:inline>
        </w:drawing>
      </w:r>
    </w:p>
    <w:p w14:paraId="5816B7A1" w14:textId="76E44E35" w:rsidR="00615277" w:rsidRDefault="00615277" w:rsidP="00615277">
      <w:r>
        <w:t>Mô tả</w:t>
      </w:r>
      <w:r w:rsidR="005D6E31">
        <w:t xml:space="preserve"> các bước trong</w:t>
      </w:r>
      <w:r>
        <w:t xml:space="preserve"> lưu đồ</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09"/>
        <w:gridCol w:w="1170"/>
        <w:gridCol w:w="1170"/>
        <w:gridCol w:w="7830"/>
      </w:tblGrid>
      <w:tr w:rsidR="005D6E31" w:rsidRPr="006115EA" w14:paraId="7F8E4AE2" w14:textId="77777777" w:rsidTr="00AF15A3">
        <w:trPr>
          <w:tblHeader/>
        </w:trPr>
        <w:tc>
          <w:tcPr>
            <w:tcW w:w="576" w:type="dxa"/>
            <w:vAlign w:val="center"/>
          </w:tcPr>
          <w:p w14:paraId="555FDB20" w14:textId="77777777" w:rsidR="005D6E31" w:rsidRPr="006E0DD1" w:rsidRDefault="005D6E31" w:rsidP="00702F81">
            <w:pPr>
              <w:pStyle w:val="NoSpacing"/>
              <w:jc w:val="center"/>
              <w:rPr>
                <w:b/>
                <w:bCs/>
              </w:rPr>
            </w:pPr>
            <w:r w:rsidRPr="006E0DD1">
              <w:rPr>
                <w:b/>
                <w:bCs/>
              </w:rPr>
              <w:t>STT</w:t>
            </w:r>
          </w:p>
        </w:tc>
        <w:tc>
          <w:tcPr>
            <w:tcW w:w="2209" w:type="dxa"/>
            <w:vAlign w:val="center"/>
          </w:tcPr>
          <w:p w14:paraId="596646BF" w14:textId="77777777" w:rsidR="005D6E31" w:rsidRPr="006E0DD1" w:rsidRDefault="005D6E31" w:rsidP="00702F81">
            <w:pPr>
              <w:pStyle w:val="NoSpacing"/>
              <w:jc w:val="center"/>
              <w:rPr>
                <w:b/>
                <w:bCs/>
              </w:rPr>
            </w:pPr>
            <w:r w:rsidRPr="006E0DD1">
              <w:rPr>
                <w:b/>
                <w:bCs/>
              </w:rPr>
              <w:t>Tên bước</w:t>
            </w:r>
          </w:p>
        </w:tc>
        <w:tc>
          <w:tcPr>
            <w:tcW w:w="1170" w:type="dxa"/>
          </w:tcPr>
          <w:p w14:paraId="43B4EB59" w14:textId="77777777" w:rsidR="005D6E31" w:rsidRPr="006E0DD1" w:rsidRDefault="005D6E31" w:rsidP="00702F81">
            <w:pPr>
              <w:pStyle w:val="NoSpacing"/>
              <w:jc w:val="center"/>
              <w:rPr>
                <w:b/>
                <w:bCs/>
              </w:rPr>
            </w:pPr>
            <w:r w:rsidRPr="006E0DD1">
              <w:rPr>
                <w:b/>
                <w:bCs/>
              </w:rPr>
              <w:t>Bước thực hiện</w:t>
            </w:r>
          </w:p>
        </w:tc>
        <w:tc>
          <w:tcPr>
            <w:tcW w:w="1170" w:type="dxa"/>
            <w:vAlign w:val="center"/>
          </w:tcPr>
          <w:p w14:paraId="0EB586A2" w14:textId="77777777" w:rsidR="005D6E31" w:rsidRPr="006E0DD1" w:rsidRDefault="005D6E31" w:rsidP="00702F81">
            <w:pPr>
              <w:pStyle w:val="NoSpacing"/>
              <w:jc w:val="center"/>
              <w:rPr>
                <w:b/>
                <w:bCs/>
              </w:rPr>
            </w:pPr>
            <w:r w:rsidRPr="006E0DD1">
              <w:rPr>
                <w:b/>
                <w:bCs/>
              </w:rPr>
              <w:t>Người thực hiện</w:t>
            </w:r>
          </w:p>
        </w:tc>
        <w:tc>
          <w:tcPr>
            <w:tcW w:w="7830" w:type="dxa"/>
            <w:vAlign w:val="center"/>
          </w:tcPr>
          <w:p w14:paraId="64FAAB66" w14:textId="77777777" w:rsidR="005D6E31" w:rsidRPr="006E0DD1" w:rsidRDefault="005D6E31" w:rsidP="00702F81">
            <w:pPr>
              <w:pStyle w:val="NoSpacing"/>
              <w:jc w:val="center"/>
              <w:rPr>
                <w:b/>
                <w:bCs/>
              </w:rPr>
            </w:pPr>
            <w:r w:rsidRPr="006E0DD1">
              <w:rPr>
                <w:b/>
                <w:bCs/>
              </w:rPr>
              <w:t>Diễn giải</w:t>
            </w:r>
          </w:p>
        </w:tc>
      </w:tr>
      <w:tr w:rsidR="005D6E31" w:rsidRPr="006115EA" w14:paraId="2D3648E2" w14:textId="77777777" w:rsidTr="00AF15A3">
        <w:trPr>
          <w:trHeight w:val="350"/>
        </w:trPr>
        <w:tc>
          <w:tcPr>
            <w:tcW w:w="576" w:type="dxa"/>
            <w:vAlign w:val="center"/>
          </w:tcPr>
          <w:p w14:paraId="10DBB059" w14:textId="77777777" w:rsidR="005D6E31" w:rsidRPr="006115EA" w:rsidRDefault="005D6E31" w:rsidP="00702F81">
            <w:pPr>
              <w:pStyle w:val="NoSpacing"/>
            </w:pPr>
            <w:r>
              <w:t>1</w:t>
            </w:r>
          </w:p>
        </w:tc>
        <w:tc>
          <w:tcPr>
            <w:tcW w:w="2209" w:type="dxa"/>
            <w:vAlign w:val="center"/>
          </w:tcPr>
          <w:p w14:paraId="5708FDB4" w14:textId="78FE6613" w:rsidR="005D6E31" w:rsidRPr="006115EA" w:rsidRDefault="005D6E31" w:rsidP="00702F81">
            <w:pPr>
              <w:pStyle w:val="NoSpacing"/>
            </w:pPr>
            <w:r>
              <w:t>Gửi danh mục tài sản hàng ngày</w:t>
            </w:r>
          </w:p>
        </w:tc>
        <w:tc>
          <w:tcPr>
            <w:tcW w:w="1170" w:type="dxa"/>
            <w:vAlign w:val="center"/>
          </w:tcPr>
          <w:p w14:paraId="0EF9C526" w14:textId="15D7C2C1" w:rsidR="005D6E31" w:rsidRPr="006E0DD1" w:rsidRDefault="00AF15A3" w:rsidP="00702F81">
            <w:pPr>
              <w:pStyle w:val="NoSpacing"/>
              <w:jc w:val="center"/>
              <w:rPr>
                <w:iCs/>
              </w:rPr>
            </w:pPr>
            <w:r>
              <w:rPr>
                <w:iCs/>
              </w:rPr>
              <w:t>Thủ công</w:t>
            </w:r>
          </w:p>
        </w:tc>
        <w:tc>
          <w:tcPr>
            <w:tcW w:w="1170" w:type="dxa"/>
            <w:vAlign w:val="center"/>
          </w:tcPr>
          <w:p w14:paraId="1F0D05B8" w14:textId="299647CF" w:rsidR="005D6E31" w:rsidRPr="006115EA" w:rsidRDefault="00AF15A3" w:rsidP="00702F81">
            <w:pPr>
              <w:pStyle w:val="NoSpacing"/>
              <w:jc w:val="center"/>
            </w:pPr>
            <w:r>
              <w:t>NHLK</w:t>
            </w:r>
          </w:p>
        </w:tc>
        <w:tc>
          <w:tcPr>
            <w:tcW w:w="7830" w:type="dxa"/>
            <w:vAlign w:val="center"/>
          </w:tcPr>
          <w:p w14:paraId="51A11F30" w14:textId="460FCFF6" w:rsidR="005D6E31" w:rsidRPr="00F20563" w:rsidRDefault="00AF15A3" w:rsidP="00702F81">
            <w:pPr>
              <w:pStyle w:val="NoSpacing"/>
            </w:pPr>
            <w:r>
              <w:t xml:space="preserve">Vào đầu ngày giao dịch, NHLK sẽ gửi danh mục </w:t>
            </w:r>
            <w:r w:rsidR="00DE4FE2">
              <w:t>tài sản đầu ngày cho Quỹ</w:t>
            </w:r>
          </w:p>
        </w:tc>
      </w:tr>
      <w:tr w:rsidR="005D6E31" w:rsidRPr="006115EA" w14:paraId="24CF2581" w14:textId="77777777" w:rsidTr="00AF15A3">
        <w:trPr>
          <w:trHeight w:val="350"/>
        </w:trPr>
        <w:tc>
          <w:tcPr>
            <w:tcW w:w="576" w:type="dxa"/>
            <w:vAlign w:val="center"/>
          </w:tcPr>
          <w:p w14:paraId="1696D4C7" w14:textId="77777777" w:rsidR="005D6E31" w:rsidRDefault="005D6E31" w:rsidP="00702F81">
            <w:pPr>
              <w:pStyle w:val="NoSpacing"/>
            </w:pPr>
            <w:r>
              <w:t>2</w:t>
            </w:r>
          </w:p>
        </w:tc>
        <w:tc>
          <w:tcPr>
            <w:tcW w:w="2209" w:type="dxa"/>
            <w:vAlign w:val="center"/>
          </w:tcPr>
          <w:p w14:paraId="336DA57E" w14:textId="0117DF40" w:rsidR="005D6E31" w:rsidRDefault="00DE4FE2" w:rsidP="00702F81">
            <w:pPr>
              <w:pStyle w:val="NoSpacing"/>
            </w:pPr>
            <w:r>
              <w:t>Kiểm tra &amp; Phản hồi</w:t>
            </w:r>
          </w:p>
        </w:tc>
        <w:tc>
          <w:tcPr>
            <w:tcW w:w="1170" w:type="dxa"/>
            <w:vAlign w:val="center"/>
          </w:tcPr>
          <w:p w14:paraId="1072AC64" w14:textId="011BF27E" w:rsidR="005D6E31" w:rsidRDefault="00DE4FE2" w:rsidP="00702F81">
            <w:pPr>
              <w:pStyle w:val="NoSpacing"/>
              <w:jc w:val="center"/>
              <w:rPr>
                <w:iCs/>
              </w:rPr>
            </w:pPr>
            <w:r>
              <w:rPr>
                <w:iCs/>
              </w:rPr>
              <w:t>Thủ công</w:t>
            </w:r>
          </w:p>
        </w:tc>
        <w:tc>
          <w:tcPr>
            <w:tcW w:w="1170" w:type="dxa"/>
            <w:vAlign w:val="center"/>
          </w:tcPr>
          <w:p w14:paraId="1A4C3519" w14:textId="1DC0D1D6" w:rsidR="005D6E31" w:rsidRDefault="00DE4FE2" w:rsidP="00702F81">
            <w:pPr>
              <w:pStyle w:val="NoSpacing"/>
              <w:jc w:val="center"/>
            </w:pPr>
            <w:r>
              <w:t>VDAM</w:t>
            </w:r>
          </w:p>
        </w:tc>
        <w:tc>
          <w:tcPr>
            <w:tcW w:w="7830" w:type="dxa"/>
            <w:vAlign w:val="center"/>
          </w:tcPr>
          <w:p w14:paraId="4E16E737" w14:textId="77777777" w:rsidR="005D6E31" w:rsidRDefault="00DE4FE2" w:rsidP="00DE4FE2">
            <w:pPr>
              <w:pStyle w:val="NoSpacing"/>
            </w:pPr>
            <w:r>
              <w:t xml:space="preserve">VDAM tiến hành kiểm tra, đối chiếu dữ liệu được gửi </w:t>
            </w:r>
            <w:r w:rsidR="003E53BE">
              <w:t>từ NHLK với dữ liệu hiện tại trên Hệ thống</w:t>
            </w:r>
          </w:p>
          <w:p w14:paraId="5E4CACF6" w14:textId="77777777" w:rsidR="003E53BE" w:rsidRDefault="003E53BE" w:rsidP="003E53BE">
            <w:pPr>
              <w:pStyle w:val="NoSpacing"/>
              <w:numPr>
                <w:ilvl w:val="0"/>
                <w:numId w:val="33"/>
              </w:numPr>
            </w:pPr>
            <w:r>
              <w:t>Nếu Xác nhận: Người dùng chuyển sang bước 3</w:t>
            </w:r>
          </w:p>
          <w:p w14:paraId="37A3DFD8" w14:textId="5593628E" w:rsidR="003E53BE" w:rsidRDefault="003E53BE" w:rsidP="003E53BE">
            <w:pPr>
              <w:pStyle w:val="NoSpacing"/>
              <w:numPr>
                <w:ilvl w:val="0"/>
                <w:numId w:val="33"/>
              </w:numPr>
            </w:pPr>
            <w:r>
              <w:t>Nếu cần Điều chỉnh: Người d</w:t>
            </w:r>
            <w:r w:rsidR="005343D9">
              <w:t>ùng quay lại bước 1</w:t>
            </w:r>
          </w:p>
        </w:tc>
      </w:tr>
      <w:tr w:rsidR="005D6E31" w:rsidRPr="006115EA" w14:paraId="7FB49616" w14:textId="77777777" w:rsidTr="00AF15A3">
        <w:trPr>
          <w:trHeight w:val="350"/>
        </w:trPr>
        <w:tc>
          <w:tcPr>
            <w:tcW w:w="576" w:type="dxa"/>
            <w:vAlign w:val="center"/>
          </w:tcPr>
          <w:p w14:paraId="39DE9D01" w14:textId="77777777" w:rsidR="005D6E31" w:rsidRDefault="005D6E31" w:rsidP="00702F81">
            <w:pPr>
              <w:pStyle w:val="NoSpacing"/>
            </w:pPr>
            <w:r>
              <w:t>3</w:t>
            </w:r>
          </w:p>
        </w:tc>
        <w:tc>
          <w:tcPr>
            <w:tcW w:w="2209" w:type="dxa"/>
            <w:vAlign w:val="center"/>
          </w:tcPr>
          <w:p w14:paraId="2C3A12B8" w14:textId="4762300E" w:rsidR="005D6E31" w:rsidRDefault="005343D9" w:rsidP="00702F81">
            <w:pPr>
              <w:pStyle w:val="NoSpacing"/>
            </w:pPr>
            <w:r>
              <w:t>Khai báo NAV hàng ngày</w:t>
            </w:r>
          </w:p>
        </w:tc>
        <w:tc>
          <w:tcPr>
            <w:tcW w:w="1170" w:type="dxa"/>
            <w:vAlign w:val="center"/>
          </w:tcPr>
          <w:p w14:paraId="4AECF123" w14:textId="3F3DD8B7" w:rsidR="005D6E31" w:rsidRDefault="005343D9" w:rsidP="00702F81">
            <w:pPr>
              <w:pStyle w:val="NoSpacing"/>
              <w:jc w:val="center"/>
              <w:rPr>
                <w:iCs/>
              </w:rPr>
            </w:pPr>
            <w:r>
              <w:rPr>
                <w:iCs/>
              </w:rPr>
              <w:t>Thủ công</w:t>
            </w:r>
          </w:p>
        </w:tc>
        <w:tc>
          <w:tcPr>
            <w:tcW w:w="1170" w:type="dxa"/>
            <w:vAlign w:val="center"/>
          </w:tcPr>
          <w:p w14:paraId="7EEBB2D0" w14:textId="36FFCC33" w:rsidR="005D6E31" w:rsidRDefault="005343D9" w:rsidP="00702F81">
            <w:pPr>
              <w:pStyle w:val="NoSpacing"/>
              <w:jc w:val="center"/>
            </w:pPr>
            <w:r>
              <w:t>VDAM</w:t>
            </w:r>
          </w:p>
        </w:tc>
        <w:tc>
          <w:tcPr>
            <w:tcW w:w="7830" w:type="dxa"/>
            <w:vAlign w:val="center"/>
          </w:tcPr>
          <w:p w14:paraId="3337D35E" w14:textId="5B011FEA" w:rsidR="005D6E31" w:rsidRDefault="005343D9" w:rsidP="00702F81">
            <w:pPr>
              <w:pStyle w:val="NoSpacing"/>
            </w:pPr>
            <w:r>
              <w:t>Người dùng đăng nhập hệ thống, khai báo NAV cho Tài khoản Quỹ</w:t>
            </w:r>
          </w:p>
        </w:tc>
      </w:tr>
    </w:tbl>
    <w:p w14:paraId="74C39912" w14:textId="77777777" w:rsidR="005D6E31" w:rsidRDefault="005D6E31" w:rsidP="00615277"/>
    <w:p w14:paraId="238D0562" w14:textId="40D9DFDF" w:rsidR="00BB7A0B" w:rsidRDefault="006F6FEF">
      <w:pPr>
        <w:pStyle w:val="Heading6"/>
        <w:pPrChange w:id="2020" w:author="Do Thanh Trung" w:date="2025-06-12T11:39:00Z" w16du:dateUtc="2025-06-12T04:39:00Z">
          <w:pPr/>
        </w:pPrChange>
      </w:pPr>
      <w:del w:id="2021" w:author="Do Thanh Trung" w:date="2025-06-12T10:44:00Z" w16du:dateUtc="2025-06-12T03:44:00Z">
        <w:r w:rsidDel="00734C8D">
          <w:lastRenderedPageBreak/>
          <w:delText xml:space="preserve">Mô tả dữ liệu </w:delText>
        </w:r>
        <w:r w:rsidR="00222923" w:rsidDel="00734C8D">
          <w:delText>chức năng</w:delText>
        </w:r>
      </w:del>
      <w:ins w:id="2022" w:author="Do Thanh Trung" w:date="2025-06-12T10:44:00Z" w16du:dateUtc="2025-06-12T03:44:00Z">
        <w:r w:rsidR="00734C8D">
          <w:t>Bảng cập nhật NAV hàng ngày</w:t>
        </w:r>
      </w:ins>
    </w:p>
    <w:tbl>
      <w:tblPr>
        <w:tblStyle w:val="TableGrid"/>
        <w:tblW w:w="13724" w:type="dxa"/>
        <w:tblLook w:val="04A0" w:firstRow="1" w:lastRow="0" w:firstColumn="1" w:lastColumn="0" w:noHBand="0" w:noVBand="1"/>
        <w:tblPrChange w:id="2023" w:author="Do Thanh Trung" w:date="2025-07-04T10:04:00Z" w16du:dateUtc="2025-07-04T03:04:00Z">
          <w:tblPr>
            <w:tblStyle w:val="TableGrid"/>
            <w:tblW w:w="13315" w:type="dxa"/>
            <w:tblLook w:val="04A0" w:firstRow="1" w:lastRow="0" w:firstColumn="1" w:lastColumn="0" w:noHBand="0" w:noVBand="1"/>
          </w:tblPr>
        </w:tblPrChange>
      </w:tblPr>
      <w:tblGrid>
        <w:gridCol w:w="668"/>
        <w:gridCol w:w="1095"/>
        <w:gridCol w:w="1131"/>
        <w:gridCol w:w="788"/>
        <w:gridCol w:w="903"/>
        <w:gridCol w:w="2700"/>
        <w:gridCol w:w="6439"/>
        <w:tblGridChange w:id="2024">
          <w:tblGrid>
            <w:gridCol w:w="668"/>
            <w:gridCol w:w="1095"/>
            <w:gridCol w:w="536"/>
            <w:gridCol w:w="595"/>
            <w:gridCol w:w="788"/>
            <w:gridCol w:w="144"/>
            <w:gridCol w:w="759"/>
            <w:gridCol w:w="411"/>
            <w:gridCol w:w="1343"/>
            <w:gridCol w:w="946"/>
            <w:gridCol w:w="6030"/>
            <w:gridCol w:w="409"/>
            <w:gridCol w:w="6567"/>
          </w:tblGrid>
        </w:tblGridChange>
      </w:tblGrid>
      <w:tr w:rsidR="000A463C" w:rsidRPr="0022498F" w14:paraId="6493D064" w14:textId="77777777" w:rsidTr="000A463C">
        <w:trPr>
          <w:trHeight w:val="356"/>
          <w:tblHeader/>
          <w:trPrChange w:id="2025" w:author="Do Thanh Trung" w:date="2025-07-04T10:04:00Z" w16du:dateUtc="2025-07-04T03:04:00Z">
            <w:trPr>
              <w:trHeight w:val="358"/>
              <w:tblHeader/>
            </w:trPr>
          </w:trPrChange>
        </w:trPr>
        <w:tc>
          <w:tcPr>
            <w:tcW w:w="668" w:type="dxa"/>
            <w:tcPrChange w:id="2026" w:author="Do Thanh Trung" w:date="2025-07-04T10:04:00Z" w16du:dateUtc="2025-07-04T03:04:00Z">
              <w:tcPr>
                <w:tcW w:w="608" w:type="dxa"/>
              </w:tcPr>
            </w:tcPrChange>
          </w:tcPr>
          <w:p w14:paraId="6D3C19CF" w14:textId="77777777" w:rsidR="000A463C" w:rsidRPr="0022498F" w:rsidRDefault="000A463C" w:rsidP="00702F81">
            <w:pPr>
              <w:jc w:val="center"/>
              <w:rPr>
                <w:b/>
                <w:bCs/>
              </w:rPr>
            </w:pPr>
            <w:r w:rsidRPr="0022498F">
              <w:rPr>
                <w:b/>
                <w:bCs/>
              </w:rPr>
              <w:t>STT</w:t>
            </w:r>
          </w:p>
        </w:tc>
        <w:tc>
          <w:tcPr>
            <w:tcW w:w="1095" w:type="dxa"/>
            <w:tcPrChange w:id="2027" w:author="Do Thanh Trung" w:date="2025-07-04T10:04:00Z" w16du:dateUtc="2025-07-04T03:04:00Z">
              <w:tcPr>
                <w:tcW w:w="1637" w:type="dxa"/>
                <w:gridSpan w:val="2"/>
              </w:tcPr>
            </w:tcPrChange>
          </w:tcPr>
          <w:p w14:paraId="35B70F77" w14:textId="77777777" w:rsidR="000A463C" w:rsidRPr="0022498F" w:rsidRDefault="000A463C" w:rsidP="00702F81">
            <w:pPr>
              <w:jc w:val="center"/>
              <w:rPr>
                <w:rFonts w:cs="Arial"/>
                <w:b/>
                <w:bCs/>
              </w:rPr>
            </w:pPr>
            <w:r w:rsidRPr="0022498F">
              <w:rPr>
                <w:rFonts w:cs="Arial"/>
                <w:b/>
                <w:bCs/>
              </w:rPr>
              <w:t>Tên trường</w:t>
            </w:r>
          </w:p>
        </w:tc>
        <w:tc>
          <w:tcPr>
            <w:tcW w:w="1131" w:type="dxa"/>
            <w:tcPrChange w:id="2028" w:author="Do Thanh Trung" w:date="2025-07-04T10:04:00Z" w16du:dateUtc="2025-07-04T03:04:00Z">
              <w:tcPr>
                <w:tcW w:w="1530" w:type="dxa"/>
                <w:gridSpan w:val="3"/>
              </w:tcPr>
            </w:tcPrChange>
          </w:tcPr>
          <w:p w14:paraId="4AD9060C" w14:textId="77777777" w:rsidR="000A463C" w:rsidRPr="0022498F" w:rsidRDefault="000A463C" w:rsidP="00702F81">
            <w:pPr>
              <w:jc w:val="center"/>
              <w:rPr>
                <w:b/>
                <w:bCs/>
              </w:rPr>
            </w:pPr>
            <w:r>
              <w:rPr>
                <w:b/>
                <w:bCs/>
              </w:rPr>
              <w:t>Loại dữ liệu</w:t>
            </w:r>
          </w:p>
        </w:tc>
        <w:tc>
          <w:tcPr>
            <w:tcW w:w="788" w:type="dxa"/>
            <w:tcPrChange w:id="2029" w:author="Do Thanh Trung" w:date="2025-07-04T10:04:00Z" w16du:dateUtc="2025-07-04T03:04:00Z">
              <w:tcPr>
                <w:tcW w:w="1173" w:type="dxa"/>
                <w:gridSpan w:val="2"/>
              </w:tcPr>
            </w:tcPrChange>
          </w:tcPr>
          <w:p w14:paraId="02C9CE95" w14:textId="77777777" w:rsidR="000A463C" w:rsidRDefault="000A463C" w:rsidP="00702F81">
            <w:pPr>
              <w:jc w:val="center"/>
              <w:rPr>
                <w:b/>
                <w:bCs/>
              </w:rPr>
            </w:pPr>
            <w:r>
              <w:rPr>
                <w:b/>
                <w:bCs/>
              </w:rPr>
              <w:t>Bắt buộc</w:t>
            </w:r>
          </w:p>
        </w:tc>
        <w:tc>
          <w:tcPr>
            <w:tcW w:w="903" w:type="dxa"/>
            <w:tcPrChange w:id="2030" w:author="Do Thanh Trung" w:date="2025-07-04T10:04:00Z" w16du:dateUtc="2025-07-04T03:04:00Z">
              <w:tcPr>
                <w:tcW w:w="1347" w:type="dxa"/>
              </w:tcPr>
            </w:tcPrChange>
          </w:tcPr>
          <w:p w14:paraId="1306E3E7" w14:textId="77777777" w:rsidR="000A463C" w:rsidRPr="0022498F" w:rsidRDefault="000A463C" w:rsidP="00702F81">
            <w:pPr>
              <w:jc w:val="center"/>
              <w:rPr>
                <w:b/>
                <w:bCs/>
              </w:rPr>
            </w:pPr>
            <w:r>
              <w:rPr>
                <w:b/>
                <w:bCs/>
              </w:rPr>
              <w:t>Read-Only?</w:t>
            </w:r>
          </w:p>
        </w:tc>
        <w:tc>
          <w:tcPr>
            <w:tcW w:w="2700" w:type="dxa"/>
            <w:tcPrChange w:id="2031" w:author="Do Thanh Trung" w:date="2025-07-04T10:04:00Z" w16du:dateUtc="2025-07-04T03:04:00Z">
              <w:tcPr>
                <w:tcW w:w="6976" w:type="dxa"/>
                <w:gridSpan w:val="2"/>
              </w:tcPr>
            </w:tcPrChange>
          </w:tcPr>
          <w:p w14:paraId="54D946E9" w14:textId="7F253B83" w:rsidR="000A463C" w:rsidRPr="0022498F" w:rsidRDefault="000A463C" w:rsidP="00702F81">
            <w:pPr>
              <w:jc w:val="center"/>
              <w:rPr>
                <w:b/>
                <w:bCs/>
              </w:rPr>
            </w:pPr>
            <w:ins w:id="2032" w:author="Do Thanh Trung" w:date="2025-07-04T10:04:00Z" w16du:dateUtc="2025-07-04T03:04:00Z">
              <w:r>
                <w:rPr>
                  <w:b/>
                  <w:bCs/>
                </w:rPr>
                <w:t>Dữ liệu tham chiếu</w:t>
              </w:r>
            </w:ins>
          </w:p>
        </w:tc>
        <w:tc>
          <w:tcPr>
            <w:tcW w:w="6439" w:type="dxa"/>
            <w:tcPrChange w:id="2033" w:author="Do Thanh Trung" w:date="2025-07-04T10:04:00Z" w16du:dateUtc="2025-07-04T03:04:00Z">
              <w:tcPr>
                <w:tcW w:w="7020" w:type="dxa"/>
                <w:gridSpan w:val="2"/>
              </w:tcPr>
            </w:tcPrChange>
          </w:tcPr>
          <w:p w14:paraId="0A61CA1F" w14:textId="47EC71DF" w:rsidR="000A463C" w:rsidRPr="0022498F" w:rsidRDefault="000A463C" w:rsidP="00702F81">
            <w:pPr>
              <w:jc w:val="center"/>
              <w:rPr>
                <w:b/>
                <w:bCs/>
              </w:rPr>
            </w:pPr>
            <w:r w:rsidRPr="0022498F">
              <w:rPr>
                <w:b/>
                <w:bCs/>
              </w:rPr>
              <w:t>Diê</w:t>
            </w:r>
            <w:r w:rsidRPr="0022498F">
              <w:rPr>
                <w:rFonts w:cs="Arial"/>
                <w:b/>
                <w:bCs/>
                <w:lang w:val="vi-VN"/>
              </w:rPr>
              <w:t>̃</w:t>
            </w:r>
            <w:r w:rsidRPr="0022498F">
              <w:rPr>
                <w:rFonts w:cs="Arial"/>
                <w:b/>
                <w:bCs/>
              </w:rPr>
              <w:t>n giải</w:t>
            </w:r>
          </w:p>
        </w:tc>
      </w:tr>
      <w:tr w:rsidR="000A463C" w:rsidRPr="0022498F" w14:paraId="3C8BD3B1" w14:textId="77777777" w:rsidTr="000A463C">
        <w:trPr>
          <w:trHeight w:val="356"/>
          <w:tblHeader/>
          <w:ins w:id="2034" w:author="Do Thanh Trung" w:date="2025-06-12T10:45:00Z"/>
          <w:trPrChange w:id="2035" w:author="Do Thanh Trung" w:date="2025-07-04T10:04:00Z" w16du:dateUtc="2025-07-04T03:04:00Z">
            <w:trPr>
              <w:trHeight w:val="358"/>
              <w:tblHeader/>
            </w:trPr>
          </w:trPrChange>
        </w:trPr>
        <w:tc>
          <w:tcPr>
            <w:tcW w:w="668" w:type="dxa"/>
            <w:tcPrChange w:id="2036" w:author="Do Thanh Trung" w:date="2025-07-04T10:04:00Z" w16du:dateUtc="2025-07-04T03:04:00Z">
              <w:tcPr>
                <w:tcW w:w="608" w:type="dxa"/>
              </w:tcPr>
            </w:tcPrChange>
          </w:tcPr>
          <w:p w14:paraId="497FBDFF" w14:textId="61502061" w:rsidR="000A463C" w:rsidRPr="00734C8D" w:rsidRDefault="000A463C">
            <w:pPr>
              <w:rPr>
                <w:ins w:id="2037" w:author="Do Thanh Trung" w:date="2025-06-12T10:45:00Z" w16du:dateUtc="2025-06-12T03:45:00Z"/>
                <w:rPrChange w:id="2038" w:author="Do Thanh Trung" w:date="2025-06-12T10:45:00Z" w16du:dateUtc="2025-06-12T03:45:00Z">
                  <w:rPr>
                    <w:ins w:id="2039" w:author="Do Thanh Trung" w:date="2025-06-12T10:45:00Z" w16du:dateUtc="2025-06-12T03:45:00Z"/>
                    <w:b/>
                    <w:bCs/>
                  </w:rPr>
                </w:rPrChange>
              </w:rPr>
              <w:pPrChange w:id="2040" w:author="Do Thanh Trung" w:date="2025-06-12T10:45:00Z" w16du:dateUtc="2025-06-12T03:45:00Z">
                <w:pPr>
                  <w:jc w:val="center"/>
                </w:pPr>
              </w:pPrChange>
            </w:pPr>
            <w:ins w:id="2041" w:author="Do Thanh Trung" w:date="2025-06-12T10:45:00Z" w16du:dateUtc="2025-06-12T03:45:00Z">
              <w:r w:rsidRPr="00734C8D">
                <w:t>01</w:t>
              </w:r>
            </w:ins>
          </w:p>
        </w:tc>
        <w:tc>
          <w:tcPr>
            <w:tcW w:w="1095" w:type="dxa"/>
            <w:tcPrChange w:id="2042" w:author="Do Thanh Trung" w:date="2025-07-04T10:04:00Z" w16du:dateUtc="2025-07-04T03:04:00Z">
              <w:tcPr>
                <w:tcW w:w="1637" w:type="dxa"/>
                <w:gridSpan w:val="2"/>
              </w:tcPr>
            </w:tcPrChange>
          </w:tcPr>
          <w:p w14:paraId="44A8CDB5" w14:textId="772009D5" w:rsidR="000A463C" w:rsidRPr="00734C8D" w:rsidRDefault="000A463C">
            <w:pPr>
              <w:rPr>
                <w:ins w:id="2043" w:author="Do Thanh Trung" w:date="2025-06-12T10:45:00Z" w16du:dateUtc="2025-06-12T03:45:00Z"/>
                <w:rFonts w:cs="Arial"/>
                <w:rPrChange w:id="2044" w:author="Do Thanh Trung" w:date="2025-06-12T10:45:00Z" w16du:dateUtc="2025-06-12T03:45:00Z">
                  <w:rPr>
                    <w:ins w:id="2045" w:author="Do Thanh Trung" w:date="2025-06-12T10:45:00Z" w16du:dateUtc="2025-06-12T03:45:00Z"/>
                    <w:rFonts w:cs="Arial"/>
                    <w:b/>
                    <w:bCs/>
                  </w:rPr>
                </w:rPrChange>
              </w:rPr>
              <w:pPrChange w:id="2046" w:author="Do Thanh Trung" w:date="2025-06-12T10:45:00Z" w16du:dateUtc="2025-06-12T03:45:00Z">
                <w:pPr>
                  <w:jc w:val="center"/>
                </w:pPr>
              </w:pPrChange>
            </w:pPr>
            <w:ins w:id="2047" w:author="Do Thanh Trung" w:date="2025-06-12T10:45:00Z" w16du:dateUtc="2025-06-12T03:45:00Z">
              <w:r w:rsidRPr="00734C8D">
                <w:rPr>
                  <w:rFonts w:cs="Arial"/>
                  <w:rPrChange w:id="2048" w:author="Do Thanh Trung" w:date="2025-06-12T10:45:00Z" w16du:dateUtc="2025-06-12T03:45:00Z">
                    <w:rPr>
                      <w:rFonts w:cs="Arial"/>
                      <w:b/>
                      <w:bCs/>
                    </w:rPr>
                  </w:rPrChange>
                </w:rPr>
                <w:t>Ngày cập nhật</w:t>
              </w:r>
            </w:ins>
          </w:p>
        </w:tc>
        <w:tc>
          <w:tcPr>
            <w:tcW w:w="1131" w:type="dxa"/>
            <w:tcPrChange w:id="2049" w:author="Do Thanh Trung" w:date="2025-07-04T10:04:00Z" w16du:dateUtc="2025-07-04T03:04:00Z">
              <w:tcPr>
                <w:tcW w:w="1530" w:type="dxa"/>
                <w:gridSpan w:val="3"/>
              </w:tcPr>
            </w:tcPrChange>
          </w:tcPr>
          <w:p w14:paraId="1AE86C14" w14:textId="4BEFC587" w:rsidR="000A463C" w:rsidRPr="00734C8D" w:rsidRDefault="000A463C">
            <w:pPr>
              <w:rPr>
                <w:ins w:id="2050" w:author="Do Thanh Trung" w:date="2025-06-12T10:45:00Z" w16du:dateUtc="2025-06-12T03:45:00Z"/>
                <w:rPrChange w:id="2051" w:author="Do Thanh Trung" w:date="2025-06-12T10:45:00Z" w16du:dateUtc="2025-06-12T03:45:00Z">
                  <w:rPr>
                    <w:ins w:id="2052" w:author="Do Thanh Trung" w:date="2025-06-12T10:45:00Z" w16du:dateUtc="2025-06-12T03:45:00Z"/>
                    <w:b/>
                    <w:bCs/>
                  </w:rPr>
                </w:rPrChange>
              </w:rPr>
              <w:pPrChange w:id="2053" w:author="Do Thanh Trung" w:date="2025-06-12T10:45:00Z" w16du:dateUtc="2025-06-12T03:45:00Z">
                <w:pPr>
                  <w:jc w:val="center"/>
                </w:pPr>
              </w:pPrChange>
            </w:pPr>
            <w:ins w:id="2054" w:author="Do Thanh Trung" w:date="2025-06-12T10:45:00Z" w16du:dateUtc="2025-06-12T03:45:00Z">
              <w:r>
                <w:t>Date</w:t>
              </w:r>
            </w:ins>
          </w:p>
        </w:tc>
        <w:tc>
          <w:tcPr>
            <w:tcW w:w="788" w:type="dxa"/>
            <w:tcPrChange w:id="2055" w:author="Do Thanh Trung" w:date="2025-07-04T10:04:00Z" w16du:dateUtc="2025-07-04T03:04:00Z">
              <w:tcPr>
                <w:tcW w:w="1173" w:type="dxa"/>
                <w:gridSpan w:val="2"/>
              </w:tcPr>
            </w:tcPrChange>
          </w:tcPr>
          <w:p w14:paraId="6186EE24" w14:textId="6EA96992" w:rsidR="000A463C" w:rsidRPr="00734C8D" w:rsidRDefault="000A463C" w:rsidP="00CA4C6A">
            <w:pPr>
              <w:jc w:val="center"/>
              <w:rPr>
                <w:ins w:id="2056" w:author="Do Thanh Trung" w:date="2025-06-12T10:45:00Z" w16du:dateUtc="2025-06-12T03:45:00Z"/>
                <w:rPrChange w:id="2057" w:author="Do Thanh Trung" w:date="2025-06-12T10:45:00Z" w16du:dateUtc="2025-06-12T03:45:00Z">
                  <w:rPr>
                    <w:ins w:id="2058" w:author="Do Thanh Trung" w:date="2025-06-12T10:45:00Z" w16du:dateUtc="2025-06-12T03:45:00Z"/>
                    <w:b/>
                    <w:bCs/>
                  </w:rPr>
                </w:rPrChange>
              </w:rPr>
            </w:pPr>
            <w:ins w:id="2059" w:author="Do Thanh Trung" w:date="2025-06-12T10:45:00Z" w16du:dateUtc="2025-06-12T03:45:00Z">
              <w:r>
                <w:t>X</w:t>
              </w:r>
            </w:ins>
          </w:p>
        </w:tc>
        <w:tc>
          <w:tcPr>
            <w:tcW w:w="903" w:type="dxa"/>
            <w:tcPrChange w:id="2060" w:author="Do Thanh Trung" w:date="2025-07-04T10:04:00Z" w16du:dateUtc="2025-07-04T03:04:00Z">
              <w:tcPr>
                <w:tcW w:w="1347" w:type="dxa"/>
              </w:tcPr>
            </w:tcPrChange>
          </w:tcPr>
          <w:p w14:paraId="106AC1BC" w14:textId="22E877F9" w:rsidR="000A463C" w:rsidRPr="00734C8D" w:rsidRDefault="000A463C" w:rsidP="00CA4C6A">
            <w:pPr>
              <w:jc w:val="center"/>
              <w:rPr>
                <w:ins w:id="2061" w:author="Do Thanh Trung" w:date="2025-06-12T10:45:00Z" w16du:dateUtc="2025-06-12T03:45:00Z"/>
                <w:rPrChange w:id="2062" w:author="Do Thanh Trung" w:date="2025-06-12T10:45:00Z" w16du:dateUtc="2025-06-12T03:45:00Z">
                  <w:rPr>
                    <w:ins w:id="2063" w:author="Do Thanh Trung" w:date="2025-06-12T10:45:00Z" w16du:dateUtc="2025-06-12T03:45:00Z"/>
                    <w:b/>
                    <w:bCs/>
                  </w:rPr>
                </w:rPrChange>
              </w:rPr>
            </w:pPr>
            <w:ins w:id="2064" w:author="Do Thanh Trung" w:date="2025-06-12T10:45:00Z" w16du:dateUtc="2025-06-12T03:45:00Z">
              <w:r>
                <w:t>X</w:t>
              </w:r>
            </w:ins>
          </w:p>
        </w:tc>
        <w:tc>
          <w:tcPr>
            <w:tcW w:w="2700" w:type="dxa"/>
            <w:tcPrChange w:id="2065" w:author="Do Thanh Trung" w:date="2025-07-04T10:04:00Z" w16du:dateUtc="2025-07-04T03:04:00Z">
              <w:tcPr>
                <w:tcW w:w="6976" w:type="dxa"/>
                <w:gridSpan w:val="2"/>
              </w:tcPr>
            </w:tcPrChange>
          </w:tcPr>
          <w:p w14:paraId="263403CE" w14:textId="77777777" w:rsidR="000A463C" w:rsidRDefault="000A463C">
            <w:pPr>
              <w:rPr>
                <w:ins w:id="2066" w:author="Do Thanh Trung" w:date="2025-07-04T10:04:00Z" w16du:dateUtc="2025-07-04T03:04:00Z"/>
              </w:rPr>
            </w:pPr>
          </w:p>
        </w:tc>
        <w:tc>
          <w:tcPr>
            <w:tcW w:w="6439" w:type="dxa"/>
            <w:tcPrChange w:id="2067" w:author="Do Thanh Trung" w:date="2025-07-04T10:04:00Z" w16du:dateUtc="2025-07-04T03:04:00Z">
              <w:tcPr>
                <w:tcW w:w="7020" w:type="dxa"/>
                <w:gridSpan w:val="2"/>
              </w:tcPr>
            </w:tcPrChange>
          </w:tcPr>
          <w:p w14:paraId="6A96F6ED" w14:textId="13866742" w:rsidR="000A463C" w:rsidRPr="00734C8D" w:rsidRDefault="000A463C">
            <w:pPr>
              <w:rPr>
                <w:ins w:id="2068" w:author="Do Thanh Trung" w:date="2025-06-12T10:45:00Z" w16du:dateUtc="2025-06-12T03:45:00Z"/>
                <w:rPrChange w:id="2069" w:author="Do Thanh Trung" w:date="2025-06-12T10:45:00Z" w16du:dateUtc="2025-06-12T03:45:00Z">
                  <w:rPr>
                    <w:ins w:id="2070" w:author="Do Thanh Trung" w:date="2025-06-12T10:45:00Z" w16du:dateUtc="2025-06-12T03:45:00Z"/>
                    <w:b/>
                    <w:bCs/>
                  </w:rPr>
                </w:rPrChange>
              </w:rPr>
              <w:pPrChange w:id="2071" w:author="Do Thanh Trung" w:date="2025-06-12T10:45:00Z" w16du:dateUtc="2025-06-12T03:45:00Z">
                <w:pPr>
                  <w:jc w:val="center"/>
                </w:pPr>
              </w:pPrChange>
            </w:pPr>
            <w:ins w:id="2072" w:author="Do Thanh Trung" w:date="2025-06-12T10:45:00Z" w16du:dateUtc="2025-06-12T03:45:00Z">
              <w:r>
                <w:t>Hệ thống ghi nhận ngày cập nhật NAV</w:t>
              </w:r>
            </w:ins>
          </w:p>
        </w:tc>
      </w:tr>
      <w:tr w:rsidR="000A463C" w14:paraId="2521905B" w14:textId="77777777" w:rsidTr="000A463C">
        <w:trPr>
          <w:trHeight w:val="750"/>
          <w:trPrChange w:id="2073" w:author="Do Thanh Trung" w:date="2025-07-04T10:04:00Z" w16du:dateUtc="2025-07-04T03:04:00Z">
            <w:trPr>
              <w:trHeight w:val="754"/>
            </w:trPr>
          </w:trPrChange>
        </w:trPr>
        <w:tc>
          <w:tcPr>
            <w:tcW w:w="668" w:type="dxa"/>
            <w:tcPrChange w:id="2074" w:author="Do Thanh Trung" w:date="2025-07-04T10:04:00Z" w16du:dateUtc="2025-07-04T03:04:00Z">
              <w:tcPr>
                <w:tcW w:w="608" w:type="dxa"/>
              </w:tcPr>
            </w:tcPrChange>
          </w:tcPr>
          <w:p w14:paraId="15AE70F6" w14:textId="59F7138F" w:rsidR="000A463C" w:rsidRPr="00CE67E1" w:rsidRDefault="000A463C" w:rsidP="00734C8D">
            <w:ins w:id="2075" w:author="Do Thanh Trung" w:date="2025-06-12T10:45:00Z" w16du:dateUtc="2025-06-12T03:45:00Z">
              <w:r>
                <w:t>02</w:t>
              </w:r>
            </w:ins>
            <w:del w:id="2076" w:author="Do Thanh Trung" w:date="2025-06-12T10:45:00Z" w16du:dateUtc="2025-06-12T03:45:00Z">
              <w:r w:rsidRPr="00CE67E1" w:rsidDel="00734C8D">
                <w:delText>01</w:delText>
              </w:r>
            </w:del>
          </w:p>
        </w:tc>
        <w:tc>
          <w:tcPr>
            <w:tcW w:w="1095" w:type="dxa"/>
            <w:tcPrChange w:id="2077" w:author="Do Thanh Trung" w:date="2025-07-04T10:04:00Z" w16du:dateUtc="2025-07-04T03:04:00Z">
              <w:tcPr>
                <w:tcW w:w="1637" w:type="dxa"/>
                <w:gridSpan w:val="2"/>
              </w:tcPr>
            </w:tcPrChange>
          </w:tcPr>
          <w:p w14:paraId="60303EAB" w14:textId="636F95E7" w:rsidR="000A463C" w:rsidRPr="00CE67E1" w:rsidRDefault="000A463C" w:rsidP="00734C8D">
            <w:pPr>
              <w:rPr>
                <w:rFonts w:cs="Arial"/>
              </w:rPr>
            </w:pPr>
            <w:r>
              <w:rPr>
                <w:rFonts w:cs="Arial"/>
              </w:rPr>
              <w:t>Tài khoản Quỹ</w:t>
            </w:r>
          </w:p>
        </w:tc>
        <w:tc>
          <w:tcPr>
            <w:tcW w:w="1131" w:type="dxa"/>
            <w:tcPrChange w:id="2078" w:author="Do Thanh Trung" w:date="2025-07-04T10:04:00Z" w16du:dateUtc="2025-07-04T03:04:00Z">
              <w:tcPr>
                <w:tcW w:w="1530" w:type="dxa"/>
                <w:gridSpan w:val="3"/>
              </w:tcPr>
            </w:tcPrChange>
          </w:tcPr>
          <w:p w14:paraId="35E113E4" w14:textId="6C9EDB0F" w:rsidR="000A463C" w:rsidRDefault="000A463C" w:rsidP="00734C8D">
            <w:pPr>
              <w:rPr>
                <w:rFonts w:cs="Arial"/>
              </w:rPr>
            </w:pPr>
            <w:r>
              <w:rPr>
                <w:rFonts w:cs="Arial"/>
              </w:rPr>
              <w:t>Optionset</w:t>
            </w:r>
          </w:p>
        </w:tc>
        <w:tc>
          <w:tcPr>
            <w:tcW w:w="788" w:type="dxa"/>
            <w:tcPrChange w:id="2079" w:author="Do Thanh Trung" w:date="2025-07-04T10:04:00Z" w16du:dateUtc="2025-07-04T03:04:00Z">
              <w:tcPr>
                <w:tcW w:w="1173" w:type="dxa"/>
                <w:gridSpan w:val="2"/>
              </w:tcPr>
            </w:tcPrChange>
          </w:tcPr>
          <w:p w14:paraId="16C4EFA4" w14:textId="1FEFAC23" w:rsidR="000A463C" w:rsidRDefault="000A463C" w:rsidP="00CA4C6A">
            <w:pPr>
              <w:jc w:val="center"/>
              <w:rPr>
                <w:rFonts w:cs="Arial"/>
              </w:rPr>
            </w:pPr>
            <w:r>
              <w:rPr>
                <w:rFonts w:cs="Arial"/>
              </w:rPr>
              <w:t>X</w:t>
            </w:r>
          </w:p>
        </w:tc>
        <w:tc>
          <w:tcPr>
            <w:tcW w:w="903" w:type="dxa"/>
            <w:tcPrChange w:id="2080" w:author="Do Thanh Trung" w:date="2025-07-04T10:04:00Z" w16du:dateUtc="2025-07-04T03:04:00Z">
              <w:tcPr>
                <w:tcW w:w="1347" w:type="dxa"/>
              </w:tcPr>
            </w:tcPrChange>
          </w:tcPr>
          <w:p w14:paraId="1C2A29F1" w14:textId="77777777" w:rsidR="000A463C" w:rsidRDefault="000A463C" w:rsidP="00CA4C6A">
            <w:pPr>
              <w:jc w:val="center"/>
              <w:rPr>
                <w:rFonts w:cs="Arial"/>
              </w:rPr>
            </w:pPr>
          </w:p>
        </w:tc>
        <w:tc>
          <w:tcPr>
            <w:tcW w:w="2700" w:type="dxa"/>
            <w:tcPrChange w:id="2081" w:author="Do Thanh Trung" w:date="2025-07-04T10:04:00Z" w16du:dateUtc="2025-07-04T03:04:00Z">
              <w:tcPr>
                <w:tcW w:w="6976" w:type="dxa"/>
                <w:gridSpan w:val="2"/>
              </w:tcPr>
            </w:tcPrChange>
          </w:tcPr>
          <w:p w14:paraId="1D96200C" w14:textId="79EFA0DE" w:rsidR="000A463C" w:rsidRDefault="00DC431A" w:rsidP="00734C8D">
            <w:pPr>
              <w:rPr>
                <w:rFonts w:cs="Arial"/>
              </w:rPr>
            </w:pPr>
            <w:ins w:id="2082" w:author="Do Thanh Trung" w:date="2025-07-04T10:05:00Z" w16du:dateUtc="2025-07-04T03:05:00Z">
              <w:r>
                <w:rPr>
                  <w:rFonts w:cs="Arial"/>
                </w:rPr>
                <w:fldChar w:fldCharType="begin"/>
              </w:r>
              <w:r>
                <w:rPr>
                  <w:rFonts w:cs="Arial"/>
                </w:rPr>
                <w:instrText>HYPERLINK  \l "_Thông_tin_Tài"</w:instrText>
              </w:r>
              <w:r>
                <w:rPr>
                  <w:rFonts w:cs="Arial"/>
                </w:rPr>
              </w:r>
              <w:r>
                <w:rPr>
                  <w:rFonts w:cs="Arial"/>
                </w:rPr>
                <w:fldChar w:fldCharType="separate"/>
              </w:r>
              <w:r w:rsidRPr="00DC431A">
                <w:rPr>
                  <w:rStyle w:val="Hyperlink"/>
                  <w:rFonts w:cs="Arial"/>
                  <w:kern w:val="2"/>
                  <w14:ligatures w14:val="standardContextual"/>
                </w:rPr>
                <w:t>Th</w:t>
              </w:r>
              <w:r w:rsidRPr="00DC431A">
                <w:rPr>
                  <w:rStyle w:val="Hyperlink"/>
                  <w:rFonts w:cs="Arial"/>
                </w:rPr>
                <w:t>ông tin Tài khoản Quỹ đầu tư</w:t>
              </w:r>
              <w:r>
                <w:rPr>
                  <w:rFonts w:cs="Arial"/>
                </w:rPr>
                <w:fldChar w:fldCharType="end"/>
              </w:r>
              <w:r>
                <w:rPr>
                  <w:rFonts w:cs="Arial"/>
                </w:rPr>
                <w:t xml:space="preserve"> </w:t>
              </w:r>
            </w:ins>
            <w:ins w:id="2083" w:author="Do Thanh Trung" w:date="2025-07-04T10:07:00Z" w16du:dateUtc="2025-07-04T03:07:00Z">
              <w:r w:rsidR="00822C55">
                <w:rPr>
                  <w:rFonts w:cs="Arial"/>
                </w:rPr>
                <w:t>–</w:t>
              </w:r>
            </w:ins>
            <w:ins w:id="2084" w:author="Do Thanh Trung" w:date="2025-07-04T10:05:00Z" w16du:dateUtc="2025-07-04T03:05:00Z">
              <w:r>
                <w:rPr>
                  <w:rFonts w:cs="Arial"/>
                </w:rPr>
                <w:t xml:space="preserve"> </w:t>
              </w:r>
            </w:ins>
            <w:ins w:id="2085" w:author="Do Thanh Trung" w:date="2025-07-04T10:07:00Z" w16du:dateUtc="2025-07-04T03:07:00Z">
              <w:r w:rsidR="00822C55">
                <w:rPr>
                  <w:rFonts w:cs="Arial"/>
                </w:rPr>
                <w:t>[</w:t>
              </w:r>
            </w:ins>
            <w:ins w:id="2086" w:author="Do Thanh Trung" w:date="2025-07-04T10:05:00Z" w16du:dateUtc="2025-07-04T03:05:00Z">
              <w:r>
                <w:rPr>
                  <w:rFonts w:cs="Arial"/>
                </w:rPr>
                <w:t>Mã Qu</w:t>
              </w:r>
            </w:ins>
            <w:ins w:id="2087" w:author="Do Thanh Trung" w:date="2025-07-04T10:07:00Z" w16du:dateUtc="2025-07-04T03:07:00Z">
              <w:r w:rsidR="00822C55">
                <w:rPr>
                  <w:rFonts w:cs="Arial"/>
                </w:rPr>
                <w:t>ỹ</w:t>
              </w:r>
              <w:r w:rsidR="00664BD2">
                <w:rPr>
                  <w:rFonts w:cs="Arial"/>
                </w:rPr>
                <w:t>]</w:t>
              </w:r>
            </w:ins>
          </w:p>
        </w:tc>
        <w:tc>
          <w:tcPr>
            <w:tcW w:w="6439" w:type="dxa"/>
            <w:tcPrChange w:id="2088" w:author="Do Thanh Trung" w:date="2025-07-04T10:04:00Z" w16du:dateUtc="2025-07-04T03:04:00Z">
              <w:tcPr>
                <w:tcW w:w="7020" w:type="dxa"/>
                <w:gridSpan w:val="2"/>
              </w:tcPr>
            </w:tcPrChange>
          </w:tcPr>
          <w:p w14:paraId="241718DD" w14:textId="453AACEE" w:rsidR="000A463C" w:rsidRDefault="000A463C" w:rsidP="00734C8D">
            <w:pPr>
              <w:rPr>
                <w:rFonts w:cs="Arial"/>
              </w:rPr>
            </w:pPr>
            <w:r>
              <w:rPr>
                <w:rFonts w:cs="Arial"/>
              </w:rPr>
              <w:t>Người dùng chọn danh sách Tài khoản Quỹ đang lưu hành</w:t>
            </w:r>
            <w:del w:id="2089" w:author="Do Thanh Trung" w:date="2025-07-04T10:05:00Z" w16du:dateUtc="2025-07-04T03:05:00Z">
              <w:r w:rsidDel="00DC431A">
                <w:rPr>
                  <w:rFonts w:cs="Arial"/>
                </w:rPr>
                <w:delText xml:space="preserve">, chi tiết được mô tả ở </w:delText>
              </w:r>
              <w:r w:rsidDel="00DC431A">
                <w:fldChar w:fldCharType="begin"/>
              </w:r>
              <w:r w:rsidDel="00DC431A">
                <w:delInstrText>HYPERLINK \l "_Cài_đặt_tài"</w:delInstrText>
              </w:r>
              <w:r w:rsidDel="00DC431A">
                <w:fldChar w:fldCharType="separate"/>
              </w:r>
              <w:r w:rsidRPr="00B775E1" w:rsidDel="00DC431A">
                <w:rPr>
                  <w:rStyle w:val="Hyperlink"/>
                  <w:rFonts w:cs="Arial"/>
                  <w:kern w:val="2"/>
                  <w14:ligatures w14:val="standardContextual"/>
                </w:rPr>
                <w:delText>C</w:delText>
              </w:r>
              <w:r w:rsidRPr="00B775E1" w:rsidDel="00DC431A">
                <w:rPr>
                  <w:rStyle w:val="Hyperlink"/>
                  <w:rFonts w:cs="Arial"/>
                </w:rPr>
                <w:delText>ài đặt Tài khoản Quỹ đầu tư</w:delText>
              </w:r>
              <w:r w:rsidDel="00DC431A">
                <w:fldChar w:fldCharType="end"/>
              </w:r>
            </w:del>
          </w:p>
        </w:tc>
      </w:tr>
      <w:tr w:rsidR="000A463C" w14:paraId="5B25D350" w14:textId="77777777" w:rsidTr="000A463C">
        <w:trPr>
          <w:trHeight w:val="750"/>
          <w:trPrChange w:id="2090" w:author="Do Thanh Trung" w:date="2025-07-04T10:04:00Z" w16du:dateUtc="2025-07-04T03:04:00Z">
            <w:trPr>
              <w:trHeight w:val="754"/>
            </w:trPr>
          </w:trPrChange>
        </w:trPr>
        <w:tc>
          <w:tcPr>
            <w:tcW w:w="668" w:type="dxa"/>
            <w:tcPrChange w:id="2091" w:author="Do Thanh Trung" w:date="2025-07-04T10:04:00Z" w16du:dateUtc="2025-07-04T03:04:00Z">
              <w:tcPr>
                <w:tcW w:w="608" w:type="dxa"/>
              </w:tcPr>
            </w:tcPrChange>
          </w:tcPr>
          <w:p w14:paraId="05EC2A55" w14:textId="76B64B7C" w:rsidR="000A463C" w:rsidRPr="00CE67E1" w:rsidRDefault="000A463C" w:rsidP="00734C8D">
            <w:ins w:id="2092" w:author="Do Thanh Trung" w:date="2025-06-12T10:45:00Z" w16du:dateUtc="2025-06-12T03:45:00Z">
              <w:r>
                <w:t>03</w:t>
              </w:r>
            </w:ins>
            <w:del w:id="2093" w:author="Do Thanh Trung" w:date="2025-06-12T10:45:00Z" w16du:dateUtc="2025-06-12T03:45:00Z">
              <w:r w:rsidDel="00734C8D">
                <w:delText>02</w:delText>
              </w:r>
            </w:del>
          </w:p>
        </w:tc>
        <w:tc>
          <w:tcPr>
            <w:tcW w:w="1095" w:type="dxa"/>
            <w:tcPrChange w:id="2094" w:author="Do Thanh Trung" w:date="2025-07-04T10:04:00Z" w16du:dateUtc="2025-07-04T03:04:00Z">
              <w:tcPr>
                <w:tcW w:w="1637" w:type="dxa"/>
                <w:gridSpan w:val="2"/>
              </w:tcPr>
            </w:tcPrChange>
          </w:tcPr>
          <w:p w14:paraId="5020A64A" w14:textId="535A1904" w:rsidR="000A463C" w:rsidRDefault="000A463C" w:rsidP="00734C8D">
            <w:pPr>
              <w:rPr>
                <w:rFonts w:cs="Arial"/>
              </w:rPr>
            </w:pPr>
            <w:r>
              <w:rPr>
                <w:rFonts w:cs="Arial"/>
              </w:rPr>
              <w:t>Số lượng</w:t>
            </w:r>
          </w:p>
        </w:tc>
        <w:tc>
          <w:tcPr>
            <w:tcW w:w="1131" w:type="dxa"/>
            <w:tcPrChange w:id="2095" w:author="Do Thanh Trung" w:date="2025-07-04T10:04:00Z" w16du:dateUtc="2025-07-04T03:04:00Z">
              <w:tcPr>
                <w:tcW w:w="1530" w:type="dxa"/>
                <w:gridSpan w:val="3"/>
              </w:tcPr>
            </w:tcPrChange>
          </w:tcPr>
          <w:p w14:paraId="0F98538E" w14:textId="2470BB74" w:rsidR="000A463C" w:rsidRDefault="000A463C" w:rsidP="00734C8D">
            <w:pPr>
              <w:rPr>
                <w:rFonts w:cs="Arial"/>
              </w:rPr>
            </w:pPr>
            <w:r>
              <w:rPr>
                <w:rFonts w:cs="Arial"/>
              </w:rPr>
              <w:t>Number</w:t>
            </w:r>
          </w:p>
        </w:tc>
        <w:tc>
          <w:tcPr>
            <w:tcW w:w="788" w:type="dxa"/>
            <w:tcPrChange w:id="2096" w:author="Do Thanh Trung" w:date="2025-07-04T10:04:00Z" w16du:dateUtc="2025-07-04T03:04:00Z">
              <w:tcPr>
                <w:tcW w:w="1173" w:type="dxa"/>
                <w:gridSpan w:val="2"/>
              </w:tcPr>
            </w:tcPrChange>
          </w:tcPr>
          <w:p w14:paraId="61CA2CED" w14:textId="44DA8168" w:rsidR="000A463C" w:rsidRDefault="000A463C" w:rsidP="00CA4C6A">
            <w:pPr>
              <w:jc w:val="center"/>
              <w:rPr>
                <w:rFonts w:cs="Arial"/>
              </w:rPr>
            </w:pPr>
            <w:r>
              <w:rPr>
                <w:rFonts w:cs="Arial"/>
              </w:rPr>
              <w:t>X</w:t>
            </w:r>
          </w:p>
        </w:tc>
        <w:tc>
          <w:tcPr>
            <w:tcW w:w="903" w:type="dxa"/>
            <w:tcPrChange w:id="2097" w:author="Do Thanh Trung" w:date="2025-07-04T10:04:00Z" w16du:dateUtc="2025-07-04T03:04:00Z">
              <w:tcPr>
                <w:tcW w:w="1347" w:type="dxa"/>
              </w:tcPr>
            </w:tcPrChange>
          </w:tcPr>
          <w:p w14:paraId="242A5EBC" w14:textId="77777777" w:rsidR="000A463C" w:rsidRDefault="000A463C" w:rsidP="00CA4C6A">
            <w:pPr>
              <w:jc w:val="center"/>
              <w:rPr>
                <w:rFonts w:cs="Arial"/>
              </w:rPr>
            </w:pPr>
          </w:p>
        </w:tc>
        <w:tc>
          <w:tcPr>
            <w:tcW w:w="2700" w:type="dxa"/>
            <w:tcPrChange w:id="2098" w:author="Do Thanh Trung" w:date="2025-07-04T10:04:00Z" w16du:dateUtc="2025-07-04T03:04:00Z">
              <w:tcPr>
                <w:tcW w:w="6976" w:type="dxa"/>
                <w:gridSpan w:val="2"/>
              </w:tcPr>
            </w:tcPrChange>
          </w:tcPr>
          <w:p w14:paraId="73AE57BC" w14:textId="77777777" w:rsidR="000A463C" w:rsidRDefault="000A463C" w:rsidP="00734C8D">
            <w:pPr>
              <w:rPr>
                <w:rFonts w:cs="Arial"/>
              </w:rPr>
            </w:pPr>
          </w:p>
        </w:tc>
        <w:tc>
          <w:tcPr>
            <w:tcW w:w="6439" w:type="dxa"/>
            <w:tcPrChange w:id="2099" w:author="Do Thanh Trung" w:date="2025-07-04T10:04:00Z" w16du:dateUtc="2025-07-04T03:04:00Z">
              <w:tcPr>
                <w:tcW w:w="7020" w:type="dxa"/>
                <w:gridSpan w:val="2"/>
              </w:tcPr>
            </w:tcPrChange>
          </w:tcPr>
          <w:p w14:paraId="08811596" w14:textId="1E10558A" w:rsidR="000A463C" w:rsidRDefault="000A463C" w:rsidP="00734C8D">
            <w:pPr>
              <w:rPr>
                <w:rFonts w:cs="Arial"/>
              </w:rPr>
            </w:pPr>
            <w:r>
              <w:rPr>
                <w:rFonts w:cs="Arial"/>
              </w:rPr>
              <w:t>Người dùng nhập số lượng Chứng chỉ quỹ đang lưu hành</w:t>
            </w:r>
          </w:p>
        </w:tc>
      </w:tr>
      <w:tr w:rsidR="000A463C" w14:paraId="42B8E948" w14:textId="77777777" w:rsidTr="000A463C">
        <w:trPr>
          <w:trHeight w:val="750"/>
          <w:trPrChange w:id="2100" w:author="Do Thanh Trung" w:date="2025-07-04T10:04:00Z" w16du:dateUtc="2025-07-04T03:04:00Z">
            <w:trPr>
              <w:trHeight w:val="754"/>
            </w:trPr>
          </w:trPrChange>
        </w:trPr>
        <w:tc>
          <w:tcPr>
            <w:tcW w:w="668" w:type="dxa"/>
            <w:tcPrChange w:id="2101" w:author="Do Thanh Trung" w:date="2025-07-04T10:04:00Z" w16du:dateUtc="2025-07-04T03:04:00Z">
              <w:tcPr>
                <w:tcW w:w="608" w:type="dxa"/>
              </w:tcPr>
            </w:tcPrChange>
          </w:tcPr>
          <w:p w14:paraId="6883CDED" w14:textId="4A7ABB86" w:rsidR="000A463C" w:rsidRDefault="000A463C" w:rsidP="00734C8D">
            <w:ins w:id="2102" w:author="Do Thanh Trung" w:date="2025-06-12T10:45:00Z" w16du:dateUtc="2025-06-12T03:45:00Z">
              <w:r>
                <w:t>04</w:t>
              </w:r>
            </w:ins>
            <w:del w:id="2103" w:author="Do Thanh Trung" w:date="2025-06-12T10:45:00Z" w16du:dateUtc="2025-06-12T03:45:00Z">
              <w:r w:rsidDel="00734C8D">
                <w:delText>03</w:delText>
              </w:r>
            </w:del>
          </w:p>
        </w:tc>
        <w:tc>
          <w:tcPr>
            <w:tcW w:w="1095" w:type="dxa"/>
            <w:tcPrChange w:id="2104" w:author="Do Thanh Trung" w:date="2025-07-04T10:04:00Z" w16du:dateUtc="2025-07-04T03:04:00Z">
              <w:tcPr>
                <w:tcW w:w="1637" w:type="dxa"/>
                <w:gridSpan w:val="2"/>
              </w:tcPr>
            </w:tcPrChange>
          </w:tcPr>
          <w:p w14:paraId="237FDD15" w14:textId="59CC9CAE" w:rsidR="000A463C" w:rsidRDefault="000A463C" w:rsidP="00734C8D">
            <w:pPr>
              <w:rPr>
                <w:rFonts w:cs="Arial"/>
              </w:rPr>
            </w:pPr>
            <w:r>
              <w:rPr>
                <w:rFonts w:cs="Arial"/>
              </w:rPr>
              <w:t>NAV</w:t>
            </w:r>
          </w:p>
        </w:tc>
        <w:tc>
          <w:tcPr>
            <w:tcW w:w="1131" w:type="dxa"/>
            <w:tcPrChange w:id="2105" w:author="Do Thanh Trung" w:date="2025-07-04T10:04:00Z" w16du:dateUtc="2025-07-04T03:04:00Z">
              <w:tcPr>
                <w:tcW w:w="1530" w:type="dxa"/>
                <w:gridSpan w:val="3"/>
              </w:tcPr>
            </w:tcPrChange>
          </w:tcPr>
          <w:p w14:paraId="7B513C40" w14:textId="22D8B7EE" w:rsidR="000A463C" w:rsidRDefault="000A463C" w:rsidP="00734C8D">
            <w:pPr>
              <w:rPr>
                <w:rFonts w:cs="Arial"/>
              </w:rPr>
            </w:pPr>
            <w:r>
              <w:rPr>
                <w:rFonts w:cs="Arial"/>
              </w:rPr>
              <w:t>Number</w:t>
            </w:r>
          </w:p>
        </w:tc>
        <w:tc>
          <w:tcPr>
            <w:tcW w:w="788" w:type="dxa"/>
            <w:tcPrChange w:id="2106" w:author="Do Thanh Trung" w:date="2025-07-04T10:04:00Z" w16du:dateUtc="2025-07-04T03:04:00Z">
              <w:tcPr>
                <w:tcW w:w="1173" w:type="dxa"/>
                <w:gridSpan w:val="2"/>
              </w:tcPr>
            </w:tcPrChange>
          </w:tcPr>
          <w:p w14:paraId="76816A58" w14:textId="139C197A" w:rsidR="000A463C" w:rsidRDefault="000A463C" w:rsidP="00CA4C6A">
            <w:pPr>
              <w:jc w:val="center"/>
              <w:rPr>
                <w:rFonts w:cs="Arial"/>
              </w:rPr>
            </w:pPr>
            <w:r>
              <w:rPr>
                <w:rFonts w:cs="Arial"/>
              </w:rPr>
              <w:t>X</w:t>
            </w:r>
          </w:p>
        </w:tc>
        <w:tc>
          <w:tcPr>
            <w:tcW w:w="903" w:type="dxa"/>
            <w:tcPrChange w:id="2107" w:author="Do Thanh Trung" w:date="2025-07-04T10:04:00Z" w16du:dateUtc="2025-07-04T03:04:00Z">
              <w:tcPr>
                <w:tcW w:w="1347" w:type="dxa"/>
              </w:tcPr>
            </w:tcPrChange>
          </w:tcPr>
          <w:p w14:paraId="5DD99EFD" w14:textId="77777777" w:rsidR="000A463C" w:rsidRDefault="000A463C" w:rsidP="00CA4C6A">
            <w:pPr>
              <w:jc w:val="center"/>
              <w:rPr>
                <w:rFonts w:cs="Arial"/>
              </w:rPr>
            </w:pPr>
          </w:p>
        </w:tc>
        <w:tc>
          <w:tcPr>
            <w:tcW w:w="2700" w:type="dxa"/>
            <w:tcPrChange w:id="2108" w:author="Do Thanh Trung" w:date="2025-07-04T10:04:00Z" w16du:dateUtc="2025-07-04T03:04:00Z">
              <w:tcPr>
                <w:tcW w:w="6976" w:type="dxa"/>
                <w:gridSpan w:val="2"/>
              </w:tcPr>
            </w:tcPrChange>
          </w:tcPr>
          <w:p w14:paraId="3D12C91C" w14:textId="77777777" w:rsidR="000A463C" w:rsidRDefault="000A463C" w:rsidP="00734C8D">
            <w:pPr>
              <w:rPr>
                <w:rFonts w:cs="Arial"/>
              </w:rPr>
            </w:pPr>
          </w:p>
        </w:tc>
        <w:tc>
          <w:tcPr>
            <w:tcW w:w="6439" w:type="dxa"/>
            <w:tcPrChange w:id="2109" w:author="Do Thanh Trung" w:date="2025-07-04T10:04:00Z" w16du:dateUtc="2025-07-04T03:04:00Z">
              <w:tcPr>
                <w:tcW w:w="7020" w:type="dxa"/>
                <w:gridSpan w:val="2"/>
              </w:tcPr>
            </w:tcPrChange>
          </w:tcPr>
          <w:p w14:paraId="00B534D8" w14:textId="1542C1D5" w:rsidR="000A463C" w:rsidRDefault="000A463C" w:rsidP="00734C8D">
            <w:pPr>
              <w:rPr>
                <w:rFonts w:cs="Arial"/>
              </w:rPr>
            </w:pPr>
            <w:r>
              <w:rPr>
                <w:rFonts w:cs="Arial"/>
              </w:rPr>
              <w:t>Người dùng nhập Giá trị chứng chỉ quỹ đang lưu hành</w:t>
            </w:r>
          </w:p>
        </w:tc>
      </w:tr>
      <w:tr w:rsidR="000A463C" w14:paraId="087F8D45" w14:textId="77777777" w:rsidTr="000A463C">
        <w:trPr>
          <w:trHeight w:val="750"/>
          <w:trPrChange w:id="2110" w:author="Do Thanh Trung" w:date="2025-07-04T10:04:00Z" w16du:dateUtc="2025-07-04T03:04:00Z">
            <w:trPr>
              <w:trHeight w:val="754"/>
            </w:trPr>
          </w:trPrChange>
        </w:trPr>
        <w:tc>
          <w:tcPr>
            <w:tcW w:w="668" w:type="dxa"/>
            <w:tcPrChange w:id="2111" w:author="Do Thanh Trung" w:date="2025-07-04T10:04:00Z" w16du:dateUtc="2025-07-04T03:04:00Z">
              <w:tcPr>
                <w:tcW w:w="608" w:type="dxa"/>
              </w:tcPr>
            </w:tcPrChange>
          </w:tcPr>
          <w:p w14:paraId="2E3D255A" w14:textId="1B1B817D" w:rsidR="000A463C" w:rsidRDefault="000A463C" w:rsidP="00734C8D">
            <w:del w:id="2112" w:author="Do Thanh Trung" w:date="2025-06-12T10:45:00Z" w16du:dateUtc="2025-06-12T03:45:00Z">
              <w:r w:rsidDel="00734C8D">
                <w:delText>04</w:delText>
              </w:r>
            </w:del>
            <w:ins w:id="2113" w:author="Do Thanh Trung" w:date="2025-06-12T10:45:00Z" w16du:dateUtc="2025-06-12T03:45:00Z">
              <w:r>
                <w:t>05</w:t>
              </w:r>
            </w:ins>
          </w:p>
        </w:tc>
        <w:tc>
          <w:tcPr>
            <w:tcW w:w="1095" w:type="dxa"/>
            <w:tcPrChange w:id="2114" w:author="Do Thanh Trung" w:date="2025-07-04T10:04:00Z" w16du:dateUtc="2025-07-04T03:04:00Z">
              <w:tcPr>
                <w:tcW w:w="1637" w:type="dxa"/>
                <w:gridSpan w:val="2"/>
              </w:tcPr>
            </w:tcPrChange>
          </w:tcPr>
          <w:p w14:paraId="7ACEB1BA" w14:textId="726FA343" w:rsidR="000A463C" w:rsidRDefault="000A463C" w:rsidP="00734C8D">
            <w:pPr>
              <w:rPr>
                <w:rFonts w:cs="Arial"/>
              </w:rPr>
            </w:pPr>
            <w:r>
              <w:rPr>
                <w:rFonts w:cs="Arial"/>
              </w:rPr>
              <w:t>NAV đơn vị</w:t>
            </w:r>
          </w:p>
        </w:tc>
        <w:tc>
          <w:tcPr>
            <w:tcW w:w="1131" w:type="dxa"/>
            <w:tcPrChange w:id="2115" w:author="Do Thanh Trung" w:date="2025-07-04T10:04:00Z" w16du:dateUtc="2025-07-04T03:04:00Z">
              <w:tcPr>
                <w:tcW w:w="1530" w:type="dxa"/>
                <w:gridSpan w:val="3"/>
              </w:tcPr>
            </w:tcPrChange>
          </w:tcPr>
          <w:p w14:paraId="66852A13" w14:textId="1F80A880" w:rsidR="000A463C" w:rsidRDefault="000A463C" w:rsidP="00734C8D">
            <w:pPr>
              <w:rPr>
                <w:rFonts w:cs="Arial"/>
              </w:rPr>
            </w:pPr>
            <w:r>
              <w:rPr>
                <w:rFonts w:cs="Arial"/>
              </w:rPr>
              <w:t>Number</w:t>
            </w:r>
          </w:p>
        </w:tc>
        <w:tc>
          <w:tcPr>
            <w:tcW w:w="788" w:type="dxa"/>
            <w:tcPrChange w:id="2116" w:author="Do Thanh Trung" w:date="2025-07-04T10:04:00Z" w16du:dateUtc="2025-07-04T03:04:00Z">
              <w:tcPr>
                <w:tcW w:w="1173" w:type="dxa"/>
                <w:gridSpan w:val="2"/>
              </w:tcPr>
            </w:tcPrChange>
          </w:tcPr>
          <w:p w14:paraId="1DABFE56" w14:textId="649B35CD" w:rsidR="000A463C" w:rsidRDefault="000A463C" w:rsidP="00CA4C6A">
            <w:pPr>
              <w:jc w:val="center"/>
              <w:rPr>
                <w:rFonts w:cs="Arial"/>
              </w:rPr>
            </w:pPr>
            <w:r>
              <w:rPr>
                <w:rFonts w:cs="Arial"/>
              </w:rPr>
              <w:t>X</w:t>
            </w:r>
          </w:p>
        </w:tc>
        <w:tc>
          <w:tcPr>
            <w:tcW w:w="903" w:type="dxa"/>
            <w:tcPrChange w:id="2117" w:author="Do Thanh Trung" w:date="2025-07-04T10:04:00Z" w16du:dateUtc="2025-07-04T03:04:00Z">
              <w:tcPr>
                <w:tcW w:w="1347" w:type="dxa"/>
              </w:tcPr>
            </w:tcPrChange>
          </w:tcPr>
          <w:p w14:paraId="6A48DE24" w14:textId="432EF9C8" w:rsidR="000A463C" w:rsidRDefault="000A463C" w:rsidP="00CA4C6A">
            <w:pPr>
              <w:jc w:val="center"/>
              <w:rPr>
                <w:rFonts w:cs="Arial"/>
              </w:rPr>
            </w:pPr>
            <w:r>
              <w:rPr>
                <w:rFonts w:cs="Arial"/>
              </w:rPr>
              <w:t>X</w:t>
            </w:r>
          </w:p>
        </w:tc>
        <w:tc>
          <w:tcPr>
            <w:tcW w:w="2700" w:type="dxa"/>
            <w:tcPrChange w:id="2118" w:author="Do Thanh Trung" w:date="2025-07-04T10:04:00Z" w16du:dateUtc="2025-07-04T03:04:00Z">
              <w:tcPr>
                <w:tcW w:w="6976" w:type="dxa"/>
                <w:gridSpan w:val="2"/>
              </w:tcPr>
            </w:tcPrChange>
          </w:tcPr>
          <w:p w14:paraId="44BBEBF6" w14:textId="77777777" w:rsidR="000A463C" w:rsidRDefault="000A463C" w:rsidP="00734C8D">
            <w:pPr>
              <w:rPr>
                <w:rFonts w:cs="Arial"/>
              </w:rPr>
            </w:pPr>
          </w:p>
        </w:tc>
        <w:tc>
          <w:tcPr>
            <w:tcW w:w="6439" w:type="dxa"/>
            <w:tcPrChange w:id="2119" w:author="Do Thanh Trung" w:date="2025-07-04T10:04:00Z" w16du:dateUtc="2025-07-04T03:04:00Z">
              <w:tcPr>
                <w:tcW w:w="7020" w:type="dxa"/>
                <w:gridSpan w:val="2"/>
              </w:tcPr>
            </w:tcPrChange>
          </w:tcPr>
          <w:p w14:paraId="64505990" w14:textId="48F0460B" w:rsidR="000A463C" w:rsidRDefault="000A463C" w:rsidP="00734C8D">
            <w:pPr>
              <w:rPr>
                <w:rFonts w:cs="Arial"/>
              </w:rPr>
            </w:pPr>
            <w:r>
              <w:rPr>
                <w:rFonts w:cs="Arial"/>
              </w:rPr>
              <w:t>NAV/CCQ</w:t>
            </w:r>
          </w:p>
          <w:p w14:paraId="087EEE10" w14:textId="4CB97FB5" w:rsidR="000A463C" w:rsidRDefault="000A463C" w:rsidP="00734C8D">
            <w:pPr>
              <w:jc w:val="center"/>
              <w:rPr>
                <w:rFonts w:cs="Arial"/>
              </w:rPr>
            </w:pPr>
            <w:r>
              <w:rPr>
                <w:rFonts w:cs="Arial"/>
              </w:rPr>
              <w:t>(4) = (3) / (2)</w:t>
            </w:r>
          </w:p>
        </w:tc>
      </w:tr>
    </w:tbl>
    <w:p w14:paraId="1DA6348F" w14:textId="77777777" w:rsidR="00222923" w:rsidRDefault="00222923" w:rsidP="00615277"/>
    <w:p w14:paraId="0122F9B7" w14:textId="5F6467FB" w:rsidR="0044589D" w:rsidRDefault="0044589D" w:rsidP="0044589D">
      <w:pPr>
        <w:pStyle w:val="Heading3"/>
      </w:pPr>
      <w:r>
        <w:t>Quy trình cập nhật NAV tự động</w:t>
      </w:r>
    </w:p>
    <w:p w14:paraId="6DF4F94C" w14:textId="3335C6AE" w:rsidR="00250E68" w:rsidRDefault="000D399B" w:rsidP="00250E68">
      <w:r>
        <w:t xml:space="preserve">Chức năng được thiết kế với mục đích kết nối </w:t>
      </w:r>
      <w:r w:rsidR="00B934FE">
        <w:t>với Bravo của VDAM</w:t>
      </w:r>
      <w:r w:rsidR="004105CA">
        <w:t>, trích xuất dữ liệu NAV hàng ngày</w:t>
      </w:r>
      <w:r w:rsidR="005F3634">
        <w:t xml:space="preserve"> từ Bravo và cập nhật vào Hệ thống, làm cơ sở để xác định sức mua, </w:t>
      </w:r>
      <w:r w:rsidR="007569B7">
        <w:t>hỗ trợ kiểm soát các quy định đầu tư và thực hiện các báo cáo liên quan</w:t>
      </w:r>
    </w:p>
    <w:p w14:paraId="7F7FAB25" w14:textId="75D33E32" w:rsidR="0041398F" w:rsidRDefault="00A468B9" w:rsidP="00A468B9">
      <w:pPr>
        <w:jc w:val="center"/>
      </w:pPr>
      <w:r>
        <w:rPr>
          <w:noProof/>
        </w:rPr>
        <w:lastRenderedPageBreak/>
        <w:drawing>
          <wp:inline distT="0" distB="0" distL="0" distR="0" wp14:anchorId="44060830" wp14:editId="4CEA61D2">
            <wp:extent cx="6005080" cy="2789162"/>
            <wp:effectExtent l="0" t="0" r="0" b="0"/>
            <wp:docPr id="448810434"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0434" name="Picture 1" descr="A diagram of a data flow&#10;&#10;AI-generated content may be incorrect."/>
                    <pic:cNvPicPr/>
                  </pic:nvPicPr>
                  <pic:blipFill>
                    <a:blip r:embed="rId41"/>
                    <a:stretch>
                      <a:fillRect/>
                    </a:stretch>
                  </pic:blipFill>
                  <pic:spPr>
                    <a:xfrm>
                      <a:off x="0" y="0"/>
                      <a:ext cx="6005080" cy="2789162"/>
                    </a:xfrm>
                    <a:prstGeom prst="rect">
                      <a:avLst/>
                    </a:prstGeom>
                  </pic:spPr>
                </pic:pic>
              </a:graphicData>
            </a:graphic>
          </wp:inline>
        </w:drawing>
      </w:r>
    </w:p>
    <w:p w14:paraId="32DF5AEF" w14:textId="61DB4947" w:rsidR="009875ED" w:rsidRDefault="009875ED" w:rsidP="009875ED">
      <w:r>
        <w:t>Mô tả lưu đồ</w:t>
      </w:r>
    </w:p>
    <w:tbl>
      <w:tblPr>
        <w:tblStyle w:val="TableGrid"/>
        <w:tblW w:w="13765" w:type="dxa"/>
        <w:tblLook w:val="04A0" w:firstRow="1" w:lastRow="0" w:firstColumn="1" w:lastColumn="0" w:noHBand="0" w:noVBand="1"/>
      </w:tblPr>
      <w:tblGrid>
        <w:gridCol w:w="576"/>
        <w:gridCol w:w="2659"/>
        <w:gridCol w:w="2400"/>
        <w:gridCol w:w="1345"/>
        <w:gridCol w:w="6785"/>
      </w:tblGrid>
      <w:tr w:rsidR="00F07F25" w:rsidRPr="001529FD" w14:paraId="514B4E42" w14:textId="77777777" w:rsidTr="00702F81">
        <w:trPr>
          <w:trHeight w:val="602"/>
          <w:tblHeader/>
        </w:trPr>
        <w:tc>
          <w:tcPr>
            <w:tcW w:w="576" w:type="dxa"/>
            <w:vAlign w:val="center"/>
          </w:tcPr>
          <w:p w14:paraId="7B91EA2A" w14:textId="77777777" w:rsidR="00F07F25" w:rsidRPr="001529FD" w:rsidRDefault="00F07F25" w:rsidP="00702F81">
            <w:pPr>
              <w:pStyle w:val="ListParagraph"/>
              <w:ind w:left="0"/>
              <w:jc w:val="center"/>
              <w:rPr>
                <w:b/>
                <w:lang w:val="vi-VN"/>
              </w:rPr>
            </w:pPr>
            <w:r w:rsidRPr="001529FD">
              <w:rPr>
                <w:b/>
                <w:lang w:val="vi-VN"/>
              </w:rPr>
              <w:t>STT</w:t>
            </w:r>
          </w:p>
        </w:tc>
        <w:tc>
          <w:tcPr>
            <w:tcW w:w="2659" w:type="dxa"/>
            <w:vAlign w:val="center"/>
          </w:tcPr>
          <w:p w14:paraId="27D1504F" w14:textId="77777777" w:rsidR="00F07F25" w:rsidRPr="001529FD" w:rsidRDefault="00F07F25" w:rsidP="00702F81">
            <w:pPr>
              <w:pStyle w:val="ListParagraph"/>
              <w:ind w:left="0"/>
              <w:jc w:val="center"/>
              <w:rPr>
                <w:b/>
                <w:lang w:val="vi-VN"/>
              </w:rPr>
            </w:pPr>
            <w:r w:rsidRPr="001529FD">
              <w:rPr>
                <w:b/>
                <w:lang w:val="vi-VN"/>
              </w:rPr>
              <w:t>Tên bước</w:t>
            </w:r>
          </w:p>
        </w:tc>
        <w:tc>
          <w:tcPr>
            <w:tcW w:w="2400" w:type="dxa"/>
            <w:vAlign w:val="center"/>
          </w:tcPr>
          <w:p w14:paraId="2402B4B4" w14:textId="77777777" w:rsidR="00F07F25" w:rsidRPr="001529FD" w:rsidRDefault="00F07F25" w:rsidP="00702F81">
            <w:pPr>
              <w:pStyle w:val="ListParagraph"/>
              <w:ind w:left="0"/>
              <w:jc w:val="center"/>
              <w:rPr>
                <w:b/>
                <w:lang w:val="vi-VN"/>
              </w:rPr>
            </w:pPr>
            <w:r w:rsidRPr="001529FD">
              <w:rPr>
                <w:b/>
                <w:lang w:val="vi-VN"/>
              </w:rPr>
              <w:t>Bước thực hiện</w:t>
            </w:r>
          </w:p>
        </w:tc>
        <w:tc>
          <w:tcPr>
            <w:tcW w:w="1345" w:type="dxa"/>
            <w:vAlign w:val="center"/>
          </w:tcPr>
          <w:p w14:paraId="16DB143E" w14:textId="77777777" w:rsidR="00F07F25" w:rsidRPr="001529FD" w:rsidRDefault="00F07F25" w:rsidP="00702F81">
            <w:pPr>
              <w:pStyle w:val="ListParagraph"/>
              <w:ind w:left="0"/>
              <w:jc w:val="center"/>
              <w:rPr>
                <w:b/>
                <w:lang w:val="vi-VN"/>
              </w:rPr>
            </w:pPr>
            <w:r w:rsidRPr="001529FD">
              <w:rPr>
                <w:b/>
                <w:lang w:val="vi-VN"/>
              </w:rPr>
              <w:t>Người thực hiện</w:t>
            </w:r>
          </w:p>
        </w:tc>
        <w:tc>
          <w:tcPr>
            <w:tcW w:w="6785" w:type="dxa"/>
            <w:vAlign w:val="center"/>
          </w:tcPr>
          <w:p w14:paraId="6DA44080" w14:textId="77777777" w:rsidR="00F07F25" w:rsidRPr="001529FD" w:rsidRDefault="00F07F25" w:rsidP="00702F81">
            <w:pPr>
              <w:pStyle w:val="ListParagraph"/>
              <w:ind w:left="0"/>
              <w:jc w:val="center"/>
              <w:rPr>
                <w:b/>
                <w:lang w:val="vi-VN"/>
              </w:rPr>
            </w:pPr>
            <w:r w:rsidRPr="001529FD">
              <w:rPr>
                <w:b/>
                <w:lang w:val="vi-VN"/>
              </w:rPr>
              <w:t>Diễn giải</w:t>
            </w:r>
          </w:p>
        </w:tc>
      </w:tr>
      <w:tr w:rsidR="00F07F25" w:rsidRPr="001529FD" w14:paraId="0EE33868" w14:textId="77777777" w:rsidTr="00702F81">
        <w:tc>
          <w:tcPr>
            <w:tcW w:w="576" w:type="dxa"/>
            <w:vAlign w:val="center"/>
          </w:tcPr>
          <w:p w14:paraId="51061936" w14:textId="77777777" w:rsidR="00F07F25" w:rsidRPr="001529FD" w:rsidRDefault="00F07F25" w:rsidP="00702F81">
            <w:pPr>
              <w:pStyle w:val="ListParagraph"/>
              <w:ind w:left="0"/>
              <w:jc w:val="center"/>
              <w:rPr>
                <w:lang w:val="vi-VN"/>
              </w:rPr>
            </w:pPr>
            <w:r w:rsidRPr="001529FD">
              <w:rPr>
                <w:lang w:val="vi-VN"/>
              </w:rPr>
              <w:t>01</w:t>
            </w:r>
          </w:p>
        </w:tc>
        <w:tc>
          <w:tcPr>
            <w:tcW w:w="2659" w:type="dxa"/>
            <w:vAlign w:val="center"/>
          </w:tcPr>
          <w:p w14:paraId="72020149" w14:textId="19BC88E5" w:rsidR="00F07F25" w:rsidRPr="001529FD" w:rsidRDefault="00F07F25" w:rsidP="00702F81">
            <w:pPr>
              <w:pStyle w:val="ListParagraph"/>
              <w:ind w:left="0"/>
              <w:rPr>
                <w:lang w:val="vi-VN"/>
              </w:rPr>
            </w:pPr>
            <w:r>
              <w:t>VDAM</w:t>
            </w:r>
            <w:r w:rsidRPr="001529FD">
              <w:rPr>
                <w:lang w:val="vi-VN"/>
              </w:rPr>
              <w:t xml:space="preserve"> ghi nhận thanh toán</w:t>
            </w:r>
          </w:p>
        </w:tc>
        <w:tc>
          <w:tcPr>
            <w:tcW w:w="2400" w:type="dxa"/>
            <w:vAlign w:val="center"/>
          </w:tcPr>
          <w:p w14:paraId="51F83119" w14:textId="77777777" w:rsidR="00F07F25" w:rsidRPr="001529FD" w:rsidRDefault="00F07F25" w:rsidP="00702F81">
            <w:pPr>
              <w:pStyle w:val="ListParagraph"/>
              <w:ind w:left="0"/>
              <w:rPr>
                <w:lang w:val="vi-VN"/>
              </w:rPr>
            </w:pPr>
            <w:r w:rsidRPr="001529FD">
              <w:rPr>
                <w:lang w:val="vi-VN"/>
              </w:rPr>
              <w:t>Thủ công</w:t>
            </w:r>
          </w:p>
        </w:tc>
        <w:tc>
          <w:tcPr>
            <w:tcW w:w="1345" w:type="dxa"/>
            <w:vAlign w:val="center"/>
          </w:tcPr>
          <w:p w14:paraId="3980755B" w14:textId="7B5919FA" w:rsidR="00F07F25" w:rsidRPr="00F07F25" w:rsidRDefault="00F07F25" w:rsidP="00702F81">
            <w:pPr>
              <w:pStyle w:val="ListParagraph"/>
              <w:ind w:left="0"/>
            </w:pPr>
            <w:r>
              <w:t>VDAM</w:t>
            </w:r>
          </w:p>
        </w:tc>
        <w:tc>
          <w:tcPr>
            <w:tcW w:w="6785" w:type="dxa"/>
            <w:vAlign w:val="center"/>
          </w:tcPr>
          <w:p w14:paraId="0FFC1F3E" w14:textId="6FBF90FA" w:rsidR="00EF5476" w:rsidRDefault="00F07F25" w:rsidP="00F07F25">
            <w:pPr>
              <w:jc w:val="left"/>
            </w:pPr>
            <w:r>
              <w:t xml:space="preserve">VDAM </w:t>
            </w:r>
            <w:r w:rsidR="00EF5476">
              <w:t>cập nhật dữ liệu NAV hàng ngày trên Bravo</w:t>
            </w:r>
            <w:r w:rsidR="00FB553F">
              <w:t xml:space="preserve">, tại chức năng Tính giá trị tài sản ròng </w:t>
            </w:r>
            <w:r w:rsidR="00B4456B">
              <w:t>theo ngày với những trường thông tin</w:t>
            </w:r>
          </w:p>
          <w:p w14:paraId="2DA89C12" w14:textId="77777777" w:rsidR="00EF5476" w:rsidRDefault="00B4456B" w:rsidP="00EF5476">
            <w:pPr>
              <w:pStyle w:val="ListParagraph"/>
              <w:numPr>
                <w:ilvl w:val="0"/>
                <w:numId w:val="33"/>
              </w:numPr>
              <w:jc w:val="left"/>
            </w:pPr>
            <w:r>
              <w:t>Tài khoản quỹ</w:t>
            </w:r>
          </w:p>
          <w:p w14:paraId="4B12F670" w14:textId="77777777" w:rsidR="00B4456B" w:rsidRDefault="00B4456B" w:rsidP="00EF5476">
            <w:pPr>
              <w:pStyle w:val="ListParagraph"/>
              <w:numPr>
                <w:ilvl w:val="0"/>
                <w:numId w:val="33"/>
              </w:numPr>
              <w:jc w:val="left"/>
            </w:pPr>
            <w:r>
              <w:t>Số lượng chứng chỉ quỹ đang lưu hành</w:t>
            </w:r>
          </w:p>
          <w:p w14:paraId="4544D6CB" w14:textId="77777777" w:rsidR="00B4456B" w:rsidRDefault="00B4456B" w:rsidP="00EF5476">
            <w:pPr>
              <w:pStyle w:val="ListParagraph"/>
              <w:numPr>
                <w:ilvl w:val="0"/>
                <w:numId w:val="33"/>
              </w:numPr>
              <w:jc w:val="left"/>
            </w:pPr>
            <w:r>
              <w:t>Giá trị chứng chỉ quỹ đang lưu hành</w:t>
            </w:r>
          </w:p>
          <w:p w14:paraId="47CFEDD1" w14:textId="70517F40" w:rsidR="00B4456B" w:rsidRPr="00EF5476" w:rsidRDefault="00B4456B" w:rsidP="00EF5476">
            <w:pPr>
              <w:pStyle w:val="ListParagraph"/>
              <w:numPr>
                <w:ilvl w:val="0"/>
                <w:numId w:val="33"/>
              </w:numPr>
              <w:jc w:val="left"/>
            </w:pPr>
            <w:r>
              <w:t>NAV đơn vị</w:t>
            </w:r>
          </w:p>
        </w:tc>
      </w:tr>
      <w:tr w:rsidR="00F07F25" w:rsidRPr="009B1FA4" w14:paraId="5D5DE5A4" w14:textId="77777777" w:rsidTr="00702F81">
        <w:tc>
          <w:tcPr>
            <w:tcW w:w="576" w:type="dxa"/>
            <w:vAlign w:val="center"/>
          </w:tcPr>
          <w:p w14:paraId="3DF79A37" w14:textId="77777777" w:rsidR="00F07F25" w:rsidRPr="001529FD" w:rsidRDefault="00F07F25" w:rsidP="00702F81">
            <w:pPr>
              <w:pStyle w:val="ListParagraph"/>
              <w:ind w:left="0"/>
              <w:jc w:val="center"/>
              <w:rPr>
                <w:lang w:val="vi-VN"/>
              </w:rPr>
            </w:pPr>
            <w:r w:rsidRPr="001529FD">
              <w:rPr>
                <w:lang w:val="vi-VN"/>
              </w:rPr>
              <w:t>02</w:t>
            </w:r>
          </w:p>
        </w:tc>
        <w:tc>
          <w:tcPr>
            <w:tcW w:w="2659" w:type="dxa"/>
            <w:vAlign w:val="center"/>
          </w:tcPr>
          <w:p w14:paraId="5EE3FECE" w14:textId="77777777" w:rsidR="00F07F25" w:rsidRPr="001529FD" w:rsidRDefault="00F07F25" w:rsidP="00702F81">
            <w:pPr>
              <w:pStyle w:val="ListParagraph"/>
              <w:ind w:left="0"/>
              <w:rPr>
                <w:lang w:val="vi-VN"/>
              </w:rPr>
            </w:pPr>
            <w:r w:rsidRPr="001529FD">
              <w:rPr>
                <w:lang w:val="vi-VN"/>
              </w:rPr>
              <w:t>DWH tự động cập nhật thông tin thanh toán</w:t>
            </w:r>
          </w:p>
        </w:tc>
        <w:tc>
          <w:tcPr>
            <w:tcW w:w="2400" w:type="dxa"/>
            <w:vAlign w:val="center"/>
          </w:tcPr>
          <w:p w14:paraId="6BB301F8" w14:textId="77777777" w:rsidR="00F07F25" w:rsidRPr="001529FD" w:rsidRDefault="00F07F25" w:rsidP="00702F81">
            <w:pPr>
              <w:pStyle w:val="ListParagraph"/>
              <w:ind w:left="0"/>
              <w:rPr>
                <w:lang w:val="vi-VN"/>
              </w:rPr>
            </w:pPr>
            <w:r w:rsidRPr="001529FD">
              <w:rPr>
                <w:lang w:val="vi-VN"/>
              </w:rPr>
              <w:t>Tự động</w:t>
            </w:r>
          </w:p>
        </w:tc>
        <w:tc>
          <w:tcPr>
            <w:tcW w:w="1345" w:type="dxa"/>
            <w:vAlign w:val="center"/>
          </w:tcPr>
          <w:p w14:paraId="4D5F7ED4" w14:textId="77777777" w:rsidR="00F07F25" w:rsidRPr="001529FD" w:rsidRDefault="00F07F25" w:rsidP="00702F81">
            <w:pPr>
              <w:pStyle w:val="ListParagraph"/>
              <w:ind w:left="0"/>
              <w:rPr>
                <w:lang w:val="vi-VN"/>
              </w:rPr>
            </w:pPr>
            <w:r w:rsidRPr="001529FD">
              <w:rPr>
                <w:lang w:val="vi-VN"/>
              </w:rPr>
              <w:t>DWH</w:t>
            </w:r>
          </w:p>
        </w:tc>
        <w:tc>
          <w:tcPr>
            <w:tcW w:w="6785" w:type="dxa"/>
            <w:vAlign w:val="center"/>
          </w:tcPr>
          <w:p w14:paraId="63916F0B" w14:textId="506FE823" w:rsidR="00F07F25" w:rsidRPr="001529FD" w:rsidRDefault="00F07F25" w:rsidP="00702F81">
            <w:pPr>
              <w:pStyle w:val="ListParagraph"/>
              <w:ind w:left="0"/>
              <w:rPr>
                <w:lang w:val="vi-VN"/>
              </w:rPr>
            </w:pPr>
            <w:r w:rsidRPr="001529FD">
              <w:rPr>
                <w:lang w:val="vi-VN"/>
              </w:rPr>
              <w:t xml:space="preserve">Vào cuối ngày hệ thống DWH sẽ tự động cập nhật thông tin </w:t>
            </w:r>
            <w:r w:rsidR="0073537A">
              <w:t>NAV</w:t>
            </w:r>
            <w:r w:rsidRPr="001529FD">
              <w:rPr>
                <w:lang w:val="vi-VN"/>
              </w:rPr>
              <w:t xml:space="preserve"> từ Bravo thông qua API </w:t>
            </w:r>
          </w:p>
        </w:tc>
      </w:tr>
      <w:tr w:rsidR="00F07F25" w:rsidRPr="009B1FA4" w14:paraId="1CA0C250" w14:textId="77777777" w:rsidTr="00702F81">
        <w:tc>
          <w:tcPr>
            <w:tcW w:w="576" w:type="dxa"/>
            <w:vAlign w:val="center"/>
          </w:tcPr>
          <w:p w14:paraId="763FACF3" w14:textId="77777777" w:rsidR="00F07F25" w:rsidRPr="001529FD" w:rsidRDefault="00F07F25" w:rsidP="00702F81">
            <w:pPr>
              <w:pStyle w:val="ListParagraph"/>
              <w:ind w:left="0"/>
              <w:jc w:val="center"/>
              <w:rPr>
                <w:lang w:val="vi-VN"/>
              </w:rPr>
            </w:pPr>
            <w:r w:rsidRPr="001529FD">
              <w:rPr>
                <w:lang w:val="vi-VN"/>
              </w:rPr>
              <w:lastRenderedPageBreak/>
              <w:t>03</w:t>
            </w:r>
          </w:p>
        </w:tc>
        <w:tc>
          <w:tcPr>
            <w:tcW w:w="2659" w:type="dxa"/>
            <w:vAlign w:val="center"/>
          </w:tcPr>
          <w:p w14:paraId="03DAE775" w14:textId="1D6BB913" w:rsidR="00F07F25" w:rsidRPr="0073537A" w:rsidRDefault="0073537A" w:rsidP="00702F81">
            <w:pPr>
              <w:pStyle w:val="ListParagraph"/>
              <w:ind w:left="0"/>
            </w:pPr>
            <w:r>
              <w:t>Cập nhật dữ liệu NAV hàng ngày</w:t>
            </w:r>
          </w:p>
        </w:tc>
        <w:tc>
          <w:tcPr>
            <w:tcW w:w="2400" w:type="dxa"/>
            <w:vAlign w:val="center"/>
          </w:tcPr>
          <w:p w14:paraId="7FEE2CAC" w14:textId="77777777" w:rsidR="00F07F25" w:rsidRPr="001529FD" w:rsidRDefault="00F07F25" w:rsidP="00702F81">
            <w:pPr>
              <w:pStyle w:val="ListParagraph"/>
              <w:ind w:left="0"/>
              <w:rPr>
                <w:lang w:val="vi-VN"/>
              </w:rPr>
            </w:pPr>
            <w:r w:rsidRPr="001529FD">
              <w:rPr>
                <w:lang w:val="vi-VN"/>
              </w:rPr>
              <w:t>Tự động</w:t>
            </w:r>
          </w:p>
        </w:tc>
        <w:tc>
          <w:tcPr>
            <w:tcW w:w="1345" w:type="dxa"/>
            <w:vAlign w:val="center"/>
          </w:tcPr>
          <w:p w14:paraId="6F34B306" w14:textId="77777777" w:rsidR="00F07F25" w:rsidRPr="00B60443" w:rsidRDefault="00F07F25" w:rsidP="00702F81">
            <w:pPr>
              <w:pStyle w:val="ListParagraph"/>
              <w:ind w:left="0"/>
            </w:pPr>
            <w:r>
              <w:t>Hệ thống</w:t>
            </w:r>
          </w:p>
        </w:tc>
        <w:tc>
          <w:tcPr>
            <w:tcW w:w="6785" w:type="dxa"/>
            <w:vAlign w:val="center"/>
          </w:tcPr>
          <w:p w14:paraId="43D6A5BB" w14:textId="40C33D50" w:rsidR="00F07F25" w:rsidRPr="0073537A" w:rsidRDefault="00F07F25" w:rsidP="0073537A">
            <w:pPr>
              <w:pStyle w:val="ListParagraph"/>
              <w:numPr>
                <w:ilvl w:val="0"/>
                <w:numId w:val="33"/>
              </w:numPr>
              <w:jc w:val="left"/>
              <w:rPr>
                <w:lang w:val="vi-VN"/>
              </w:rPr>
            </w:pPr>
            <w:r w:rsidRPr="0073537A">
              <w:rPr>
                <w:lang w:val="vi-VN"/>
              </w:rPr>
              <w:t xml:space="preserve">Sau khi các trường thông tin thanh toán đã được cập nhật trên DWH vào job cuối ngày, tiếp theo </w:t>
            </w:r>
            <w:r w:rsidRPr="0073537A">
              <w:t>Hệ thống s</w:t>
            </w:r>
            <w:r w:rsidRPr="0073537A">
              <w:rPr>
                <w:lang w:val="vi-VN"/>
              </w:rPr>
              <w:t>ẽ tự động request thông tin từ DWH</w:t>
            </w:r>
            <w:r w:rsidR="005D214D">
              <w:t xml:space="preserve"> để cập nhật NAV theo ngày vào Hệ thống, chi tiết dữ liệu được mô tả ở </w:t>
            </w:r>
            <w:hyperlink w:anchor="_Quy_trình_cập_1" w:history="1">
              <w:r w:rsidR="005D214D" w:rsidRPr="005D214D">
                <w:rPr>
                  <w:rStyle w:val="Hyperlink"/>
                  <w:kern w:val="2"/>
                  <w14:ligatures w14:val="standardContextual"/>
                </w:rPr>
                <w:t>Quy tr</w:t>
              </w:r>
              <w:r w:rsidR="005D214D" w:rsidRPr="005D214D">
                <w:rPr>
                  <w:rStyle w:val="Hyperlink"/>
                </w:rPr>
                <w:t>ình cập nhật NAV thủ công</w:t>
              </w:r>
            </w:hyperlink>
          </w:p>
        </w:tc>
      </w:tr>
      <w:tr w:rsidR="00F07F25" w:rsidRPr="009B1FA4" w14:paraId="15616DC6" w14:textId="77777777" w:rsidTr="00702F81">
        <w:tc>
          <w:tcPr>
            <w:tcW w:w="576" w:type="dxa"/>
            <w:vAlign w:val="center"/>
          </w:tcPr>
          <w:p w14:paraId="5E4B468F" w14:textId="77777777" w:rsidR="00F07F25" w:rsidRPr="001529FD" w:rsidRDefault="00F07F25" w:rsidP="00702F81">
            <w:pPr>
              <w:pStyle w:val="ListParagraph"/>
              <w:ind w:left="0"/>
              <w:jc w:val="center"/>
              <w:rPr>
                <w:lang w:val="vi-VN"/>
              </w:rPr>
            </w:pPr>
            <w:r w:rsidRPr="001529FD">
              <w:rPr>
                <w:lang w:val="vi-VN"/>
              </w:rPr>
              <w:t>04</w:t>
            </w:r>
          </w:p>
        </w:tc>
        <w:tc>
          <w:tcPr>
            <w:tcW w:w="2659" w:type="dxa"/>
            <w:vAlign w:val="center"/>
          </w:tcPr>
          <w:p w14:paraId="08DED171" w14:textId="62ADE4EC" w:rsidR="00F07F25" w:rsidRPr="0073537A" w:rsidRDefault="0073537A" w:rsidP="00702F81">
            <w:pPr>
              <w:pStyle w:val="ListParagraph"/>
              <w:ind w:left="0"/>
            </w:pPr>
            <w:r>
              <w:t>Thông báo kết quả cập nhật</w:t>
            </w:r>
          </w:p>
        </w:tc>
        <w:tc>
          <w:tcPr>
            <w:tcW w:w="2400" w:type="dxa"/>
            <w:vAlign w:val="center"/>
          </w:tcPr>
          <w:p w14:paraId="67158855" w14:textId="420F0794" w:rsidR="00F07F25" w:rsidRPr="0073537A" w:rsidRDefault="0073537A" w:rsidP="00702F81">
            <w:pPr>
              <w:pStyle w:val="ListParagraph"/>
              <w:ind w:left="0"/>
            </w:pPr>
            <w:r>
              <w:t>Tự động</w:t>
            </w:r>
          </w:p>
        </w:tc>
        <w:tc>
          <w:tcPr>
            <w:tcW w:w="1345" w:type="dxa"/>
            <w:vAlign w:val="center"/>
          </w:tcPr>
          <w:p w14:paraId="401C0C21" w14:textId="7C655FFB" w:rsidR="00F07F25" w:rsidRPr="0073537A" w:rsidRDefault="0073537A" w:rsidP="00702F81">
            <w:pPr>
              <w:pStyle w:val="ListParagraph"/>
              <w:ind w:left="0"/>
            </w:pPr>
            <w:r>
              <w:t>VDAM</w:t>
            </w:r>
          </w:p>
        </w:tc>
        <w:tc>
          <w:tcPr>
            <w:tcW w:w="6785" w:type="dxa"/>
            <w:vAlign w:val="center"/>
          </w:tcPr>
          <w:p w14:paraId="0F0A335F" w14:textId="3D1DB3F5" w:rsidR="00F07F25" w:rsidRPr="005D214D" w:rsidRDefault="005D214D" w:rsidP="00702F81">
            <w:pPr>
              <w:pStyle w:val="ListParagraph"/>
              <w:ind w:left="0"/>
            </w:pPr>
            <w:r>
              <w:t>Sau khi hoàn tất cập nhật dữ liệu, Hệ thống tiến hành thông báo cho người dùng kết quả cập nhật</w:t>
            </w:r>
          </w:p>
        </w:tc>
      </w:tr>
    </w:tbl>
    <w:p w14:paraId="055A7D9F" w14:textId="77777777" w:rsidR="00F07F25" w:rsidRPr="00250E68" w:rsidRDefault="00F07F25" w:rsidP="009875ED"/>
    <w:p w14:paraId="4709516F" w14:textId="2134B237" w:rsidR="00B65696" w:rsidRDefault="00C11C9C" w:rsidP="00195C62">
      <w:pPr>
        <w:pStyle w:val="Heading2"/>
      </w:pPr>
      <w:bookmarkStart w:id="2120" w:name="_Quy_trình_thực_1"/>
      <w:bookmarkEnd w:id="2120"/>
      <w:r>
        <w:t xml:space="preserve">Quy trình thực hiện đầu tư </w:t>
      </w:r>
      <w:r w:rsidR="00195C62">
        <w:t>chứng khoán</w:t>
      </w:r>
      <w:r w:rsidR="0044677D">
        <w:t xml:space="preserve"> </w:t>
      </w:r>
      <w:del w:id="2121" w:author="Do Thanh Trung" w:date="2025-07-01T14:21:00Z" w16du:dateUtc="2025-07-01T07:21:00Z">
        <w:r w:rsidR="0044677D" w:rsidDel="00C8050E">
          <w:delText xml:space="preserve">trên </w:delText>
        </w:r>
      </w:del>
      <w:ins w:id="2122" w:author="Do Thanh Trung" w:date="2025-07-01T14:21:00Z" w16du:dateUtc="2025-07-01T07:21:00Z">
        <w:r w:rsidR="00C8050E">
          <w:t xml:space="preserve">qua </w:t>
        </w:r>
      </w:ins>
      <w:r w:rsidR="0044677D">
        <w:t>sàn</w:t>
      </w:r>
    </w:p>
    <w:p w14:paraId="04D15E25" w14:textId="4EB215DC" w:rsidR="00E86706" w:rsidRDefault="003B04FC" w:rsidP="00C964F8">
      <w:pPr>
        <w:pStyle w:val="Heading3"/>
      </w:pPr>
      <w:r>
        <w:t>Quy trình thực hiện đầu tư</w:t>
      </w:r>
    </w:p>
    <w:p w14:paraId="36819081" w14:textId="441C7AF8" w:rsidR="00C964F8" w:rsidRDefault="00040332" w:rsidP="00C964F8">
      <w:pPr>
        <w:jc w:val="center"/>
      </w:pPr>
      <w:r>
        <w:rPr>
          <w:noProof/>
        </w:rPr>
        <w:drawing>
          <wp:inline distT="0" distB="0" distL="0" distR="0" wp14:anchorId="13A653D6" wp14:editId="427175A3">
            <wp:extent cx="6127011" cy="2796782"/>
            <wp:effectExtent l="0" t="0" r="7620" b="3810"/>
            <wp:docPr id="1446984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844" name="Picture 1" descr="A diagram of a flowchart&#10;&#10;AI-generated content may be incorrect."/>
                    <pic:cNvPicPr/>
                  </pic:nvPicPr>
                  <pic:blipFill>
                    <a:blip r:embed="rId42"/>
                    <a:stretch>
                      <a:fillRect/>
                    </a:stretch>
                  </pic:blipFill>
                  <pic:spPr>
                    <a:xfrm>
                      <a:off x="0" y="0"/>
                      <a:ext cx="6127011" cy="2796782"/>
                    </a:xfrm>
                    <a:prstGeom prst="rect">
                      <a:avLst/>
                    </a:prstGeom>
                  </pic:spPr>
                </pic:pic>
              </a:graphicData>
            </a:graphic>
          </wp:inline>
        </w:drawing>
      </w:r>
    </w:p>
    <w:p w14:paraId="773633D6" w14:textId="77777777" w:rsidR="00B81E64" w:rsidRDefault="00B81E64" w:rsidP="00B81E64">
      <w:r>
        <w:t>Mô tả các bước trong lưu dồ:</w:t>
      </w:r>
    </w:p>
    <w:tbl>
      <w:tblPr>
        <w:tblW w:w="1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123" w:author="Do Thanh Trung" w:date="2025-07-04T10:16:00Z" w16du:dateUtc="2025-07-04T03:16:00Z">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576"/>
        <w:gridCol w:w="1579"/>
        <w:gridCol w:w="1260"/>
        <w:gridCol w:w="1260"/>
        <w:gridCol w:w="3240"/>
        <w:gridCol w:w="5760"/>
        <w:tblGridChange w:id="2124">
          <w:tblGrid>
            <w:gridCol w:w="576"/>
            <w:gridCol w:w="1579"/>
            <w:gridCol w:w="1260"/>
            <w:gridCol w:w="180"/>
            <w:gridCol w:w="1080"/>
            <w:gridCol w:w="360"/>
            <w:gridCol w:w="1710"/>
            <w:gridCol w:w="1170"/>
            <w:gridCol w:w="5040"/>
            <w:gridCol w:w="720"/>
            <w:gridCol w:w="5490"/>
          </w:tblGrid>
        </w:tblGridChange>
      </w:tblGrid>
      <w:tr w:rsidR="009A506A" w:rsidRPr="006115EA" w14:paraId="28915DDA" w14:textId="77777777" w:rsidTr="001E2D20">
        <w:trPr>
          <w:tblHeader/>
          <w:trPrChange w:id="2125" w:author="Do Thanh Trung" w:date="2025-07-04T10:16:00Z" w16du:dateUtc="2025-07-04T03:16:00Z">
            <w:trPr>
              <w:tblHeader/>
            </w:trPr>
          </w:trPrChange>
        </w:trPr>
        <w:tc>
          <w:tcPr>
            <w:tcW w:w="576" w:type="dxa"/>
            <w:vAlign w:val="center"/>
            <w:tcPrChange w:id="2126" w:author="Do Thanh Trung" w:date="2025-07-04T10:16:00Z" w16du:dateUtc="2025-07-04T03:16:00Z">
              <w:tcPr>
                <w:tcW w:w="576" w:type="dxa"/>
                <w:vAlign w:val="center"/>
              </w:tcPr>
            </w:tcPrChange>
          </w:tcPr>
          <w:p w14:paraId="756FA1DC" w14:textId="77777777" w:rsidR="009A506A" w:rsidRPr="006E0DD1" w:rsidRDefault="009A506A" w:rsidP="00702F81">
            <w:pPr>
              <w:pStyle w:val="NoSpacing"/>
              <w:jc w:val="center"/>
              <w:rPr>
                <w:b/>
                <w:bCs/>
              </w:rPr>
            </w:pPr>
            <w:r w:rsidRPr="006E0DD1">
              <w:rPr>
                <w:b/>
                <w:bCs/>
              </w:rPr>
              <w:lastRenderedPageBreak/>
              <w:t>STT</w:t>
            </w:r>
          </w:p>
        </w:tc>
        <w:tc>
          <w:tcPr>
            <w:tcW w:w="1579" w:type="dxa"/>
            <w:vAlign w:val="center"/>
            <w:tcPrChange w:id="2127" w:author="Do Thanh Trung" w:date="2025-07-04T10:16:00Z" w16du:dateUtc="2025-07-04T03:16:00Z">
              <w:tcPr>
                <w:tcW w:w="3019" w:type="dxa"/>
                <w:gridSpan w:val="3"/>
                <w:vAlign w:val="center"/>
              </w:tcPr>
            </w:tcPrChange>
          </w:tcPr>
          <w:p w14:paraId="56A15E58" w14:textId="77777777" w:rsidR="009A506A" w:rsidRPr="006E0DD1" w:rsidRDefault="009A506A" w:rsidP="00702F81">
            <w:pPr>
              <w:pStyle w:val="NoSpacing"/>
              <w:jc w:val="center"/>
              <w:rPr>
                <w:b/>
                <w:bCs/>
              </w:rPr>
            </w:pPr>
            <w:r w:rsidRPr="006E0DD1">
              <w:rPr>
                <w:b/>
                <w:bCs/>
              </w:rPr>
              <w:t>Tên bước</w:t>
            </w:r>
          </w:p>
        </w:tc>
        <w:tc>
          <w:tcPr>
            <w:tcW w:w="1260" w:type="dxa"/>
            <w:tcPrChange w:id="2128" w:author="Do Thanh Trung" w:date="2025-07-04T10:16:00Z" w16du:dateUtc="2025-07-04T03:16:00Z">
              <w:tcPr>
                <w:tcW w:w="1440" w:type="dxa"/>
                <w:gridSpan w:val="2"/>
              </w:tcPr>
            </w:tcPrChange>
          </w:tcPr>
          <w:p w14:paraId="07AD45B1" w14:textId="77777777" w:rsidR="009A506A" w:rsidRPr="006E0DD1" w:rsidRDefault="009A506A" w:rsidP="00702F81">
            <w:pPr>
              <w:pStyle w:val="NoSpacing"/>
              <w:jc w:val="center"/>
              <w:rPr>
                <w:b/>
                <w:bCs/>
              </w:rPr>
            </w:pPr>
            <w:r w:rsidRPr="006E0DD1">
              <w:rPr>
                <w:b/>
                <w:bCs/>
              </w:rPr>
              <w:t>Bước thực hiện</w:t>
            </w:r>
          </w:p>
        </w:tc>
        <w:tc>
          <w:tcPr>
            <w:tcW w:w="1260" w:type="dxa"/>
            <w:vAlign w:val="center"/>
            <w:tcPrChange w:id="2129" w:author="Do Thanh Trung" w:date="2025-07-04T10:16:00Z" w16du:dateUtc="2025-07-04T03:16:00Z">
              <w:tcPr>
                <w:tcW w:w="1710" w:type="dxa"/>
                <w:vAlign w:val="center"/>
              </w:tcPr>
            </w:tcPrChange>
          </w:tcPr>
          <w:p w14:paraId="1D57441C" w14:textId="77777777" w:rsidR="009A506A" w:rsidRPr="006E0DD1" w:rsidRDefault="009A506A" w:rsidP="00702F81">
            <w:pPr>
              <w:pStyle w:val="NoSpacing"/>
              <w:jc w:val="center"/>
              <w:rPr>
                <w:b/>
                <w:bCs/>
              </w:rPr>
            </w:pPr>
            <w:r w:rsidRPr="006E0DD1">
              <w:rPr>
                <w:b/>
                <w:bCs/>
              </w:rPr>
              <w:t>Người thực hiện</w:t>
            </w:r>
          </w:p>
        </w:tc>
        <w:tc>
          <w:tcPr>
            <w:tcW w:w="3240" w:type="dxa"/>
            <w:tcPrChange w:id="2130" w:author="Do Thanh Trung" w:date="2025-07-04T10:16:00Z" w16du:dateUtc="2025-07-04T03:16:00Z">
              <w:tcPr>
                <w:tcW w:w="6210" w:type="dxa"/>
                <w:gridSpan w:val="2"/>
              </w:tcPr>
            </w:tcPrChange>
          </w:tcPr>
          <w:p w14:paraId="07027552" w14:textId="63C8BB5A" w:rsidR="009A506A" w:rsidRPr="006E0DD1" w:rsidRDefault="009A506A" w:rsidP="00702F81">
            <w:pPr>
              <w:pStyle w:val="NoSpacing"/>
              <w:jc w:val="center"/>
              <w:rPr>
                <w:b/>
                <w:bCs/>
              </w:rPr>
            </w:pPr>
            <w:ins w:id="2131" w:author="Do Thanh Trung" w:date="2025-06-12T11:24:00Z" w16du:dateUtc="2025-06-12T04:24:00Z">
              <w:r>
                <w:rPr>
                  <w:b/>
                  <w:bCs/>
                </w:rPr>
                <w:t>Tham chiếu dữ liệu</w:t>
              </w:r>
            </w:ins>
          </w:p>
        </w:tc>
        <w:tc>
          <w:tcPr>
            <w:tcW w:w="5760" w:type="dxa"/>
            <w:vAlign w:val="center"/>
            <w:tcPrChange w:id="2132" w:author="Do Thanh Trung" w:date="2025-07-04T10:16:00Z" w16du:dateUtc="2025-07-04T03:16:00Z">
              <w:tcPr>
                <w:tcW w:w="6210" w:type="dxa"/>
                <w:gridSpan w:val="2"/>
                <w:vAlign w:val="center"/>
              </w:tcPr>
            </w:tcPrChange>
          </w:tcPr>
          <w:p w14:paraId="37DCB17A" w14:textId="50A93927" w:rsidR="009A506A" w:rsidRPr="006E0DD1" w:rsidRDefault="009A506A" w:rsidP="00702F81">
            <w:pPr>
              <w:pStyle w:val="NoSpacing"/>
              <w:jc w:val="center"/>
              <w:rPr>
                <w:b/>
                <w:bCs/>
              </w:rPr>
            </w:pPr>
            <w:r w:rsidRPr="006E0DD1">
              <w:rPr>
                <w:b/>
                <w:bCs/>
              </w:rPr>
              <w:t>Diễn giải</w:t>
            </w:r>
          </w:p>
        </w:tc>
      </w:tr>
      <w:tr w:rsidR="009A506A" w:rsidRPr="006115EA" w14:paraId="2F846FFA" w14:textId="77777777" w:rsidTr="001E2D20">
        <w:trPr>
          <w:trHeight w:val="350"/>
          <w:trPrChange w:id="2133" w:author="Do Thanh Trung" w:date="2025-07-04T10:16:00Z" w16du:dateUtc="2025-07-04T03:16:00Z">
            <w:trPr>
              <w:trHeight w:val="350"/>
            </w:trPr>
          </w:trPrChange>
        </w:trPr>
        <w:tc>
          <w:tcPr>
            <w:tcW w:w="576" w:type="dxa"/>
            <w:vAlign w:val="center"/>
            <w:tcPrChange w:id="2134" w:author="Do Thanh Trung" w:date="2025-07-04T10:16:00Z" w16du:dateUtc="2025-07-04T03:16:00Z">
              <w:tcPr>
                <w:tcW w:w="576" w:type="dxa"/>
                <w:vAlign w:val="center"/>
              </w:tcPr>
            </w:tcPrChange>
          </w:tcPr>
          <w:p w14:paraId="6BCA4770" w14:textId="77777777" w:rsidR="009A506A" w:rsidRPr="006115EA" w:rsidRDefault="009A506A" w:rsidP="00702F81">
            <w:pPr>
              <w:pStyle w:val="NoSpacing"/>
            </w:pPr>
            <w:r>
              <w:t>1</w:t>
            </w:r>
          </w:p>
        </w:tc>
        <w:tc>
          <w:tcPr>
            <w:tcW w:w="1579" w:type="dxa"/>
            <w:vAlign w:val="center"/>
            <w:tcPrChange w:id="2135" w:author="Do Thanh Trung" w:date="2025-07-04T10:16:00Z" w16du:dateUtc="2025-07-04T03:16:00Z">
              <w:tcPr>
                <w:tcW w:w="3019" w:type="dxa"/>
                <w:gridSpan w:val="3"/>
                <w:vAlign w:val="center"/>
              </w:tcPr>
            </w:tcPrChange>
          </w:tcPr>
          <w:p w14:paraId="4A238C52" w14:textId="5B554B0E" w:rsidR="009A506A" w:rsidRPr="006115EA" w:rsidRDefault="009A506A" w:rsidP="00702F81">
            <w:pPr>
              <w:pStyle w:val="NoSpacing"/>
            </w:pPr>
            <w:r>
              <w:t>Đặt lệnh giao dịch</w:t>
            </w:r>
          </w:p>
        </w:tc>
        <w:tc>
          <w:tcPr>
            <w:tcW w:w="1260" w:type="dxa"/>
            <w:vAlign w:val="center"/>
            <w:tcPrChange w:id="2136" w:author="Do Thanh Trung" w:date="2025-07-04T10:16:00Z" w16du:dateUtc="2025-07-04T03:16:00Z">
              <w:tcPr>
                <w:tcW w:w="1440" w:type="dxa"/>
                <w:gridSpan w:val="2"/>
                <w:vAlign w:val="center"/>
              </w:tcPr>
            </w:tcPrChange>
          </w:tcPr>
          <w:p w14:paraId="50CB10B6" w14:textId="0EBF51B8" w:rsidR="009A506A" w:rsidRPr="006E0DD1" w:rsidRDefault="009A506A" w:rsidP="00702F81">
            <w:pPr>
              <w:pStyle w:val="NoSpacing"/>
              <w:jc w:val="center"/>
              <w:rPr>
                <w:iCs/>
              </w:rPr>
            </w:pPr>
            <w:r>
              <w:rPr>
                <w:iCs/>
              </w:rPr>
              <w:t>Thủ công</w:t>
            </w:r>
          </w:p>
        </w:tc>
        <w:tc>
          <w:tcPr>
            <w:tcW w:w="1260" w:type="dxa"/>
            <w:vAlign w:val="center"/>
            <w:tcPrChange w:id="2137" w:author="Do Thanh Trung" w:date="2025-07-04T10:16:00Z" w16du:dateUtc="2025-07-04T03:16:00Z">
              <w:tcPr>
                <w:tcW w:w="1710" w:type="dxa"/>
                <w:vAlign w:val="center"/>
              </w:tcPr>
            </w:tcPrChange>
          </w:tcPr>
          <w:p w14:paraId="194CF7AD" w14:textId="1F260904" w:rsidR="009A506A" w:rsidRPr="006115EA" w:rsidRDefault="009A506A" w:rsidP="00702F81">
            <w:pPr>
              <w:pStyle w:val="NoSpacing"/>
              <w:jc w:val="center"/>
            </w:pPr>
            <w:r>
              <w:t>VDAM</w:t>
            </w:r>
          </w:p>
        </w:tc>
        <w:tc>
          <w:tcPr>
            <w:tcW w:w="3240" w:type="dxa"/>
            <w:tcPrChange w:id="2138" w:author="Do Thanh Trung" w:date="2025-07-04T10:16:00Z" w16du:dateUtc="2025-07-04T03:16:00Z">
              <w:tcPr>
                <w:tcW w:w="6210" w:type="dxa"/>
                <w:gridSpan w:val="2"/>
              </w:tcPr>
            </w:tcPrChange>
          </w:tcPr>
          <w:p w14:paraId="53FCE4CF" w14:textId="77777777" w:rsidR="009A506A" w:rsidRDefault="009A506A" w:rsidP="00702F81">
            <w:pPr>
              <w:pStyle w:val="NoSpacing"/>
            </w:pPr>
          </w:p>
        </w:tc>
        <w:tc>
          <w:tcPr>
            <w:tcW w:w="5760" w:type="dxa"/>
            <w:vAlign w:val="center"/>
            <w:tcPrChange w:id="2139" w:author="Do Thanh Trung" w:date="2025-07-04T10:16:00Z" w16du:dateUtc="2025-07-04T03:16:00Z">
              <w:tcPr>
                <w:tcW w:w="6210" w:type="dxa"/>
                <w:gridSpan w:val="2"/>
                <w:vAlign w:val="center"/>
              </w:tcPr>
            </w:tcPrChange>
          </w:tcPr>
          <w:p w14:paraId="38C66E5B" w14:textId="4E48A55E" w:rsidR="009A506A" w:rsidRPr="00F20563" w:rsidRDefault="009A506A" w:rsidP="00702F81">
            <w:pPr>
              <w:pStyle w:val="NoSpacing"/>
            </w:pPr>
            <w:r>
              <w:t>Người dùng đặt lệnh theo nhu cầu thực tế đầu tư</w:t>
            </w:r>
          </w:p>
        </w:tc>
      </w:tr>
      <w:tr w:rsidR="009A506A" w:rsidRPr="006115EA" w14:paraId="271814F6" w14:textId="77777777" w:rsidTr="001E2D20">
        <w:trPr>
          <w:trHeight w:val="350"/>
          <w:trPrChange w:id="2140" w:author="Do Thanh Trung" w:date="2025-07-04T10:16:00Z" w16du:dateUtc="2025-07-04T03:16:00Z">
            <w:trPr>
              <w:trHeight w:val="350"/>
            </w:trPr>
          </w:trPrChange>
        </w:trPr>
        <w:tc>
          <w:tcPr>
            <w:tcW w:w="576" w:type="dxa"/>
            <w:vAlign w:val="center"/>
            <w:tcPrChange w:id="2141" w:author="Do Thanh Trung" w:date="2025-07-04T10:16:00Z" w16du:dateUtc="2025-07-04T03:16:00Z">
              <w:tcPr>
                <w:tcW w:w="576" w:type="dxa"/>
                <w:vAlign w:val="center"/>
              </w:tcPr>
            </w:tcPrChange>
          </w:tcPr>
          <w:p w14:paraId="06C89846" w14:textId="77777777" w:rsidR="009A506A" w:rsidRDefault="009A506A" w:rsidP="00702F81">
            <w:pPr>
              <w:pStyle w:val="NoSpacing"/>
            </w:pPr>
            <w:r>
              <w:t>2</w:t>
            </w:r>
          </w:p>
        </w:tc>
        <w:tc>
          <w:tcPr>
            <w:tcW w:w="1579" w:type="dxa"/>
            <w:vAlign w:val="center"/>
            <w:tcPrChange w:id="2142" w:author="Do Thanh Trung" w:date="2025-07-04T10:16:00Z" w16du:dateUtc="2025-07-04T03:16:00Z">
              <w:tcPr>
                <w:tcW w:w="3019" w:type="dxa"/>
                <w:gridSpan w:val="3"/>
                <w:vAlign w:val="center"/>
              </w:tcPr>
            </w:tcPrChange>
          </w:tcPr>
          <w:p w14:paraId="58866FB9" w14:textId="66DAA2E2" w:rsidR="009A506A" w:rsidRDefault="009A506A" w:rsidP="00702F81">
            <w:pPr>
              <w:pStyle w:val="NoSpacing"/>
            </w:pPr>
            <w:r>
              <w:t>Kiểm tra danh mục</w:t>
            </w:r>
          </w:p>
        </w:tc>
        <w:tc>
          <w:tcPr>
            <w:tcW w:w="1260" w:type="dxa"/>
            <w:vAlign w:val="center"/>
            <w:tcPrChange w:id="2143" w:author="Do Thanh Trung" w:date="2025-07-04T10:16:00Z" w16du:dateUtc="2025-07-04T03:16:00Z">
              <w:tcPr>
                <w:tcW w:w="1440" w:type="dxa"/>
                <w:gridSpan w:val="2"/>
                <w:vAlign w:val="center"/>
              </w:tcPr>
            </w:tcPrChange>
          </w:tcPr>
          <w:p w14:paraId="3878F22F" w14:textId="04CDC884" w:rsidR="009A506A" w:rsidRDefault="009A506A" w:rsidP="00702F81">
            <w:pPr>
              <w:pStyle w:val="NoSpacing"/>
              <w:jc w:val="center"/>
              <w:rPr>
                <w:iCs/>
              </w:rPr>
            </w:pPr>
            <w:r>
              <w:rPr>
                <w:iCs/>
              </w:rPr>
              <w:t>Tự động</w:t>
            </w:r>
          </w:p>
        </w:tc>
        <w:tc>
          <w:tcPr>
            <w:tcW w:w="1260" w:type="dxa"/>
            <w:vAlign w:val="center"/>
            <w:tcPrChange w:id="2144" w:author="Do Thanh Trung" w:date="2025-07-04T10:16:00Z" w16du:dateUtc="2025-07-04T03:16:00Z">
              <w:tcPr>
                <w:tcW w:w="1710" w:type="dxa"/>
                <w:vAlign w:val="center"/>
              </w:tcPr>
            </w:tcPrChange>
          </w:tcPr>
          <w:p w14:paraId="12EFD715" w14:textId="17680637" w:rsidR="009A506A" w:rsidRDefault="009A506A" w:rsidP="00702F81">
            <w:pPr>
              <w:pStyle w:val="NoSpacing"/>
              <w:jc w:val="center"/>
            </w:pPr>
            <w:r>
              <w:t>Hệ thống</w:t>
            </w:r>
          </w:p>
        </w:tc>
        <w:tc>
          <w:tcPr>
            <w:tcW w:w="3240" w:type="dxa"/>
            <w:tcPrChange w:id="2145" w:author="Do Thanh Trung" w:date="2025-07-04T10:16:00Z" w16du:dateUtc="2025-07-04T03:16:00Z">
              <w:tcPr>
                <w:tcW w:w="6210" w:type="dxa"/>
                <w:gridSpan w:val="2"/>
              </w:tcPr>
            </w:tcPrChange>
          </w:tcPr>
          <w:p w14:paraId="4ABF5A1F" w14:textId="77777777" w:rsidR="001E2D20" w:rsidRPr="00610768" w:rsidRDefault="001E2D20" w:rsidP="001E2D20">
            <w:pPr>
              <w:pStyle w:val="NoSpacing"/>
              <w:numPr>
                <w:ilvl w:val="0"/>
                <w:numId w:val="33"/>
              </w:numPr>
              <w:ind w:left="433"/>
              <w:rPr>
                <w:ins w:id="2146" w:author="Do Thanh Trung" w:date="2025-07-04T10:17:00Z" w16du:dateUtc="2025-07-04T03:17:00Z"/>
                <w:rPrChange w:id="2147" w:author="Do Thanh Trung" w:date="2025-07-04T10:24:00Z" w16du:dateUtc="2025-07-04T03:24:00Z">
                  <w:rPr>
                    <w:ins w:id="2148" w:author="Do Thanh Trung" w:date="2025-07-04T10:17:00Z" w16du:dateUtc="2025-07-04T03:17:00Z"/>
                    <w:i/>
                    <w:iCs/>
                  </w:rPr>
                </w:rPrChange>
              </w:rPr>
            </w:pPr>
            <w:ins w:id="2149" w:author="Do Thanh Trung" w:date="2025-07-04T10:16:00Z" w16du:dateUtc="2025-07-04T03:16:00Z">
              <w:r w:rsidRPr="00610768">
                <w:rPr>
                  <w:rPrChange w:id="2150" w:author="Do Thanh Trung" w:date="2025-07-04T10:24:00Z" w16du:dateUtc="2025-07-04T03:24:00Z">
                    <w:rPr>
                      <w:i/>
                      <w:iCs/>
                    </w:rPr>
                  </w:rPrChange>
                </w:rPr>
                <w:fldChar w:fldCharType="begin"/>
              </w:r>
              <w:r w:rsidRPr="00610768">
                <w:rPr>
                  <w:rPrChange w:id="2151" w:author="Do Thanh Trung" w:date="2025-07-04T10:24:00Z" w16du:dateUtc="2025-07-04T03:24:00Z">
                    <w:rPr>
                      <w:i/>
                      <w:iCs/>
                    </w:rPr>
                  </w:rPrChange>
                </w:rPr>
                <w:instrText>HYPERLINK  \l "_Chức_năng_đặt_1"</w:instrText>
              </w:r>
              <w:r w:rsidRPr="00610768">
                <w:rPr>
                  <w:rPrChange w:id="2152" w:author="Do Thanh Trung" w:date="2025-07-04T10:24:00Z" w16du:dateUtc="2025-07-04T03:24:00Z">
                    <w:rPr>
                      <w:i/>
                      <w:iCs/>
                    </w:rPr>
                  </w:rPrChange>
                </w:rPr>
                <w:fldChar w:fldCharType="separate"/>
              </w:r>
              <w:r w:rsidR="00893DB3" w:rsidRPr="00610768">
                <w:rPr>
                  <w:rStyle w:val="Hyperlink"/>
                  <w:rPrChange w:id="2153" w:author="Do Thanh Trung" w:date="2025-07-04T10:24:00Z" w16du:dateUtc="2025-07-04T03:24:00Z">
                    <w:rPr>
                      <w:i/>
                      <w:iCs/>
                    </w:rPr>
                  </w:rPrChange>
                </w:rPr>
                <w:t xml:space="preserve">Chức năng đặt lệnh </w:t>
              </w:r>
              <w:r w:rsidRPr="00610768">
                <w:rPr>
                  <w:rStyle w:val="Hyperlink"/>
                  <w:rPrChange w:id="2154" w:author="Do Thanh Trung" w:date="2025-07-04T10:24:00Z" w16du:dateUtc="2025-07-04T03:24:00Z">
                    <w:rPr>
                      <w:i/>
                      <w:iCs/>
                    </w:rPr>
                  </w:rPrChange>
                </w:rPr>
                <w:t>theo tài khoản Quỹ</w:t>
              </w:r>
              <w:r w:rsidRPr="00610768">
                <w:rPr>
                  <w:rPrChange w:id="2155" w:author="Do Thanh Trung" w:date="2025-07-04T10:24:00Z" w16du:dateUtc="2025-07-04T03:24:00Z">
                    <w:rPr>
                      <w:i/>
                      <w:iCs/>
                    </w:rPr>
                  </w:rPrChange>
                </w:rPr>
                <w:fldChar w:fldCharType="end"/>
              </w:r>
            </w:ins>
            <w:ins w:id="2156" w:author="Do Thanh Trung" w:date="2025-07-04T10:15:00Z" w16du:dateUtc="2025-07-04T03:15:00Z">
              <w:r w:rsidRPr="00610768">
                <w:rPr>
                  <w:rPrChange w:id="2157" w:author="Do Thanh Trung" w:date="2025-07-04T10:24:00Z" w16du:dateUtc="2025-07-04T03:24:00Z">
                    <w:rPr>
                      <w:i/>
                      <w:iCs/>
                    </w:rPr>
                  </w:rPrChange>
                </w:rPr>
                <w:t xml:space="preserve"> / </w:t>
              </w:r>
            </w:ins>
            <w:ins w:id="2158" w:author="Do Thanh Trung" w:date="2025-07-04T10:16:00Z" w16du:dateUtc="2025-07-04T03:16:00Z">
              <w:r w:rsidRPr="00610768">
                <w:rPr>
                  <w:rPrChange w:id="2159" w:author="Do Thanh Trung" w:date="2025-07-04T10:24:00Z" w16du:dateUtc="2025-07-04T03:24:00Z">
                    <w:rPr>
                      <w:i/>
                      <w:iCs/>
                    </w:rPr>
                  </w:rPrChange>
                </w:rPr>
                <w:fldChar w:fldCharType="begin"/>
              </w:r>
              <w:r w:rsidRPr="00610768">
                <w:rPr>
                  <w:rPrChange w:id="2160" w:author="Do Thanh Trung" w:date="2025-07-04T10:24:00Z" w16du:dateUtc="2025-07-04T03:24:00Z">
                    <w:rPr>
                      <w:i/>
                      <w:iCs/>
                    </w:rPr>
                  </w:rPrChange>
                </w:rPr>
                <w:instrText>HYPERLINK  \l "_Chức_năng_đặt"</w:instrText>
              </w:r>
              <w:r w:rsidRPr="00610768">
                <w:rPr>
                  <w:rPrChange w:id="2161" w:author="Do Thanh Trung" w:date="2025-07-04T10:24:00Z" w16du:dateUtc="2025-07-04T03:24:00Z">
                    <w:rPr>
                      <w:i/>
                      <w:iCs/>
                    </w:rPr>
                  </w:rPrChange>
                </w:rPr>
                <w:fldChar w:fldCharType="separate"/>
              </w:r>
              <w:r w:rsidRPr="00610768">
                <w:rPr>
                  <w:rStyle w:val="Hyperlink"/>
                  <w:rPrChange w:id="2162" w:author="Do Thanh Trung" w:date="2025-07-04T10:24:00Z" w16du:dateUtc="2025-07-04T03:24:00Z">
                    <w:rPr>
                      <w:i/>
                      <w:iCs/>
                    </w:rPr>
                  </w:rPrChange>
                </w:rPr>
                <w:t>Chức năng đặt lệnh theo TKCK</w:t>
              </w:r>
              <w:r w:rsidRPr="00610768">
                <w:rPr>
                  <w:rPrChange w:id="2163" w:author="Do Thanh Trung" w:date="2025-07-04T10:24:00Z" w16du:dateUtc="2025-07-04T03:24:00Z">
                    <w:rPr>
                      <w:i/>
                      <w:iCs/>
                    </w:rPr>
                  </w:rPrChange>
                </w:rPr>
                <w:fldChar w:fldCharType="end"/>
              </w:r>
            </w:ins>
            <w:ins w:id="2164" w:author="Do Thanh Trung" w:date="2025-07-04T10:15:00Z" w16du:dateUtc="2025-07-04T03:15:00Z">
              <w:r w:rsidRPr="00610768">
                <w:rPr>
                  <w:rPrChange w:id="2165" w:author="Do Thanh Trung" w:date="2025-07-04T10:24:00Z" w16du:dateUtc="2025-07-04T03:24:00Z">
                    <w:rPr>
                      <w:i/>
                      <w:iCs/>
                    </w:rPr>
                  </w:rPrChange>
                </w:rPr>
                <w:t xml:space="preserve"> </w:t>
              </w:r>
            </w:ins>
            <w:ins w:id="2166" w:author="Do Thanh Trung" w:date="2025-07-04T10:16:00Z" w16du:dateUtc="2025-07-04T03:16:00Z">
              <w:r w:rsidRPr="00610768">
                <w:rPr>
                  <w:rPrChange w:id="2167" w:author="Do Thanh Trung" w:date="2025-07-04T10:24:00Z" w16du:dateUtc="2025-07-04T03:24:00Z">
                    <w:rPr>
                      <w:i/>
                      <w:iCs/>
                    </w:rPr>
                  </w:rPrChange>
                </w:rPr>
                <w:t>–</w:t>
              </w:r>
            </w:ins>
            <w:ins w:id="2168" w:author="Do Thanh Trung" w:date="2025-07-04T10:15:00Z" w16du:dateUtc="2025-07-04T03:15:00Z">
              <w:r w:rsidRPr="00610768">
                <w:rPr>
                  <w:rPrChange w:id="2169" w:author="Do Thanh Trung" w:date="2025-07-04T10:24:00Z" w16du:dateUtc="2025-07-04T03:24:00Z">
                    <w:rPr>
                      <w:i/>
                      <w:iCs/>
                    </w:rPr>
                  </w:rPrChange>
                </w:rPr>
                <w:t xml:space="preserve"> </w:t>
              </w:r>
            </w:ins>
            <w:ins w:id="2170" w:author="Do Thanh Trung" w:date="2025-07-04T10:16:00Z" w16du:dateUtc="2025-07-04T03:16:00Z">
              <w:r w:rsidRPr="00610768">
                <w:rPr>
                  <w:rPrChange w:id="2171" w:author="Do Thanh Trung" w:date="2025-07-04T10:24:00Z" w16du:dateUtc="2025-07-04T03:24:00Z">
                    <w:rPr>
                      <w:i/>
                      <w:iCs/>
                    </w:rPr>
                  </w:rPrChange>
                </w:rPr>
                <w:t>[Mã cổ phiếu]</w:t>
              </w:r>
            </w:ins>
          </w:p>
          <w:p w14:paraId="1878B012" w14:textId="4D7D685E" w:rsidR="0035057B" w:rsidRPr="00610768" w:rsidRDefault="00EC6E6A">
            <w:pPr>
              <w:pStyle w:val="NoSpacing"/>
              <w:numPr>
                <w:ilvl w:val="0"/>
                <w:numId w:val="33"/>
              </w:numPr>
              <w:ind w:left="433"/>
              <w:pPrChange w:id="2172" w:author="Do Thanh Trung" w:date="2025-07-04T10:17:00Z" w16du:dateUtc="2025-07-04T03:17:00Z">
                <w:pPr>
                  <w:pStyle w:val="NoSpacing"/>
                </w:pPr>
              </w:pPrChange>
            </w:pPr>
            <w:ins w:id="2173" w:author="Do Thanh Trung" w:date="2025-06-12T13:49:00Z" w16du:dateUtc="2025-06-12T06:49:00Z">
              <w:r w:rsidRPr="00610768">
                <w:fldChar w:fldCharType="begin"/>
              </w:r>
              <w:r w:rsidRPr="00610768">
                <w:instrText>HYPERLINK  \l "_Bảng_4_-"</w:instrText>
              </w:r>
              <w:r w:rsidRPr="00610768">
                <w:fldChar w:fldCharType="separate"/>
              </w:r>
              <w:r w:rsidR="00451791" w:rsidRPr="00610768">
                <w:rPr>
                  <w:rStyle w:val="Hyperlink"/>
                  <w:rPrChange w:id="2174" w:author="Do Thanh Trung" w:date="2025-07-04T10:24:00Z" w16du:dateUtc="2025-07-04T03:24:00Z">
                    <w:rPr/>
                  </w:rPrChange>
                </w:rPr>
                <w:t>Danh mục đầu tư</w:t>
              </w:r>
              <w:r w:rsidRPr="00610768">
                <w:fldChar w:fldCharType="end"/>
              </w:r>
            </w:ins>
            <w:ins w:id="2175" w:author="Do Thanh Trung" w:date="2025-06-12T13:48:00Z" w16du:dateUtc="2025-06-12T06:48:00Z">
              <w:r w:rsidRPr="00610768">
                <w:t xml:space="preserve"> -</w:t>
              </w:r>
            </w:ins>
            <w:ins w:id="2176" w:author="Do Thanh Trung" w:date="2025-06-12T11:28:00Z" w16du:dateUtc="2025-06-12T04:28:00Z">
              <w:r w:rsidR="0035057B" w:rsidRPr="00610768">
                <w:t xml:space="preserve"> </w:t>
              </w:r>
            </w:ins>
            <w:ins w:id="2177" w:author="Do Thanh Trung" w:date="2025-06-12T13:48:00Z" w16du:dateUtc="2025-06-12T06:48:00Z">
              <w:r w:rsidRPr="00610768">
                <w:t>[</w:t>
              </w:r>
            </w:ins>
            <w:ins w:id="2178" w:author="Do Thanh Trung" w:date="2025-06-12T11:28:00Z" w16du:dateUtc="2025-06-12T04:28:00Z">
              <w:r w:rsidR="0035057B" w:rsidRPr="00610768">
                <w:t>Mã Tài sản</w:t>
              </w:r>
            </w:ins>
            <w:ins w:id="2179" w:author="Do Thanh Trung" w:date="2025-06-12T13:48:00Z" w16du:dateUtc="2025-06-12T06:48:00Z">
              <w:r w:rsidRPr="00610768">
                <w:t>]</w:t>
              </w:r>
            </w:ins>
          </w:p>
        </w:tc>
        <w:tc>
          <w:tcPr>
            <w:tcW w:w="5760" w:type="dxa"/>
            <w:vAlign w:val="center"/>
            <w:tcPrChange w:id="2180" w:author="Do Thanh Trung" w:date="2025-07-04T10:16:00Z" w16du:dateUtc="2025-07-04T03:16:00Z">
              <w:tcPr>
                <w:tcW w:w="6210" w:type="dxa"/>
                <w:gridSpan w:val="2"/>
                <w:vAlign w:val="center"/>
              </w:tcPr>
            </w:tcPrChange>
          </w:tcPr>
          <w:p w14:paraId="519C8B7E" w14:textId="72F8BCE9" w:rsidR="009A506A" w:rsidRDefault="009A506A" w:rsidP="007D6EB5">
            <w:pPr>
              <w:pStyle w:val="NoSpacing"/>
            </w:pPr>
            <w:r>
              <w:t xml:space="preserve">Hệ thống kiểm tra </w:t>
            </w:r>
            <w:ins w:id="2181" w:author="Do Thanh Trung" w:date="2025-07-04T10:17:00Z" w16du:dateUtc="2025-07-04T03:17:00Z">
              <w:r w:rsidR="001E2D20">
                <w:t xml:space="preserve">[Mã cổ phiếu] đặt lệnh, so với </w:t>
              </w:r>
            </w:ins>
            <w:ins w:id="2182" w:author="Do Thanh Trung" w:date="2025-07-04T10:30:00Z" w16du:dateUtc="2025-07-04T03:30:00Z">
              <w:r w:rsidR="00C03B69">
                <w:t xml:space="preserve">[Mã Tài sản] </w:t>
              </w:r>
            </w:ins>
            <w:del w:id="2183" w:author="Do Thanh Trung" w:date="2025-07-04T10:30:00Z" w16du:dateUtc="2025-07-04T03:30:00Z">
              <w:r w:rsidDel="00670A20">
                <w:delText xml:space="preserve">danh mục </w:delText>
              </w:r>
              <w:r w:rsidDel="00C03B69">
                <w:delText xml:space="preserve">đầu tư </w:delText>
              </w:r>
            </w:del>
            <w:r>
              <w:t>được m</w:t>
            </w:r>
            <w:ins w:id="2184" w:author="Do Thanh Trung" w:date="2025-07-04T10:30:00Z" w16du:dateUtc="2025-07-04T03:30:00Z">
              <w:r w:rsidR="00C03B69">
                <w:t>ô</w:t>
              </w:r>
            </w:ins>
            <w:del w:id="2185" w:author="Do Thanh Trung" w:date="2025-07-04T10:30:00Z" w16du:dateUtc="2025-07-04T03:30:00Z">
              <w:r w:rsidDel="00C03B69">
                <w:delText>iêu</w:delText>
              </w:r>
            </w:del>
            <w:r>
              <w:t xml:space="preserve"> tả ở </w:t>
            </w:r>
            <w:r>
              <w:fldChar w:fldCharType="begin"/>
            </w:r>
            <w:r>
              <w:instrText>HYPERLINK \l "_Cài_đặt_Danh_1"</w:instrText>
            </w:r>
            <w:r>
              <w:fldChar w:fldCharType="separate"/>
            </w:r>
            <w:r w:rsidRPr="00C44153">
              <w:rPr>
                <w:rStyle w:val="Hyperlink"/>
              </w:rPr>
              <w:t>Cài đặt Danh mục đầu tư</w:t>
            </w:r>
            <w:r>
              <w:fldChar w:fldCharType="end"/>
            </w:r>
          </w:p>
          <w:p w14:paraId="4AA75CCA" w14:textId="77162296" w:rsidR="009A506A" w:rsidRDefault="009A506A" w:rsidP="007D6EB5">
            <w:pPr>
              <w:pStyle w:val="NoSpacing"/>
              <w:numPr>
                <w:ilvl w:val="0"/>
                <w:numId w:val="33"/>
              </w:numPr>
            </w:pPr>
            <w:r>
              <w:t xml:space="preserve">Nếu </w:t>
            </w:r>
            <w:del w:id="2186" w:author="Do Thanh Trung" w:date="2025-07-04T10:35:00Z" w16du:dateUtc="2025-07-04T03:35:00Z">
              <w:r w:rsidDel="009A13E5">
                <w:delText>cổ phiếu</w:delText>
              </w:r>
            </w:del>
            <w:ins w:id="2187" w:author="Do Thanh Trung" w:date="2025-07-04T10:35:00Z" w16du:dateUtc="2025-07-04T03:35:00Z">
              <w:r w:rsidR="009A13E5">
                <w:t xml:space="preserve">[Mã cổ phiếu] </w:t>
              </w:r>
            </w:ins>
            <m:oMath>
              <m:r>
                <w:ins w:id="2188" w:author="Do Thanh Trung" w:date="2025-07-04T10:35:00Z" w16du:dateUtc="2025-07-04T03:35:00Z">
                  <w:rPr>
                    <w:rFonts w:ascii="Cambria Math" w:hAnsi="Cambria Math"/>
                  </w:rPr>
                  <m:t>≠</m:t>
                </w:ins>
              </m:r>
            </m:oMath>
            <w:r>
              <w:t xml:space="preserve"> </w:t>
            </w:r>
            <w:del w:id="2189" w:author="Do Thanh Trung" w:date="2025-07-04T10:35:00Z" w16du:dateUtc="2025-07-04T03:35:00Z">
              <w:r w:rsidDel="00924E7B">
                <w:delText>nằm ngoài danh mục đầu tư</w:delText>
              </w:r>
            </w:del>
            <w:ins w:id="2190" w:author="Do Thanh Trung" w:date="2025-07-04T10:35:00Z" w16du:dateUtc="2025-07-04T03:35:00Z">
              <w:r w:rsidR="00924E7B">
                <w:t>[Mã Tài sản]</w:t>
              </w:r>
            </w:ins>
            <w:r>
              <w:t xml:space="preserve">, hủy bỏ lệnh đặt, chuyển sang </w:t>
            </w:r>
            <w:r>
              <w:fldChar w:fldCharType="begin"/>
            </w:r>
            <w:r>
              <w:instrText>HYPERLINK \l "_Cài_đặt_Danh_1"</w:instrText>
            </w:r>
            <w:r>
              <w:fldChar w:fldCharType="separate"/>
            </w:r>
            <w:r w:rsidRPr="00C44153">
              <w:rPr>
                <w:rStyle w:val="Hyperlink"/>
              </w:rPr>
              <w:t>Quy trình cài đặt Danh mục đầu tư</w:t>
            </w:r>
            <w:r>
              <w:fldChar w:fldCharType="end"/>
            </w:r>
          </w:p>
          <w:p w14:paraId="78DF3C45" w14:textId="3D517D9A" w:rsidR="009A506A" w:rsidRDefault="00924E7B" w:rsidP="00236CD5">
            <w:pPr>
              <w:pStyle w:val="NoSpacing"/>
              <w:numPr>
                <w:ilvl w:val="0"/>
                <w:numId w:val="33"/>
              </w:numPr>
            </w:pPr>
            <w:ins w:id="2191" w:author="Do Thanh Trung" w:date="2025-07-04T10:35:00Z" w16du:dateUtc="2025-07-04T03:35:00Z">
              <w:r>
                <w:t xml:space="preserve">Nếu [Mã cổ phiếu] </w:t>
              </w:r>
            </w:ins>
            <m:oMath>
              <m:r>
                <w:ins w:id="2192" w:author="Do Thanh Trung" w:date="2025-07-04T10:35:00Z" w16du:dateUtc="2025-07-04T03:35:00Z">
                  <w:rPr>
                    <w:rFonts w:ascii="Cambria Math" w:hAnsi="Cambria Math"/>
                  </w:rPr>
                  <m:t>=</m:t>
                </w:ins>
              </m:r>
            </m:oMath>
            <w:ins w:id="2193" w:author="Do Thanh Trung" w:date="2025-07-04T10:35:00Z" w16du:dateUtc="2025-07-04T03:35:00Z">
              <w:r>
                <w:t xml:space="preserve"> [Mã Tài sản]</w:t>
              </w:r>
            </w:ins>
            <w:del w:id="2194" w:author="Do Thanh Trung" w:date="2025-07-04T10:35:00Z" w16du:dateUtc="2025-07-04T03:35:00Z">
              <w:r w:rsidR="009A506A" w:rsidDel="00924E7B">
                <w:delText>Nếu cổ phiếu nằm trong danh mục đầu tư</w:delText>
              </w:r>
            </w:del>
            <w:r w:rsidR="009A506A">
              <w:t>, chuyển sang bước 4</w:t>
            </w:r>
          </w:p>
        </w:tc>
      </w:tr>
      <w:tr w:rsidR="009A506A" w:rsidRPr="006115EA" w14:paraId="14342C7C" w14:textId="77777777" w:rsidTr="001E2D20">
        <w:trPr>
          <w:trHeight w:val="350"/>
          <w:trPrChange w:id="2195" w:author="Do Thanh Trung" w:date="2025-07-04T10:16:00Z" w16du:dateUtc="2025-07-04T03:16:00Z">
            <w:trPr>
              <w:trHeight w:val="350"/>
            </w:trPr>
          </w:trPrChange>
        </w:trPr>
        <w:tc>
          <w:tcPr>
            <w:tcW w:w="576" w:type="dxa"/>
            <w:vAlign w:val="center"/>
            <w:tcPrChange w:id="2196" w:author="Do Thanh Trung" w:date="2025-07-04T10:16:00Z" w16du:dateUtc="2025-07-04T03:16:00Z">
              <w:tcPr>
                <w:tcW w:w="576" w:type="dxa"/>
                <w:vAlign w:val="center"/>
              </w:tcPr>
            </w:tcPrChange>
          </w:tcPr>
          <w:p w14:paraId="61E8D870" w14:textId="77777777" w:rsidR="009A506A" w:rsidRDefault="009A506A" w:rsidP="00702F81">
            <w:pPr>
              <w:pStyle w:val="NoSpacing"/>
            </w:pPr>
            <w:r>
              <w:t>3</w:t>
            </w:r>
          </w:p>
        </w:tc>
        <w:tc>
          <w:tcPr>
            <w:tcW w:w="1579" w:type="dxa"/>
            <w:vAlign w:val="center"/>
            <w:tcPrChange w:id="2197" w:author="Do Thanh Trung" w:date="2025-07-04T10:16:00Z" w16du:dateUtc="2025-07-04T03:16:00Z">
              <w:tcPr>
                <w:tcW w:w="3019" w:type="dxa"/>
                <w:gridSpan w:val="3"/>
                <w:vAlign w:val="center"/>
              </w:tcPr>
            </w:tcPrChange>
          </w:tcPr>
          <w:p w14:paraId="3CC42DEF" w14:textId="5A5A02E7" w:rsidR="009A506A" w:rsidRDefault="009A506A" w:rsidP="00702F81">
            <w:pPr>
              <w:pStyle w:val="NoSpacing"/>
            </w:pPr>
            <w:r>
              <w:t>Quy trình kiểm tra danh mục đầu tư</w:t>
            </w:r>
          </w:p>
        </w:tc>
        <w:tc>
          <w:tcPr>
            <w:tcW w:w="1260" w:type="dxa"/>
            <w:vAlign w:val="center"/>
            <w:tcPrChange w:id="2198" w:author="Do Thanh Trung" w:date="2025-07-04T10:16:00Z" w16du:dateUtc="2025-07-04T03:16:00Z">
              <w:tcPr>
                <w:tcW w:w="1440" w:type="dxa"/>
                <w:gridSpan w:val="2"/>
                <w:vAlign w:val="center"/>
              </w:tcPr>
            </w:tcPrChange>
          </w:tcPr>
          <w:p w14:paraId="4D22FD38" w14:textId="7A0A116F" w:rsidR="009A506A" w:rsidRDefault="009A506A" w:rsidP="00702F81">
            <w:pPr>
              <w:pStyle w:val="NoSpacing"/>
              <w:jc w:val="center"/>
              <w:rPr>
                <w:iCs/>
              </w:rPr>
            </w:pPr>
          </w:p>
        </w:tc>
        <w:tc>
          <w:tcPr>
            <w:tcW w:w="1260" w:type="dxa"/>
            <w:vAlign w:val="center"/>
            <w:tcPrChange w:id="2199" w:author="Do Thanh Trung" w:date="2025-07-04T10:16:00Z" w16du:dateUtc="2025-07-04T03:16:00Z">
              <w:tcPr>
                <w:tcW w:w="1710" w:type="dxa"/>
                <w:vAlign w:val="center"/>
              </w:tcPr>
            </w:tcPrChange>
          </w:tcPr>
          <w:p w14:paraId="52592D8D" w14:textId="5540BD40" w:rsidR="009A506A" w:rsidRDefault="009A506A" w:rsidP="00702F81">
            <w:pPr>
              <w:pStyle w:val="NoSpacing"/>
              <w:jc w:val="center"/>
            </w:pPr>
          </w:p>
        </w:tc>
        <w:tc>
          <w:tcPr>
            <w:tcW w:w="3240" w:type="dxa"/>
            <w:tcPrChange w:id="2200" w:author="Do Thanh Trung" w:date="2025-07-04T10:16:00Z" w16du:dateUtc="2025-07-04T03:16:00Z">
              <w:tcPr>
                <w:tcW w:w="6210" w:type="dxa"/>
                <w:gridSpan w:val="2"/>
              </w:tcPr>
            </w:tcPrChange>
          </w:tcPr>
          <w:p w14:paraId="59F923A2" w14:textId="77777777" w:rsidR="009A506A" w:rsidRPr="00610768" w:rsidRDefault="009A506A" w:rsidP="00702F81">
            <w:pPr>
              <w:pStyle w:val="NoSpacing"/>
            </w:pPr>
          </w:p>
        </w:tc>
        <w:tc>
          <w:tcPr>
            <w:tcW w:w="5760" w:type="dxa"/>
            <w:vAlign w:val="center"/>
            <w:tcPrChange w:id="2201" w:author="Do Thanh Trung" w:date="2025-07-04T10:16:00Z" w16du:dateUtc="2025-07-04T03:16:00Z">
              <w:tcPr>
                <w:tcW w:w="6210" w:type="dxa"/>
                <w:gridSpan w:val="2"/>
                <w:vAlign w:val="center"/>
              </w:tcPr>
            </w:tcPrChange>
          </w:tcPr>
          <w:p w14:paraId="42355CC1" w14:textId="1B48FC06" w:rsidR="009A506A" w:rsidRDefault="009A506A" w:rsidP="00702F81">
            <w:pPr>
              <w:pStyle w:val="NoSpacing"/>
            </w:pPr>
            <w:r>
              <w:t xml:space="preserve">Người dùng tiến hành khai báo bổ sung danh mục đầu tư, chi tiết được mô tả ở </w:t>
            </w:r>
            <w:r>
              <w:fldChar w:fldCharType="begin"/>
            </w:r>
            <w:r>
              <w:instrText>HYPERLINK \l "_Cài_đặt_Danh_1"</w:instrText>
            </w:r>
            <w:r>
              <w:fldChar w:fldCharType="separate"/>
            </w:r>
            <w:r w:rsidRPr="00C44153">
              <w:rPr>
                <w:rStyle w:val="Hyperlink"/>
              </w:rPr>
              <w:t>Cài đặt Danh mục đầu tư</w:t>
            </w:r>
            <w:r>
              <w:fldChar w:fldCharType="end"/>
            </w:r>
          </w:p>
        </w:tc>
      </w:tr>
      <w:tr w:rsidR="009A506A" w:rsidRPr="006115EA" w14:paraId="585B5DCC" w14:textId="77777777" w:rsidTr="001E2D20">
        <w:trPr>
          <w:trHeight w:val="350"/>
          <w:trPrChange w:id="2202" w:author="Do Thanh Trung" w:date="2025-07-04T10:16:00Z" w16du:dateUtc="2025-07-04T03:16:00Z">
            <w:trPr>
              <w:trHeight w:val="350"/>
            </w:trPr>
          </w:trPrChange>
        </w:trPr>
        <w:tc>
          <w:tcPr>
            <w:tcW w:w="576" w:type="dxa"/>
            <w:vAlign w:val="center"/>
            <w:tcPrChange w:id="2203" w:author="Do Thanh Trung" w:date="2025-07-04T10:16:00Z" w16du:dateUtc="2025-07-04T03:16:00Z">
              <w:tcPr>
                <w:tcW w:w="576" w:type="dxa"/>
                <w:vAlign w:val="center"/>
              </w:tcPr>
            </w:tcPrChange>
          </w:tcPr>
          <w:p w14:paraId="309B58C1" w14:textId="77777777" w:rsidR="009A506A" w:rsidRDefault="009A506A" w:rsidP="00702F81">
            <w:pPr>
              <w:pStyle w:val="NoSpacing"/>
            </w:pPr>
            <w:r>
              <w:t>4</w:t>
            </w:r>
          </w:p>
        </w:tc>
        <w:tc>
          <w:tcPr>
            <w:tcW w:w="1579" w:type="dxa"/>
            <w:vAlign w:val="center"/>
            <w:tcPrChange w:id="2204" w:author="Do Thanh Trung" w:date="2025-07-04T10:16:00Z" w16du:dateUtc="2025-07-04T03:16:00Z">
              <w:tcPr>
                <w:tcW w:w="3019" w:type="dxa"/>
                <w:gridSpan w:val="3"/>
                <w:vAlign w:val="center"/>
              </w:tcPr>
            </w:tcPrChange>
          </w:tcPr>
          <w:p w14:paraId="52A8B76F" w14:textId="4FFB479A" w:rsidR="009A506A" w:rsidRDefault="009A506A" w:rsidP="00702F81">
            <w:pPr>
              <w:pStyle w:val="NoSpacing"/>
            </w:pPr>
            <w:r>
              <w:t>Kiểm tra quy định</w:t>
            </w:r>
          </w:p>
        </w:tc>
        <w:tc>
          <w:tcPr>
            <w:tcW w:w="1260" w:type="dxa"/>
            <w:vAlign w:val="center"/>
            <w:tcPrChange w:id="2205" w:author="Do Thanh Trung" w:date="2025-07-04T10:16:00Z" w16du:dateUtc="2025-07-04T03:16:00Z">
              <w:tcPr>
                <w:tcW w:w="1440" w:type="dxa"/>
                <w:gridSpan w:val="2"/>
                <w:vAlign w:val="center"/>
              </w:tcPr>
            </w:tcPrChange>
          </w:tcPr>
          <w:p w14:paraId="2D91F691" w14:textId="5E60DB89" w:rsidR="009A506A" w:rsidRPr="006E0DD1" w:rsidRDefault="009A506A" w:rsidP="00702F81">
            <w:pPr>
              <w:pStyle w:val="NoSpacing"/>
              <w:jc w:val="center"/>
              <w:rPr>
                <w:iCs/>
              </w:rPr>
            </w:pPr>
            <w:r>
              <w:rPr>
                <w:iCs/>
              </w:rPr>
              <w:t>Tự động</w:t>
            </w:r>
          </w:p>
        </w:tc>
        <w:tc>
          <w:tcPr>
            <w:tcW w:w="1260" w:type="dxa"/>
            <w:vAlign w:val="center"/>
            <w:tcPrChange w:id="2206" w:author="Do Thanh Trung" w:date="2025-07-04T10:16:00Z" w16du:dateUtc="2025-07-04T03:16:00Z">
              <w:tcPr>
                <w:tcW w:w="1710" w:type="dxa"/>
                <w:vAlign w:val="center"/>
              </w:tcPr>
            </w:tcPrChange>
          </w:tcPr>
          <w:p w14:paraId="53ACD8F7" w14:textId="24D3CBE6" w:rsidR="009A506A" w:rsidRPr="006115EA" w:rsidRDefault="009A506A" w:rsidP="00702F81">
            <w:pPr>
              <w:pStyle w:val="NoSpacing"/>
              <w:jc w:val="center"/>
            </w:pPr>
            <w:r>
              <w:t>Hệ thống</w:t>
            </w:r>
          </w:p>
        </w:tc>
        <w:tc>
          <w:tcPr>
            <w:tcW w:w="3240" w:type="dxa"/>
            <w:tcPrChange w:id="2207" w:author="Do Thanh Trung" w:date="2025-07-04T10:16:00Z" w16du:dateUtc="2025-07-04T03:16:00Z">
              <w:tcPr>
                <w:tcW w:w="6210" w:type="dxa"/>
                <w:gridSpan w:val="2"/>
              </w:tcPr>
            </w:tcPrChange>
          </w:tcPr>
          <w:p w14:paraId="135A929A" w14:textId="77777777" w:rsidR="00EC6E6A" w:rsidRPr="00610768" w:rsidRDefault="00EC6E6A" w:rsidP="004F5567">
            <w:pPr>
              <w:pStyle w:val="NoSpacing"/>
              <w:numPr>
                <w:ilvl w:val="0"/>
                <w:numId w:val="33"/>
              </w:numPr>
              <w:ind w:left="346"/>
              <w:rPr>
                <w:ins w:id="2208" w:author="Do Thanh Trung" w:date="2025-06-12T13:49:00Z" w16du:dateUtc="2025-06-12T06:49:00Z"/>
              </w:rPr>
            </w:pPr>
            <w:ins w:id="2209" w:author="Do Thanh Trung" w:date="2025-06-12T13:49:00Z" w16du:dateUtc="2025-06-12T06:49:00Z">
              <w:r w:rsidRPr="00610768">
                <w:fldChar w:fldCharType="begin"/>
              </w:r>
              <w:r w:rsidRPr="00610768">
                <w:instrText>HYPERLINK  \l "_Bảng_6_–"</w:instrText>
              </w:r>
              <w:r w:rsidRPr="00610768">
                <w:fldChar w:fldCharType="separate"/>
              </w:r>
              <w:r w:rsidR="00C644FC" w:rsidRPr="00610768">
                <w:rPr>
                  <w:rStyle w:val="Hyperlink"/>
                  <w:rPrChange w:id="2210" w:author="Do Thanh Trung" w:date="2025-07-04T10:24:00Z" w16du:dateUtc="2025-07-04T03:24:00Z">
                    <w:rPr/>
                  </w:rPrChange>
                </w:rPr>
                <w:t xml:space="preserve">Bảng </w:t>
              </w:r>
              <w:r w:rsidR="00416B40" w:rsidRPr="00610768">
                <w:rPr>
                  <w:rStyle w:val="Hyperlink"/>
                  <w:rPrChange w:id="2211" w:author="Do Thanh Trung" w:date="2025-07-04T10:24:00Z" w16du:dateUtc="2025-07-04T03:24:00Z">
                    <w:rPr/>
                  </w:rPrChange>
                </w:rPr>
                <w:t>6 – Quy định đầu tư liên quan đến NAV</w:t>
              </w:r>
              <w:r w:rsidRPr="00610768">
                <w:fldChar w:fldCharType="end"/>
              </w:r>
            </w:ins>
          </w:p>
          <w:p w14:paraId="055B0611" w14:textId="738858C7" w:rsidR="00EC6E6A" w:rsidRPr="00610768" w:rsidRDefault="00795573" w:rsidP="002E506A">
            <w:pPr>
              <w:pStyle w:val="NoSpacing"/>
              <w:numPr>
                <w:ilvl w:val="0"/>
                <w:numId w:val="33"/>
              </w:numPr>
              <w:ind w:left="346"/>
              <w:rPr>
                <w:ins w:id="2212" w:author="Do Thanh Trung" w:date="2025-06-12T13:49:00Z" w16du:dateUtc="2025-06-12T06:49:00Z"/>
              </w:rPr>
            </w:pPr>
            <w:ins w:id="2213" w:author="Do Thanh Trung" w:date="2025-06-12T13:51:00Z" w16du:dateUtc="2025-06-12T06:51:00Z">
              <w:r w:rsidRPr="00610768">
                <w:fldChar w:fldCharType="begin"/>
              </w:r>
              <w:r w:rsidRPr="00610768">
                <w:instrText>HYPERLINK  \l "_Bảng_7_–"</w:instrText>
              </w:r>
              <w:r w:rsidRPr="00610768">
                <w:fldChar w:fldCharType="separate"/>
              </w:r>
              <w:r w:rsidR="00416B40" w:rsidRPr="00610768">
                <w:rPr>
                  <w:rStyle w:val="Hyperlink"/>
                  <w:rPrChange w:id="2214" w:author="Do Thanh Trung" w:date="2025-07-04T10:24:00Z" w16du:dateUtc="2025-07-04T03:24:00Z">
                    <w:rPr/>
                  </w:rPrChange>
                </w:rPr>
                <w:t>Bảng 7 – Quy định khác</w:t>
              </w:r>
              <w:r w:rsidRPr="00610768">
                <w:fldChar w:fldCharType="end"/>
              </w:r>
            </w:ins>
          </w:p>
          <w:p w14:paraId="430C608A" w14:textId="43F1E3BD" w:rsidR="00EC6E6A" w:rsidRPr="00610768" w:rsidRDefault="00795573" w:rsidP="0043558F">
            <w:pPr>
              <w:pStyle w:val="NoSpacing"/>
              <w:numPr>
                <w:ilvl w:val="0"/>
                <w:numId w:val="33"/>
              </w:numPr>
              <w:ind w:left="346"/>
              <w:rPr>
                <w:ins w:id="2215" w:author="Do Thanh Trung" w:date="2025-06-12T13:49:00Z" w16du:dateUtc="2025-06-12T06:49:00Z"/>
              </w:rPr>
            </w:pPr>
            <w:ins w:id="2216" w:author="Do Thanh Trung" w:date="2025-06-12T13:51:00Z" w16du:dateUtc="2025-06-12T06:51:00Z">
              <w:r w:rsidRPr="00610768">
                <w:fldChar w:fldCharType="begin"/>
              </w:r>
              <w:r w:rsidRPr="00610768">
                <w:instrText>HYPERLINK  \l "_Bảng_8_–"</w:instrText>
              </w:r>
              <w:r w:rsidRPr="00610768">
                <w:fldChar w:fldCharType="separate"/>
              </w:r>
              <w:r w:rsidR="00416B40" w:rsidRPr="00610768">
                <w:rPr>
                  <w:rStyle w:val="Hyperlink"/>
                  <w:rPrChange w:id="2217" w:author="Do Thanh Trung" w:date="2025-07-04T10:24:00Z" w16du:dateUtc="2025-07-04T03:24:00Z">
                    <w:rPr/>
                  </w:rPrChange>
                </w:rPr>
                <w:t>Bảng 8 – Cài đặt hạn mức cho loại tài sản</w:t>
              </w:r>
              <w:r w:rsidRPr="00610768">
                <w:fldChar w:fldCharType="end"/>
              </w:r>
            </w:ins>
          </w:p>
          <w:p w14:paraId="25CF1680" w14:textId="15DED2F0" w:rsidR="00EC6E6A" w:rsidRPr="00610768" w:rsidRDefault="00795573" w:rsidP="00EC6E6A">
            <w:pPr>
              <w:pStyle w:val="NoSpacing"/>
              <w:numPr>
                <w:ilvl w:val="0"/>
                <w:numId w:val="33"/>
              </w:numPr>
              <w:ind w:left="346"/>
              <w:rPr>
                <w:ins w:id="2218" w:author="Do Thanh Trung" w:date="2025-06-12T13:49:00Z" w16du:dateUtc="2025-06-12T06:49:00Z"/>
              </w:rPr>
            </w:pPr>
            <w:ins w:id="2219" w:author="Do Thanh Trung" w:date="2025-06-12T13:51:00Z" w16du:dateUtc="2025-06-12T06:51:00Z">
              <w:r w:rsidRPr="00610768">
                <w:rPr>
                  <w:rPrChange w:id="2220" w:author="Do Thanh Trung" w:date="2025-07-04T10:24:00Z" w16du:dateUtc="2025-07-04T03:24:00Z">
                    <w:rPr>
                      <w:i/>
                      <w:iCs/>
                    </w:rPr>
                  </w:rPrChange>
                </w:rPr>
                <w:fldChar w:fldCharType="begin"/>
              </w:r>
              <w:r w:rsidRPr="00610768">
                <w:rPr>
                  <w:rPrChange w:id="2221" w:author="Do Thanh Trung" w:date="2025-07-04T10:24:00Z" w16du:dateUtc="2025-07-04T03:24:00Z">
                    <w:rPr>
                      <w:i/>
                      <w:iCs/>
                    </w:rPr>
                  </w:rPrChange>
                </w:rPr>
                <w:instrText>HYPERLINK  \l "_Bảng__9"</w:instrText>
              </w:r>
              <w:r w:rsidRPr="00610768">
                <w:rPr>
                  <w:rPrChange w:id="2222" w:author="Do Thanh Trung" w:date="2025-07-04T10:24:00Z" w16du:dateUtc="2025-07-04T03:24:00Z">
                    <w:rPr>
                      <w:i/>
                      <w:iCs/>
                    </w:rPr>
                  </w:rPrChange>
                </w:rPr>
                <w:fldChar w:fldCharType="separate"/>
              </w:r>
              <w:r w:rsidR="00416B40" w:rsidRPr="00610768">
                <w:rPr>
                  <w:rStyle w:val="Hyperlink"/>
                  <w:rPrChange w:id="2223" w:author="Do Thanh Trung" w:date="2025-07-04T10:24:00Z" w16du:dateUtc="2025-07-04T03:24:00Z">
                    <w:rPr/>
                  </w:rPrChange>
                </w:rPr>
                <w:t>Bảng 9 – Cài đặt hạn mức theo Nhóm ngành</w:t>
              </w:r>
              <w:r w:rsidRPr="00610768">
                <w:rPr>
                  <w:rPrChange w:id="2224" w:author="Do Thanh Trung" w:date="2025-07-04T10:24:00Z" w16du:dateUtc="2025-07-04T03:24:00Z">
                    <w:rPr>
                      <w:i/>
                      <w:iCs/>
                    </w:rPr>
                  </w:rPrChange>
                </w:rPr>
                <w:fldChar w:fldCharType="end"/>
              </w:r>
            </w:ins>
          </w:p>
          <w:p w14:paraId="68EBEDE4" w14:textId="6C04AF6F" w:rsidR="00335DB7" w:rsidRPr="00610768" w:rsidRDefault="00795573">
            <w:pPr>
              <w:pStyle w:val="NoSpacing"/>
              <w:numPr>
                <w:ilvl w:val="0"/>
                <w:numId w:val="33"/>
              </w:numPr>
              <w:ind w:left="346"/>
              <w:pPrChange w:id="2225" w:author="Do Thanh Trung" w:date="2025-06-12T13:49:00Z" w16du:dateUtc="2025-06-12T06:49:00Z">
                <w:pPr>
                  <w:pStyle w:val="NoSpacing"/>
                </w:pPr>
              </w:pPrChange>
            </w:pPr>
            <w:ins w:id="2226" w:author="Do Thanh Trung" w:date="2025-06-12T13:51:00Z" w16du:dateUtc="2025-06-12T06:51:00Z">
              <w:r w:rsidRPr="00610768">
                <w:rPr>
                  <w:rPrChange w:id="2227" w:author="Do Thanh Trung" w:date="2025-07-04T10:24:00Z" w16du:dateUtc="2025-07-04T03:24:00Z">
                    <w:rPr>
                      <w:i/>
                      <w:iCs/>
                    </w:rPr>
                  </w:rPrChange>
                </w:rPr>
                <w:fldChar w:fldCharType="begin"/>
              </w:r>
              <w:r w:rsidRPr="00610768">
                <w:rPr>
                  <w:rPrChange w:id="2228" w:author="Do Thanh Trung" w:date="2025-07-04T10:24:00Z" w16du:dateUtc="2025-07-04T03:24:00Z">
                    <w:rPr>
                      <w:i/>
                      <w:iCs/>
                    </w:rPr>
                  </w:rPrChange>
                </w:rPr>
                <w:instrText>HYPERLINK  \l "_Bảng_10_-"</w:instrText>
              </w:r>
              <w:r w:rsidRPr="00610768">
                <w:rPr>
                  <w:rPrChange w:id="2229" w:author="Do Thanh Trung" w:date="2025-07-04T10:24:00Z" w16du:dateUtc="2025-07-04T03:24:00Z">
                    <w:rPr>
                      <w:i/>
                      <w:iCs/>
                    </w:rPr>
                  </w:rPrChange>
                </w:rPr>
                <w:fldChar w:fldCharType="separate"/>
              </w:r>
              <w:r w:rsidR="00335DB7" w:rsidRPr="00610768">
                <w:rPr>
                  <w:rStyle w:val="Hyperlink"/>
                  <w:rPrChange w:id="2230" w:author="Do Thanh Trung" w:date="2025-07-04T10:24:00Z" w16du:dateUtc="2025-07-04T03:24:00Z">
                    <w:rPr/>
                  </w:rPrChange>
                </w:rPr>
                <w:t>Bảng 10 – Danh mục nhóm công ty liên quan</w:t>
              </w:r>
              <w:r w:rsidRPr="00610768">
                <w:rPr>
                  <w:rPrChange w:id="2231" w:author="Do Thanh Trung" w:date="2025-07-04T10:24:00Z" w16du:dateUtc="2025-07-04T03:24:00Z">
                    <w:rPr>
                      <w:i/>
                      <w:iCs/>
                    </w:rPr>
                  </w:rPrChange>
                </w:rPr>
                <w:fldChar w:fldCharType="end"/>
              </w:r>
            </w:ins>
          </w:p>
        </w:tc>
        <w:tc>
          <w:tcPr>
            <w:tcW w:w="5760" w:type="dxa"/>
            <w:vAlign w:val="center"/>
            <w:tcPrChange w:id="2232" w:author="Do Thanh Trung" w:date="2025-07-04T10:16:00Z" w16du:dateUtc="2025-07-04T03:16:00Z">
              <w:tcPr>
                <w:tcW w:w="6210" w:type="dxa"/>
                <w:gridSpan w:val="2"/>
                <w:vAlign w:val="center"/>
              </w:tcPr>
            </w:tcPrChange>
          </w:tcPr>
          <w:p w14:paraId="50747EBE" w14:textId="25A02EF7" w:rsidR="009A506A" w:rsidRDefault="009A506A" w:rsidP="00702F81">
            <w:pPr>
              <w:pStyle w:val="NoSpacing"/>
              <w:rPr>
                <w:ins w:id="2233" w:author="Do Thanh Trung" w:date="2025-07-04T10:45:00Z" w16du:dateUtc="2025-07-04T03:45:00Z"/>
              </w:rPr>
            </w:pPr>
            <w:r>
              <w:t>Hệ thống căn cứ vào chi tiết đặt lệnh (số lượng, giá trị đặt), đối chiếu với quy định đầu tư được khai báo</w:t>
            </w:r>
            <w:ins w:id="2234" w:author="Do Thanh Trung" w:date="2025-07-04T10:45:00Z" w16du:dateUtc="2025-07-04T03:45:00Z">
              <w:r w:rsidR="00D84563">
                <w:t>:</w:t>
              </w:r>
            </w:ins>
            <w:del w:id="2235" w:author="Do Thanh Trung" w:date="2025-06-12T13:32:00Z" w16du:dateUtc="2025-06-12T06:32:00Z">
              <w:r w:rsidDel="00335DB7">
                <w:delText xml:space="preserve"> ở:</w:delText>
              </w:r>
            </w:del>
          </w:p>
          <w:p w14:paraId="7D9E7DB3" w14:textId="04EAEC2C" w:rsidR="00D84563" w:rsidRDefault="00D84563">
            <w:pPr>
              <w:pStyle w:val="NoSpacing"/>
              <w:numPr>
                <w:ilvl w:val="0"/>
                <w:numId w:val="33"/>
              </w:numPr>
              <w:rPr>
                <w:ins w:id="2236" w:author="Do Thanh Trung" w:date="2025-07-04T10:45:00Z" w16du:dateUtc="2025-07-04T03:45:00Z"/>
              </w:rPr>
              <w:pPrChange w:id="2237" w:author="Do Thanh Trung" w:date="2025-07-04T10:45:00Z" w16du:dateUtc="2025-07-04T03:45:00Z">
                <w:pPr>
                  <w:pStyle w:val="NoSpacing"/>
                  <w:ind w:left="720"/>
                </w:pPr>
              </w:pPrChange>
            </w:pPr>
            <w:ins w:id="2238" w:author="Do Thanh Trung" w:date="2025-07-04T10:45:00Z" w16du:dateUtc="2025-07-04T03:45:00Z">
              <w:r>
                <w:t>Số lượng đặt lệnh + Số lượng hiện đang nắm giữ (tại thời điểm đặt lệnh)</w:t>
              </w:r>
            </w:ins>
          </w:p>
          <w:p w14:paraId="742F13ED" w14:textId="182BD6DB" w:rsidR="00D84563" w:rsidRDefault="00D84563">
            <w:pPr>
              <w:pStyle w:val="NoSpacing"/>
              <w:numPr>
                <w:ilvl w:val="0"/>
                <w:numId w:val="33"/>
              </w:numPr>
              <w:pPrChange w:id="2239" w:author="Do Thanh Trung" w:date="2025-07-04T10:45:00Z" w16du:dateUtc="2025-07-04T03:45:00Z">
                <w:pPr>
                  <w:pStyle w:val="NoSpacing"/>
                </w:pPr>
              </w:pPrChange>
            </w:pPr>
            <w:ins w:id="2240" w:author="Do Thanh Trung" w:date="2025-07-04T10:45:00Z" w16du:dateUtc="2025-07-04T03:45:00Z">
              <w:r>
                <w:t>Giá trị đặt lệnh + NAV (tại thời điểm đặt lệnh)</w:t>
              </w:r>
            </w:ins>
          </w:p>
          <w:p w14:paraId="39B52103" w14:textId="18F6A8F4" w:rsidR="009A506A" w:rsidDel="00BA5EA5" w:rsidRDefault="009A506A" w:rsidP="005C5286">
            <w:pPr>
              <w:pStyle w:val="NoSpacing"/>
              <w:numPr>
                <w:ilvl w:val="0"/>
                <w:numId w:val="33"/>
              </w:numPr>
              <w:rPr>
                <w:del w:id="2241" w:author="Do Thanh Trung" w:date="2025-06-12T13:40:00Z" w16du:dateUtc="2025-06-12T06:40:00Z"/>
              </w:rPr>
            </w:pPr>
            <w:del w:id="2242" w:author="Do Thanh Trung" w:date="2025-06-12T13:40:00Z" w16du:dateUtc="2025-06-12T06:40:00Z">
              <w:r w:rsidDel="00BA5EA5">
                <w:delText xml:space="preserve"> </w:delText>
              </w:r>
              <w:r w:rsidDel="00BA5EA5">
                <w:fldChar w:fldCharType="begin"/>
              </w:r>
              <w:r w:rsidDel="00BA5EA5">
                <w:delInstrText>HYPERLINK \l "_Cài_đặt_Quy"</w:delInstrText>
              </w:r>
              <w:r w:rsidDel="00BA5EA5">
                <w:fldChar w:fldCharType="separate"/>
              </w:r>
              <w:r w:rsidRPr="005C5286" w:rsidDel="00BA5EA5">
                <w:rPr>
                  <w:rStyle w:val="Hyperlink"/>
                </w:rPr>
                <w:delText>Cài đặt Quy định đầu tư</w:delText>
              </w:r>
              <w:r w:rsidDel="00BA5EA5">
                <w:fldChar w:fldCharType="end"/>
              </w:r>
            </w:del>
          </w:p>
          <w:p w14:paraId="12DBD007" w14:textId="3E9AC04A" w:rsidR="009A506A" w:rsidDel="00BA5EA5" w:rsidRDefault="009A506A" w:rsidP="005C5286">
            <w:pPr>
              <w:pStyle w:val="NoSpacing"/>
              <w:numPr>
                <w:ilvl w:val="0"/>
                <w:numId w:val="33"/>
              </w:numPr>
              <w:rPr>
                <w:del w:id="2243" w:author="Do Thanh Trung" w:date="2025-06-12T13:40:00Z" w16du:dateUtc="2025-06-12T06:40:00Z"/>
              </w:rPr>
            </w:pPr>
            <w:del w:id="2244" w:author="Do Thanh Trung" w:date="2025-06-12T13:40:00Z" w16du:dateUtc="2025-06-12T06:40:00Z">
              <w:r w:rsidDel="00BA5EA5">
                <w:fldChar w:fldCharType="begin"/>
              </w:r>
              <w:r w:rsidDel="00BA5EA5">
                <w:delInstrText>HYPERLINK \l "_Cài_đặt_hạn"</w:delInstrText>
              </w:r>
              <w:r w:rsidDel="00BA5EA5">
                <w:fldChar w:fldCharType="separate"/>
              </w:r>
              <w:r w:rsidRPr="005C5286" w:rsidDel="00BA5EA5">
                <w:rPr>
                  <w:rStyle w:val="Hyperlink"/>
                </w:rPr>
                <w:delText>Cài đặt hạn mức theo nhóm ngành</w:delText>
              </w:r>
              <w:r w:rsidDel="00BA5EA5">
                <w:fldChar w:fldCharType="end"/>
              </w:r>
            </w:del>
          </w:p>
          <w:p w14:paraId="52A42E16" w14:textId="1EB87482" w:rsidR="009A506A" w:rsidDel="00BA5EA5" w:rsidRDefault="009A506A" w:rsidP="005C5286">
            <w:pPr>
              <w:pStyle w:val="NoSpacing"/>
              <w:numPr>
                <w:ilvl w:val="0"/>
                <w:numId w:val="33"/>
              </w:numPr>
              <w:rPr>
                <w:del w:id="2245" w:author="Do Thanh Trung" w:date="2025-06-12T13:40:00Z" w16du:dateUtc="2025-06-12T06:40:00Z"/>
              </w:rPr>
            </w:pPr>
            <w:del w:id="2246" w:author="Do Thanh Trung" w:date="2025-06-12T13:40:00Z" w16du:dateUtc="2025-06-12T06:40:00Z">
              <w:r w:rsidDel="00BA5EA5">
                <w:fldChar w:fldCharType="begin"/>
              </w:r>
              <w:r w:rsidDel="00BA5EA5">
                <w:delInstrText>HYPERLINK \l "_Cài_đặt_danh"</w:delInstrText>
              </w:r>
              <w:r w:rsidDel="00BA5EA5">
                <w:fldChar w:fldCharType="separate"/>
              </w:r>
              <w:r w:rsidRPr="005C5286" w:rsidDel="00BA5EA5">
                <w:rPr>
                  <w:rStyle w:val="Hyperlink"/>
                </w:rPr>
                <w:delText>Cài đặt danh mục nhóm công ty liên quan</w:delText>
              </w:r>
              <w:r w:rsidDel="00BA5EA5">
                <w:fldChar w:fldCharType="end"/>
              </w:r>
            </w:del>
          </w:p>
          <w:p w14:paraId="67A7EDB8" w14:textId="77777777" w:rsidR="009A506A" w:rsidRDefault="009A506A" w:rsidP="005C5286">
            <w:pPr>
              <w:pStyle w:val="NoSpacing"/>
            </w:pPr>
            <w:r>
              <w:t>Căn cứ vào mức độ xử lý theo từng quy định đã cài đặt:</w:t>
            </w:r>
          </w:p>
          <w:p w14:paraId="675D45D5" w14:textId="77777777" w:rsidR="009A506A" w:rsidRDefault="009A506A" w:rsidP="005A746B">
            <w:pPr>
              <w:pStyle w:val="NoSpacing"/>
              <w:numPr>
                <w:ilvl w:val="0"/>
                <w:numId w:val="33"/>
              </w:numPr>
            </w:pPr>
            <w:r>
              <w:t>Ngăn chặn: Hủy lệnh đã đặt, kết thúc quy trình</w:t>
            </w:r>
          </w:p>
          <w:p w14:paraId="290C4FBA" w14:textId="2A4E3C50" w:rsidR="00D84563" w:rsidRPr="00AF0F5A" w:rsidRDefault="009A506A" w:rsidP="00D84563">
            <w:pPr>
              <w:pStyle w:val="NoSpacing"/>
              <w:numPr>
                <w:ilvl w:val="0"/>
                <w:numId w:val="33"/>
              </w:numPr>
            </w:pPr>
            <w:r>
              <w:t>Chờ duyệt: Lệnh chuyển sang trưởng đơn vị để duyệt</w:t>
            </w:r>
          </w:p>
        </w:tc>
      </w:tr>
      <w:tr w:rsidR="009A506A" w:rsidRPr="006115EA" w14:paraId="7BC08D84" w14:textId="77777777" w:rsidTr="001E2D20">
        <w:trPr>
          <w:trHeight w:val="350"/>
          <w:trPrChange w:id="2247" w:author="Do Thanh Trung" w:date="2025-07-04T10:16:00Z" w16du:dateUtc="2025-07-04T03:16:00Z">
            <w:trPr>
              <w:trHeight w:val="350"/>
            </w:trPr>
          </w:trPrChange>
        </w:trPr>
        <w:tc>
          <w:tcPr>
            <w:tcW w:w="576" w:type="dxa"/>
            <w:vAlign w:val="center"/>
            <w:tcPrChange w:id="2248" w:author="Do Thanh Trung" w:date="2025-07-04T10:16:00Z" w16du:dateUtc="2025-07-04T03:16:00Z">
              <w:tcPr>
                <w:tcW w:w="576" w:type="dxa"/>
                <w:vAlign w:val="center"/>
              </w:tcPr>
            </w:tcPrChange>
          </w:tcPr>
          <w:p w14:paraId="442A4309" w14:textId="77777777" w:rsidR="009A506A" w:rsidRDefault="009A506A" w:rsidP="00702F81">
            <w:pPr>
              <w:pStyle w:val="NoSpacing"/>
            </w:pPr>
            <w:r>
              <w:t>5</w:t>
            </w:r>
          </w:p>
        </w:tc>
        <w:tc>
          <w:tcPr>
            <w:tcW w:w="1579" w:type="dxa"/>
            <w:vAlign w:val="center"/>
            <w:tcPrChange w:id="2249" w:author="Do Thanh Trung" w:date="2025-07-04T10:16:00Z" w16du:dateUtc="2025-07-04T03:16:00Z">
              <w:tcPr>
                <w:tcW w:w="3019" w:type="dxa"/>
                <w:gridSpan w:val="3"/>
                <w:vAlign w:val="center"/>
              </w:tcPr>
            </w:tcPrChange>
          </w:tcPr>
          <w:p w14:paraId="245A87A3" w14:textId="0A26AE55" w:rsidR="009A506A" w:rsidRDefault="009A506A" w:rsidP="00702F81">
            <w:pPr>
              <w:pStyle w:val="NoSpacing"/>
            </w:pPr>
            <w:r>
              <w:t>Duyệt?</w:t>
            </w:r>
          </w:p>
        </w:tc>
        <w:tc>
          <w:tcPr>
            <w:tcW w:w="1260" w:type="dxa"/>
            <w:vAlign w:val="center"/>
            <w:tcPrChange w:id="2250" w:author="Do Thanh Trung" w:date="2025-07-04T10:16:00Z" w16du:dateUtc="2025-07-04T03:16:00Z">
              <w:tcPr>
                <w:tcW w:w="1440" w:type="dxa"/>
                <w:gridSpan w:val="2"/>
                <w:vAlign w:val="center"/>
              </w:tcPr>
            </w:tcPrChange>
          </w:tcPr>
          <w:p w14:paraId="40124A1D" w14:textId="41ACDE49" w:rsidR="009A506A" w:rsidRDefault="009A506A" w:rsidP="00702F81">
            <w:pPr>
              <w:pStyle w:val="NoSpacing"/>
              <w:jc w:val="center"/>
              <w:rPr>
                <w:iCs/>
              </w:rPr>
            </w:pPr>
            <w:r>
              <w:rPr>
                <w:iCs/>
              </w:rPr>
              <w:t>Thủ công</w:t>
            </w:r>
          </w:p>
        </w:tc>
        <w:tc>
          <w:tcPr>
            <w:tcW w:w="1260" w:type="dxa"/>
            <w:vAlign w:val="center"/>
            <w:tcPrChange w:id="2251" w:author="Do Thanh Trung" w:date="2025-07-04T10:16:00Z" w16du:dateUtc="2025-07-04T03:16:00Z">
              <w:tcPr>
                <w:tcW w:w="1710" w:type="dxa"/>
                <w:vAlign w:val="center"/>
              </w:tcPr>
            </w:tcPrChange>
          </w:tcPr>
          <w:p w14:paraId="18B20278" w14:textId="7B83538E" w:rsidR="009A506A" w:rsidRDefault="009A506A" w:rsidP="00702F81">
            <w:pPr>
              <w:pStyle w:val="NoSpacing"/>
              <w:jc w:val="center"/>
            </w:pPr>
            <w:r>
              <w:t>VDAM</w:t>
            </w:r>
          </w:p>
        </w:tc>
        <w:tc>
          <w:tcPr>
            <w:tcW w:w="3240" w:type="dxa"/>
            <w:tcPrChange w:id="2252" w:author="Do Thanh Trung" w:date="2025-07-04T10:16:00Z" w16du:dateUtc="2025-07-04T03:16:00Z">
              <w:tcPr>
                <w:tcW w:w="6210" w:type="dxa"/>
                <w:gridSpan w:val="2"/>
              </w:tcPr>
            </w:tcPrChange>
          </w:tcPr>
          <w:p w14:paraId="191CF68B" w14:textId="77777777" w:rsidR="009A506A" w:rsidRDefault="009A506A" w:rsidP="00B81E64">
            <w:pPr>
              <w:pStyle w:val="NoSpacing"/>
            </w:pPr>
          </w:p>
        </w:tc>
        <w:tc>
          <w:tcPr>
            <w:tcW w:w="5760" w:type="dxa"/>
            <w:vAlign w:val="center"/>
            <w:tcPrChange w:id="2253" w:author="Do Thanh Trung" w:date="2025-07-04T10:16:00Z" w16du:dateUtc="2025-07-04T03:16:00Z">
              <w:tcPr>
                <w:tcW w:w="6210" w:type="dxa"/>
                <w:gridSpan w:val="2"/>
                <w:vAlign w:val="center"/>
              </w:tcPr>
            </w:tcPrChange>
          </w:tcPr>
          <w:p w14:paraId="3D33AD47" w14:textId="6F57DF43" w:rsidR="009A506A" w:rsidRDefault="009A506A" w:rsidP="00B81E64">
            <w:pPr>
              <w:pStyle w:val="NoSpacing"/>
            </w:pPr>
            <w:r>
              <w:t>Trưởng đơn vị xem xét lệnh đặt chờ duyệt</w:t>
            </w:r>
          </w:p>
          <w:p w14:paraId="06190C99" w14:textId="77777777" w:rsidR="009A506A" w:rsidRDefault="009A506A" w:rsidP="00005202">
            <w:pPr>
              <w:pStyle w:val="NoSpacing"/>
              <w:numPr>
                <w:ilvl w:val="0"/>
                <w:numId w:val="33"/>
              </w:numPr>
            </w:pPr>
            <w:r>
              <w:t>Không duyệt: Kết thúc quy trình</w:t>
            </w:r>
          </w:p>
          <w:p w14:paraId="2873C104" w14:textId="1BC89274" w:rsidR="009A506A" w:rsidRDefault="009A506A" w:rsidP="00005202">
            <w:pPr>
              <w:pStyle w:val="NoSpacing"/>
              <w:numPr>
                <w:ilvl w:val="0"/>
                <w:numId w:val="33"/>
              </w:numPr>
            </w:pPr>
            <w:r>
              <w:t>Duyệt: Lệnh được đẩy vào core</w:t>
            </w:r>
          </w:p>
        </w:tc>
      </w:tr>
      <w:tr w:rsidR="009A506A" w:rsidRPr="006115EA" w14:paraId="2E76213A" w14:textId="77777777" w:rsidTr="001E2D20">
        <w:trPr>
          <w:trHeight w:val="350"/>
          <w:trPrChange w:id="2254" w:author="Do Thanh Trung" w:date="2025-07-04T10:16:00Z" w16du:dateUtc="2025-07-04T03:16:00Z">
            <w:trPr>
              <w:trHeight w:val="350"/>
            </w:trPr>
          </w:trPrChange>
        </w:trPr>
        <w:tc>
          <w:tcPr>
            <w:tcW w:w="576" w:type="dxa"/>
            <w:vAlign w:val="center"/>
            <w:tcPrChange w:id="2255" w:author="Do Thanh Trung" w:date="2025-07-04T10:16:00Z" w16du:dateUtc="2025-07-04T03:16:00Z">
              <w:tcPr>
                <w:tcW w:w="576" w:type="dxa"/>
                <w:vAlign w:val="center"/>
              </w:tcPr>
            </w:tcPrChange>
          </w:tcPr>
          <w:p w14:paraId="250203B4" w14:textId="77777777" w:rsidR="009A506A" w:rsidRDefault="009A506A" w:rsidP="00702F81">
            <w:pPr>
              <w:pStyle w:val="NoSpacing"/>
            </w:pPr>
            <w:r>
              <w:t>6</w:t>
            </w:r>
          </w:p>
        </w:tc>
        <w:tc>
          <w:tcPr>
            <w:tcW w:w="1579" w:type="dxa"/>
            <w:vAlign w:val="center"/>
            <w:tcPrChange w:id="2256" w:author="Do Thanh Trung" w:date="2025-07-04T10:16:00Z" w16du:dateUtc="2025-07-04T03:16:00Z">
              <w:tcPr>
                <w:tcW w:w="3019" w:type="dxa"/>
                <w:gridSpan w:val="3"/>
                <w:vAlign w:val="center"/>
              </w:tcPr>
            </w:tcPrChange>
          </w:tcPr>
          <w:p w14:paraId="5954E8E1" w14:textId="7A847505" w:rsidR="009A506A" w:rsidRDefault="009A506A" w:rsidP="00702F81">
            <w:pPr>
              <w:pStyle w:val="NoSpacing"/>
            </w:pPr>
            <w:r>
              <w:t>Đẩy lệnh vào core</w:t>
            </w:r>
          </w:p>
        </w:tc>
        <w:tc>
          <w:tcPr>
            <w:tcW w:w="1260" w:type="dxa"/>
            <w:vAlign w:val="center"/>
            <w:tcPrChange w:id="2257" w:author="Do Thanh Trung" w:date="2025-07-04T10:16:00Z" w16du:dateUtc="2025-07-04T03:16:00Z">
              <w:tcPr>
                <w:tcW w:w="1440" w:type="dxa"/>
                <w:gridSpan w:val="2"/>
                <w:vAlign w:val="center"/>
              </w:tcPr>
            </w:tcPrChange>
          </w:tcPr>
          <w:p w14:paraId="2976ED6F" w14:textId="48DD4B01" w:rsidR="009A506A" w:rsidRPr="006E0DD1" w:rsidRDefault="009A506A" w:rsidP="00702F81">
            <w:pPr>
              <w:pStyle w:val="NoSpacing"/>
              <w:jc w:val="center"/>
              <w:rPr>
                <w:iCs/>
              </w:rPr>
            </w:pPr>
            <w:r>
              <w:rPr>
                <w:iCs/>
              </w:rPr>
              <w:t>Tự động</w:t>
            </w:r>
          </w:p>
        </w:tc>
        <w:tc>
          <w:tcPr>
            <w:tcW w:w="1260" w:type="dxa"/>
            <w:vAlign w:val="center"/>
            <w:tcPrChange w:id="2258" w:author="Do Thanh Trung" w:date="2025-07-04T10:16:00Z" w16du:dateUtc="2025-07-04T03:16:00Z">
              <w:tcPr>
                <w:tcW w:w="1710" w:type="dxa"/>
                <w:vAlign w:val="center"/>
              </w:tcPr>
            </w:tcPrChange>
          </w:tcPr>
          <w:p w14:paraId="527F922A" w14:textId="5E21BAFF" w:rsidR="009A506A" w:rsidRPr="006115EA" w:rsidRDefault="009A506A" w:rsidP="00702F81">
            <w:pPr>
              <w:pStyle w:val="NoSpacing"/>
              <w:jc w:val="center"/>
            </w:pPr>
            <w:r>
              <w:t>Hệ thống</w:t>
            </w:r>
          </w:p>
        </w:tc>
        <w:tc>
          <w:tcPr>
            <w:tcW w:w="3240" w:type="dxa"/>
            <w:tcPrChange w:id="2259" w:author="Do Thanh Trung" w:date="2025-07-04T10:16:00Z" w16du:dateUtc="2025-07-04T03:16:00Z">
              <w:tcPr>
                <w:tcW w:w="6210" w:type="dxa"/>
                <w:gridSpan w:val="2"/>
              </w:tcPr>
            </w:tcPrChange>
          </w:tcPr>
          <w:p w14:paraId="5D7D03E5" w14:textId="77777777" w:rsidR="009A506A" w:rsidRDefault="009A506A" w:rsidP="009C07B8"/>
        </w:tc>
        <w:tc>
          <w:tcPr>
            <w:tcW w:w="5760" w:type="dxa"/>
            <w:vAlign w:val="center"/>
            <w:tcPrChange w:id="2260" w:author="Do Thanh Trung" w:date="2025-07-04T10:16:00Z" w16du:dateUtc="2025-07-04T03:16:00Z">
              <w:tcPr>
                <w:tcW w:w="6210" w:type="dxa"/>
                <w:gridSpan w:val="2"/>
                <w:vAlign w:val="center"/>
              </w:tcPr>
            </w:tcPrChange>
          </w:tcPr>
          <w:p w14:paraId="771D2C9F" w14:textId="3F5FE911" w:rsidR="009A506A" w:rsidRDefault="009A506A" w:rsidP="009C07B8">
            <w:r>
              <w:t>Lệnh đặt đã được Trưởng đơn vị duyệt.</w:t>
            </w:r>
          </w:p>
          <w:p w14:paraId="0317431B" w14:textId="3545CCAB" w:rsidR="009A506A" w:rsidRPr="006E0DD1" w:rsidRDefault="009A506A" w:rsidP="009C07B8">
            <w:pPr>
              <w:pStyle w:val="NoSpacing"/>
            </w:pPr>
            <w:r>
              <w:t>Hệ thống đẩy lệnh vào core</w:t>
            </w:r>
          </w:p>
        </w:tc>
      </w:tr>
    </w:tbl>
    <w:p w14:paraId="6AF53DFA" w14:textId="24FD308C" w:rsidR="00C964F8" w:rsidRPr="00C964F8" w:rsidRDefault="00C964F8" w:rsidP="00C964F8"/>
    <w:p w14:paraId="4D850CAF" w14:textId="123BE52C" w:rsidR="003B04FC" w:rsidRDefault="008376D7" w:rsidP="00F12AD9">
      <w:pPr>
        <w:pStyle w:val="Heading3"/>
      </w:pPr>
      <w:bookmarkStart w:id="2261" w:name="_Chức_năng_đặt_1"/>
      <w:bookmarkEnd w:id="2261"/>
      <w:r>
        <w:t>Chức năng đặt lệnh theo tài khoản quỹ</w:t>
      </w:r>
    </w:p>
    <w:p w14:paraId="7CAD95F2" w14:textId="31CF0DFE" w:rsidR="00E95ABB" w:rsidRDefault="00E620D6" w:rsidP="00E95ABB">
      <w:r>
        <w:t>Chức năng được thiết kế nhằm mục đích</w:t>
      </w:r>
      <w:r w:rsidR="003121EC">
        <w:t xml:space="preserve"> hỗ trợ người dùng trong việc đặt lệnh cùng lúc ở nhiều tài khoản chứng khoán </w:t>
      </w:r>
      <w:r w:rsidR="00772F31">
        <w:t xml:space="preserve">được khai báo trong 1 tài khoản quỹ, đảm bảo tốc độ đặt lệnh và </w:t>
      </w:r>
      <w:r w:rsidR="00E56F17">
        <w:t>sự chính xác trong lúc đặt lệnh, nhằm tối đa hóa hiệu quả của nghiệp vụ đầu tư của Quỹ</w:t>
      </w:r>
    </w:p>
    <w:p w14:paraId="380C3694" w14:textId="77777777" w:rsidR="000206F6" w:rsidRDefault="000206F6" w:rsidP="000206F6">
      <w:r>
        <w:t>Giao diện Quản lý đặt lệnh cơ sở có 02 thành phần chính:</w:t>
      </w:r>
    </w:p>
    <w:p w14:paraId="47969379" w14:textId="77777777" w:rsidR="000206F6" w:rsidRDefault="000206F6" w:rsidP="000206F6">
      <w:pPr>
        <w:pStyle w:val="ListParagraph"/>
        <w:numPr>
          <w:ilvl w:val="0"/>
          <w:numId w:val="40"/>
        </w:numPr>
      </w:pPr>
      <w:r>
        <w:lastRenderedPageBreak/>
        <w:t>Bảng chức năng đặt lệnh</w:t>
      </w:r>
    </w:p>
    <w:p w14:paraId="76A45C46" w14:textId="77777777" w:rsidR="000206F6" w:rsidRDefault="000206F6" w:rsidP="000206F6">
      <w:pPr>
        <w:pStyle w:val="ListParagraph"/>
        <w:numPr>
          <w:ilvl w:val="0"/>
          <w:numId w:val="40"/>
        </w:numPr>
      </w:pPr>
      <w:r>
        <w:t>Bảng tổng hợp lệnh đã đặt</w:t>
      </w:r>
    </w:p>
    <w:p w14:paraId="666806F7" w14:textId="77777777" w:rsidR="00884972" w:rsidRDefault="00884972" w:rsidP="00884972">
      <w:pPr>
        <w:pStyle w:val="Heading4"/>
      </w:pPr>
      <w:r>
        <w:t>Bảng chức năng đặt lệnh</w:t>
      </w:r>
    </w:p>
    <w:p w14:paraId="3FE01217" w14:textId="32A42789" w:rsidR="00884972" w:rsidRDefault="00884972" w:rsidP="00884972">
      <w:r>
        <w:t>Bảng chức năng đặt lệnh cung cấp cho người dùng những thông tin liên quan đến tài khoản, mã cổ phiếu muốn giao dịch để người dùng có thông tin tham chiếu, đồng thời thực hiện đặt lệnh trực tiếp trên Hệ thống</w:t>
      </w:r>
    </w:p>
    <w:p w14:paraId="1222C676" w14:textId="73B5A5E5" w:rsidR="00884972" w:rsidRDefault="00884972" w:rsidP="00884972">
      <w:r>
        <w:t>Người dùng có thể mở nhiều Bảng chức năng đặt lệnh và thực hiện giao dịch trên nhiều tài khoản Quỹ được phân công/phân quyền trong cùng một thời điểm</w:t>
      </w:r>
    </w:p>
    <w:p w14:paraId="5B2468FE" w14:textId="77777777" w:rsidR="00884972" w:rsidRDefault="00884972" w:rsidP="00884972">
      <w:r>
        <w:t>Những trường thông tin trên Bảng chức năng đặt lệnh bao gồm:</w:t>
      </w:r>
    </w:p>
    <w:tbl>
      <w:tblPr>
        <w:tblStyle w:val="TableGrid"/>
        <w:tblW w:w="13315" w:type="dxa"/>
        <w:tblLook w:val="04A0" w:firstRow="1" w:lastRow="0" w:firstColumn="1" w:lastColumn="0" w:noHBand="0" w:noVBand="1"/>
      </w:tblPr>
      <w:tblGrid>
        <w:gridCol w:w="608"/>
        <w:gridCol w:w="1637"/>
        <w:gridCol w:w="1530"/>
        <w:gridCol w:w="1173"/>
        <w:gridCol w:w="1347"/>
        <w:gridCol w:w="7020"/>
      </w:tblGrid>
      <w:tr w:rsidR="00CD5CD1" w:rsidRPr="00CE67E1" w14:paraId="210216F1" w14:textId="685A33D7" w:rsidTr="00733F13">
        <w:trPr>
          <w:trHeight w:val="358"/>
          <w:tblHeader/>
        </w:trPr>
        <w:tc>
          <w:tcPr>
            <w:tcW w:w="608" w:type="dxa"/>
          </w:tcPr>
          <w:p w14:paraId="1EDCC718" w14:textId="77777777" w:rsidR="00CD5CD1" w:rsidRPr="0022498F" w:rsidRDefault="00CD5CD1" w:rsidP="00C77C58">
            <w:pPr>
              <w:jc w:val="center"/>
              <w:rPr>
                <w:b/>
                <w:bCs/>
              </w:rPr>
            </w:pPr>
            <w:r w:rsidRPr="0022498F">
              <w:rPr>
                <w:b/>
                <w:bCs/>
              </w:rPr>
              <w:t>STT</w:t>
            </w:r>
          </w:p>
        </w:tc>
        <w:tc>
          <w:tcPr>
            <w:tcW w:w="1637" w:type="dxa"/>
          </w:tcPr>
          <w:p w14:paraId="16CEB000" w14:textId="77777777" w:rsidR="00CD5CD1" w:rsidRPr="0022498F" w:rsidRDefault="00CD5CD1" w:rsidP="00C77C58">
            <w:pPr>
              <w:jc w:val="center"/>
              <w:rPr>
                <w:rFonts w:cs="Arial"/>
                <w:b/>
                <w:bCs/>
              </w:rPr>
            </w:pPr>
            <w:r w:rsidRPr="0022498F">
              <w:rPr>
                <w:rFonts w:cs="Arial"/>
                <w:b/>
                <w:bCs/>
              </w:rPr>
              <w:t>Tên trường</w:t>
            </w:r>
          </w:p>
        </w:tc>
        <w:tc>
          <w:tcPr>
            <w:tcW w:w="1530" w:type="dxa"/>
          </w:tcPr>
          <w:p w14:paraId="3BA44287" w14:textId="0DB8E558" w:rsidR="00CD5CD1" w:rsidRPr="0022498F" w:rsidRDefault="00CD5CD1" w:rsidP="00C77C58">
            <w:pPr>
              <w:jc w:val="center"/>
              <w:rPr>
                <w:b/>
                <w:bCs/>
              </w:rPr>
            </w:pPr>
            <w:r>
              <w:rPr>
                <w:b/>
                <w:bCs/>
              </w:rPr>
              <w:t>Loại dữ liệu</w:t>
            </w:r>
          </w:p>
        </w:tc>
        <w:tc>
          <w:tcPr>
            <w:tcW w:w="1173" w:type="dxa"/>
          </w:tcPr>
          <w:p w14:paraId="01D555A0" w14:textId="3B29C512" w:rsidR="00CD5CD1" w:rsidRDefault="00CD5CD1" w:rsidP="00825654">
            <w:pPr>
              <w:jc w:val="center"/>
              <w:rPr>
                <w:b/>
                <w:bCs/>
              </w:rPr>
            </w:pPr>
            <w:r>
              <w:rPr>
                <w:b/>
                <w:bCs/>
              </w:rPr>
              <w:t>Bắt buộc</w:t>
            </w:r>
          </w:p>
        </w:tc>
        <w:tc>
          <w:tcPr>
            <w:tcW w:w="1347" w:type="dxa"/>
          </w:tcPr>
          <w:p w14:paraId="7152048E" w14:textId="2FCDB63F" w:rsidR="00CD5CD1" w:rsidRPr="0022498F" w:rsidRDefault="00CD5CD1" w:rsidP="00825654">
            <w:pPr>
              <w:jc w:val="center"/>
              <w:rPr>
                <w:b/>
                <w:bCs/>
              </w:rPr>
            </w:pPr>
            <w:r>
              <w:rPr>
                <w:b/>
                <w:bCs/>
              </w:rPr>
              <w:t>Read-Only?</w:t>
            </w:r>
          </w:p>
        </w:tc>
        <w:tc>
          <w:tcPr>
            <w:tcW w:w="7020" w:type="dxa"/>
          </w:tcPr>
          <w:p w14:paraId="69EB9C0F" w14:textId="3AC9F893" w:rsidR="00CD5CD1" w:rsidRPr="0022498F" w:rsidRDefault="00CD5CD1" w:rsidP="00C77C58">
            <w:pPr>
              <w:jc w:val="center"/>
              <w:rPr>
                <w:b/>
                <w:bCs/>
              </w:rPr>
            </w:pPr>
            <w:r w:rsidRPr="0022498F">
              <w:rPr>
                <w:b/>
                <w:bCs/>
              </w:rPr>
              <w:t>Diê</w:t>
            </w:r>
            <w:r w:rsidRPr="0022498F">
              <w:rPr>
                <w:rFonts w:cs="Arial"/>
                <w:b/>
                <w:bCs/>
                <w:lang w:val="vi-VN"/>
              </w:rPr>
              <w:t>̃</w:t>
            </w:r>
            <w:r w:rsidRPr="0022498F">
              <w:rPr>
                <w:rFonts w:cs="Arial"/>
                <w:b/>
                <w:bCs/>
              </w:rPr>
              <w:t>n giải</w:t>
            </w:r>
          </w:p>
        </w:tc>
      </w:tr>
      <w:tr w:rsidR="00CD5CD1" w:rsidRPr="00CE67E1" w14:paraId="340929F4" w14:textId="0E6F4EE5" w:rsidTr="00733F13">
        <w:trPr>
          <w:trHeight w:val="754"/>
        </w:trPr>
        <w:tc>
          <w:tcPr>
            <w:tcW w:w="608" w:type="dxa"/>
          </w:tcPr>
          <w:p w14:paraId="6836F2B1" w14:textId="77777777" w:rsidR="00CD5CD1" w:rsidRPr="00CE67E1" w:rsidRDefault="00CD5CD1" w:rsidP="00C77C58">
            <w:r w:rsidRPr="00CE67E1">
              <w:t>01</w:t>
            </w:r>
          </w:p>
        </w:tc>
        <w:tc>
          <w:tcPr>
            <w:tcW w:w="1637" w:type="dxa"/>
          </w:tcPr>
          <w:p w14:paraId="1F0953A8" w14:textId="48D38B92" w:rsidR="00CD5CD1" w:rsidRPr="00CE67E1" w:rsidRDefault="00CD5CD1" w:rsidP="00C77C58">
            <w:pPr>
              <w:rPr>
                <w:rFonts w:cs="Arial"/>
              </w:rPr>
            </w:pPr>
            <w:r>
              <w:rPr>
                <w:rFonts w:cs="Arial"/>
              </w:rPr>
              <w:t>Thông tin tài khoản Quỹ</w:t>
            </w:r>
          </w:p>
        </w:tc>
        <w:tc>
          <w:tcPr>
            <w:tcW w:w="1530" w:type="dxa"/>
          </w:tcPr>
          <w:p w14:paraId="77A6FCE3" w14:textId="2C029E66" w:rsidR="00CD5CD1" w:rsidRDefault="00CD5CD1" w:rsidP="00C77C58">
            <w:pPr>
              <w:rPr>
                <w:rFonts w:cs="Arial"/>
              </w:rPr>
            </w:pPr>
            <w:r>
              <w:rPr>
                <w:rFonts w:cs="Arial"/>
              </w:rPr>
              <w:t>Optionset</w:t>
            </w:r>
          </w:p>
        </w:tc>
        <w:tc>
          <w:tcPr>
            <w:tcW w:w="1173" w:type="dxa"/>
          </w:tcPr>
          <w:p w14:paraId="4A30759F" w14:textId="22744601" w:rsidR="00CD5CD1" w:rsidRDefault="00CD5CD1" w:rsidP="00825654">
            <w:pPr>
              <w:jc w:val="center"/>
              <w:rPr>
                <w:rFonts w:cs="Arial"/>
              </w:rPr>
            </w:pPr>
            <w:r>
              <w:rPr>
                <w:rFonts w:cs="Arial"/>
              </w:rPr>
              <w:t>X</w:t>
            </w:r>
          </w:p>
        </w:tc>
        <w:tc>
          <w:tcPr>
            <w:tcW w:w="1347" w:type="dxa"/>
          </w:tcPr>
          <w:p w14:paraId="0D710ECC" w14:textId="5973CA9B" w:rsidR="00CD5CD1" w:rsidRDefault="00CD5CD1" w:rsidP="00825654">
            <w:pPr>
              <w:jc w:val="center"/>
              <w:rPr>
                <w:rFonts w:cs="Arial"/>
              </w:rPr>
            </w:pPr>
          </w:p>
        </w:tc>
        <w:tc>
          <w:tcPr>
            <w:tcW w:w="7020" w:type="dxa"/>
          </w:tcPr>
          <w:p w14:paraId="32585345" w14:textId="5F9FB85F" w:rsidR="00CD5CD1" w:rsidRDefault="00CD5CD1" w:rsidP="00C77C58">
            <w:pPr>
              <w:rPr>
                <w:rFonts w:cs="Arial"/>
              </w:rPr>
            </w:pPr>
            <w:r>
              <w:rPr>
                <w:rFonts w:cs="Arial"/>
              </w:rPr>
              <w:t xml:space="preserve">Thông tin của Tài khoản Quỹ, hệ thống gợi ý các tài khoản Quỹ được phân công/phân quyền và cho phép người dùng lưu thông tin đã chọn qua </w:t>
            </w:r>
            <w:r>
              <w:rPr>
                <w:rFonts w:ascii="MS PGothic" w:eastAsia="MS PGothic" w:hAnsi="MS PGothic" w:cs="Arial" w:hint="eastAsia"/>
              </w:rPr>
              <w:t>☐</w:t>
            </w:r>
          </w:p>
          <w:p w14:paraId="745AFA78" w14:textId="77777777" w:rsidR="00CD5CD1" w:rsidRDefault="00CD5CD1" w:rsidP="00CD5CD1">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hông lưu thông tin tiểu khoản</w:t>
            </w:r>
          </w:p>
          <w:p w14:paraId="04D9EA20" w14:textId="63635259" w:rsidR="00CD5CD1" w:rsidRDefault="00CD5CD1" w:rsidP="00CD5CD1">
            <w:pPr>
              <w:ind w:left="720"/>
              <w:rPr>
                <w:rFonts w:cs="Arial"/>
              </w:rPr>
            </w:pPr>
            <w:r>
              <w:rPr>
                <w:rFonts w:ascii="MS PGothic" w:eastAsia="MS PGothic" w:hAnsi="MS PGothic" w:cs="Arial" w:hint="eastAsia"/>
              </w:rPr>
              <w:t xml:space="preserve">☑ </w:t>
            </w:r>
            <w:r>
              <w:rPr>
                <w:rFonts w:eastAsia="MS PGothic" w:cs="Arial"/>
              </w:rPr>
              <w:t>Hệ thống ghi nhớ thông tin tiểu khoản đã thực hiện</w:t>
            </w:r>
          </w:p>
        </w:tc>
      </w:tr>
      <w:tr w:rsidR="00DB7C01" w:rsidRPr="00CE67E1" w14:paraId="0505A0F7" w14:textId="77777777" w:rsidTr="00702F81">
        <w:trPr>
          <w:trHeight w:val="754"/>
        </w:trPr>
        <w:tc>
          <w:tcPr>
            <w:tcW w:w="13315" w:type="dxa"/>
            <w:gridSpan w:val="6"/>
          </w:tcPr>
          <w:p w14:paraId="72356236" w14:textId="5C5B442A" w:rsidR="00DB7C01" w:rsidRPr="007957BF" w:rsidRDefault="00DB7C01" w:rsidP="00C77C58">
            <w:pPr>
              <w:rPr>
                <w:rFonts w:cs="Arial"/>
                <w:i/>
                <w:iCs/>
              </w:rPr>
            </w:pPr>
            <w:r w:rsidRPr="007957BF">
              <w:rPr>
                <w:rFonts w:cs="Arial"/>
                <w:b/>
                <w:bCs/>
                <w:i/>
                <w:iCs/>
              </w:rPr>
              <w:t>Thông tin cổ phiếu:</w:t>
            </w:r>
            <w:r w:rsidRPr="007957BF">
              <w:rPr>
                <w:rFonts w:cs="Arial"/>
                <w:i/>
                <w:iCs/>
              </w:rPr>
              <w:t xml:space="preserve"> Căn cứ vào Mã cổ phiếu đã chọn ở (2), Hệ thống hiển thị các thông tin thị trường liên quan đến mã cổ phiếu đã chọn, được cập nhật realtime, giúp người dùng có thể theo dõi các thông tin thị trường một cách chính xác và </w:t>
            </w:r>
            <w:r w:rsidR="007957BF" w:rsidRPr="007957BF">
              <w:rPr>
                <w:rFonts w:cs="Arial"/>
                <w:i/>
                <w:iCs/>
              </w:rPr>
              <w:t>ra quyết định kịp thời</w:t>
            </w:r>
          </w:p>
        </w:tc>
      </w:tr>
      <w:tr w:rsidR="00CD5CD1" w:rsidRPr="00CE67E1" w14:paraId="333760B7" w14:textId="76AE74EE" w:rsidTr="00733F13">
        <w:trPr>
          <w:trHeight w:val="754"/>
        </w:trPr>
        <w:tc>
          <w:tcPr>
            <w:tcW w:w="608" w:type="dxa"/>
          </w:tcPr>
          <w:p w14:paraId="77551777" w14:textId="00674197" w:rsidR="00CD5CD1" w:rsidRPr="00CE67E1" w:rsidRDefault="00CD5CD1" w:rsidP="00C77C58">
            <w:r>
              <w:t>02</w:t>
            </w:r>
          </w:p>
        </w:tc>
        <w:tc>
          <w:tcPr>
            <w:tcW w:w="1637" w:type="dxa"/>
          </w:tcPr>
          <w:p w14:paraId="1672153D" w14:textId="32A966A0" w:rsidR="00CD5CD1" w:rsidRDefault="00CD5CD1" w:rsidP="00C77C58">
            <w:pPr>
              <w:rPr>
                <w:rFonts w:cs="Arial"/>
              </w:rPr>
            </w:pPr>
            <w:r>
              <w:rPr>
                <w:rFonts w:cs="Arial"/>
              </w:rPr>
              <w:t>Mã cổ phiếu</w:t>
            </w:r>
          </w:p>
        </w:tc>
        <w:tc>
          <w:tcPr>
            <w:tcW w:w="1530" w:type="dxa"/>
          </w:tcPr>
          <w:p w14:paraId="22E19230" w14:textId="4A0D3E03" w:rsidR="00CD5CD1" w:rsidRDefault="00825654" w:rsidP="00C77C58">
            <w:r>
              <w:t>Optionset</w:t>
            </w:r>
          </w:p>
        </w:tc>
        <w:tc>
          <w:tcPr>
            <w:tcW w:w="1173" w:type="dxa"/>
          </w:tcPr>
          <w:p w14:paraId="6AC82A23" w14:textId="3C1FD6A2" w:rsidR="00CD5CD1" w:rsidRDefault="00825654" w:rsidP="00825654">
            <w:pPr>
              <w:jc w:val="center"/>
            </w:pPr>
            <w:r>
              <w:t>X</w:t>
            </w:r>
          </w:p>
        </w:tc>
        <w:tc>
          <w:tcPr>
            <w:tcW w:w="1347" w:type="dxa"/>
          </w:tcPr>
          <w:p w14:paraId="27B962F4" w14:textId="37A908EC" w:rsidR="00CD5CD1" w:rsidRDefault="00CD5CD1" w:rsidP="00825654">
            <w:pPr>
              <w:jc w:val="center"/>
            </w:pPr>
          </w:p>
        </w:tc>
        <w:tc>
          <w:tcPr>
            <w:tcW w:w="7020" w:type="dxa"/>
          </w:tcPr>
          <w:p w14:paraId="67C84D3B" w14:textId="13D9DB29" w:rsidR="00CD5CD1" w:rsidRDefault="00CD5CD1" w:rsidP="00C77C58">
            <w:pPr>
              <w:rPr>
                <w:rFonts w:cs="Arial"/>
              </w:rPr>
            </w:pPr>
            <w:r>
              <w:t>Mã cổ phiếu, h</w:t>
            </w:r>
            <w:r>
              <w:rPr>
                <w:rFonts w:cs="Arial"/>
              </w:rPr>
              <w:t xml:space="preserve">ệ thống cho phép người dùng lưu thông tin đã chọn qua </w:t>
            </w:r>
            <w:r>
              <w:rPr>
                <w:rFonts w:ascii="MS PGothic" w:eastAsia="MS PGothic" w:hAnsi="MS PGothic" w:cs="Arial" w:hint="eastAsia"/>
              </w:rPr>
              <w:t>☐</w:t>
            </w:r>
          </w:p>
          <w:p w14:paraId="43678BD8" w14:textId="77777777" w:rsidR="00CD5CD1" w:rsidRDefault="00CD5CD1" w:rsidP="00CD5CD1">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 xml:space="preserve">hông lưu </w:t>
            </w:r>
            <w:r>
              <w:rPr>
                <w:rFonts w:cs="Arial"/>
              </w:rPr>
              <w:t>mã cổ phiếu</w:t>
            </w:r>
          </w:p>
          <w:p w14:paraId="65D811DD" w14:textId="2BD271E1" w:rsidR="00CD5CD1" w:rsidRDefault="00CD5CD1" w:rsidP="00CD5CD1">
            <w:pPr>
              <w:ind w:left="720"/>
            </w:pPr>
            <w:r>
              <w:rPr>
                <w:rFonts w:ascii="MS PGothic" w:eastAsia="MS PGothic" w:hAnsi="MS PGothic" w:cs="Arial" w:hint="eastAsia"/>
              </w:rPr>
              <w:t xml:space="preserve">☑ </w:t>
            </w:r>
            <w:r>
              <w:rPr>
                <w:rFonts w:eastAsia="MS PGothic" w:cs="Arial"/>
              </w:rPr>
              <w:t xml:space="preserve">Hệ thống ghi nhớ </w:t>
            </w:r>
            <w:r>
              <w:rPr>
                <w:rFonts w:cs="Arial"/>
              </w:rPr>
              <w:t>mã cổ phiếu</w:t>
            </w:r>
            <w:r>
              <w:rPr>
                <w:rFonts w:eastAsia="MS PGothic" w:cs="Arial"/>
              </w:rPr>
              <w:t xml:space="preserve"> đã thực hiện</w:t>
            </w:r>
          </w:p>
        </w:tc>
      </w:tr>
      <w:tr w:rsidR="007F208D" w:rsidRPr="00CE67E1" w14:paraId="1CAEDD23" w14:textId="782F91EF" w:rsidTr="00733F13">
        <w:trPr>
          <w:trHeight w:val="754"/>
        </w:trPr>
        <w:tc>
          <w:tcPr>
            <w:tcW w:w="608" w:type="dxa"/>
          </w:tcPr>
          <w:p w14:paraId="56E03E4F" w14:textId="4812006A" w:rsidR="007F208D" w:rsidRPr="00CE67E1" w:rsidRDefault="007F208D" w:rsidP="007F208D">
            <w:r>
              <w:t>03</w:t>
            </w:r>
          </w:p>
        </w:tc>
        <w:tc>
          <w:tcPr>
            <w:tcW w:w="1637" w:type="dxa"/>
          </w:tcPr>
          <w:p w14:paraId="73C33C15" w14:textId="38D1C248" w:rsidR="007F208D" w:rsidRDefault="007F208D" w:rsidP="007F208D">
            <w:pPr>
              <w:rPr>
                <w:rFonts w:cs="Arial"/>
              </w:rPr>
            </w:pPr>
            <w:r>
              <w:rPr>
                <w:rFonts w:cs="Arial"/>
              </w:rPr>
              <w:t>Tham chiếu</w:t>
            </w:r>
          </w:p>
        </w:tc>
        <w:tc>
          <w:tcPr>
            <w:tcW w:w="1530" w:type="dxa"/>
          </w:tcPr>
          <w:p w14:paraId="0C21950D" w14:textId="009EFCF6" w:rsidR="007F208D" w:rsidRDefault="007F208D" w:rsidP="007F208D">
            <w:pPr>
              <w:rPr>
                <w:rFonts w:cs="Arial"/>
              </w:rPr>
            </w:pPr>
            <w:r>
              <w:rPr>
                <w:rFonts w:cs="Arial"/>
              </w:rPr>
              <w:t>Lookup</w:t>
            </w:r>
          </w:p>
        </w:tc>
        <w:tc>
          <w:tcPr>
            <w:tcW w:w="1173" w:type="dxa"/>
          </w:tcPr>
          <w:p w14:paraId="6B2743A0" w14:textId="2E10F237" w:rsidR="007F208D" w:rsidRDefault="007F208D" w:rsidP="007F208D">
            <w:pPr>
              <w:jc w:val="center"/>
              <w:rPr>
                <w:rFonts w:cs="Arial"/>
              </w:rPr>
            </w:pPr>
            <w:r>
              <w:t>X</w:t>
            </w:r>
          </w:p>
        </w:tc>
        <w:tc>
          <w:tcPr>
            <w:tcW w:w="1347" w:type="dxa"/>
          </w:tcPr>
          <w:p w14:paraId="23974990" w14:textId="5C3C89C4" w:rsidR="007F208D" w:rsidRDefault="007F208D" w:rsidP="007F208D">
            <w:pPr>
              <w:jc w:val="center"/>
              <w:rPr>
                <w:rFonts w:cs="Arial"/>
              </w:rPr>
            </w:pPr>
            <w:r>
              <w:t>X</w:t>
            </w:r>
          </w:p>
        </w:tc>
        <w:tc>
          <w:tcPr>
            <w:tcW w:w="7020" w:type="dxa"/>
            <w:vMerge w:val="restart"/>
          </w:tcPr>
          <w:p w14:paraId="22D06775" w14:textId="5A44FC7E" w:rsidR="007F208D" w:rsidRDefault="007F208D" w:rsidP="007F208D">
            <w:pPr>
              <w:rPr>
                <w:rFonts w:cs="Arial"/>
              </w:rPr>
            </w:pPr>
            <w:r>
              <w:rPr>
                <w:rFonts w:cs="Arial"/>
              </w:rPr>
              <w:t>Hệ thống hiển thị các thông tin thị trường của Mã cổ phiếu đã chọn</w:t>
            </w:r>
          </w:p>
        </w:tc>
      </w:tr>
      <w:tr w:rsidR="007F208D" w:rsidRPr="00CE67E1" w14:paraId="1630F3F3" w14:textId="73FA597F" w:rsidTr="00733F13">
        <w:trPr>
          <w:trHeight w:val="754"/>
        </w:trPr>
        <w:tc>
          <w:tcPr>
            <w:tcW w:w="608" w:type="dxa"/>
          </w:tcPr>
          <w:p w14:paraId="583AA975" w14:textId="18CB118D" w:rsidR="007F208D" w:rsidRPr="00CE67E1" w:rsidRDefault="007F208D" w:rsidP="007F208D">
            <w:r>
              <w:t>04</w:t>
            </w:r>
          </w:p>
        </w:tc>
        <w:tc>
          <w:tcPr>
            <w:tcW w:w="1637" w:type="dxa"/>
          </w:tcPr>
          <w:p w14:paraId="5D83DDF8" w14:textId="1486F9BE" w:rsidR="007F208D" w:rsidRDefault="007F208D" w:rsidP="007F208D">
            <w:pPr>
              <w:rPr>
                <w:rFonts w:cs="Arial"/>
              </w:rPr>
            </w:pPr>
            <w:r>
              <w:rPr>
                <w:rFonts w:cs="Arial"/>
              </w:rPr>
              <w:t>Trần</w:t>
            </w:r>
          </w:p>
        </w:tc>
        <w:tc>
          <w:tcPr>
            <w:tcW w:w="1530" w:type="dxa"/>
          </w:tcPr>
          <w:p w14:paraId="3C610FE4" w14:textId="7A1C2D17" w:rsidR="007F208D" w:rsidRDefault="007F208D" w:rsidP="007F208D">
            <w:pPr>
              <w:rPr>
                <w:rFonts w:cs="Arial"/>
              </w:rPr>
            </w:pPr>
            <w:r>
              <w:rPr>
                <w:rFonts w:cs="Arial"/>
              </w:rPr>
              <w:t>Lookup</w:t>
            </w:r>
          </w:p>
        </w:tc>
        <w:tc>
          <w:tcPr>
            <w:tcW w:w="1173" w:type="dxa"/>
          </w:tcPr>
          <w:p w14:paraId="0F77B39E" w14:textId="5B28FFA5" w:rsidR="007F208D" w:rsidRDefault="007F208D" w:rsidP="007F208D">
            <w:pPr>
              <w:jc w:val="center"/>
              <w:rPr>
                <w:rFonts w:cs="Arial"/>
              </w:rPr>
            </w:pPr>
            <w:r>
              <w:t>X</w:t>
            </w:r>
          </w:p>
        </w:tc>
        <w:tc>
          <w:tcPr>
            <w:tcW w:w="1347" w:type="dxa"/>
          </w:tcPr>
          <w:p w14:paraId="331EB057" w14:textId="197E14D3" w:rsidR="007F208D" w:rsidRDefault="007F208D" w:rsidP="007F208D">
            <w:pPr>
              <w:jc w:val="center"/>
              <w:rPr>
                <w:rFonts w:cs="Arial"/>
              </w:rPr>
            </w:pPr>
            <w:r>
              <w:t>X</w:t>
            </w:r>
          </w:p>
        </w:tc>
        <w:tc>
          <w:tcPr>
            <w:tcW w:w="7020" w:type="dxa"/>
            <w:vMerge/>
          </w:tcPr>
          <w:p w14:paraId="722E872F" w14:textId="703B6F03" w:rsidR="007F208D" w:rsidRDefault="007F208D" w:rsidP="007F208D">
            <w:pPr>
              <w:rPr>
                <w:rFonts w:cs="Arial"/>
              </w:rPr>
            </w:pPr>
          </w:p>
        </w:tc>
      </w:tr>
      <w:tr w:rsidR="007F208D" w:rsidRPr="00CE67E1" w14:paraId="71D3F987" w14:textId="4A78465B" w:rsidTr="00733F13">
        <w:trPr>
          <w:trHeight w:val="754"/>
        </w:trPr>
        <w:tc>
          <w:tcPr>
            <w:tcW w:w="608" w:type="dxa"/>
          </w:tcPr>
          <w:p w14:paraId="46ECCE8A" w14:textId="0D9C4511" w:rsidR="007F208D" w:rsidRPr="00CE67E1" w:rsidRDefault="007F208D" w:rsidP="007F208D">
            <w:r>
              <w:lastRenderedPageBreak/>
              <w:t>05</w:t>
            </w:r>
          </w:p>
        </w:tc>
        <w:tc>
          <w:tcPr>
            <w:tcW w:w="1637" w:type="dxa"/>
          </w:tcPr>
          <w:p w14:paraId="05BC5655" w14:textId="19279870" w:rsidR="007F208D" w:rsidRDefault="007F208D" w:rsidP="007F208D">
            <w:pPr>
              <w:rPr>
                <w:rFonts w:cs="Arial"/>
              </w:rPr>
            </w:pPr>
            <w:r>
              <w:rPr>
                <w:rFonts w:cs="Arial"/>
              </w:rPr>
              <w:t>Sàn</w:t>
            </w:r>
          </w:p>
        </w:tc>
        <w:tc>
          <w:tcPr>
            <w:tcW w:w="1530" w:type="dxa"/>
          </w:tcPr>
          <w:p w14:paraId="7B709682" w14:textId="25FACB7C" w:rsidR="007F208D" w:rsidRDefault="007F208D" w:rsidP="007F208D">
            <w:pPr>
              <w:rPr>
                <w:rFonts w:cs="Arial"/>
              </w:rPr>
            </w:pPr>
            <w:r>
              <w:rPr>
                <w:rFonts w:cs="Arial"/>
              </w:rPr>
              <w:t>Lookup</w:t>
            </w:r>
          </w:p>
        </w:tc>
        <w:tc>
          <w:tcPr>
            <w:tcW w:w="1173" w:type="dxa"/>
          </w:tcPr>
          <w:p w14:paraId="14F706A1" w14:textId="4EE44AB6" w:rsidR="007F208D" w:rsidRDefault="007F208D" w:rsidP="007F208D">
            <w:pPr>
              <w:jc w:val="center"/>
              <w:rPr>
                <w:rFonts w:cs="Arial"/>
              </w:rPr>
            </w:pPr>
            <w:r>
              <w:t>X</w:t>
            </w:r>
          </w:p>
        </w:tc>
        <w:tc>
          <w:tcPr>
            <w:tcW w:w="1347" w:type="dxa"/>
          </w:tcPr>
          <w:p w14:paraId="259E8038" w14:textId="14F1965B" w:rsidR="007F208D" w:rsidRDefault="007F208D" w:rsidP="007F208D">
            <w:pPr>
              <w:jc w:val="center"/>
              <w:rPr>
                <w:rFonts w:cs="Arial"/>
              </w:rPr>
            </w:pPr>
            <w:r>
              <w:t>X</w:t>
            </w:r>
          </w:p>
        </w:tc>
        <w:tc>
          <w:tcPr>
            <w:tcW w:w="7020" w:type="dxa"/>
            <w:vMerge/>
          </w:tcPr>
          <w:p w14:paraId="01BAAA0E" w14:textId="6AB7BB6F" w:rsidR="007F208D" w:rsidRDefault="007F208D" w:rsidP="007F208D">
            <w:pPr>
              <w:rPr>
                <w:rFonts w:cs="Arial"/>
              </w:rPr>
            </w:pPr>
          </w:p>
        </w:tc>
      </w:tr>
      <w:tr w:rsidR="007F208D" w:rsidRPr="00CE67E1" w14:paraId="3DC29B79" w14:textId="693FA3A8" w:rsidTr="00733F13">
        <w:trPr>
          <w:trHeight w:val="754"/>
        </w:trPr>
        <w:tc>
          <w:tcPr>
            <w:tcW w:w="608" w:type="dxa"/>
          </w:tcPr>
          <w:p w14:paraId="3586FDA4" w14:textId="3B6AF6D3" w:rsidR="007F208D" w:rsidRPr="00CE67E1" w:rsidRDefault="007F208D" w:rsidP="007F208D">
            <w:r>
              <w:t>06</w:t>
            </w:r>
          </w:p>
        </w:tc>
        <w:tc>
          <w:tcPr>
            <w:tcW w:w="1637" w:type="dxa"/>
          </w:tcPr>
          <w:p w14:paraId="16BD44E3" w14:textId="16CE549C" w:rsidR="007F208D" w:rsidRDefault="007F208D" w:rsidP="007F208D">
            <w:pPr>
              <w:rPr>
                <w:rFonts w:cs="Arial"/>
              </w:rPr>
            </w:pPr>
            <w:r>
              <w:rPr>
                <w:rFonts w:cs="Arial"/>
              </w:rPr>
              <w:t>Trung bình</w:t>
            </w:r>
          </w:p>
        </w:tc>
        <w:tc>
          <w:tcPr>
            <w:tcW w:w="1530" w:type="dxa"/>
          </w:tcPr>
          <w:p w14:paraId="00810E8F" w14:textId="215D1EE7" w:rsidR="007F208D" w:rsidRDefault="007F208D" w:rsidP="007F208D">
            <w:pPr>
              <w:rPr>
                <w:rFonts w:cs="Arial"/>
              </w:rPr>
            </w:pPr>
            <w:r>
              <w:rPr>
                <w:rFonts w:cs="Arial"/>
              </w:rPr>
              <w:t>Lookup</w:t>
            </w:r>
          </w:p>
        </w:tc>
        <w:tc>
          <w:tcPr>
            <w:tcW w:w="1173" w:type="dxa"/>
          </w:tcPr>
          <w:p w14:paraId="25C52C73" w14:textId="271305EE" w:rsidR="007F208D" w:rsidRDefault="007F208D" w:rsidP="007F208D">
            <w:pPr>
              <w:jc w:val="center"/>
              <w:rPr>
                <w:rFonts w:cs="Arial"/>
              </w:rPr>
            </w:pPr>
            <w:r>
              <w:t>X</w:t>
            </w:r>
          </w:p>
        </w:tc>
        <w:tc>
          <w:tcPr>
            <w:tcW w:w="1347" w:type="dxa"/>
          </w:tcPr>
          <w:p w14:paraId="449418AD" w14:textId="1321E146" w:rsidR="007F208D" w:rsidRDefault="007F208D" w:rsidP="007F208D">
            <w:pPr>
              <w:jc w:val="center"/>
              <w:rPr>
                <w:rFonts w:cs="Arial"/>
              </w:rPr>
            </w:pPr>
            <w:r>
              <w:t>X</w:t>
            </w:r>
          </w:p>
        </w:tc>
        <w:tc>
          <w:tcPr>
            <w:tcW w:w="7020" w:type="dxa"/>
            <w:vMerge/>
          </w:tcPr>
          <w:p w14:paraId="2F1DC775" w14:textId="40602C66" w:rsidR="007F208D" w:rsidRDefault="007F208D" w:rsidP="007F208D">
            <w:pPr>
              <w:rPr>
                <w:rFonts w:cs="Arial"/>
              </w:rPr>
            </w:pPr>
          </w:p>
        </w:tc>
      </w:tr>
      <w:tr w:rsidR="007F208D" w:rsidRPr="00CE67E1" w14:paraId="7BEFE4C5" w14:textId="0B432F7C" w:rsidTr="00733F13">
        <w:trPr>
          <w:trHeight w:val="754"/>
        </w:trPr>
        <w:tc>
          <w:tcPr>
            <w:tcW w:w="608" w:type="dxa"/>
          </w:tcPr>
          <w:p w14:paraId="2E17025F" w14:textId="3CCD3027" w:rsidR="007F208D" w:rsidRPr="00CE67E1" w:rsidRDefault="007F208D" w:rsidP="007F208D">
            <w:r>
              <w:t>07</w:t>
            </w:r>
          </w:p>
        </w:tc>
        <w:tc>
          <w:tcPr>
            <w:tcW w:w="1637" w:type="dxa"/>
          </w:tcPr>
          <w:p w14:paraId="43C2AFFB" w14:textId="1F0FACD3" w:rsidR="007F208D" w:rsidRDefault="007F208D" w:rsidP="007F208D">
            <w:pPr>
              <w:rPr>
                <w:rFonts w:cs="Arial"/>
              </w:rPr>
            </w:pPr>
            <w:r>
              <w:rPr>
                <w:rFonts w:cs="Arial"/>
              </w:rPr>
              <w:t>Khối lượng</w:t>
            </w:r>
          </w:p>
        </w:tc>
        <w:tc>
          <w:tcPr>
            <w:tcW w:w="1530" w:type="dxa"/>
          </w:tcPr>
          <w:p w14:paraId="69550E2D" w14:textId="0C774901" w:rsidR="007F208D" w:rsidRDefault="007F208D" w:rsidP="007F208D">
            <w:pPr>
              <w:rPr>
                <w:rFonts w:cs="Arial"/>
              </w:rPr>
            </w:pPr>
            <w:r>
              <w:rPr>
                <w:rFonts w:cs="Arial"/>
              </w:rPr>
              <w:t>Lookup</w:t>
            </w:r>
          </w:p>
        </w:tc>
        <w:tc>
          <w:tcPr>
            <w:tcW w:w="1173" w:type="dxa"/>
          </w:tcPr>
          <w:p w14:paraId="0AA7E90E" w14:textId="1FD73ED3" w:rsidR="007F208D" w:rsidRDefault="007F208D" w:rsidP="007F208D">
            <w:pPr>
              <w:jc w:val="center"/>
              <w:rPr>
                <w:rFonts w:cs="Arial"/>
              </w:rPr>
            </w:pPr>
            <w:r>
              <w:t>X</w:t>
            </w:r>
          </w:p>
        </w:tc>
        <w:tc>
          <w:tcPr>
            <w:tcW w:w="1347" w:type="dxa"/>
          </w:tcPr>
          <w:p w14:paraId="56A9E27E" w14:textId="15CC0775" w:rsidR="007F208D" w:rsidRDefault="007F208D" w:rsidP="007F208D">
            <w:pPr>
              <w:jc w:val="center"/>
              <w:rPr>
                <w:rFonts w:cs="Arial"/>
              </w:rPr>
            </w:pPr>
            <w:r>
              <w:t>X</w:t>
            </w:r>
          </w:p>
        </w:tc>
        <w:tc>
          <w:tcPr>
            <w:tcW w:w="7020" w:type="dxa"/>
            <w:vMerge/>
          </w:tcPr>
          <w:p w14:paraId="7419D48C" w14:textId="0635BD40" w:rsidR="007F208D" w:rsidRDefault="007F208D" w:rsidP="007F208D">
            <w:pPr>
              <w:rPr>
                <w:rFonts w:cs="Arial"/>
              </w:rPr>
            </w:pPr>
          </w:p>
        </w:tc>
      </w:tr>
      <w:tr w:rsidR="007F208D" w:rsidRPr="00CE67E1" w14:paraId="3BC128CB" w14:textId="39DD6917" w:rsidTr="00733F13">
        <w:trPr>
          <w:trHeight w:val="754"/>
        </w:trPr>
        <w:tc>
          <w:tcPr>
            <w:tcW w:w="608" w:type="dxa"/>
          </w:tcPr>
          <w:p w14:paraId="5862F04D" w14:textId="404FFE17" w:rsidR="007F208D" w:rsidRPr="00CE67E1" w:rsidRDefault="007F208D" w:rsidP="007F208D">
            <w:r>
              <w:t>08</w:t>
            </w:r>
          </w:p>
        </w:tc>
        <w:tc>
          <w:tcPr>
            <w:tcW w:w="1637" w:type="dxa"/>
          </w:tcPr>
          <w:p w14:paraId="66A9A8A4" w14:textId="2A8A1396" w:rsidR="00A30623" w:rsidRDefault="007F208D" w:rsidP="007F208D">
            <w:pPr>
              <w:rPr>
                <w:rFonts w:cs="Arial"/>
              </w:rPr>
            </w:pPr>
            <w:r>
              <w:rPr>
                <w:rFonts w:cs="Arial"/>
              </w:rPr>
              <w:t>Tỷ lệ tài trợ (margin)</w:t>
            </w:r>
          </w:p>
        </w:tc>
        <w:tc>
          <w:tcPr>
            <w:tcW w:w="1530" w:type="dxa"/>
          </w:tcPr>
          <w:p w14:paraId="38896841" w14:textId="573870F8" w:rsidR="007F208D" w:rsidRDefault="007F208D" w:rsidP="007F208D">
            <w:pPr>
              <w:rPr>
                <w:rFonts w:cs="Arial"/>
              </w:rPr>
            </w:pPr>
            <w:r>
              <w:rPr>
                <w:rFonts w:cs="Arial"/>
              </w:rPr>
              <w:t>Lookup</w:t>
            </w:r>
          </w:p>
        </w:tc>
        <w:tc>
          <w:tcPr>
            <w:tcW w:w="1173" w:type="dxa"/>
          </w:tcPr>
          <w:p w14:paraId="128A8955" w14:textId="1F91E372" w:rsidR="007F208D" w:rsidRDefault="007F208D" w:rsidP="007F208D">
            <w:pPr>
              <w:jc w:val="center"/>
              <w:rPr>
                <w:rFonts w:cs="Arial"/>
              </w:rPr>
            </w:pPr>
            <w:r>
              <w:t>X</w:t>
            </w:r>
          </w:p>
        </w:tc>
        <w:tc>
          <w:tcPr>
            <w:tcW w:w="1347" w:type="dxa"/>
          </w:tcPr>
          <w:p w14:paraId="11E2A0AF" w14:textId="4F46E2DA" w:rsidR="007F208D" w:rsidRDefault="007F208D" w:rsidP="007F208D">
            <w:pPr>
              <w:jc w:val="center"/>
              <w:rPr>
                <w:rFonts w:cs="Arial"/>
              </w:rPr>
            </w:pPr>
            <w:r>
              <w:t>X</w:t>
            </w:r>
          </w:p>
        </w:tc>
        <w:tc>
          <w:tcPr>
            <w:tcW w:w="7020" w:type="dxa"/>
            <w:vMerge/>
          </w:tcPr>
          <w:p w14:paraId="3012D15B" w14:textId="71A63F98" w:rsidR="007F208D" w:rsidRDefault="007F208D" w:rsidP="007F208D">
            <w:pPr>
              <w:rPr>
                <w:rFonts w:cs="Arial"/>
              </w:rPr>
            </w:pPr>
          </w:p>
        </w:tc>
      </w:tr>
      <w:tr w:rsidR="007F208D" w:rsidRPr="00CE67E1" w14:paraId="17272866" w14:textId="4BCB3BDD" w:rsidTr="00733F13">
        <w:trPr>
          <w:trHeight w:val="754"/>
        </w:trPr>
        <w:tc>
          <w:tcPr>
            <w:tcW w:w="608" w:type="dxa"/>
          </w:tcPr>
          <w:p w14:paraId="767C7F70" w14:textId="68F8ACB7" w:rsidR="007F208D" w:rsidRPr="00CE67E1" w:rsidRDefault="007F208D" w:rsidP="007F208D">
            <w:r>
              <w:t>09</w:t>
            </w:r>
          </w:p>
        </w:tc>
        <w:tc>
          <w:tcPr>
            <w:tcW w:w="1637" w:type="dxa"/>
          </w:tcPr>
          <w:p w14:paraId="2131DBC8" w14:textId="578D7A90" w:rsidR="007F208D" w:rsidRDefault="007F208D" w:rsidP="007F208D">
            <w:pPr>
              <w:rPr>
                <w:rFonts w:cs="Arial"/>
              </w:rPr>
            </w:pPr>
            <w:r>
              <w:rPr>
                <w:rFonts w:cs="Arial"/>
              </w:rPr>
              <w:t xml:space="preserve">Room NN </w:t>
            </w:r>
          </w:p>
        </w:tc>
        <w:tc>
          <w:tcPr>
            <w:tcW w:w="1530" w:type="dxa"/>
          </w:tcPr>
          <w:p w14:paraId="5033EB0A" w14:textId="2B52D07B" w:rsidR="007F208D" w:rsidRDefault="007F208D" w:rsidP="007F208D">
            <w:pPr>
              <w:rPr>
                <w:rFonts w:cs="Arial"/>
              </w:rPr>
            </w:pPr>
            <w:r>
              <w:rPr>
                <w:rFonts w:cs="Arial"/>
              </w:rPr>
              <w:t>Lookup</w:t>
            </w:r>
          </w:p>
        </w:tc>
        <w:tc>
          <w:tcPr>
            <w:tcW w:w="1173" w:type="dxa"/>
          </w:tcPr>
          <w:p w14:paraId="34388F0B" w14:textId="3ACF4822" w:rsidR="007F208D" w:rsidRDefault="007F208D" w:rsidP="007F208D">
            <w:pPr>
              <w:jc w:val="center"/>
              <w:rPr>
                <w:rFonts w:cs="Arial"/>
              </w:rPr>
            </w:pPr>
            <w:r>
              <w:t>X</w:t>
            </w:r>
          </w:p>
        </w:tc>
        <w:tc>
          <w:tcPr>
            <w:tcW w:w="1347" w:type="dxa"/>
          </w:tcPr>
          <w:p w14:paraId="3611D72E" w14:textId="6D79ACBE" w:rsidR="007F208D" w:rsidRDefault="007F208D" w:rsidP="007F208D">
            <w:pPr>
              <w:jc w:val="center"/>
              <w:rPr>
                <w:rFonts w:cs="Arial"/>
              </w:rPr>
            </w:pPr>
            <w:r>
              <w:t>X</w:t>
            </w:r>
          </w:p>
        </w:tc>
        <w:tc>
          <w:tcPr>
            <w:tcW w:w="7020" w:type="dxa"/>
            <w:vMerge/>
          </w:tcPr>
          <w:p w14:paraId="0A12B9DF" w14:textId="0D489F3E" w:rsidR="007F208D" w:rsidRDefault="007F208D" w:rsidP="007F208D">
            <w:pPr>
              <w:rPr>
                <w:rFonts w:cs="Arial"/>
              </w:rPr>
            </w:pPr>
          </w:p>
        </w:tc>
      </w:tr>
      <w:tr w:rsidR="007F208D" w:rsidRPr="00CE67E1" w14:paraId="30CE6AAC" w14:textId="67D5E137" w:rsidTr="00733F13">
        <w:trPr>
          <w:trHeight w:val="754"/>
        </w:trPr>
        <w:tc>
          <w:tcPr>
            <w:tcW w:w="608" w:type="dxa"/>
          </w:tcPr>
          <w:p w14:paraId="524FCB6D" w14:textId="4D3668F9" w:rsidR="007F208D" w:rsidRPr="00CE67E1" w:rsidRDefault="007F208D" w:rsidP="007F208D">
            <w:r>
              <w:t>10</w:t>
            </w:r>
          </w:p>
        </w:tc>
        <w:tc>
          <w:tcPr>
            <w:tcW w:w="1637" w:type="dxa"/>
          </w:tcPr>
          <w:p w14:paraId="5A3BED29" w14:textId="6BD78A87" w:rsidR="007F208D" w:rsidRDefault="007F208D" w:rsidP="007F208D">
            <w:pPr>
              <w:rPr>
                <w:rFonts w:cs="Arial"/>
              </w:rPr>
            </w:pPr>
            <w:r>
              <w:rPr>
                <w:rFonts w:cs="Arial"/>
              </w:rPr>
              <w:t>Chờ mua</w:t>
            </w:r>
          </w:p>
        </w:tc>
        <w:tc>
          <w:tcPr>
            <w:tcW w:w="1530" w:type="dxa"/>
          </w:tcPr>
          <w:p w14:paraId="3BDB254D" w14:textId="2314D83A" w:rsidR="007F208D" w:rsidRDefault="007F208D" w:rsidP="007F208D">
            <w:pPr>
              <w:rPr>
                <w:rFonts w:cs="Arial"/>
              </w:rPr>
            </w:pPr>
            <w:r>
              <w:rPr>
                <w:rFonts w:cs="Arial"/>
              </w:rPr>
              <w:t>Lookup</w:t>
            </w:r>
          </w:p>
        </w:tc>
        <w:tc>
          <w:tcPr>
            <w:tcW w:w="1173" w:type="dxa"/>
          </w:tcPr>
          <w:p w14:paraId="39A28028" w14:textId="3D0F1146" w:rsidR="007F208D" w:rsidRDefault="007F208D" w:rsidP="007F208D">
            <w:pPr>
              <w:jc w:val="center"/>
              <w:rPr>
                <w:rFonts w:cs="Arial"/>
              </w:rPr>
            </w:pPr>
            <w:r>
              <w:t>X</w:t>
            </w:r>
          </w:p>
        </w:tc>
        <w:tc>
          <w:tcPr>
            <w:tcW w:w="1347" w:type="dxa"/>
          </w:tcPr>
          <w:p w14:paraId="3372E4EC" w14:textId="6FE4F646" w:rsidR="007F208D" w:rsidRDefault="007F208D" w:rsidP="007F208D">
            <w:pPr>
              <w:jc w:val="center"/>
              <w:rPr>
                <w:rFonts w:cs="Arial"/>
              </w:rPr>
            </w:pPr>
            <w:r>
              <w:t>X</w:t>
            </w:r>
          </w:p>
        </w:tc>
        <w:tc>
          <w:tcPr>
            <w:tcW w:w="7020" w:type="dxa"/>
            <w:vMerge/>
          </w:tcPr>
          <w:p w14:paraId="46B0656E" w14:textId="268ABC9F" w:rsidR="007F208D" w:rsidRDefault="007F208D" w:rsidP="007F208D">
            <w:pPr>
              <w:rPr>
                <w:rFonts w:cs="Arial"/>
              </w:rPr>
            </w:pPr>
          </w:p>
        </w:tc>
      </w:tr>
      <w:tr w:rsidR="007F208D" w:rsidRPr="00CE67E1" w14:paraId="04B9AC3A" w14:textId="36CF8A6A" w:rsidTr="00733F13">
        <w:trPr>
          <w:trHeight w:val="754"/>
        </w:trPr>
        <w:tc>
          <w:tcPr>
            <w:tcW w:w="608" w:type="dxa"/>
          </w:tcPr>
          <w:p w14:paraId="213D4E60" w14:textId="5140DCF4" w:rsidR="007F208D" w:rsidRPr="00CE67E1" w:rsidRDefault="007F208D" w:rsidP="007F208D">
            <w:r>
              <w:t>11</w:t>
            </w:r>
          </w:p>
        </w:tc>
        <w:tc>
          <w:tcPr>
            <w:tcW w:w="1637" w:type="dxa"/>
          </w:tcPr>
          <w:p w14:paraId="47F4848D" w14:textId="090BE46D" w:rsidR="007F208D" w:rsidRDefault="007F208D" w:rsidP="007F208D">
            <w:pPr>
              <w:rPr>
                <w:rFonts w:cs="Arial"/>
              </w:rPr>
            </w:pPr>
            <w:r>
              <w:rPr>
                <w:rFonts w:cs="Arial"/>
              </w:rPr>
              <w:t>Chờ bán</w:t>
            </w:r>
          </w:p>
        </w:tc>
        <w:tc>
          <w:tcPr>
            <w:tcW w:w="1530" w:type="dxa"/>
          </w:tcPr>
          <w:p w14:paraId="7109B17C" w14:textId="71B7DEDE" w:rsidR="007F208D" w:rsidRDefault="007F208D" w:rsidP="007F208D">
            <w:pPr>
              <w:rPr>
                <w:rFonts w:cs="Arial"/>
              </w:rPr>
            </w:pPr>
            <w:r>
              <w:rPr>
                <w:rFonts w:cs="Arial"/>
              </w:rPr>
              <w:t>Lookup</w:t>
            </w:r>
          </w:p>
        </w:tc>
        <w:tc>
          <w:tcPr>
            <w:tcW w:w="1173" w:type="dxa"/>
          </w:tcPr>
          <w:p w14:paraId="441C5C89" w14:textId="06168ADE" w:rsidR="007F208D" w:rsidRDefault="007F208D" w:rsidP="007F208D">
            <w:pPr>
              <w:jc w:val="center"/>
              <w:rPr>
                <w:rFonts w:cs="Arial"/>
              </w:rPr>
            </w:pPr>
            <w:r>
              <w:t>X</w:t>
            </w:r>
          </w:p>
        </w:tc>
        <w:tc>
          <w:tcPr>
            <w:tcW w:w="1347" w:type="dxa"/>
          </w:tcPr>
          <w:p w14:paraId="2E76D995" w14:textId="3DC8C202" w:rsidR="007F208D" w:rsidRDefault="007F208D" w:rsidP="007F208D">
            <w:pPr>
              <w:jc w:val="center"/>
              <w:rPr>
                <w:rFonts w:cs="Arial"/>
              </w:rPr>
            </w:pPr>
            <w:r>
              <w:t>X</w:t>
            </w:r>
          </w:p>
        </w:tc>
        <w:tc>
          <w:tcPr>
            <w:tcW w:w="7020" w:type="dxa"/>
            <w:vMerge/>
          </w:tcPr>
          <w:p w14:paraId="72CB7673" w14:textId="0E13F3A6" w:rsidR="007F208D" w:rsidRDefault="007F208D" w:rsidP="007F208D">
            <w:pPr>
              <w:rPr>
                <w:rFonts w:cs="Arial"/>
              </w:rPr>
            </w:pPr>
          </w:p>
        </w:tc>
      </w:tr>
      <w:tr w:rsidR="00FA3BB8" w:rsidRPr="00CE67E1" w14:paraId="42161ABE" w14:textId="77777777" w:rsidTr="00702F81">
        <w:trPr>
          <w:trHeight w:val="754"/>
        </w:trPr>
        <w:tc>
          <w:tcPr>
            <w:tcW w:w="13315" w:type="dxa"/>
            <w:gridSpan w:val="6"/>
          </w:tcPr>
          <w:p w14:paraId="62390F8A" w14:textId="169E59BF" w:rsidR="00FA3BB8" w:rsidRPr="00415F3C" w:rsidRDefault="00FA3BB8" w:rsidP="007F208D">
            <w:pPr>
              <w:rPr>
                <w:rFonts w:cs="Arial"/>
                <w:i/>
                <w:iCs/>
              </w:rPr>
            </w:pPr>
            <w:r w:rsidRPr="00415F3C">
              <w:rPr>
                <w:rFonts w:cs="Arial"/>
                <w:b/>
                <w:bCs/>
                <w:i/>
                <w:iCs/>
              </w:rPr>
              <w:t>Thông tin đặt lệnh:</w:t>
            </w:r>
            <w:r w:rsidRPr="00415F3C">
              <w:rPr>
                <w:rFonts w:cs="Arial"/>
                <w:i/>
                <w:iCs/>
              </w:rPr>
              <w:t xml:space="preserve"> Hệ thống hiển thị </w:t>
            </w:r>
            <w:r w:rsidR="00415F3C" w:rsidRPr="00415F3C">
              <w:rPr>
                <w:rFonts w:cs="Arial"/>
                <w:i/>
                <w:iCs/>
              </w:rPr>
              <w:t>các chức năng đặt lệnh, được thiết kế theo yêu cầu người dùng, giúp người dùng có thể ra quyết định nhanh chóng và chính xác</w:t>
            </w:r>
          </w:p>
        </w:tc>
      </w:tr>
      <w:tr w:rsidR="00CD5CD1" w:rsidRPr="00CE67E1" w14:paraId="4A296845" w14:textId="733B1818" w:rsidTr="00733F13">
        <w:trPr>
          <w:trHeight w:val="726"/>
        </w:trPr>
        <w:tc>
          <w:tcPr>
            <w:tcW w:w="608" w:type="dxa"/>
          </w:tcPr>
          <w:p w14:paraId="5E9B3973" w14:textId="5754989B" w:rsidR="00CD5CD1" w:rsidRPr="00CE67E1" w:rsidRDefault="005A73DB" w:rsidP="00C77C58">
            <w:r>
              <w:t>12</w:t>
            </w:r>
          </w:p>
        </w:tc>
        <w:tc>
          <w:tcPr>
            <w:tcW w:w="1637" w:type="dxa"/>
          </w:tcPr>
          <w:p w14:paraId="03F7D962" w14:textId="77777777" w:rsidR="00CD5CD1" w:rsidRPr="00CE67E1" w:rsidRDefault="00CD5CD1" w:rsidP="00C77C58">
            <w:pPr>
              <w:rPr>
                <w:rFonts w:cs="Arial"/>
              </w:rPr>
            </w:pPr>
            <w:r>
              <w:rPr>
                <w:rFonts w:cs="Arial"/>
              </w:rPr>
              <w:t>Lệnh</w:t>
            </w:r>
          </w:p>
        </w:tc>
        <w:tc>
          <w:tcPr>
            <w:tcW w:w="1530" w:type="dxa"/>
          </w:tcPr>
          <w:p w14:paraId="3A72B28A" w14:textId="61AC3FEF" w:rsidR="00CD5CD1" w:rsidRDefault="00C4438E" w:rsidP="00C77C58">
            <w:r>
              <w:t>Boolean</w:t>
            </w:r>
          </w:p>
        </w:tc>
        <w:tc>
          <w:tcPr>
            <w:tcW w:w="1173" w:type="dxa"/>
          </w:tcPr>
          <w:p w14:paraId="5E1C91E0" w14:textId="2BFED618" w:rsidR="00CD5CD1" w:rsidRDefault="00C4438E" w:rsidP="00825654">
            <w:pPr>
              <w:jc w:val="center"/>
            </w:pPr>
            <w:r>
              <w:t>X</w:t>
            </w:r>
          </w:p>
        </w:tc>
        <w:tc>
          <w:tcPr>
            <w:tcW w:w="1347" w:type="dxa"/>
          </w:tcPr>
          <w:p w14:paraId="7455EE13" w14:textId="34F2B528" w:rsidR="00CD5CD1" w:rsidRDefault="00CD5CD1" w:rsidP="00825654">
            <w:pPr>
              <w:jc w:val="center"/>
            </w:pPr>
          </w:p>
        </w:tc>
        <w:tc>
          <w:tcPr>
            <w:tcW w:w="7020" w:type="dxa"/>
          </w:tcPr>
          <w:p w14:paraId="7BB82858" w14:textId="177EBE44" w:rsidR="00CD5CD1" w:rsidRDefault="00CD5CD1" w:rsidP="00C77C58">
            <w:r>
              <w:t>Hệ thống cho phép người dụng chọn lệnh :</w:t>
            </w:r>
          </w:p>
          <w:p w14:paraId="0D394B97" w14:textId="77777777" w:rsidR="00C4438E" w:rsidRDefault="00CD5CD1" w:rsidP="00C4438E">
            <w:pPr>
              <w:pStyle w:val="ListParagraph"/>
              <w:numPr>
                <w:ilvl w:val="0"/>
                <w:numId w:val="41"/>
              </w:numPr>
              <w:spacing w:line="240" w:lineRule="auto"/>
              <w:jc w:val="left"/>
            </w:pPr>
            <w:r>
              <w:t>Mua</w:t>
            </w:r>
          </w:p>
          <w:p w14:paraId="1DC869CA" w14:textId="3ADB6187" w:rsidR="00CD5CD1" w:rsidRDefault="00CD5CD1" w:rsidP="00C4438E">
            <w:pPr>
              <w:pStyle w:val="ListParagraph"/>
              <w:numPr>
                <w:ilvl w:val="0"/>
                <w:numId w:val="41"/>
              </w:numPr>
              <w:spacing w:line="240" w:lineRule="auto"/>
              <w:jc w:val="left"/>
            </w:pPr>
            <w:r>
              <w:t>Bán</w:t>
            </w:r>
          </w:p>
        </w:tc>
      </w:tr>
      <w:tr w:rsidR="00002F70" w:rsidRPr="00CE67E1" w14:paraId="56D164B7" w14:textId="77777777" w:rsidTr="00733F13">
        <w:trPr>
          <w:trHeight w:val="726"/>
        </w:trPr>
        <w:tc>
          <w:tcPr>
            <w:tcW w:w="608" w:type="dxa"/>
          </w:tcPr>
          <w:p w14:paraId="122940C6" w14:textId="4167F551" w:rsidR="00002F70" w:rsidRPr="00CE67E1" w:rsidRDefault="005A73DB" w:rsidP="00002F70">
            <w:r>
              <w:t>13</w:t>
            </w:r>
          </w:p>
        </w:tc>
        <w:tc>
          <w:tcPr>
            <w:tcW w:w="1637" w:type="dxa"/>
          </w:tcPr>
          <w:p w14:paraId="53A6985C" w14:textId="3CAB5922" w:rsidR="00002F70" w:rsidRDefault="00002F70" w:rsidP="00002F70">
            <w:pPr>
              <w:rPr>
                <w:rFonts w:cs="Arial"/>
              </w:rPr>
            </w:pPr>
            <w:r>
              <w:rPr>
                <w:rFonts w:cs="Arial"/>
              </w:rPr>
              <w:t>Loại lệnh</w:t>
            </w:r>
          </w:p>
        </w:tc>
        <w:tc>
          <w:tcPr>
            <w:tcW w:w="1530" w:type="dxa"/>
          </w:tcPr>
          <w:p w14:paraId="392FF69C" w14:textId="14872FBE" w:rsidR="00002F70" w:rsidRDefault="00002F70" w:rsidP="00002F70">
            <w:r>
              <w:t>Optionset</w:t>
            </w:r>
          </w:p>
        </w:tc>
        <w:tc>
          <w:tcPr>
            <w:tcW w:w="1173" w:type="dxa"/>
          </w:tcPr>
          <w:p w14:paraId="00149BD0" w14:textId="77777777" w:rsidR="00002F70" w:rsidRDefault="00002F70" w:rsidP="00002F70">
            <w:pPr>
              <w:jc w:val="center"/>
            </w:pPr>
          </w:p>
        </w:tc>
        <w:tc>
          <w:tcPr>
            <w:tcW w:w="1347" w:type="dxa"/>
          </w:tcPr>
          <w:p w14:paraId="31AA2593" w14:textId="77777777" w:rsidR="00002F70" w:rsidRDefault="00002F70" w:rsidP="00002F70">
            <w:pPr>
              <w:jc w:val="center"/>
            </w:pPr>
          </w:p>
        </w:tc>
        <w:tc>
          <w:tcPr>
            <w:tcW w:w="7020" w:type="dxa"/>
          </w:tcPr>
          <w:p w14:paraId="213F3CF4" w14:textId="77777777" w:rsidR="00002F70" w:rsidRDefault="00002F70" w:rsidP="00002F70">
            <w:r>
              <w:t>Hệ thống cho phép người dùng chọn 1 trong 2 giá trị sau:</w:t>
            </w:r>
          </w:p>
          <w:p w14:paraId="12122792" w14:textId="77777777" w:rsidR="00002F70" w:rsidRDefault="00002F70" w:rsidP="00002F70">
            <w:pPr>
              <w:pStyle w:val="ListParagraph"/>
              <w:numPr>
                <w:ilvl w:val="0"/>
                <w:numId w:val="42"/>
              </w:numPr>
              <w:spacing w:line="240" w:lineRule="auto"/>
              <w:jc w:val="left"/>
            </w:pPr>
            <w:r w:rsidRPr="009959B0">
              <w:rPr>
                <w:b/>
                <w:bCs/>
              </w:rPr>
              <w:t>Lệnh thường</w:t>
            </w:r>
            <w:r>
              <w:t>: khi người dùng chọn giá trị này hệ thống sẽ hiện thị giao diện dành cho lệnh thường. Lệnh được mặc định là lệnh LO</w:t>
            </w:r>
          </w:p>
          <w:p w14:paraId="5D84D817" w14:textId="77777777" w:rsidR="00002F70" w:rsidRDefault="00002F70" w:rsidP="00002F70">
            <w:pPr>
              <w:jc w:val="center"/>
            </w:pPr>
            <w:r>
              <w:rPr>
                <w:noProof/>
              </w:rPr>
              <w:lastRenderedPageBreak/>
              <w:drawing>
                <wp:inline distT="0" distB="0" distL="0" distR="0" wp14:anchorId="7356B67E" wp14:editId="60A3EB85">
                  <wp:extent cx="3752850" cy="476250"/>
                  <wp:effectExtent l="0" t="0" r="0" b="0"/>
                  <wp:docPr id="1648270771" name="Picture 1648270771" descr="A green square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0771" name="Picture 1648270771" descr="A green square with a black square&#10;&#10;Description automatically generated"/>
                          <pic:cNvPicPr/>
                        </pic:nvPicPr>
                        <pic:blipFill>
                          <a:blip r:embed="rId43"/>
                          <a:stretch>
                            <a:fillRect/>
                          </a:stretch>
                        </pic:blipFill>
                        <pic:spPr>
                          <a:xfrm>
                            <a:off x="0" y="0"/>
                            <a:ext cx="3752850" cy="476250"/>
                          </a:xfrm>
                          <a:prstGeom prst="rect">
                            <a:avLst/>
                          </a:prstGeom>
                        </pic:spPr>
                      </pic:pic>
                    </a:graphicData>
                  </a:graphic>
                </wp:inline>
              </w:drawing>
            </w:r>
          </w:p>
          <w:p w14:paraId="06270BA8" w14:textId="77777777" w:rsidR="00002F70" w:rsidRDefault="00002F70" w:rsidP="00002F70">
            <w:pPr>
              <w:pStyle w:val="ListParagraph"/>
              <w:numPr>
                <w:ilvl w:val="0"/>
                <w:numId w:val="42"/>
              </w:numPr>
              <w:spacing w:line="240" w:lineRule="auto"/>
              <w:jc w:val="left"/>
            </w:pPr>
            <w:r w:rsidRPr="009959B0">
              <w:rPr>
                <w:b/>
                <w:bCs/>
              </w:rPr>
              <w:t>Lệnh điều kiện</w:t>
            </w:r>
            <w:r>
              <w:t>: khi người dùng chọn giá trị này hệ thống sẽ hiện thị giao diện dành cho lệnh điều kiện</w:t>
            </w:r>
          </w:p>
          <w:p w14:paraId="677035EB" w14:textId="22F6DBB0" w:rsidR="00002F70" w:rsidRDefault="00002F70" w:rsidP="00002F70">
            <w:pPr>
              <w:jc w:val="center"/>
            </w:pPr>
            <w:r>
              <w:rPr>
                <w:noProof/>
              </w:rPr>
              <w:drawing>
                <wp:inline distT="0" distB="0" distL="0" distR="0" wp14:anchorId="0B8F2EF4" wp14:editId="0F08EDC2">
                  <wp:extent cx="3705225" cy="676275"/>
                  <wp:effectExtent l="0" t="0" r="9525" b="9525"/>
                  <wp:docPr id="938152054" name="Picture 938152054" descr="A green square with a whit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2054" name="Picture 938152054" descr="A green square with a white square&#10;&#10;Description automatically generated"/>
                          <pic:cNvPicPr/>
                        </pic:nvPicPr>
                        <pic:blipFill>
                          <a:blip r:embed="rId44"/>
                          <a:stretch>
                            <a:fillRect/>
                          </a:stretch>
                        </pic:blipFill>
                        <pic:spPr>
                          <a:xfrm>
                            <a:off x="0" y="0"/>
                            <a:ext cx="3705225" cy="676275"/>
                          </a:xfrm>
                          <a:prstGeom prst="rect">
                            <a:avLst/>
                          </a:prstGeom>
                        </pic:spPr>
                      </pic:pic>
                    </a:graphicData>
                  </a:graphic>
                </wp:inline>
              </w:drawing>
            </w:r>
          </w:p>
        </w:tc>
      </w:tr>
      <w:tr w:rsidR="00002F70" w:rsidRPr="00CE67E1" w14:paraId="2888D06F" w14:textId="3E288B7F" w:rsidTr="00733F13">
        <w:trPr>
          <w:trHeight w:val="555"/>
        </w:trPr>
        <w:tc>
          <w:tcPr>
            <w:tcW w:w="608" w:type="dxa"/>
          </w:tcPr>
          <w:p w14:paraId="7F78DD8A" w14:textId="427EB23E" w:rsidR="00002F70" w:rsidRDefault="0018611E" w:rsidP="00002F70">
            <w:r>
              <w:lastRenderedPageBreak/>
              <w:t>14</w:t>
            </w:r>
          </w:p>
        </w:tc>
        <w:tc>
          <w:tcPr>
            <w:tcW w:w="1637" w:type="dxa"/>
          </w:tcPr>
          <w:p w14:paraId="5AD802DF" w14:textId="3DE7130D" w:rsidR="00002F70" w:rsidRDefault="00002F70" w:rsidP="00002F70">
            <w:pPr>
              <w:rPr>
                <w:rFonts w:cs="Arial"/>
              </w:rPr>
            </w:pPr>
            <w:r>
              <w:rPr>
                <w:rFonts w:cs="Arial"/>
              </w:rPr>
              <w:t>Tài khoản chứng khoán</w:t>
            </w:r>
          </w:p>
        </w:tc>
        <w:tc>
          <w:tcPr>
            <w:tcW w:w="1530" w:type="dxa"/>
          </w:tcPr>
          <w:p w14:paraId="0257F815" w14:textId="2F31E936" w:rsidR="00002F70" w:rsidRDefault="00002F70" w:rsidP="00002F70">
            <w:r>
              <w:t>Lookup</w:t>
            </w:r>
          </w:p>
        </w:tc>
        <w:tc>
          <w:tcPr>
            <w:tcW w:w="1173" w:type="dxa"/>
          </w:tcPr>
          <w:p w14:paraId="0A725CB7" w14:textId="137B73D5" w:rsidR="00002F70" w:rsidRDefault="00002F70" w:rsidP="00002F70">
            <w:pPr>
              <w:jc w:val="center"/>
            </w:pPr>
            <w:r>
              <w:t>X</w:t>
            </w:r>
          </w:p>
        </w:tc>
        <w:tc>
          <w:tcPr>
            <w:tcW w:w="1347" w:type="dxa"/>
          </w:tcPr>
          <w:p w14:paraId="63E32F94" w14:textId="6C37D43F" w:rsidR="00002F70" w:rsidRDefault="00002F70" w:rsidP="00002F70">
            <w:pPr>
              <w:jc w:val="center"/>
            </w:pPr>
            <w:r>
              <w:t>X</w:t>
            </w:r>
          </w:p>
        </w:tc>
        <w:tc>
          <w:tcPr>
            <w:tcW w:w="7020" w:type="dxa"/>
          </w:tcPr>
          <w:p w14:paraId="49AF653C" w14:textId="426EC5C8" w:rsidR="00002F70" w:rsidRDefault="00002F70" w:rsidP="00002F70">
            <w:r>
              <w:t xml:space="preserve">Hệ thống hiển thị danh sách các tài khoản chứng khoán đã cài đặt ứng với từng tài khoản quỹ, được mô tả ở </w:t>
            </w:r>
            <w:hyperlink w:anchor="_Cài_đặt_tài" w:history="1">
              <w:r w:rsidRPr="007B0A75">
                <w:rPr>
                  <w:rStyle w:val="Hyperlink"/>
                  <w:kern w:val="2"/>
                  <w14:ligatures w14:val="standardContextual"/>
                </w:rPr>
                <w:t>C</w:t>
              </w:r>
              <w:r w:rsidRPr="007B0A75">
                <w:rPr>
                  <w:rStyle w:val="Hyperlink"/>
                </w:rPr>
                <w:t>ài đặt tài khoản Quỹ đầu tư</w:t>
              </w:r>
            </w:hyperlink>
          </w:p>
        </w:tc>
      </w:tr>
      <w:tr w:rsidR="00002F70" w:rsidRPr="00CE67E1" w14:paraId="2265CB4D" w14:textId="523EE378" w:rsidTr="00733F13">
        <w:trPr>
          <w:trHeight w:val="969"/>
        </w:trPr>
        <w:tc>
          <w:tcPr>
            <w:tcW w:w="608" w:type="dxa"/>
          </w:tcPr>
          <w:p w14:paraId="23B0E966" w14:textId="2DB05D76" w:rsidR="00002F70" w:rsidRDefault="0018611E" w:rsidP="00002F70">
            <w:r>
              <w:t>15</w:t>
            </w:r>
          </w:p>
        </w:tc>
        <w:tc>
          <w:tcPr>
            <w:tcW w:w="1637" w:type="dxa"/>
          </w:tcPr>
          <w:p w14:paraId="54F6B4F0" w14:textId="77777777" w:rsidR="00002F70" w:rsidRDefault="00002F70" w:rsidP="00002F70">
            <w:pPr>
              <w:rPr>
                <w:rFonts w:cs="Arial"/>
              </w:rPr>
            </w:pPr>
            <w:r>
              <w:rPr>
                <w:rFonts w:cs="Arial"/>
              </w:rPr>
              <w:t>Số lượng</w:t>
            </w:r>
          </w:p>
        </w:tc>
        <w:tc>
          <w:tcPr>
            <w:tcW w:w="1530" w:type="dxa"/>
          </w:tcPr>
          <w:p w14:paraId="60286F2A" w14:textId="23578D50" w:rsidR="00002F70" w:rsidRDefault="00002F70" w:rsidP="00002F70">
            <w:r>
              <w:t>Number</w:t>
            </w:r>
          </w:p>
        </w:tc>
        <w:tc>
          <w:tcPr>
            <w:tcW w:w="1173" w:type="dxa"/>
          </w:tcPr>
          <w:p w14:paraId="255B284F" w14:textId="62F16B24" w:rsidR="00002F70" w:rsidRDefault="00002F70" w:rsidP="00002F70">
            <w:pPr>
              <w:jc w:val="center"/>
            </w:pPr>
            <w:r>
              <w:t>X</w:t>
            </w:r>
          </w:p>
        </w:tc>
        <w:tc>
          <w:tcPr>
            <w:tcW w:w="1347" w:type="dxa"/>
          </w:tcPr>
          <w:p w14:paraId="4BA9FB7C" w14:textId="3CEE846D" w:rsidR="00002F70" w:rsidRDefault="00002F70" w:rsidP="00002F70">
            <w:pPr>
              <w:jc w:val="center"/>
            </w:pPr>
          </w:p>
        </w:tc>
        <w:tc>
          <w:tcPr>
            <w:tcW w:w="7020" w:type="dxa"/>
          </w:tcPr>
          <w:p w14:paraId="1A440C4D" w14:textId="599D00F3" w:rsidR="00002F70" w:rsidRPr="00B259B4" w:rsidRDefault="00002F70" w:rsidP="00002F70">
            <w:pPr>
              <w:rPr>
                <w:rFonts w:cs="Arial"/>
              </w:rPr>
            </w:pPr>
            <w:r>
              <w:t xml:space="preserve">Thông tin số lượng cổ phiếu người dùng muốn giao dịch ở từng TKCK, hệ thống cho phép người dùng </w:t>
            </w:r>
            <w:r>
              <w:rPr>
                <w:rFonts w:cs="Arial"/>
              </w:rPr>
              <w:t xml:space="preserve">lưu thông tin đã chọn qua </w:t>
            </w:r>
            <w:r>
              <w:rPr>
                <w:rFonts w:ascii="MS PGothic" w:eastAsia="MS PGothic" w:hAnsi="MS PGothic" w:cs="Arial" w:hint="eastAsia"/>
              </w:rPr>
              <w:t>☐</w:t>
            </w:r>
          </w:p>
          <w:p w14:paraId="51943F7D" w14:textId="77777777" w:rsidR="00002F70" w:rsidRDefault="00002F70" w:rsidP="00002F70">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 xml:space="preserve">hông lưu </w:t>
            </w:r>
            <w:r>
              <w:rPr>
                <w:rFonts w:cs="Arial"/>
              </w:rPr>
              <w:t>số lượng đã nhập</w:t>
            </w:r>
          </w:p>
          <w:p w14:paraId="0EBD64E3" w14:textId="09B07564" w:rsidR="00002F70" w:rsidRDefault="00002F70" w:rsidP="00002F70">
            <w:pPr>
              <w:ind w:left="720"/>
            </w:pPr>
            <w:r>
              <w:rPr>
                <w:rFonts w:ascii="MS PGothic" w:eastAsia="MS PGothic" w:hAnsi="MS PGothic" w:cs="Arial" w:hint="eastAsia"/>
              </w:rPr>
              <w:t xml:space="preserve">☑ </w:t>
            </w:r>
            <w:r>
              <w:rPr>
                <w:rFonts w:eastAsia="MS PGothic" w:cs="Arial"/>
              </w:rPr>
              <w:t xml:space="preserve">Hệ thống ghi nhớ </w:t>
            </w:r>
            <w:r>
              <w:rPr>
                <w:rFonts w:cs="Arial"/>
              </w:rPr>
              <w:t>số lượng đã nhập</w:t>
            </w:r>
          </w:p>
        </w:tc>
      </w:tr>
      <w:tr w:rsidR="00002F70" w:rsidRPr="00CE67E1" w14:paraId="1AD86FF4" w14:textId="0011F365" w:rsidTr="00733F13">
        <w:trPr>
          <w:trHeight w:val="394"/>
        </w:trPr>
        <w:tc>
          <w:tcPr>
            <w:tcW w:w="608" w:type="dxa"/>
          </w:tcPr>
          <w:p w14:paraId="363510AE" w14:textId="2BEF12BE" w:rsidR="00002F70" w:rsidRDefault="0018611E" w:rsidP="00002F70">
            <w:r>
              <w:t>16</w:t>
            </w:r>
          </w:p>
        </w:tc>
        <w:tc>
          <w:tcPr>
            <w:tcW w:w="1637" w:type="dxa"/>
          </w:tcPr>
          <w:p w14:paraId="2CCDB688" w14:textId="77777777" w:rsidR="00002F70" w:rsidRDefault="00002F70" w:rsidP="00002F70">
            <w:pPr>
              <w:rPr>
                <w:rFonts w:cs="Arial"/>
              </w:rPr>
            </w:pPr>
            <w:r>
              <w:rPr>
                <w:rFonts w:cs="Arial"/>
              </w:rPr>
              <w:t>Mức giá</w:t>
            </w:r>
          </w:p>
        </w:tc>
        <w:tc>
          <w:tcPr>
            <w:tcW w:w="1530" w:type="dxa"/>
          </w:tcPr>
          <w:p w14:paraId="7DAFB2F7" w14:textId="00C8106B" w:rsidR="00002F70" w:rsidRDefault="00002F70" w:rsidP="00002F70">
            <w:r>
              <w:t>Number</w:t>
            </w:r>
          </w:p>
        </w:tc>
        <w:tc>
          <w:tcPr>
            <w:tcW w:w="1173" w:type="dxa"/>
          </w:tcPr>
          <w:p w14:paraId="1FD4FC1F" w14:textId="5D0A11CF" w:rsidR="00002F70" w:rsidRDefault="00002F70" w:rsidP="00002F70">
            <w:pPr>
              <w:jc w:val="center"/>
            </w:pPr>
            <w:r>
              <w:t>X</w:t>
            </w:r>
          </w:p>
        </w:tc>
        <w:tc>
          <w:tcPr>
            <w:tcW w:w="1347" w:type="dxa"/>
          </w:tcPr>
          <w:p w14:paraId="242F532D" w14:textId="1054C9F8" w:rsidR="00002F70" w:rsidRDefault="00002F70" w:rsidP="00002F70">
            <w:pPr>
              <w:jc w:val="center"/>
            </w:pPr>
          </w:p>
        </w:tc>
        <w:tc>
          <w:tcPr>
            <w:tcW w:w="7020" w:type="dxa"/>
          </w:tcPr>
          <w:p w14:paraId="09D850DE" w14:textId="2C6F150D" w:rsidR="00002F70" w:rsidRPr="00B259B4" w:rsidRDefault="00002F70" w:rsidP="00002F70">
            <w:pPr>
              <w:rPr>
                <w:rFonts w:cs="Arial"/>
              </w:rPr>
            </w:pPr>
            <w:r>
              <w:t xml:space="preserve">Thông tin giá cổ phiếu người dùng muốn thực hiện giao dịch, hệ thống cho phép người dùng </w:t>
            </w:r>
            <w:r>
              <w:rPr>
                <w:rFonts w:cs="Arial"/>
              </w:rPr>
              <w:t xml:space="preserve">lưu thông tin đã chọn qua </w:t>
            </w:r>
            <w:r>
              <w:rPr>
                <w:rFonts w:ascii="MS PGothic" w:eastAsia="MS PGothic" w:hAnsi="MS PGothic" w:cs="Arial" w:hint="eastAsia"/>
              </w:rPr>
              <w:t>☐</w:t>
            </w:r>
          </w:p>
          <w:p w14:paraId="1FB3A561" w14:textId="77777777" w:rsidR="00002F70" w:rsidRDefault="00002F70" w:rsidP="00002F70">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 xml:space="preserve">hông lưu </w:t>
            </w:r>
            <w:r>
              <w:rPr>
                <w:rFonts w:cs="Arial"/>
              </w:rPr>
              <w:t>mức giá đã nhập</w:t>
            </w:r>
          </w:p>
          <w:p w14:paraId="2745A0AD" w14:textId="3DD7ED33" w:rsidR="00002F70" w:rsidRDefault="00002F70" w:rsidP="00002F70">
            <w:pPr>
              <w:ind w:left="720"/>
            </w:pPr>
            <w:r>
              <w:rPr>
                <w:rFonts w:ascii="MS PGothic" w:eastAsia="MS PGothic" w:hAnsi="MS PGothic" w:cs="Arial" w:hint="eastAsia"/>
              </w:rPr>
              <w:t xml:space="preserve">☑ </w:t>
            </w:r>
            <w:r>
              <w:rPr>
                <w:rFonts w:eastAsia="MS PGothic" w:cs="Arial"/>
              </w:rPr>
              <w:t xml:space="preserve">Hệ thống ghi nhớ </w:t>
            </w:r>
            <w:r>
              <w:rPr>
                <w:rFonts w:cs="Arial"/>
              </w:rPr>
              <w:t>mức giá đã nhập</w:t>
            </w:r>
          </w:p>
        </w:tc>
      </w:tr>
      <w:tr w:rsidR="005A73DB" w:rsidRPr="00CE67E1" w14:paraId="1BC08AC8" w14:textId="77777777" w:rsidTr="00733F13">
        <w:trPr>
          <w:trHeight w:val="394"/>
        </w:trPr>
        <w:tc>
          <w:tcPr>
            <w:tcW w:w="608" w:type="dxa"/>
          </w:tcPr>
          <w:p w14:paraId="5FA380F8" w14:textId="05877C8D" w:rsidR="005A73DB" w:rsidRDefault="0018611E" w:rsidP="00002F70">
            <w:r>
              <w:t>17</w:t>
            </w:r>
          </w:p>
        </w:tc>
        <w:tc>
          <w:tcPr>
            <w:tcW w:w="1637" w:type="dxa"/>
          </w:tcPr>
          <w:p w14:paraId="1E97A128" w14:textId="07B58C3B" w:rsidR="005A73DB" w:rsidRDefault="005A73DB" w:rsidP="00002F70">
            <w:pPr>
              <w:rPr>
                <w:rFonts w:cs="Arial"/>
              </w:rPr>
            </w:pPr>
            <w:r>
              <w:rPr>
                <w:rFonts w:cs="Arial"/>
              </w:rPr>
              <w:t>Giá trị lệnh</w:t>
            </w:r>
          </w:p>
        </w:tc>
        <w:tc>
          <w:tcPr>
            <w:tcW w:w="1530" w:type="dxa"/>
          </w:tcPr>
          <w:p w14:paraId="3A0E470F" w14:textId="3BB62527" w:rsidR="005A73DB" w:rsidRDefault="005A73DB" w:rsidP="00002F70">
            <w:r>
              <w:t>Number</w:t>
            </w:r>
          </w:p>
        </w:tc>
        <w:tc>
          <w:tcPr>
            <w:tcW w:w="1173" w:type="dxa"/>
          </w:tcPr>
          <w:p w14:paraId="50C8E7E2" w14:textId="5874CCC5" w:rsidR="005A73DB" w:rsidRDefault="005A73DB" w:rsidP="00002F70">
            <w:pPr>
              <w:jc w:val="center"/>
            </w:pPr>
            <w:r>
              <w:t>X</w:t>
            </w:r>
          </w:p>
        </w:tc>
        <w:tc>
          <w:tcPr>
            <w:tcW w:w="1347" w:type="dxa"/>
          </w:tcPr>
          <w:p w14:paraId="4674B659" w14:textId="40D65320" w:rsidR="005A73DB" w:rsidRDefault="005A73DB" w:rsidP="00002F70">
            <w:pPr>
              <w:jc w:val="center"/>
            </w:pPr>
            <w:r>
              <w:t>X</w:t>
            </w:r>
          </w:p>
        </w:tc>
        <w:tc>
          <w:tcPr>
            <w:tcW w:w="7020" w:type="dxa"/>
          </w:tcPr>
          <w:p w14:paraId="068447BB" w14:textId="6069B3F1" w:rsidR="005A73DB" w:rsidRDefault="0018611E" w:rsidP="0018611E">
            <w:pPr>
              <w:jc w:val="center"/>
            </w:pPr>
            <w:r>
              <w:t>(15) * (16)</w:t>
            </w:r>
          </w:p>
        </w:tc>
      </w:tr>
      <w:tr w:rsidR="00002F70" w:rsidRPr="00CE67E1" w14:paraId="10717BA7" w14:textId="14DD6598" w:rsidTr="00733F13">
        <w:trPr>
          <w:trHeight w:val="969"/>
        </w:trPr>
        <w:tc>
          <w:tcPr>
            <w:tcW w:w="608" w:type="dxa"/>
          </w:tcPr>
          <w:p w14:paraId="7810312C" w14:textId="4D96FCE2" w:rsidR="00002F70" w:rsidRDefault="0018611E" w:rsidP="00002F70">
            <w:r>
              <w:t>18</w:t>
            </w:r>
          </w:p>
        </w:tc>
        <w:tc>
          <w:tcPr>
            <w:tcW w:w="1637" w:type="dxa"/>
          </w:tcPr>
          <w:p w14:paraId="203B650A" w14:textId="77777777" w:rsidR="00002F70" w:rsidRDefault="00002F70" w:rsidP="00002F70">
            <w:pPr>
              <w:rPr>
                <w:rFonts w:cs="Arial"/>
              </w:rPr>
            </w:pPr>
            <w:r>
              <w:rPr>
                <w:rFonts w:cs="Arial"/>
              </w:rPr>
              <w:t>Cổ phiếu khả dụng</w:t>
            </w:r>
          </w:p>
        </w:tc>
        <w:tc>
          <w:tcPr>
            <w:tcW w:w="1530" w:type="dxa"/>
          </w:tcPr>
          <w:p w14:paraId="74761F20" w14:textId="363AF2E5" w:rsidR="00002F70" w:rsidRDefault="0018611E" w:rsidP="00002F70">
            <w:r>
              <w:t>Number</w:t>
            </w:r>
          </w:p>
        </w:tc>
        <w:tc>
          <w:tcPr>
            <w:tcW w:w="1173" w:type="dxa"/>
          </w:tcPr>
          <w:p w14:paraId="4B29AD95" w14:textId="4E73A21D" w:rsidR="00002F70" w:rsidRDefault="0018611E" w:rsidP="00002F70">
            <w:pPr>
              <w:jc w:val="center"/>
            </w:pPr>
            <w:r>
              <w:t>X</w:t>
            </w:r>
          </w:p>
        </w:tc>
        <w:tc>
          <w:tcPr>
            <w:tcW w:w="1347" w:type="dxa"/>
          </w:tcPr>
          <w:p w14:paraId="0BE7DC84" w14:textId="5FFEB10B" w:rsidR="00002F70" w:rsidRDefault="0018611E" w:rsidP="00002F70">
            <w:pPr>
              <w:jc w:val="center"/>
            </w:pPr>
            <w:r>
              <w:t>X</w:t>
            </w:r>
          </w:p>
        </w:tc>
        <w:tc>
          <w:tcPr>
            <w:tcW w:w="7020" w:type="dxa"/>
          </w:tcPr>
          <w:p w14:paraId="74027D09" w14:textId="39516F63" w:rsidR="0018611E" w:rsidRDefault="0018611E" w:rsidP="00002F70">
            <w:r>
              <w:t>Hệ thống hiển thị thông tin khi Lệnh ở (12) là lệnh Bán</w:t>
            </w:r>
          </w:p>
          <w:p w14:paraId="03AE0C0B" w14:textId="3261FBB7" w:rsidR="00002F70" w:rsidRDefault="00002F70" w:rsidP="00002F70">
            <w:r>
              <w:t>Số lượng cổ phiếu khả dụng đang nắm giữ dựa theo mã cổ phiếu đã chọn ở (0</w:t>
            </w:r>
            <w:r w:rsidR="0018611E">
              <w:t>2</w:t>
            </w:r>
            <w:r>
              <w:t>)</w:t>
            </w:r>
          </w:p>
        </w:tc>
      </w:tr>
      <w:tr w:rsidR="00002F70" w:rsidRPr="00CE67E1" w14:paraId="3B2B913C" w14:textId="0A200F6F" w:rsidTr="00733F13">
        <w:trPr>
          <w:trHeight w:val="277"/>
        </w:trPr>
        <w:tc>
          <w:tcPr>
            <w:tcW w:w="608" w:type="dxa"/>
          </w:tcPr>
          <w:p w14:paraId="4CCCADDB" w14:textId="5B2EF3C7" w:rsidR="00002F70" w:rsidRDefault="0018611E" w:rsidP="00002F70">
            <w:r>
              <w:t>19</w:t>
            </w:r>
          </w:p>
        </w:tc>
        <w:tc>
          <w:tcPr>
            <w:tcW w:w="1637" w:type="dxa"/>
          </w:tcPr>
          <w:p w14:paraId="633694A8" w14:textId="77777777" w:rsidR="00002F70" w:rsidRDefault="00002F70" w:rsidP="00002F70">
            <w:pPr>
              <w:rPr>
                <w:rFonts w:cs="Arial"/>
              </w:rPr>
            </w:pPr>
            <w:r>
              <w:rPr>
                <w:rFonts w:cs="Arial"/>
              </w:rPr>
              <w:t>Sức mua tối đa</w:t>
            </w:r>
          </w:p>
        </w:tc>
        <w:tc>
          <w:tcPr>
            <w:tcW w:w="1530" w:type="dxa"/>
          </w:tcPr>
          <w:p w14:paraId="74F643E1" w14:textId="1C3C7D5C" w:rsidR="00002F70" w:rsidRDefault="0018611E" w:rsidP="00002F70">
            <w:r>
              <w:t>Number</w:t>
            </w:r>
          </w:p>
        </w:tc>
        <w:tc>
          <w:tcPr>
            <w:tcW w:w="1173" w:type="dxa"/>
          </w:tcPr>
          <w:p w14:paraId="40E20786" w14:textId="0DD5C9DB" w:rsidR="00002F70" w:rsidRDefault="0018611E" w:rsidP="00002F70">
            <w:pPr>
              <w:jc w:val="center"/>
            </w:pPr>
            <w:r>
              <w:t>X</w:t>
            </w:r>
          </w:p>
        </w:tc>
        <w:tc>
          <w:tcPr>
            <w:tcW w:w="1347" w:type="dxa"/>
          </w:tcPr>
          <w:p w14:paraId="74D61DB4" w14:textId="12606C94" w:rsidR="00002F70" w:rsidRDefault="0018611E" w:rsidP="00002F70">
            <w:pPr>
              <w:jc w:val="center"/>
            </w:pPr>
            <w:r>
              <w:t>X</w:t>
            </w:r>
          </w:p>
        </w:tc>
        <w:tc>
          <w:tcPr>
            <w:tcW w:w="7020" w:type="dxa"/>
          </w:tcPr>
          <w:p w14:paraId="0A3BB229" w14:textId="3338474B" w:rsidR="007A2850" w:rsidRDefault="007A2850" w:rsidP="00002F70">
            <w:r>
              <w:t xml:space="preserve">Hệ thống hiển thị thông tin khi Lệnh </w:t>
            </w:r>
            <w:r w:rsidR="005261DE">
              <w:t>ở (12) là lệnh Mua</w:t>
            </w:r>
          </w:p>
          <w:p w14:paraId="3A784AA3" w14:textId="7CC0C468" w:rsidR="00852D51" w:rsidRDefault="00002F70" w:rsidP="00002F70">
            <w:r>
              <w:lastRenderedPageBreak/>
              <w:t>Sức mua tối đa có thể đặt khi</w:t>
            </w:r>
            <w:r w:rsidR="00852D51">
              <w:t>:</w:t>
            </w:r>
          </w:p>
          <w:p w14:paraId="0911080C" w14:textId="77777777" w:rsidR="00002F70" w:rsidRDefault="00852D51" w:rsidP="00852D51">
            <w:pPr>
              <w:pStyle w:val="ListParagraph"/>
              <w:numPr>
                <w:ilvl w:val="0"/>
                <w:numId w:val="40"/>
              </w:numPr>
            </w:pPr>
            <w:r>
              <w:t>S</w:t>
            </w:r>
            <w:r w:rsidR="00002F70" w:rsidRPr="00852D51">
              <w:t xml:space="preserve">o với giá trị tiền/chứng khoán hiện có trong danh mục của </w:t>
            </w:r>
            <w:r>
              <w:t>TKCK trong tài khoản Quỹ</w:t>
            </w:r>
          </w:p>
          <w:p w14:paraId="14E29B8D" w14:textId="1DC3D4A0" w:rsidR="00852D51" w:rsidRPr="007A2850" w:rsidRDefault="00852D51" w:rsidP="007A2850">
            <w:pPr>
              <w:pStyle w:val="ListParagraph"/>
              <w:numPr>
                <w:ilvl w:val="0"/>
                <w:numId w:val="40"/>
              </w:numPr>
            </w:pPr>
            <w:r>
              <w:t xml:space="preserve">So với Quy định đầu tư được cài đặt ở </w:t>
            </w:r>
            <w:hyperlink w:anchor="_Cài_đặt_Quy" w:history="1">
              <w:r w:rsidRPr="007A2850">
                <w:rPr>
                  <w:rStyle w:val="Hyperlink"/>
                  <w:kern w:val="2"/>
                  <w14:ligatures w14:val="standardContextual"/>
                </w:rPr>
                <w:t>C</w:t>
              </w:r>
              <w:r w:rsidRPr="007A2850">
                <w:rPr>
                  <w:rStyle w:val="Hyperlink"/>
                </w:rPr>
                <w:t>ài đặt Quy định đầu tư</w:t>
              </w:r>
            </w:hyperlink>
          </w:p>
        </w:tc>
      </w:tr>
      <w:tr w:rsidR="0018611E" w:rsidRPr="00CE67E1" w14:paraId="4730B270" w14:textId="77777777" w:rsidTr="00733F13">
        <w:trPr>
          <w:trHeight w:val="277"/>
        </w:trPr>
        <w:tc>
          <w:tcPr>
            <w:tcW w:w="608" w:type="dxa"/>
          </w:tcPr>
          <w:p w14:paraId="07411A12" w14:textId="797387E2" w:rsidR="0018611E" w:rsidRDefault="0018611E" w:rsidP="0018611E">
            <w:r>
              <w:lastRenderedPageBreak/>
              <w:t>20</w:t>
            </w:r>
          </w:p>
        </w:tc>
        <w:tc>
          <w:tcPr>
            <w:tcW w:w="1637" w:type="dxa"/>
          </w:tcPr>
          <w:p w14:paraId="6791D038" w14:textId="22ABA573" w:rsidR="0018611E" w:rsidRDefault="0018611E" w:rsidP="0018611E">
            <w:pPr>
              <w:rPr>
                <w:rFonts w:cs="Arial"/>
              </w:rPr>
            </w:pPr>
            <w:r>
              <w:rPr>
                <w:rFonts w:cs="Arial"/>
              </w:rPr>
              <w:t>Xác nhận</w:t>
            </w:r>
          </w:p>
        </w:tc>
        <w:tc>
          <w:tcPr>
            <w:tcW w:w="1530" w:type="dxa"/>
          </w:tcPr>
          <w:p w14:paraId="5FEDF093" w14:textId="77777777" w:rsidR="0018611E" w:rsidRDefault="0018611E" w:rsidP="0018611E"/>
        </w:tc>
        <w:tc>
          <w:tcPr>
            <w:tcW w:w="1173" w:type="dxa"/>
          </w:tcPr>
          <w:p w14:paraId="46331763" w14:textId="77777777" w:rsidR="0018611E" w:rsidRDefault="0018611E" w:rsidP="0018611E">
            <w:pPr>
              <w:jc w:val="center"/>
            </w:pPr>
          </w:p>
        </w:tc>
        <w:tc>
          <w:tcPr>
            <w:tcW w:w="1347" w:type="dxa"/>
          </w:tcPr>
          <w:p w14:paraId="3114FE97" w14:textId="77777777" w:rsidR="0018611E" w:rsidRDefault="0018611E" w:rsidP="0018611E">
            <w:pPr>
              <w:jc w:val="center"/>
            </w:pPr>
          </w:p>
        </w:tc>
        <w:tc>
          <w:tcPr>
            <w:tcW w:w="7020" w:type="dxa"/>
          </w:tcPr>
          <w:p w14:paraId="0D77C797" w14:textId="2DF6F6BC" w:rsidR="0018611E" w:rsidRDefault="0018611E" w:rsidP="0018611E">
            <w:r>
              <w:t>Sau khi xác định được lệnh giao dịch, người dùng click chọn “</w:t>
            </w:r>
            <w:r w:rsidRPr="004704CB">
              <w:rPr>
                <w:b/>
                <w:bCs/>
              </w:rPr>
              <w:t>xác nhận</w:t>
            </w:r>
            <w:r>
              <w:t>” hệ thống sẽ thực hiện theo lệnh và các thông tin người dùng đã cài đặt</w:t>
            </w:r>
          </w:p>
        </w:tc>
      </w:tr>
    </w:tbl>
    <w:p w14:paraId="33AAA169" w14:textId="77777777" w:rsidR="00E56F17" w:rsidRDefault="00E56F17" w:rsidP="00E95ABB"/>
    <w:p w14:paraId="772A6F18" w14:textId="77777777" w:rsidR="00F67723" w:rsidRDefault="00F67723" w:rsidP="00F67723">
      <w:pPr>
        <w:pStyle w:val="Heading4"/>
      </w:pPr>
      <w:r>
        <w:t>Bảng tổng hợp lệnh</w:t>
      </w:r>
    </w:p>
    <w:p w14:paraId="31F4D299" w14:textId="3118A918" w:rsidR="00F67723" w:rsidRDefault="00F67723" w:rsidP="00F67723">
      <w:r>
        <w:t>Bảng tổng hợp lệnh ghi nhận tất cả các lệnh đã thực hiện trong phạm vi tài khoản được phân công/phân quyền, nhằm mục đích để người dùng có thể theo dõi, chỉnh sửa các giao dịch đã đặt.</w:t>
      </w:r>
    </w:p>
    <w:p w14:paraId="696E15FF" w14:textId="77777777" w:rsidR="00F67723" w:rsidRDefault="00F67723" w:rsidP="00F67723">
      <w:r>
        <w:t>Những trường thông tin của Bảng tổng hợp lệnh bao gồm:</w:t>
      </w:r>
    </w:p>
    <w:tbl>
      <w:tblPr>
        <w:tblStyle w:val="TableGrid"/>
        <w:tblW w:w="12673" w:type="dxa"/>
        <w:tblLook w:val="04A0" w:firstRow="1" w:lastRow="0" w:firstColumn="1" w:lastColumn="0" w:noHBand="0" w:noVBand="1"/>
      </w:tblPr>
      <w:tblGrid>
        <w:gridCol w:w="625"/>
        <w:gridCol w:w="5065"/>
        <w:gridCol w:w="6983"/>
      </w:tblGrid>
      <w:tr w:rsidR="00F67723" w:rsidRPr="00CE67E1" w14:paraId="750A60FD" w14:textId="77777777" w:rsidTr="008C77B2">
        <w:trPr>
          <w:trHeight w:val="200"/>
          <w:tblHeader/>
        </w:trPr>
        <w:tc>
          <w:tcPr>
            <w:tcW w:w="625" w:type="dxa"/>
          </w:tcPr>
          <w:p w14:paraId="3F4EBC91" w14:textId="77777777" w:rsidR="00F67723" w:rsidRPr="0022498F" w:rsidRDefault="00F67723" w:rsidP="00702F81">
            <w:pPr>
              <w:jc w:val="center"/>
              <w:rPr>
                <w:b/>
                <w:bCs/>
              </w:rPr>
            </w:pPr>
            <w:r w:rsidRPr="0022498F">
              <w:rPr>
                <w:b/>
                <w:bCs/>
              </w:rPr>
              <w:t>STT</w:t>
            </w:r>
          </w:p>
        </w:tc>
        <w:tc>
          <w:tcPr>
            <w:tcW w:w="5065" w:type="dxa"/>
          </w:tcPr>
          <w:p w14:paraId="4AA4D3DA" w14:textId="77777777" w:rsidR="00F67723" w:rsidRPr="0022498F" w:rsidRDefault="00F67723" w:rsidP="00702F81">
            <w:pPr>
              <w:jc w:val="center"/>
              <w:rPr>
                <w:rFonts w:cs="Arial"/>
                <w:b/>
                <w:bCs/>
              </w:rPr>
            </w:pPr>
            <w:r w:rsidRPr="0022498F">
              <w:rPr>
                <w:rFonts w:cs="Arial"/>
                <w:b/>
                <w:bCs/>
              </w:rPr>
              <w:t>Tên trường</w:t>
            </w:r>
          </w:p>
        </w:tc>
        <w:tc>
          <w:tcPr>
            <w:tcW w:w="6983" w:type="dxa"/>
          </w:tcPr>
          <w:p w14:paraId="30602F7B" w14:textId="77777777" w:rsidR="00F67723" w:rsidRPr="0022498F" w:rsidRDefault="00F67723" w:rsidP="00702F81">
            <w:pPr>
              <w:jc w:val="center"/>
              <w:rPr>
                <w:rFonts w:cs="Arial"/>
                <w:b/>
                <w:bCs/>
              </w:rPr>
            </w:pPr>
            <w:r w:rsidRPr="0022498F">
              <w:rPr>
                <w:b/>
                <w:bCs/>
              </w:rPr>
              <w:t>Diê</w:t>
            </w:r>
            <w:r w:rsidRPr="0022498F">
              <w:rPr>
                <w:rFonts w:cs="Arial"/>
                <w:b/>
                <w:bCs/>
                <w:lang w:val="vi-VN"/>
              </w:rPr>
              <w:t>̃</w:t>
            </w:r>
            <w:r w:rsidRPr="0022498F">
              <w:rPr>
                <w:rFonts w:cs="Arial"/>
                <w:b/>
                <w:bCs/>
              </w:rPr>
              <w:t>n giải</w:t>
            </w:r>
          </w:p>
        </w:tc>
      </w:tr>
      <w:tr w:rsidR="001E128D" w:rsidRPr="00CE67E1" w14:paraId="69BB91ED" w14:textId="77777777" w:rsidTr="001E128D">
        <w:trPr>
          <w:trHeight w:val="200"/>
        </w:trPr>
        <w:tc>
          <w:tcPr>
            <w:tcW w:w="625" w:type="dxa"/>
          </w:tcPr>
          <w:p w14:paraId="732836B1" w14:textId="604F9BE7" w:rsidR="001E128D" w:rsidRPr="0022498F" w:rsidRDefault="001E128D" w:rsidP="001E128D">
            <w:pPr>
              <w:jc w:val="center"/>
              <w:rPr>
                <w:b/>
                <w:bCs/>
              </w:rPr>
            </w:pPr>
            <w:r w:rsidRPr="00CE67E1">
              <w:t>01</w:t>
            </w:r>
          </w:p>
        </w:tc>
        <w:tc>
          <w:tcPr>
            <w:tcW w:w="5065" w:type="dxa"/>
          </w:tcPr>
          <w:p w14:paraId="68C71212" w14:textId="6C9A6FD8" w:rsidR="001E128D" w:rsidRPr="001E128D" w:rsidRDefault="001E128D" w:rsidP="001E128D">
            <w:pPr>
              <w:rPr>
                <w:rFonts w:cs="Arial"/>
              </w:rPr>
            </w:pPr>
            <w:r>
              <w:rPr>
                <w:rFonts w:cs="Arial"/>
              </w:rPr>
              <w:t>Tài khoản Quỹ</w:t>
            </w:r>
          </w:p>
        </w:tc>
        <w:tc>
          <w:tcPr>
            <w:tcW w:w="6983" w:type="dxa"/>
          </w:tcPr>
          <w:p w14:paraId="380D1A6D" w14:textId="6E0EBBC0" w:rsidR="001E128D" w:rsidRPr="0022498F" w:rsidRDefault="001E128D" w:rsidP="001E128D">
            <w:pPr>
              <w:rPr>
                <w:b/>
                <w:bCs/>
              </w:rPr>
            </w:pPr>
            <w:r>
              <w:rPr>
                <w:b/>
                <w:bCs/>
              </w:rPr>
              <w:t>Tài khoản Quỹ đã thực hiện giao dịch</w:t>
            </w:r>
          </w:p>
        </w:tc>
      </w:tr>
      <w:tr w:rsidR="001E128D" w:rsidRPr="00CE67E1" w14:paraId="6E7FC4EC" w14:textId="77777777" w:rsidTr="001E128D">
        <w:trPr>
          <w:trHeight w:val="246"/>
        </w:trPr>
        <w:tc>
          <w:tcPr>
            <w:tcW w:w="625" w:type="dxa"/>
          </w:tcPr>
          <w:p w14:paraId="2A37CBEA" w14:textId="691CDF1B" w:rsidR="001E128D" w:rsidRPr="00CE67E1" w:rsidRDefault="001E128D" w:rsidP="00751504">
            <w:pPr>
              <w:jc w:val="center"/>
            </w:pPr>
            <w:r w:rsidRPr="00CE67E1">
              <w:t>02</w:t>
            </w:r>
          </w:p>
        </w:tc>
        <w:tc>
          <w:tcPr>
            <w:tcW w:w="5065" w:type="dxa"/>
          </w:tcPr>
          <w:p w14:paraId="3996892E" w14:textId="6B3BAAE9" w:rsidR="001E128D" w:rsidRPr="00CE67E1" w:rsidRDefault="001E128D" w:rsidP="001E128D">
            <w:pPr>
              <w:rPr>
                <w:rFonts w:cs="Arial"/>
              </w:rPr>
            </w:pPr>
            <w:r>
              <w:rPr>
                <w:rFonts w:cs="Arial"/>
              </w:rPr>
              <w:t>Mã TKCK</w:t>
            </w:r>
          </w:p>
        </w:tc>
        <w:tc>
          <w:tcPr>
            <w:tcW w:w="6983" w:type="dxa"/>
          </w:tcPr>
          <w:p w14:paraId="5F1973E3" w14:textId="7374B117" w:rsidR="001E128D" w:rsidRPr="004604C6" w:rsidRDefault="001E128D" w:rsidP="001E128D">
            <w:pPr>
              <w:rPr>
                <w:rFonts w:cs="Calibri"/>
              </w:rPr>
            </w:pPr>
            <w:r>
              <w:rPr>
                <w:rFonts w:cs="Calibri"/>
              </w:rPr>
              <w:t>Mã TKCK nằm trong TK Quỹ</w:t>
            </w:r>
          </w:p>
        </w:tc>
      </w:tr>
      <w:tr w:rsidR="001E128D" w:rsidRPr="00CE67E1" w14:paraId="3FEFAB3E" w14:textId="77777777" w:rsidTr="001E128D">
        <w:trPr>
          <w:trHeight w:val="200"/>
        </w:trPr>
        <w:tc>
          <w:tcPr>
            <w:tcW w:w="625" w:type="dxa"/>
          </w:tcPr>
          <w:p w14:paraId="36B27C6F" w14:textId="13A8081F" w:rsidR="001E128D" w:rsidRPr="00CE67E1" w:rsidRDefault="001E128D" w:rsidP="00751504">
            <w:pPr>
              <w:jc w:val="center"/>
            </w:pPr>
            <w:r>
              <w:t>03</w:t>
            </w:r>
          </w:p>
        </w:tc>
        <w:tc>
          <w:tcPr>
            <w:tcW w:w="5065" w:type="dxa"/>
          </w:tcPr>
          <w:p w14:paraId="785C7AF9" w14:textId="77777777" w:rsidR="001E128D" w:rsidRPr="00CE67E1" w:rsidRDefault="001E128D" w:rsidP="001E128D">
            <w:pPr>
              <w:rPr>
                <w:rFonts w:cs="Arial"/>
              </w:rPr>
            </w:pPr>
            <w:r>
              <w:rPr>
                <w:rFonts w:cs="Arial"/>
              </w:rPr>
              <w:t>Lệnh</w:t>
            </w:r>
          </w:p>
        </w:tc>
        <w:tc>
          <w:tcPr>
            <w:tcW w:w="6983" w:type="dxa"/>
          </w:tcPr>
          <w:p w14:paraId="0EE69BB2" w14:textId="77777777" w:rsidR="001E128D" w:rsidRPr="001861CF" w:rsidRDefault="001E128D" w:rsidP="001E128D">
            <w:r>
              <w:t>B/S</w:t>
            </w:r>
          </w:p>
        </w:tc>
      </w:tr>
      <w:tr w:rsidR="001E128D" w:rsidRPr="00CE67E1" w14:paraId="404E07E7" w14:textId="77777777" w:rsidTr="001E128D">
        <w:trPr>
          <w:trHeight w:val="71"/>
        </w:trPr>
        <w:tc>
          <w:tcPr>
            <w:tcW w:w="625" w:type="dxa"/>
          </w:tcPr>
          <w:p w14:paraId="68895079" w14:textId="304C43A9" w:rsidR="001E128D" w:rsidRPr="00CE67E1" w:rsidRDefault="001E128D" w:rsidP="00751504">
            <w:pPr>
              <w:jc w:val="center"/>
            </w:pPr>
            <w:r>
              <w:t>04</w:t>
            </w:r>
          </w:p>
        </w:tc>
        <w:tc>
          <w:tcPr>
            <w:tcW w:w="5065" w:type="dxa"/>
          </w:tcPr>
          <w:p w14:paraId="76E121D2" w14:textId="77777777" w:rsidR="001E128D" w:rsidRDefault="001E128D" w:rsidP="001E128D">
            <w:pPr>
              <w:rPr>
                <w:rFonts w:cs="Arial"/>
              </w:rPr>
            </w:pPr>
            <w:r>
              <w:rPr>
                <w:rFonts w:cs="Arial"/>
              </w:rPr>
              <w:t>Mã cổ phiếu</w:t>
            </w:r>
          </w:p>
        </w:tc>
        <w:tc>
          <w:tcPr>
            <w:tcW w:w="6983" w:type="dxa"/>
          </w:tcPr>
          <w:p w14:paraId="35DB7CC3" w14:textId="77777777" w:rsidR="001E128D" w:rsidRDefault="001E128D" w:rsidP="001E128D">
            <w:r>
              <w:t>Stock</w:t>
            </w:r>
          </w:p>
        </w:tc>
      </w:tr>
      <w:tr w:rsidR="001E128D" w:rsidRPr="00CE67E1" w14:paraId="2C339C94" w14:textId="77777777" w:rsidTr="001E128D">
        <w:trPr>
          <w:trHeight w:val="71"/>
        </w:trPr>
        <w:tc>
          <w:tcPr>
            <w:tcW w:w="625" w:type="dxa"/>
          </w:tcPr>
          <w:p w14:paraId="0C91F234" w14:textId="78CC7F49" w:rsidR="001E128D" w:rsidRDefault="001E128D" w:rsidP="00751504">
            <w:pPr>
              <w:jc w:val="center"/>
            </w:pPr>
            <w:r>
              <w:t>05</w:t>
            </w:r>
          </w:p>
        </w:tc>
        <w:tc>
          <w:tcPr>
            <w:tcW w:w="5065" w:type="dxa"/>
          </w:tcPr>
          <w:p w14:paraId="56055ABA" w14:textId="77777777" w:rsidR="001E128D" w:rsidRDefault="001E128D" w:rsidP="001E128D">
            <w:pPr>
              <w:rPr>
                <w:rFonts w:cs="Arial"/>
              </w:rPr>
            </w:pPr>
            <w:r>
              <w:rPr>
                <w:rFonts w:cs="Arial"/>
              </w:rPr>
              <w:t>Số lượng CP đã đặt</w:t>
            </w:r>
          </w:p>
        </w:tc>
        <w:tc>
          <w:tcPr>
            <w:tcW w:w="6983" w:type="dxa"/>
          </w:tcPr>
          <w:p w14:paraId="2676875C" w14:textId="77777777" w:rsidR="001E128D" w:rsidRDefault="001E128D" w:rsidP="001E128D">
            <w:r>
              <w:t>Qty</w:t>
            </w:r>
          </w:p>
        </w:tc>
      </w:tr>
      <w:tr w:rsidR="001E128D" w:rsidRPr="00CE67E1" w14:paraId="173BFD51" w14:textId="77777777" w:rsidTr="001E128D">
        <w:trPr>
          <w:trHeight w:val="71"/>
        </w:trPr>
        <w:tc>
          <w:tcPr>
            <w:tcW w:w="625" w:type="dxa"/>
          </w:tcPr>
          <w:p w14:paraId="530AB088" w14:textId="583C0C01" w:rsidR="001E128D" w:rsidRDefault="001E128D" w:rsidP="00751504">
            <w:pPr>
              <w:jc w:val="center"/>
            </w:pPr>
            <w:r>
              <w:t>06</w:t>
            </w:r>
          </w:p>
        </w:tc>
        <w:tc>
          <w:tcPr>
            <w:tcW w:w="5065" w:type="dxa"/>
          </w:tcPr>
          <w:p w14:paraId="5C233848" w14:textId="77777777" w:rsidR="001E128D" w:rsidRDefault="001E128D" w:rsidP="001E128D">
            <w:pPr>
              <w:rPr>
                <w:rFonts w:cs="Arial"/>
              </w:rPr>
            </w:pPr>
            <w:r>
              <w:rPr>
                <w:rFonts w:cs="Arial"/>
              </w:rPr>
              <w:t>Giá đặt lệnh</w:t>
            </w:r>
          </w:p>
        </w:tc>
        <w:tc>
          <w:tcPr>
            <w:tcW w:w="6983" w:type="dxa"/>
          </w:tcPr>
          <w:p w14:paraId="4E330B0E" w14:textId="77777777" w:rsidR="001E128D" w:rsidRDefault="001E128D" w:rsidP="001E128D">
            <w:r>
              <w:t>Price</w:t>
            </w:r>
          </w:p>
        </w:tc>
      </w:tr>
      <w:tr w:rsidR="001E128D" w:rsidRPr="00CE67E1" w14:paraId="123DEC39" w14:textId="77777777" w:rsidTr="001E128D">
        <w:trPr>
          <w:trHeight w:val="71"/>
        </w:trPr>
        <w:tc>
          <w:tcPr>
            <w:tcW w:w="625" w:type="dxa"/>
          </w:tcPr>
          <w:p w14:paraId="7371CF1C" w14:textId="12A55F34" w:rsidR="001E128D" w:rsidRDefault="001E128D" w:rsidP="00751504">
            <w:pPr>
              <w:jc w:val="center"/>
            </w:pPr>
            <w:r>
              <w:t>07</w:t>
            </w:r>
          </w:p>
        </w:tc>
        <w:tc>
          <w:tcPr>
            <w:tcW w:w="5065" w:type="dxa"/>
          </w:tcPr>
          <w:p w14:paraId="70235856" w14:textId="77777777" w:rsidR="001E128D" w:rsidRDefault="001E128D" w:rsidP="001E128D">
            <w:pPr>
              <w:rPr>
                <w:rFonts w:cs="Arial"/>
              </w:rPr>
            </w:pPr>
            <w:r>
              <w:rPr>
                <w:rFonts w:cs="Arial"/>
              </w:rPr>
              <w:t>Số lượng cp đã khớp</w:t>
            </w:r>
          </w:p>
        </w:tc>
        <w:tc>
          <w:tcPr>
            <w:tcW w:w="6983" w:type="dxa"/>
          </w:tcPr>
          <w:p w14:paraId="1700BC21" w14:textId="77777777" w:rsidR="001E128D" w:rsidRDefault="001E128D" w:rsidP="001E128D">
            <w:r>
              <w:t>Exe. Qty</w:t>
            </w:r>
          </w:p>
        </w:tc>
      </w:tr>
      <w:tr w:rsidR="001E128D" w:rsidRPr="00CE67E1" w14:paraId="33754DE4" w14:textId="77777777" w:rsidTr="001E128D">
        <w:trPr>
          <w:trHeight w:val="56"/>
        </w:trPr>
        <w:tc>
          <w:tcPr>
            <w:tcW w:w="625" w:type="dxa"/>
          </w:tcPr>
          <w:p w14:paraId="6C9BFCF4" w14:textId="6D420363" w:rsidR="001E128D" w:rsidRDefault="001E128D" w:rsidP="00751504">
            <w:pPr>
              <w:jc w:val="center"/>
            </w:pPr>
            <w:r>
              <w:t>08</w:t>
            </w:r>
          </w:p>
        </w:tc>
        <w:tc>
          <w:tcPr>
            <w:tcW w:w="5065" w:type="dxa"/>
          </w:tcPr>
          <w:p w14:paraId="374409F6" w14:textId="77777777" w:rsidR="001E128D" w:rsidRDefault="001E128D" w:rsidP="001E128D">
            <w:pPr>
              <w:rPr>
                <w:rFonts w:cs="Arial"/>
              </w:rPr>
            </w:pPr>
            <w:r>
              <w:rPr>
                <w:rFonts w:cs="Arial"/>
              </w:rPr>
              <w:t>Giá khớp trung bình</w:t>
            </w:r>
          </w:p>
        </w:tc>
        <w:tc>
          <w:tcPr>
            <w:tcW w:w="6983" w:type="dxa"/>
          </w:tcPr>
          <w:p w14:paraId="483EFCCE" w14:textId="77777777" w:rsidR="001E128D" w:rsidRPr="00D033CD" w:rsidRDefault="001E128D" w:rsidP="001E128D">
            <w:r>
              <w:t>Avg. Price</w:t>
            </w:r>
          </w:p>
        </w:tc>
      </w:tr>
      <w:tr w:rsidR="001E128D" w:rsidRPr="00CE67E1" w14:paraId="251A7553" w14:textId="77777777" w:rsidTr="001E128D">
        <w:trPr>
          <w:trHeight w:val="191"/>
        </w:trPr>
        <w:tc>
          <w:tcPr>
            <w:tcW w:w="625" w:type="dxa"/>
          </w:tcPr>
          <w:p w14:paraId="363A029D" w14:textId="1888E155" w:rsidR="001E128D" w:rsidRDefault="001E128D" w:rsidP="00751504">
            <w:pPr>
              <w:jc w:val="center"/>
            </w:pPr>
            <w:r>
              <w:t>09</w:t>
            </w:r>
          </w:p>
        </w:tc>
        <w:tc>
          <w:tcPr>
            <w:tcW w:w="5065" w:type="dxa"/>
          </w:tcPr>
          <w:p w14:paraId="6A831241" w14:textId="77777777" w:rsidR="001E128D" w:rsidRDefault="001E128D" w:rsidP="001E128D">
            <w:pPr>
              <w:rPr>
                <w:rFonts w:cs="Arial"/>
              </w:rPr>
            </w:pPr>
            <w:r>
              <w:rPr>
                <w:rFonts w:cs="Arial"/>
              </w:rPr>
              <w:t>Tổng giá trị</w:t>
            </w:r>
          </w:p>
        </w:tc>
        <w:tc>
          <w:tcPr>
            <w:tcW w:w="6983" w:type="dxa"/>
          </w:tcPr>
          <w:p w14:paraId="416043EB" w14:textId="77777777" w:rsidR="001E128D" w:rsidRPr="001861CF" w:rsidRDefault="001E128D" w:rsidP="001E128D">
            <w:r>
              <w:t>Net Amount</w:t>
            </w:r>
          </w:p>
        </w:tc>
      </w:tr>
      <w:tr w:rsidR="001E128D" w:rsidRPr="00CE67E1" w14:paraId="78984A84" w14:textId="77777777" w:rsidTr="001E128D">
        <w:trPr>
          <w:trHeight w:val="987"/>
        </w:trPr>
        <w:tc>
          <w:tcPr>
            <w:tcW w:w="625" w:type="dxa"/>
          </w:tcPr>
          <w:p w14:paraId="0313BAA9" w14:textId="563930CD" w:rsidR="001E128D" w:rsidRDefault="001E128D" w:rsidP="00751504">
            <w:pPr>
              <w:jc w:val="center"/>
            </w:pPr>
            <w:r>
              <w:lastRenderedPageBreak/>
              <w:t>10</w:t>
            </w:r>
          </w:p>
        </w:tc>
        <w:tc>
          <w:tcPr>
            <w:tcW w:w="5065" w:type="dxa"/>
          </w:tcPr>
          <w:p w14:paraId="26ECA024" w14:textId="77777777" w:rsidR="001E128D" w:rsidRDefault="001E128D" w:rsidP="001E128D">
            <w:pPr>
              <w:rPr>
                <w:rFonts w:cs="Arial"/>
              </w:rPr>
            </w:pPr>
            <w:r>
              <w:rPr>
                <w:rFonts w:cs="Arial"/>
              </w:rPr>
              <w:t>Trạng thái lệnh</w:t>
            </w:r>
          </w:p>
        </w:tc>
        <w:tc>
          <w:tcPr>
            <w:tcW w:w="6983" w:type="dxa"/>
          </w:tcPr>
          <w:p w14:paraId="5EC84824" w14:textId="77777777" w:rsidR="001E128D" w:rsidRDefault="001E128D" w:rsidP="001E128D">
            <w:r>
              <w:t>Status</w:t>
            </w:r>
          </w:p>
          <w:p w14:paraId="44846D5C" w14:textId="77777777" w:rsidR="001E128D" w:rsidRDefault="001E128D" w:rsidP="001E128D">
            <w:pPr>
              <w:pStyle w:val="ListParagraph"/>
              <w:numPr>
                <w:ilvl w:val="0"/>
                <w:numId w:val="44"/>
              </w:numPr>
              <w:spacing w:line="240" w:lineRule="auto"/>
              <w:jc w:val="left"/>
            </w:pPr>
            <w:r>
              <w:t>Fully Filled</w:t>
            </w:r>
          </w:p>
          <w:p w14:paraId="27644BEC" w14:textId="77777777" w:rsidR="001E128D" w:rsidRDefault="001E128D" w:rsidP="001E128D">
            <w:pPr>
              <w:pStyle w:val="ListParagraph"/>
              <w:numPr>
                <w:ilvl w:val="0"/>
                <w:numId w:val="44"/>
              </w:numPr>
              <w:spacing w:line="240" w:lineRule="auto"/>
              <w:jc w:val="left"/>
            </w:pPr>
            <w:r>
              <w:t>Partially Filled</w:t>
            </w:r>
          </w:p>
          <w:p w14:paraId="4DC16CFB" w14:textId="77777777" w:rsidR="001E128D" w:rsidRDefault="001E128D" w:rsidP="001E128D">
            <w:pPr>
              <w:pStyle w:val="ListParagraph"/>
              <w:numPr>
                <w:ilvl w:val="0"/>
                <w:numId w:val="44"/>
              </w:numPr>
              <w:spacing w:line="240" w:lineRule="auto"/>
              <w:jc w:val="left"/>
            </w:pPr>
            <w:r>
              <w:t>Expire</w:t>
            </w:r>
          </w:p>
          <w:p w14:paraId="107EC7A2" w14:textId="77777777" w:rsidR="001E128D" w:rsidRDefault="001E128D" w:rsidP="001E128D">
            <w:pPr>
              <w:pStyle w:val="ListParagraph"/>
              <w:numPr>
                <w:ilvl w:val="0"/>
                <w:numId w:val="44"/>
              </w:numPr>
              <w:spacing w:line="240" w:lineRule="auto"/>
              <w:jc w:val="left"/>
            </w:pPr>
            <w:r>
              <w:t>Partially expire</w:t>
            </w:r>
          </w:p>
          <w:p w14:paraId="6ABD3B49" w14:textId="77777777" w:rsidR="001E128D" w:rsidRDefault="001E128D" w:rsidP="001E128D">
            <w:pPr>
              <w:pStyle w:val="ListParagraph"/>
              <w:numPr>
                <w:ilvl w:val="0"/>
                <w:numId w:val="44"/>
              </w:numPr>
              <w:spacing w:line="240" w:lineRule="auto"/>
              <w:jc w:val="left"/>
            </w:pPr>
            <w:r>
              <w:t>Cancelled</w:t>
            </w:r>
          </w:p>
        </w:tc>
      </w:tr>
      <w:tr w:rsidR="001E128D" w:rsidRPr="00CE67E1" w14:paraId="29563833" w14:textId="77777777" w:rsidTr="001E128D">
        <w:trPr>
          <w:trHeight w:val="56"/>
        </w:trPr>
        <w:tc>
          <w:tcPr>
            <w:tcW w:w="625" w:type="dxa"/>
          </w:tcPr>
          <w:p w14:paraId="056F927B" w14:textId="6B1207C7" w:rsidR="001E128D" w:rsidRDefault="001E128D" w:rsidP="00751504">
            <w:pPr>
              <w:jc w:val="center"/>
            </w:pPr>
            <w:r>
              <w:t>11</w:t>
            </w:r>
          </w:p>
        </w:tc>
        <w:tc>
          <w:tcPr>
            <w:tcW w:w="5065" w:type="dxa"/>
          </w:tcPr>
          <w:p w14:paraId="24533B26" w14:textId="77777777" w:rsidR="001E128D" w:rsidRDefault="001E128D" w:rsidP="001E128D">
            <w:pPr>
              <w:rPr>
                <w:rFonts w:cs="Arial"/>
              </w:rPr>
            </w:pPr>
            <w:r>
              <w:rPr>
                <w:rFonts w:cs="Arial"/>
              </w:rPr>
              <w:t>Mã người đặt lệnh</w:t>
            </w:r>
          </w:p>
        </w:tc>
        <w:tc>
          <w:tcPr>
            <w:tcW w:w="6983" w:type="dxa"/>
          </w:tcPr>
          <w:p w14:paraId="2810D8B4" w14:textId="77777777" w:rsidR="001E128D" w:rsidRPr="00196F05" w:rsidRDefault="001E128D" w:rsidP="001E128D">
            <w:r>
              <w:t>User ID</w:t>
            </w:r>
          </w:p>
        </w:tc>
      </w:tr>
      <w:tr w:rsidR="001E128D" w:rsidRPr="00CE67E1" w14:paraId="1159A704" w14:textId="77777777" w:rsidTr="001E128D">
        <w:trPr>
          <w:trHeight w:val="56"/>
        </w:trPr>
        <w:tc>
          <w:tcPr>
            <w:tcW w:w="625" w:type="dxa"/>
          </w:tcPr>
          <w:p w14:paraId="6BB6C8F4" w14:textId="2DC15F4C" w:rsidR="001E128D" w:rsidRDefault="001E128D" w:rsidP="00751504">
            <w:pPr>
              <w:jc w:val="center"/>
            </w:pPr>
            <w:r>
              <w:t>12</w:t>
            </w:r>
          </w:p>
        </w:tc>
        <w:tc>
          <w:tcPr>
            <w:tcW w:w="5065" w:type="dxa"/>
          </w:tcPr>
          <w:p w14:paraId="5E481CF8" w14:textId="77777777" w:rsidR="001E128D" w:rsidRDefault="001E128D" w:rsidP="001E128D">
            <w:pPr>
              <w:rPr>
                <w:rFonts w:cs="Arial"/>
              </w:rPr>
            </w:pPr>
            <w:r>
              <w:rPr>
                <w:rFonts w:cs="Arial"/>
              </w:rPr>
              <w:t>Loại lệnh</w:t>
            </w:r>
          </w:p>
        </w:tc>
        <w:tc>
          <w:tcPr>
            <w:tcW w:w="6983" w:type="dxa"/>
          </w:tcPr>
          <w:p w14:paraId="0F8C3854" w14:textId="77777777" w:rsidR="001E128D" w:rsidRDefault="001E128D" w:rsidP="001E128D">
            <w:r>
              <w:t>Order Type</w:t>
            </w:r>
          </w:p>
        </w:tc>
      </w:tr>
      <w:tr w:rsidR="001E128D" w:rsidRPr="00CE67E1" w14:paraId="25871ECA" w14:textId="77777777" w:rsidTr="001E128D">
        <w:trPr>
          <w:trHeight w:val="72"/>
        </w:trPr>
        <w:tc>
          <w:tcPr>
            <w:tcW w:w="625" w:type="dxa"/>
          </w:tcPr>
          <w:p w14:paraId="3768F648" w14:textId="6E719FC7" w:rsidR="001E128D" w:rsidRDefault="001E128D" w:rsidP="00751504">
            <w:pPr>
              <w:jc w:val="center"/>
            </w:pPr>
            <w:r>
              <w:t>13</w:t>
            </w:r>
          </w:p>
        </w:tc>
        <w:tc>
          <w:tcPr>
            <w:tcW w:w="5065" w:type="dxa"/>
          </w:tcPr>
          <w:p w14:paraId="50BCF9FA" w14:textId="77777777" w:rsidR="001E128D" w:rsidRDefault="001E128D" w:rsidP="001E128D">
            <w:pPr>
              <w:rPr>
                <w:rFonts w:cs="Arial"/>
              </w:rPr>
            </w:pPr>
            <w:r>
              <w:rPr>
                <w:rFonts w:cs="Arial"/>
              </w:rPr>
              <w:t>Sàn</w:t>
            </w:r>
          </w:p>
        </w:tc>
        <w:tc>
          <w:tcPr>
            <w:tcW w:w="6983" w:type="dxa"/>
          </w:tcPr>
          <w:p w14:paraId="7CCED325" w14:textId="77777777" w:rsidR="001E128D" w:rsidRDefault="001E128D" w:rsidP="001E128D">
            <w:r>
              <w:t>Market</w:t>
            </w:r>
          </w:p>
        </w:tc>
      </w:tr>
      <w:tr w:rsidR="001E128D" w:rsidRPr="00CE67E1" w14:paraId="724EBA19" w14:textId="77777777" w:rsidTr="001E128D">
        <w:trPr>
          <w:trHeight w:val="136"/>
        </w:trPr>
        <w:tc>
          <w:tcPr>
            <w:tcW w:w="625" w:type="dxa"/>
          </w:tcPr>
          <w:p w14:paraId="4BB4F809" w14:textId="180B85D7" w:rsidR="001E128D" w:rsidRDefault="001E128D" w:rsidP="00751504">
            <w:pPr>
              <w:jc w:val="center"/>
            </w:pPr>
            <w:r>
              <w:t>14</w:t>
            </w:r>
          </w:p>
        </w:tc>
        <w:tc>
          <w:tcPr>
            <w:tcW w:w="5065" w:type="dxa"/>
          </w:tcPr>
          <w:p w14:paraId="789C4423" w14:textId="77777777" w:rsidR="001E128D" w:rsidRDefault="001E128D" w:rsidP="001E128D">
            <w:pPr>
              <w:rPr>
                <w:rFonts w:cs="Arial"/>
              </w:rPr>
            </w:pPr>
            <w:r>
              <w:rPr>
                <w:rFonts w:cs="Arial"/>
              </w:rPr>
              <w:t>Ngày giờ đặt lệnh</w:t>
            </w:r>
          </w:p>
        </w:tc>
        <w:tc>
          <w:tcPr>
            <w:tcW w:w="6983" w:type="dxa"/>
          </w:tcPr>
          <w:p w14:paraId="1DEEEEE0" w14:textId="77777777" w:rsidR="001E128D" w:rsidRDefault="001E128D" w:rsidP="001E128D">
            <w:r>
              <w:t>Create Date &amp; Time</w:t>
            </w:r>
          </w:p>
        </w:tc>
      </w:tr>
      <w:tr w:rsidR="001E128D" w:rsidRPr="00CE67E1" w14:paraId="15C026FD" w14:textId="77777777" w:rsidTr="001E128D">
        <w:trPr>
          <w:trHeight w:val="56"/>
        </w:trPr>
        <w:tc>
          <w:tcPr>
            <w:tcW w:w="625" w:type="dxa"/>
          </w:tcPr>
          <w:p w14:paraId="51465029" w14:textId="0D1A35FE" w:rsidR="001E128D" w:rsidRDefault="001E128D" w:rsidP="00751504">
            <w:pPr>
              <w:jc w:val="center"/>
            </w:pPr>
            <w:r>
              <w:t>15</w:t>
            </w:r>
          </w:p>
        </w:tc>
        <w:tc>
          <w:tcPr>
            <w:tcW w:w="5065" w:type="dxa"/>
          </w:tcPr>
          <w:p w14:paraId="117E1122" w14:textId="77777777" w:rsidR="001E128D" w:rsidRDefault="001E128D" w:rsidP="001E128D">
            <w:pPr>
              <w:rPr>
                <w:rFonts w:cs="Arial"/>
              </w:rPr>
            </w:pPr>
            <w:r>
              <w:rPr>
                <w:rFonts w:cs="Arial"/>
              </w:rPr>
              <w:t>Ngày giờ chỉnh sửa</w:t>
            </w:r>
          </w:p>
        </w:tc>
        <w:tc>
          <w:tcPr>
            <w:tcW w:w="6983" w:type="dxa"/>
          </w:tcPr>
          <w:p w14:paraId="2C640FD5" w14:textId="77777777" w:rsidR="001E128D" w:rsidRDefault="001E128D" w:rsidP="001E128D">
            <w:r>
              <w:t>Modify Date &amp; Time</w:t>
            </w:r>
          </w:p>
        </w:tc>
      </w:tr>
      <w:tr w:rsidR="001E128D" w:rsidRPr="00CE67E1" w14:paraId="275F3D8D" w14:textId="77777777" w:rsidTr="001E128D">
        <w:trPr>
          <w:trHeight w:val="56"/>
        </w:trPr>
        <w:tc>
          <w:tcPr>
            <w:tcW w:w="625" w:type="dxa"/>
          </w:tcPr>
          <w:p w14:paraId="07A46BC4" w14:textId="0460219D" w:rsidR="001E128D" w:rsidRDefault="001E128D" w:rsidP="00751504">
            <w:pPr>
              <w:jc w:val="center"/>
            </w:pPr>
            <w:r>
              <w:t>16</w:t>
            </w:r>
          </w:p>
        </w:tc>
        <w:tc>
          <w:tcPr>
            <w:tcW w:w="5065" w:type="dxa"/>
          </w:tcPr>
          <w:p w14:paraId="49C6E5FD" w14:textId="77777777" w:rsidR="001E128D" w:rsidRDefault="001E128D" w:rsidP="001E128D">
            <w:pPr>
              <w:rPr>
                <w:rFonts w:cs="Arial"/>
              </w:rPr>
            </w:pPr>
            <w:r>
              <w:rPr>
                <w:rFonts w:cs="Arial"/>
              </w:rPr>
              <w:t>Mã lệnh</w:t>
            </w:r>
          </w:p>
        </w:tc>
        <w:tc>
          <w:tcPr>
            <w:tcW w:w="6983" w:type="dxa"/>
          </w:tcPr>
          <w:p w14:paraId="6E72060E" w14:textId="77777777" w:rsidR="001E128D" w:rsidRDefault="001E128D" w:rsidP="001E128D">
            <w:r>
              <w:t>Order ID</w:t>
            </w:r>
          </w:p>
        </w:tc>
      </w:tr>
    </w:tbl>
    <w:p w14:paraId="52A74C64" w14:textId="77777777" w:rsidR="00F67723" w:rsidRPr="00E95ABB" w:rsidRDefault="00F67723" w:rsidP="00E95ABB"/>
    <w:p w14:paraId="3285AA9A" w14:textId="75C27D45" w:rsidR="008376D7" w:rsidRPr="008376D7" w:rsidRDefault="008376D7" w:rsidP="00E95ABB">
      <w:pPr>
        <w:pStyle w:val="Heading3"/>
      </w:pPr>
      <w:bookmarkStart w:id="2262" w:name="_Chức_năng_đặt"/>
      <w:bookmarkEnd w:id="2262"/>
      <w:r>
        <w:t xml:space="preserve">Chức năng đặt lệnh </w:t>
      </w:r>
      <w:r w:rsidR="00E95ABB">
        <w:t>theo tài khoản chứng khoán</w:t>
      </w:r>
    </w:p>
    <w:p w14:paraId="499742EC" w14:textId="70B451A8" w:rsidR="006C0793" w:rsidRDefault="006C0793" w:rsidP="006C0793">
      <w:r>
        <w:t xml:space="preserve">Chức năng được thiết kế nhằm mục đích hỗ trợ người dùng trong việc đặt lệnh cùng lúc nhiều mã chứng khoán trên cùng một </w:t>
      </w:r>
      <w:r w:rsidR="0096238F">
        <w:t xml:space="preserve">Tài khoản chứng khoán ở </w:t>
      </w:r>
      <w:r>
        <w:t>1 tài khoản quỹ, đảm bảo tốc độ đặt lệnh và sự chính xác trong lúc đặt lệnh, nhằm tối đa hóa hiệu quả của nghiệp vụ đầu tư của Quỹ</w:t>
      </w:r>
    </w:p>
    <w:p w14:paraId="2EA5AE56" w14:textId="77777777" w:rsidR="00C44C22" w:rsidRDefault="00C44C22" w:rsidP="00C44C22">
      <w:r>
        <w:t>Những trường thông tin trên Bảng chức năng đặt lệnh bao gồm:</w:t>
      </w:r>
    </w:p>
    <w:tbl>
      <w:tblPr>
        <w:tblStyle w:val="TableGrid"/>
        <w:tblW w:w="13315" w:type="dxa"/>
        <w:tblLook w:val="04A0" w:firstRow="1" w:lastRow="0" w:firstColumn="1" w:lastColumn="0" w:noHBand="0" w:noVBand="1"/>
      </w:tblPr>
      <w:tblGrid>
        <w:gridCol w:w="608"/>
        <w:gridCol w:w="1637"/>
        <w:gridCol w:w="1530"/>
        <w:gridCol w:w="1173"/>
        <w:gridCol w:w="1347"/>
        <w:gridCol w:w="7020"/>
      </w:tblGrid>
      <w:tr w:rsidR="00C44C22" w:rsidRPr="0022498F" w14:paraId="4637EA87" w14:textId="77777777" w:rsidTr="00702F81">
        <w:trPr>
          <w:trHeight w:val="358"/>
          <w:tblHeader/>
        </w:trPr>
        <w:tc>
          <w:tcPr>
            <w:tcW w:w="608" w:type="dxa"/>
          </w:tcPr>
          <w:p w14:paraId="1F61C87F" w14:textId="77777777" w:rsidR="00C44C22" w:rsidRPr="0022498F" w:rsidRDefault="00C44C22" w:rsidP="00702F81">
            <w:pPr>
              <w:jc w:val="center"/>
              <w:rPr>
                <w:b/>
                <w:bCs/>
              </w:rPr>
            </w:pPr>
            <w:r w:rsidRPr="0022498F">
              <w:rPr>
                <w:b/>
                <w:bCs/>
              </w:rPr>
              <w:t>STT</w:t>
            </w:r>
          </w:p>
        </w:tc>
        <w:tc>
          <w:tcPr>
            <w:tcW w:w="1637" w:type="dxa"/>
          </w:tcPr>
          <w:p w14:paraId="05556B7C" w14:textId="77777777" w:rsidR="00C44C22" w:rsidRPr="0022498F" w:rsidRDefault="00C44C22" w:rsidP="00702F81">
            <w:pPr>
              <w:jc w:val="center"/>
              <w:rPr>
                <w:rFonts w:cs="Arial"/>
                <w:b/>
                <w:bCs/>
              </w:rPr>
            </w:pPr>
            <w:r w:rsidRPr="0022498F">
              <w:rPr>
                <w:rFonts w:cs="Arial"/>
                <w:b/>
                <w:bCs/>
              </w:rPr>
              <w:t>Tên trường</w:t>
            </w:r>
          </w:p>
        </w:tc>
        <w:tc>
          <w:tcPr>
            <w:tcW w:w="1530" w:type="dxa"/>
          </w:tcPr>
          <w:p w14:paraId="39092221" w14:textId="77777777" w:rsidR="00C44C22" w:rsidRPr="0022498F" w:rsidRDefault="00C44C22" w:rsidP="00702F81">
            <w:pPr>
              <w:jc w:val="center"/>
              <w:rPr>
                <w:b/>
                <w:bCs/>
              </w:rPr>
            </w:pPr>
            <w:r>
              <w:rPr>
                <w:b/>
                <w:bCs/>
              </w:rPr>
              <w:t>Loại dữ liệu</w:t>
            </w:r>
          </w:p>
        </w:tc>
        <w:tc>
          <w:tcPr>
            <w:tcW w:w="1173" w:type="dxa"/>
          </w:tcPr>
          <w:p w14:paraId="2E6F1AAA" w14:textId="77777777" w:rsidR="00C44C22" w:rsidRDefault="00C44C22" w:rsidP="00702F81">
            <w:pPr>
              <w:jc w:val="center"/>
              <w:rPr>
                <w:b/>
                <w:bCs/>
              </w:rPr>
            </w:pPr>
            <w:r>
              <w:rPr>
                <w:b/>
                <w:bCs/>
              </w:rPr>
              <w:t>Bắt buộc</w:t>
            </w:r>
          </w:p>
        </w:tc>
        <w:tc>
          <w:tcPr>
            <w:tcW w:w="1347" w:type="dxa"/>
          </w:tcPr>
          <w:p w14:paraId="775EBAF4" w14:textId="77777777" w:rsidR="00C44C22" w:rsidRPr="0022498F" w:rsidRDefault="00C44C22" w:rsidP="00702F81">
            <w:pPr>
              <w:jc w:val="center"/>
              <w:rPr>
                <w:b/>
                <w:bCs/>
              </w:rPr>
            </w:pPr>
            <w:r>
              <w:rPr>
                <w:b/>
                <w:bCs/>
              </w:rPr>
              <w:t>Read-Only?</w:t>
            </w:r>
          </w:p>
        </w:tc>
        <w:tc>
          <w:tcPr>
            <w:tcW w:w="7020" w:type="dxa"/>
          </w:tcPr>
          <w:p w14:paraId="0837229F" w14:textId="77777777" w:rsidR="00C44C22" w:rsidRPr="0022498F" w:rsidRDefault="00C44C22" w:rsidP="00702F81">
            <w:pPr>
              <w:jc w:val="center"/>
              <w:rPr>
                <w:b/>
                <w:bCs/>
              </w:rPr>
            </w:pPr>
            <w:r w:rsidRPr="0022498F">
              <w:rPr>
                <w:b/>
                <w:bCs/>
              </w:rPr>
              <w:t>Diê</w:t>
            </w:r>
            <w:r w:rsidRPr="0022498F">
              <w:rPr>
                <w:rFonts w:cs="Arial"/>
                <w:b/>
                <w:bCs/>
                <w:lang w:val="vi-VN"/>
              </w:rPr>
              <w:t>̃</w:t>
            </w:r>
            <w:r w:rsidRPr="0022498F">
              <w:rPr>
                <w:rFonts w:cs="Arial"/>
                <w:b/>
                <w:bCs/>
              </w:rPr>
              <w:t>n giải</w:t>
            </w:r>
          </w:p>
        </w:tc>
      </w:tr>
      <w:tr w:rsidR="00C44C22" w14:paraId="3A9A69C8" w14:textId="77777777" w:rsidTr="00702F81">
        <w:trPr>
          <w:trHeight w:val="754"/>
        </w:trPr>
        <w:tc>
          <w:tcPr>
            <w:tcW w:w="608" w:type="dxa"/>
          </w:tcPr>
          <w:p w14:paraId="6A2D22CB" w14:textId="77777777" w:rsidR="00C44C22" w:rsidRPr="00CE67E1" w:rsidRDefault="00C44C22" w:rsidP="00702F81">
            <w:r w:rsidRPr="00CE67E1">
              <w:t>01</w:t>
            </w:r>
          </w:p>
        </w:tc>
        <w:tc>
          <w:tcPr>
            <w:tcW w:w="1637" w:type="dxa"/>
          </w:tcPr>
          <w:p w14:paraId="609CB935" w14:textId="77777777" w:rsidR="00C44C22" w:rsidRPr="00CE67E1" w:rsidRDefault="00C44C22" w:rsidP="00702F81">
            <w:pPr>
              <w:rPr>
                <w:rFonts w:cs="Arial"/>
              </w:rPr>
            </w:pPr>
            <w:r>
              <w:rPr>
                <w:rFonts w:cs="Arial"/>
              </w:rPr>
              <w:t>Thông tin tài khoản Quỹ</w:t>
            </w:r>
          </w:p>
        </w:tc>
        <w:tc>
          <w:tcPr>
            <w:tcW w:w="1530" w:type="dxa"/>
          </w:tcPr>
          <w:p w14:paraId="777A22EE" w14:textId="77777777" w:rsidR="00C44C22" w:rsidRDefault="00C44C22" w:rsidP="00702F81">
            <w:pPr>
              <w:rPr>
                <w:rFonts w:cs="Arial"/>
              </w:rPr>
            </w:pPr>
            <w:r>
              <w:rPr>
                <w:rFonts w:cs="Arial"/>
              </w:rPr>
              <w:t>Optionset</w:t>
            </w:r>
          </w:p>
        </w:tc>
        <w:tc>
          <w:tcPr>
            <w:tcW w:w="1173" w:type="dxa"/>
          </w:tcPr>
          <w:p w14:paraId="239B0E42" w14:textId="77777777" w:rsidR="00C44C22" w:rsidRDefault="00C44C22" w:rsidP="00702F81">
            <w:pPr>
              <w:jc w:val="center"/>
              <w:rPr>
                <w:rFonts w:cs="Arial"/>
              </w:rPr>
            </w:pPr>
            <w:r>
              <w:rPr>
                <w:rFonts w:cs="Arial"/>
              </w:rPr>
              <w:t>X</w:t>
            </w:r>
          </w:p>
        </w:tc>
        <w:tc>
          <w:tcPr>
            <w:tcW w:w="1347" w:type="dxa"/>
          </w:tcPr>
          <w:p w14:paraId="0E7EAEF4" w14:textId="77777777" w:rsidR="00C44C22" w:rsidRDefault="00C44C22" w:rsidP="00702F81">
            <w:pPr>
              <w:jc w:val="center"/>
              <w:rPr>
                <w:rFonts w:cs="Arial"/>
              </w:rPr>
            </w:pPr>
          </w:p>
        </w:tc>
        <w:tc>
          <w:tcPr>
            <w:tcW w:w="7020" w:type="dxa"/>
          </w:tcPr>
          <w:p w14:paraId="2D0A8A3A" w14:textId="77777777" w:rsidR="00C44C22" w:rsidRDefault="00C44C22" w:rsidP="00702F81">
            <w:pPr>
              <w:rPr>
                <w:rFonts w:cs="Arial"/>
              </w:rPr>
            </w:pPr>
            <w:r>
              <w:rPr>
                <w:rFonts w:cs="Arial"/>
              </w:rPr>
              <w:t xml:space="preserve">Thông tin của Tài khoản Quỹ, hệ thống gợi ý các tài khoản Quỹ được phân công/phân quyền và cho phép người dùng lưu thông tin đã chọn qua </w:t>
            </w:r>
            <w:r>
              <w:rPr>
                <w:rFonts w:ascii="MS PGothic" w:eastAsia="MS PGothic" w:hAnsi="MS PGothic" w:cs="Arial" w:hint="eastAsia"/>
              </w:rPr>
              <w:t>☐</w:t>
            </w:r>
          </w:p>
          <w:p w14:paraId="0865A6C5" w14:textId="77777777" w:rsidR="00C44C22" w:rsidRDefault="00C44C22" w:rsidP="00702F81">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hông lưu thông tin tiểu khoản</w:t>
            </w:r>
          </w:p>
          <w:p w14:paraId="3EBB82EC" w14:textId="77777777" w:rsidR="00C44C22" w:rsidRDefault="00C44C22" w:rsidP="00702F81">
            <w:pPr>
              <w:ind w:left="720"/>
              <w:rPr>
                <w:rFonts w:cs="Arial"/>
              </w:rPr>
            </w:pPr>
            <w:r>
              <w:rPr>
                <w:rFonts w:ascii="MS PGothic" w:eastAsia="MS PGothic" w:hAnsi="MS PGothic" w:cs="Arial" w:hint="eastAsia"/>
              </w:rPr>
              <w:t xml:space="preserve">☑ </w:t>
            </w:r>
            <w:r>
              <w:rPr>
                <w:rFonts w:eastAsia="MS PGothic" w:cs="Arial"/>
              </w:rPr>
              <w:t>Hệ thống ghi nhớ thông tin tiểu khoản đã thực hiện</w:t>
            </w:r>
          </w:p>
        </w:tc>
      </w:tr>
      <w:tr w:rsidR="00DF1AFE" w14:paraId="6F4C8F26" w14:textId="77777777" w:rsidTr="00702F81">
        <w:trPr>
          <w:trHeight w:val="754"/>
        </w:trPr>
        <w:tc>
          <w:tcPr>
            <w:tcW w:w="608" w:type="dxa"/>
          </w:tcPr>
          <w:p w14:paraId="6B494993" w14:textId="4D249B3D" w:rsidR="00DF1AFE" w:rsidRPr="00CE67E1" w:rsidRDefault="00DF1AFE" w:rsidP="00702F81">
            <w:r>
              <w:lastRenderedPageBreak/>
              <w:t>02</w:t>
            </w:r>
          </w:p>
        </w:tc>
        <w:tc>
          <w:tcPr>
            <w:tcW w:w="1637" w:type="dxa"/>
          </w:tcPr>
          <w:p w14:paraId="75988256" w14:textId="025EFBF9" w:rsidR="00DF1AFE" w:rsidRDefault="00DF1AFE" w:rsidP="00702F81">
            <w:pPr>
              <w:rPr>
                <w:rFonts w:cs="Arial"/>
              </w:rPr>
            </w:pPr>
            <w:r>
              <w:rPr>
                <w:rFonts w:cs="Arial"/>
              </w:rPr>
              <w:t>Tài khoản chứng khoán</w:t>
            </w:r>
          </w:p>
        </w:tc>
        <w:tc>
          <w:tcPr>
            <w:tcW w:w="1530" w:type="dxa"/>
          </w:tcPr>
          <w:p w14:paraId="76CD19D8" w14:textId="2C6FD993" w:rsidR="00DF1AFE" w:rsidRDefault="00DF1AFE" w:rsidP="00702F81">
            <w:pPr>
              <w:rPr>
                <w:rFonts w:cs="Arial"/>
              </w:rPr>
            </w:pPr>
            <w:r>
              <w:rPr>
                <w:rFonts w:cs="Arial"/>
              </w:rPr>
              <w:t>Optionset</w:t>
            </w:r>
          </w:p>
        </w:tc>
        <w:tc>
          <w:tcPr>
            <w:tcW w:w="1173" w:type="dxa"/>
          </w:tcPr>
          <w:p w14:paraId="3565765F" w14:textId="3A8281FA" w:rsidR="00DF1AFE" w:rsidRDefault="00DF1AFE" w:rsidP="00702F81">
            <w:pPr>
              <w:jc w:val="center"/>
              <w:rPr>
                <w:rFonts w:cs="Arial"/>
              </w:rPr>
            </w:pPr>
            <w:r>
              <w:rPr>
                <w:rFonts w:cs="Arial"/>
              </w:rPr>
              <w:t>X</w:t>
            </w:r>
          </w:p>
        </w:tc>
        <w:tc>
          <w:tcPr>
            <w:tcW w:w="1347" w:type="dxa"/>
          </w:tcPr>
          <w:p w14:paraId="107ADA94" w14:textId="77777777" w:rsidR="00DF1AFE" w:rsidRDefault="00DF1AFE" w:rsidP="00702F81">
            <w:pPr>
              <w:jc w:val="center"/>
              <w:rPr>
                <w:rFonts w:cs="Arial"/>
              </w:rPr>
            </w:pPr>
          </w:p>
        </w:tc>
        <w:tc>
          <w:tcPr>
            <w:tcW w:w="7020" w:type="dxa"/>
          </w:tcPr>
          <w:p w14:paraId="54201EDB" w14:textId="05E6B0A0" w:rsidR="00DF1AFE" w:rsidRDefault="00DF1AFE" w:rsidP="00702F81">
            <w:pPr>
              <w:rPr>
                <w:rFonts w:cs="Arial"/>
              </w:rPr>
            </w:pPr>
            <w:r>
              <w:rPr>
                <w:rFonts w:cs="Arial"/>
              </w:rPr>
              <w:t>Người dùng chọn 1 trong các tài khoản chứng khoán ứng với Tài khoản Quỹ đã chọn ở (1) để tiến hành đặt lệnh</w:t>
            </w:r>
          </w:p>
        </w:tc>
      </w:tr>
      <w:tr w:rsidR="00820916" w14:paraId="58242170" w14:textId="77777777" w:rsidTr="00702F81">
        <w:trPr>
          <w:trHeight w:val="754"/>
        </w:trPr>
        <w:tc>
          <w:tcPr>
            <w:tcW w:w="608" w:type="dxa"/>
          </w:tcPr>
          <w:p w14:paraId="7CC53122" w14:textId="4A77573B" w:rsidR="00820916" w:rsidRDefault="00C310F7" w:rsidP="00820916">
            <w:r>
              <w:t>03</w:t>
            </w:r>
          </w:p>
        </w:tc>
        <w:tc>
          <w:tcPr>
            <w:tcW w:w="1637" w:type="dxa"/>
          </w:tcPr>
          <w:p w14:paraId="33FAEBC6" w14:textId="5810A283" w:rsidR="00820916" w:rsidRDefault="00820916" w:rsidP="00820916">
            <w:pPr>
              <w:rPr>
                <w:rFonts w:cs="Arial"/>
              </w:rPr>
            </w:pPr>
            <w:r>
              <w:rPr>
                <w:rFonts w:cs="Arial"/>
              </w:rPr>
              <w:t>Lệnh</w:t>
            </w:r>
          </w:p>
        </w:tc>
        <w:tc>
          <w:tcPr>
            <w:tcW w:w="1530" w:type="dxa"/>
          </w:tcPr>
          <w:p w14:paraId="3C33DFAD" w14:textId="11374E50" w:rsidR="00820916" w:rsidRDefault="00820916" w:rsidP="00820916">
            <w:pPr>
              <w:rPr>
                <w:rFonts w:cs="Arial"/>
              </w:rPr>
            </w:pPr>
            <w:r>
              <w:t>Boolean</w:t>
            </w:r>
          </w:p>
        </w:tc>
        <w:tc>
          <w:tcPr>
            <w:tcW w:w="1173" w:type="dxa"/>
          </w:tcPr>
          <w:p w14:paraId="2D18B409" w14:textId="11C41AEC" w:rsidR="00820916" w:rsidRDefault="00820916" w:rsidP="00820916">
            <w:pPr>
              <w:jc w:val="center"/>
              <w:rPr>
                <w:rFonts w:cs="Arial"/>
              </w:rPr>
            </w:pPr>
            <w:r>
              <w:t>X</w:t>
            </w:r>
          </w:p>
        </w:tc>
        <w:tc>
          <w:tcPr>
            <w:tcW w:w="1347" w:type="dxa"/>
          </w:tcPr>
          <w:p w14:paraId="27BF7BFC" w14:textId="77777777" w:rsidR="00820916" w:rsidRDefault="00820916" w:rsidP="00820916">
            <w:pPr>
              <w:jc w:val="center"/>
              <w:rPr>
                <w:rFonts w:cs="Arial"/>
              </w:rPr>
            </w:pPr>
          </w:p>
        </w:tc>
        <w:tc>
          <w:tcPr>
            <w:tcW w:w="7020" w:type="dxa"/>
          </w:tcPr>
          <w:p w14:paraId="2B498AA1" w14:textId="77777777" w:rsidR="00820916" w:rsidRDefault="00820916" w:rsidP="00820916">
            <w:r>
              <w:t>Hệ thống cho phép người dụng chọn lệnh :</w:t>
            </w:r>
          </w:p>
          <w:p w14:paraId="3F58137C" w14:textId="77777777" w:rsidR="00820916" w:rsidRDefault="00820916" w:rsidP="00820916">
            <w:pPr>
              <w:pStyle w:val="ListParagraph"/>
              <w:numPr>
                <w:ilvl w:val="0"/>
                <w:numId w:val="41"/>
              </w:numPr>
              <w:spacing w:line="240" w:lineRule="auto"/>
              <w:jc w:val="left"/>
            </w:pPr>
            <w:r>
              <w:t>Mua</w:t>
            </w:r>
          </w:p>
          <w:p w14:paraId="78044DA8" w14:textId="30F06373" w:rsidR="00820916" w:rsidRDefault="00820916" w:rsidP="00820916">
            <w:pPr>
              <w:rPr>
                <w:rFonts w:cs="Arial"/>
              </w:rPr>
            </w:pPr>
            <w:r>
              <w:t>Bán</w:t>
            </w:r>
          </w:p>
        </w:tc>
      </w:tr>
      <w:tr w:rsidR="00820916" w14:paraId="5E56760A" w14:textId="77777777" w:rsidTr="00702F81">
        <w:trPr>
          <w:trHeight w:val="754"/>
        </w:trPr>
        <w:tc>
          <w:tcPr>
            <w:tcW w:w="608" w:type="dxa"/>
          </w:tcPr>
          <w:p w14:paraId="66C068FA" w14:textId="24D11AC0" w:rsidR="00820916" w:rsidRDefault="00C310F7" w:rsidP="00820916">
            <w:r>
              <w:t>04</w:t>
            </w:r>
          </w:p>
        </w:tc>
        <w:tc>
          <w:tcPr>
            <w:tcW w:w="1637" w:type="dxa"/>
          </w:tcPr>
          <w:p w14:paraId="7E88337B" w14:textId="066896A2" w:rsidR="00820916" w:rsidRDefault="00820916" w:rsidP="00820916">
            <w:pPr>
              <w:rPr>
                <w:rFonts w:cs="Arial"/>
              </w:rPr>
            </w:pPr>
            <w:r>
              <w:rPr>
                <w:rFonts w:cs="Arial"/>
              </w:rPr>
              <w:t>Loại lệnh</w:t>
            </w:r>
          </w:p>
        </w:tc>
        <w:tc>
          <w:tcPr>
            <w:tcW w:w="1530" w:type="dxa"/>
          </w:tcPr>
          <w:p w14:paraId="4A2BEEC4" w14:textId="75678A88" w:rsidR="00820916" w:rsidRDefault="00820916" w:rsidP="00820916">
            <w:r>
              <w:t>Optionset</w:t>
            </w:r>
          </w:p>
        </w:tc>
        <w:tc>
          <w:tcPr>
            <w:tcW w:w="1173" w:type="dxa"/>
          </w:tcPr>
          <w:p w14:paraId="1273C36D" w14:textId="77777777" w:rsidR="00820916" w:rsidRDefault="00820916" w:rsidP="00820916">
            <w:pPr>
              <w:jc w:val="center"/>
            </w:pPr>
          </w:p>
        </w:tc>
        <w:tc>
          <w:tcPr>
            <w:tcW w:w="1347" w:type="dxa"/>
          </w:tcPr>
          <w:p w14:paraId="7E1CE77D" w14:textId="77777777" w:rsidR="00820916" w:rsidRDefault="00820916" w:rsidP="00820916">
            <w:pPr>
              <w:jc w:val="center"/>
              <w:rPr>
                <w:rFonts w:cs="Arial"/>
              </w:rPr>
            </w:pPr>
          </w:p>
        </w:tc>
        <w:tc>
          <w:tcPr>
            <w:tcW w:w="7020" w:type="dxa"/>
          </w:tcPr>
          <w:p w14:paraId="203A80C3" w14:textId="77777777" w:rsidR="00820916" w:rsidRDefault="00820916" w:rsidP="00820916">
            <w:r>
              <w:t>Hệ thống cho phép người dùng chọn 1 trong 2 giá trị sau:</w:t>
            </w:r>
          </w:p>
          <w:p w14:paraId="7F6A8E54" w14:textId="77777777" w:rsidR="00820916" w:rsidRDefault="00820916" w:rsidP="00820916">
            <w:pPr>
              <w:pStyle w:val="ListParagraph"/>
              <w:numPr>
                <w:ilvl w:val="0"/>
                <w:numId w:val="42"/>
              </w:numPr>
              <w:spacing w:line="240" w:lineRule="auto"/>
              <w:jc w:val="left"/>
            </w:pPr>
            <w:r w:rsidRPr="009959B0">
              <w:rPr>
                <w:b/>
                <w:bCs/>
              </w:rPr>
              <w:t>Lệnh thường</w:t>
            </w:r>
            <w:r>
              <w:t>: khi người dùng chọn giá trị này hệ thống sẽ hiện thị giao diện dành cho lệnh thường. Lệnh được mặc định là lệnh LO</w:t>
            </w:r>
          </w:p>
          <w:p w14:paraId="35E33662" w14:textId="77777777" w:rsidR="00820916" w:rsidRDefault="00820916" w:rsidP="00820916">
            <w:pPr>
              <w:jc w:val="center"/>
            </w:pPr>
            <w:r>
              <w:rPr>
                <w:noProof/>
              </w:rPr>
              <w:drawing>
                <wp:inline distT="0" distB="0" distL="0" distR="0" wp14:anchorId="03A9455B" wp14:editId="0FD65F85">
                  <wp:extent cx="3752850" cy="476250"/>
                  <wp:effectExtent l="0" t="0" r="0" b="0"/>
                  <wp:docPr id="311305475" name="Picture 311305475" descr="A green square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0771" name="Picture 1648270771" descr="A green square with a black square&#10;&#10;Description automatically generated"/>
                          <pic:cNvPicPr/>
                        </pic:nvPicPr>
                        <pic:blipFill>
                          <a:blip r:embed="rId43"/>
                          <a:stretch>
                            <a:fillRect/>
                          </a:stretch>
                        </pic:blipFill>
                        <pic:spPr>
                          <a:xfrm>
                            <a:off x="0" y="0"/>
                            <a:ext cx="3752850" cy="476250"/>
                          </a:xfrm>
                          <a:prstGeom prst="rect">
                            <a:avLst/>
                          </a:prstGeom>
                        </pic:spPr>
                      </pic:pic>
                    </a:graphicData>
                  </a:graphic>
                </wp:inline>
              </w:drawing>
            </w:r>
          </w:p>
          <w:p w14:paraId="68AA2FD5" w14:textId="77777777" w:rsidR="00820916" w:rsidRDefault="00820916" w:rsidP="00820916">
            <w:pPr>
              <w:pStyle w:val="ListParagraph"/>
              <w:numPr>
                <w:ilvl w:val="0"/>
                <w:numId w:val="42"/>
              </w:numPr>
              <w:spacing w:line="240" w:lineRule="auto"/>
              <w:jc w:val="left"/>
            </w:pPr>
            <w:r w:rsidRPr="009959B0">
              <w:rPr>
                <w:b/>
                <w:bCs/>
              </w:rPr>
              <w:t>Lệnh điều kiện</w:t>
            </w:r>
            <w:r>
              <w:t>: khi người dùng chọn giá trị này hệ thống sẽ hiện thị giao diện dành cho lệnh điều kiện</w:t>
            </w:r>
          </w:p>
          <w:p w14:paraId="35E99DC6" w14:textId="63F9DD3C" w:rsidR="00820916" w:rsidRDefault="00820916" w:rsidP="00820916">
            <w:pPr>
              <w:jc w:val="center"/>
            </w:pPr>
            <w:r>
              <w:rPr>
                <w:noProof/>
              </w:rPr>
              <w:drawing>
                <wp:inline distT="0" distB="0" distL="0" distR="0" wp14:anchorId="2E1B3248" wp14:editId="6464BA23">
                  <wp:extent cx="3705225" cy="676275"/>
                  <wp:effectExtent l="0" t="0" r="9525" b="9525"/>
                  <wp:docPr id="1682617356" name="Picture 1682617356" descr="A green square with a whit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2054" name="Picture 938152054" descr="A green square with a white square&#10;&#10;Description automatically generated"/>
                          <pic:cNvPicPr/>
                        </pic:nvPicPr>
                        <pic:blipFill>
                          <a:blip r:embed="rId44"/>
                          <a:stretch>
                            <a:fillRect/>
                          </a:stretch>
                        </pic:blipFill>
                        <pic:spPr>
                          <a:xfrm>
                            <a:off x="0" y="0"/>
                            <a:ext cx="3705225" cy="676275"/>
                          </a:xfrm>
                          <a:prstGeom prst="rect">
                            <a:avLst/>
                          </a:prstGeom>
                        </pic:spPr>
                      </pic:pic>
                    </a:graphicData>
                  </a:graphic>
                </wp:inline>
              </w:drawing>
            </w:r>
          </w:p>
        </w:tc>
      </w:tr>
      <w:tr w:rsidR="00546B9D" w14:paraId="1DB812E3" w14:textId="77777777" w:rsidTr="00702F81">
        <w:trPr>
          <w:trHeight w:val="754"/>
        </w:trPr>
        <w:tc>
          <w:tcPr>
            <w:tcW w:w="13315" w:type="dxa"/>
            <w:gridSpan w:val="6"/>
          </w:tcPr>
          <w:p w14:paraId="12C4A9F0" w14:textId="5D1C8CD5" w:rsidR="00546B9D" w:rsidRDefault="00546B9D" w:rsidP="00820916">
            <w:r w:rsidRPr="007957BF">
              <w:rPr>
                <w:rFonts w:cs="Arial"/>
                <w:b/>
                <w:bCs/>
                <w:i/>
                <w:iCs/>
              </w:rPr>
              <w:t>Thông tin cổ phiếu:</w:t>
            </w:r>
            <w:r w:rsidRPr="007957BF">
              <w:rPr>
                <w:rFonts w:cs="Arial"/>
                <w:i/>
                <w:iCs/>
              </w:rPr>
              <w:t xml:space="preserve"> Căn cứ vào Mã cổ phiếu đã chọn ở (2), Hệ thống hiển thị các thông tin thị trường liên quan đến mã cổ phiếu đã chọn, được cập nhật realtime, giúp người dùng có thể theo dõi các thông tin thị trường một cách chính xác và ra quyết định kịp thời</w:t>
            </w:r>
          </w:p>
        </w:tc>
      </w:tr>
      <w:tr w:rsidR="00C310F7" w14:paraId="676BFA58" w14:textId="77777777" w:rsidTr="00702F81">
        <w:trPr>
          <w:trHeight w:val="754"/>
        </w:trPr>
        <w:tc>
          <w:tcPr>
            <w:tcW w:w="608" w:type="dxa"/>
          </w:tcPr>
          <w:p w14:paraId="2461A38D" w14:textId="26D6CE81" w:rsidR="00C310F7" w:rsidRDefault="00C310F7" w:rsidP="00C310F7">
            <w:r>
              <w:t>05</w:t>
            </w:r>
          </w:p>
        </w:tc>
        <w:tc>
          <w:tcPr>
            <w:tcW w:w="1637" w:type="dxa"/>
          </w:tcPr>
          <w:p w14:paraId="50CC18CF" w14:textId="409380A1" w:rsidR="00C310F7" w:rsidRDefault="00C310F7" w:rsidP="00C310F7">
            <w:pPr>
              <w:rPr>
                <w:rFonts w:cs="Arial"/>
              </w:rPr>
            </w:pPr>
            <w:r>
              <w:rPr>
                <w:rFonts w:cs="Arial"/>
              </w:rPr>
              <w:t>Mã cổ phiếu</w:t>
            </w:r>
          </w:p>
        </w:tc>
        <w:tc>
          <w:tcPr>
            <w:tcW w:w="1530" w:type="dxa"/>
          </w:tcPr>
          <w:p w14:paraId="40E0AD11" w14:textId="75BA7E12" w:rsidR="00C310F7" w:rsidRDefault="00C310F7" w:rsidP="00C310F7">
            <w:r>
              <w:t>Optionset</w:t>
            </w:r>
          </w:p>
        </w:tc>
        <w:tc>
          <w:tcPr>
            <w:tcW w:w="1173" w:type="dxa"/>
          </w:tcPr>
          <w:p w14:paraId="065C4649" w14:textId="0E8373B9" w:rsidR="00C310F7" w:rsidRDefault="00C310F7" w:rsidP="00C310F7">
            <w:pPr>
              <w:jc w:val="center"/>
            </w:pPr>
            <w:r>
              <w:t>X</w:t>
            </w:r>
          </w:p>
        </w:tc>
        <w:tc>
          <w:tcPr>
            <w:tcW w:w="1347" w:type="dxa"/>
          </w:tcPr>
          <w:p w14:paraId="1D012195" w14:textId="77777777" w:rsidR="00C310F7" w:rsidRDefault="00C310F7" w:rsidP="00C310F7">
            <w:pPr>
              <w:jc w:val="center"/>
              <w:rPr>
                <w:rFonts w:cs="Arial"/>
              </w:rPr>
            </w:pPr>
          </w:p>
        </w:tc>
        <w:tc>
          <w:tcPr>
            <w:tcW w:w="7020" w:type="dxa"/>
          </w:tcPr>
          <w:p w14:paraId="63FB4B5C" w14:textId="77777777" w:rsidR="00C310F7" w:rsidRDefault="00C310F7" w:rsidP="00C310F7">
            <w:pPr>
              <w:rPr>
                <w:rFonts w:cs="Arial"/>
              </w:rPr>
            </w:pPr>
            <w:r>
              <w:t>Mã cổ phiếu, h</w:t>
            </w:r>
            <w:r>
              <w:rPr>
                <w:rFonts w:cs="Arial"/>
              </w:rPr>
              <w:t xml:space="preserve">ệ thống cho phép người dùng lưu thông tin đã chọn qua </w:t>
            </w:r>
            <w:r>
              <w:rPr>
                <w:rFonts w:ascii="MS PGothic" w:eastAsia="MS PGothic" w:hAnsi="MS PGothic" w:cs="Arial" w:hint="eastAsia"/>
              </w:rPr>
              <w:t>☐</w:t>
            </w:r>
          </w:p>
          <w:p w14:paraId="68ECE7E2" w14:textId="77777777" w:rsidR="00C310F7" w:rsidRDefault="00C310F7" w:rsidP="00C310F7">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 xml:space="preserve">hông lưu </w:t>
            </w:r>
            <w:r>
              <w:rPr>
                <w:rFonts w:cs="Arial"/>
              </w:rPr>
              <w:t>mã cổ phiếu</w:t>
            </w:r>
          </w:p>
          <w:p w14:paraId="4F721A68" w14:textId="182545A1" w:rsidR="00C310F7" w:rsidRDefault="00C310F7" w:rsidP="00C310F7">
            <w:pPr>
              <w:ind w:left="720"/>
            </w:pPr>
            <w:r>
              <w:rPr>
                <w:rFonts w:ascii="MS PGothic" w:eastAsia="MS PGothic" w:hAnsi="MS PGothic" w:cs="Arial" w:hint="eastAsia"/>
              </w:rPr>
              <w:t xml:space="preserve">☑ </w:t>
            </w:r>
            <w:r>
              <w:rPr>
                <w:rFonts w:eastAsia="MS PGothic" w:cs="Arial"/>
              </w:rPr>
              <w:t xml:space="preserve">Hệ thống ghi nhớ </w:t>
            </w:r>
            <w:r>
              <w:rPr>
                <w:rFonts w:cs="Arial"/>
              </w:rPr>
              <w:t>mã cổ phiếu</w:t>
            </w:r>
            <w:r>
              <w:rPr>
                <w:rFonts w:eastAsia="MS PGothic" w:cs="Arial"/>
              </w:rPr>
              <w:t xml:space="preserve"> đã thực hiện</w:t>
            </w:r>
          </w:p>
        </w:tc>
      </w:tr>
      <w:tr w:rsidR="00C310F7" w14:paraId="0B911C68" w14:textId="77777777" w:rsidTr="00702F81">
        <w:trPr>
          <w:trHeight w:val="754"/>
        </w:trPr>
        <w:tc>
          <w:tcPr>
            <w:tcW w:w="608" w:type="dxa"/>
          </w:tcPr>
          <w:p w14:paraId="75626A4E" w14:textId="19BD03E1" w:rsidR="00C310F7" w:rsidRDefault="00C310F7" w:rsidP="00C310F7">
            <w:r>
              <w:t>06</w:t>
            </w:r>
          </w:p>
        </w:tc>
        <w:tc>
          <w:tcPr>
            <w:tcW w:w="1637" w:type="dxa"/>
          </w:tcPr>
          <w:p w14:paraId="5B953A54" w14:textId="35DB89C5" w:rsidR="00C310F7" w:rsidRDefault="00C310F7" w:rsidP="00C310F7">
            <w:pPr>
              <w:rPr>
                <w:rFonts w:cs="Arial"/>
              </w:rPr>
            </w:pPr>
            <w:r>
              <w:rPr>
                <w:rFonts w:cs="Arial"/>
              </w:rPr>
              <w:t>Thị giá</w:t>
            </w:r>
          </w:p>
        </w:tc>
        <w:tc>
          <w:tcPr>
            <w:tcW w:w="1530" w:type="dxa"/>
          </w:tcPr>
          <w:p w14:paraId="06EB9C6F" w14:textId="3776CDE7" w:rsidR="00C310F7" w:rsidRDefault="00C310F7" w:rsidP="00C310F7">
            <w:r>
              <w:t>Lookup</w:t>
            </w:r>
          </w:p>
        </w:tc>
        <w:tc>
          <w:tcPr>
            <w:tcW w:w="1173" w:type="dxa"/>
          </w:tcPr>
          <w:p w14:paraId="17DD01BA" w14:textId="2D679F48" w:rsidR="00C310F7" w:rsidRDefault="00C310F7" w:rsidP="00C310F7">
            <w:pPr>
              <w:jc w:val="center"/>
            </w:pPr>
            <w:r>
              <w:t>X</w:t>
            </w:r>
          </w:p>
        </w:tc>
        <w:tc>
          <w:tcPr>
            <w:tcW w:w="1347" w:type="dxa"/>
          </w:tcPr>
          <w:p w14:paraId="14980747" w14:textId="6F8EF8BB" w:rsidR="00C310F7" w:rsidRDefault="00C310F7" w:rsidP="00C310F7">
            <w:pPr>
              <w:jc w:val="center"/>
              <w:rPr>
                <w:rFonts w:cs="Arial"/>
              </w:rPr>
            </w:pPr>
            <w:r>
              <w:rPr>
                <w:rFonts w:cs="Arial"/>
              </w:rPr>
              <w:t>X</w:t>
            </w:r>
          </w:p>
        </w:tc>
        <w:tc>
          <w:tcPr>
            <w:tcW w:w="7020" w:type="dxa"/>
            <w:vMerge w:val="restart"/>
          </w:tcPr>
          <w:p w14:paraId="275BE5F1" w14:textId="581E324D" w:rsidR="00C310F7" w:rsidRDefault="00C310F7" w:rsidP="00C310F7">
            <w:r>
              <w:rPr>
                <w:rFonts w:cs="Arial"/>
              </w:rPr>
              <w:t>Hệ thống hiển thị các thông tin thị trường của Mã cổ phiếu đã chọn</w:t>
            </w:r>
          </w:p>
        </w:tc>
      </w:tr>
      <w:tr w:rsidR="00C310F7" w14:paraId="4C01FC33" w14:textId="77777777" w:rsidTr="00702F81">
        <w:trPr>
          <w:trHeight w:val="754"/>
        </w:trPr>
        <w:tc>
          <w:tcPr>
            <w:tcW w:w="608" w:type="dxa"/>
          </w:tcPr>
          <w:p w14:paraId="266046DA" w14:textId="034AA07D" w:rsidR="00C310F7" w:rsidRDefault="00C310F7" w:rsidP="00C310F7">
            <w:r>
              <w:lastRenderedPageBreak/>
              <w:t>07</w:t>
            </w:r>
          </w:p>
        </w:tc>
        <w:tc>
          <w:tcPr>
            <w:tcW w:w="1637" w:type="dxa"/>
          </w:tcPr>
          <w:p w14:paraId="568AF0DC" w14:textId="3661A4EA" w:rsidR="00C310F7" w:rsidRDefault="00C310F7" w:rsidP="00C310F7">
            <w:pPr>
              <w:rPr>
                <w:rFonts w:cs="Arial"/>
              </w:rPr>
            </w:pPr>
            <w:r>
              <w:rPr>
                <w:rFonts w:cs="Arial"/>
              </w:rPr>
              <w:t>Thay đổi (+/-)</w:t>
            </w:r>
          </w:p>
        </w:tc>
        <w:tc>
          <w:tcPr>
            <w:tcW w:w="1530" w:type="dxa"/>
          </w:tcPr>
          <w:p w14:paraId="2B4715B2" w14:textId="519C2AB7" w:rsidR="00C310F7" w:rsidRDefault="00C310F7" w:rsidP="00C310F7">
            <w:r w:rsidRPr="00C86E9D">
              <w:t>Lookup</w:t>
            </w:r>
          </w:p>
        </w:tc>
        <w:tc>
          <w:tcPr>
            <w:tcW w:w="1173" w:type="dxa"/>
          </w:tcPr>
          <w:p w14:paraId="6118051C" w14:textId="2093DC36" w:rsidR="00C310F7" w:rsidRDefault="00C310F7" w:rsidP="00C310F7">
            <w:pPr>
              <w:jc w:val="center"/>
            </w:pPr>
            <w:r>
              <w:t>X</w:t>
            </w:r>
          </w:p>
        </w:tc>
        <w:tc>
          <w:tcPr>
            <w:tcW w:w="1347" w:type="dxa"/>
          </w:tcPr>
          <w:p w14:paraId="7188ECE5" w14:textId="7684B53F" w:rsidR="00C310F7" w:rsidRDefault="00C310F7" w:rsidP="00C310F7">
            <w:pPr>
              <w:jc w:val="center"/>
              <w:rPr>
                <w:rFonts w:cs="Arial"/>
              </w:rPr>
            </w:pPr>
            <w:r>
              <w:rPr>
                <w:rFonts w:cs="Arial"/>
              </w:rPr>
              <w:t>X</w:t>
            </w:r>
          </w:p>
        </w:tc>
        <w:tc>
          <w:tcPr>
            <w:tcW w:w="7020" w:type="dxa"/>
            <w:vMerge/>
          </w:tcPr>
          <w:p w14:paraId="2CF4F259" w14:textId="77777777" w:rsidR="00C310F7" w:rsidRDefault="00C310F7" w:rsidP="00C310F7"/>
        </w:tc>
      </w:tr>
      <w:tr w:rsidR="00C310F7" w14:paraId="61080024" w14:textId="77777777" w:rsidTr="00702F81">
        <w:trPr>
          <w:trHeight w:val="754"/>
        </w:trPr>
        <w:tc>
          <w:tcPr>
            <w:tcW w:w="608" w:type="dxa"/>
          </w:tcPr>
          <w:p w14:paraId="02A0916E" w14:textId="60FB9567" w:rsidR="00C310F7" w:rsidRDefault="00C310F7" w:rsidP="00C310F7">
            <w:r>
              <w:t>08</w:t>
            </w:r>
          </w:p>
        </w:tc>
        <w:tc>
          <w:tcPr>
            <w:tcW w:w="1637" w:type="dxa"/>
          </w:tcPr>
          <w:p w14:paraId="64F7D11F" w14:textId="726E61FC" w:rsidR="00C310F7" w:rsidRDefault="00C310F7" w:rsidP="00C310F7">
            <w:pPr>
              <w:rPr>
                <w:rFonts w:cs="Arial"/>
              </w:rPr>
            </w:pPr>
            <w:r>
              <w:rPr>
                <w:rFonts w:cs="Arial"/>
              </w:rPr>
              <w:t>Thay đổi (%)</w:t>
            </w:r>
          </w:p>
        </w:tc>
        <w:tc>
          <w:tcPr>
            <w:tcW w:w="1530" w:type="dxa"/>
          </w:tcPr>
          <w:p w14:paraId="121E79E5" w14:textId="6F1F8DB7" w:rsidR="00C310F7" w:rsidRDefault="00C310F7" w:rsidP="00C310F7">
            <w:r w:rsidRPr="00C86E9D">
              <w:t>Lookup</w:t>
            </w:r>
          </w:p>
        </w:tc>
        <w:tc>
          <w:tcPr>
            <w:tcW w:w="1173" w:type="dxa"/>
          </w:tcPr>
          <w:p w14:paraId="3636F253" w14:textId="1840E74A" w:rsidR="00C310F7" w:rsidRDefault="00C310F7" w:rsidP="00C310F7">
            <w:pPr>
              <w:jc w:val="center"/>
            </w:pPr>
            <w:r>
              <w:t>X</w:t>
            </w:r>
          </w:p>
        </w:tc>
        <w:tc>
          <w:tcPr>
            <w:tcW w:w="1347" w:type="dxa"/>
          </w:tcPr>
          <w:p w14:paraId="74FB3377" w14:textId="7B0BBB25" w:rsidR="00C310F7" w:rsidRDefault="00C310F7" w:rsidP="00C310F7">
            <w:pPr>
              <w:jc w:val="center"/>
              <w:rPr>
                <w:rFonts w:cs="Arial"/>
              </w:rPr>
            </w:pPr>
            <w:r>
              <w:rPr>
                <w:rFonts w:cs="Arial"/>
              </w:rPr>
              <w:t>X</w:t>
            </w:r>
          </w:p>
        </w:tc>
        <w:tc>
          <w:tcPr>
            <w:tcW w:w="7020" w:type="dxa"/>
            <w:vMerge/>
          </w:tcPr>
          <w:p w14:paraId="63F249D9" w14:textId="77777777" w:rsidR="00C310F7" w:rsidRDefault="00C310F7" w:rsidP="00C310F7"/>
        </w:tc>
      </w:tr>
      <w:tr w:rsidR="00C310F7" w14:paraId="5CFE1B45" w14:textId="77777777" w:rsidTr="00702F81">
        <w:trPr>
          <w:trHeight w:val="754"/>
        </w:trPr>
        <w:tc>
          <w:tcPr>
            <w:tcW w:w="608" w:type="dxa"/>
          </w:tcPr>
          <w:p w14:paraId="07286BBB" w14:textId="2E9F80E4" w:rsidR="00C310F7" w:rsidRDefault="00C310F7" w:rsidP="00C310F7">
            <w:r>
              <w:t>09</w:t>
            </w:r>
          </w:p>
        </w:tc>
        <w:tc>
          <w:tcPr>
            <w:tcW w:w="1637" w:type="dxa"/>
          </w:tcPr>
          <w:p w14:paraId="34B9A393" w14:textId="69AEA027" w:rsidR="00C310F7" w:rsidRDefault="00C310F7" w:rsidP="00C310F7">
            <w:pPr>
              <w:rPr>
                <w:rFonts w:cs="Arial"/>
              </w:rPr>
            </w:pPr>
            <w:r>
              <w:rPr>
                <w:rFonts w:cs="Arial"/>
              </w:rPr>
              <w:t>Giá trung bình</w:t>
            </w:r>
          </w:p>
        </w:tc>
        <w:tc>
          <w:tcPr>
            <w:tcW w:w="1530" w:type="dxa"/>
          </w:tcPr>
          <w:p w14:paraId="50C5128C" w14:textId="288C859D" w:rsidR="00C310F7" w:rsidRDefault="00C310F7" w:rsidP="00C310F7">
            <w:r w:rsidRPr="00C86E9D">
              <w:t>Lookup</w:t>
            </w:r>
          </w:p>
        </w:tc>
        <w:tc>
          <w:tcPr>
            <w:tcW w:w="1173" w:type="dxa"/>
          </w:tcPr>
          <w:p w14:paraId="33655E06" w14:textId="52750D45" w:rsidR="00C310F7" w:rsidRDefault="00C310F7" w:rsidP="00C310F7">
            <w:pPr>
              <w:jc w:val="center"/>
            </w:pPr>
            <w:r>
              <w:t>X</w:t>
            </w:r>
          </w:p>
        </w:tc>
        <w:tc>
          <w:tcPr>
            <w:tcW w:w="1347" w:type="dxa"/>
          </w:tcPr>
          <w:p w14:paraId="52D4EBDD" w14:textId="7C96777E" w:rsidR="00C310F7" w:rsidRDefault="00C310F7" w:rsidP="00C310F7">
            <w:pPr>
              <w:jc w:val="center"/>
              <w:rPr>
                <w:rFonts w:cs="Arial"/>
              </w:rPr>
            </w:pPr>
            <w:r>
              <w:rPr>
                <w:rFonts w:cs="Arial"/>
              </w:rPr>
              <w:t>X</w:t>
            </w:r>
          </w:p>
        </w:tc>
        <w:tc>
          <w:tcPr>
            <w:tcW w:w="7020" w:type="dxa"/>
            <w:vMerge/>
          </w:tcPr>
          <w:p w14:paraId="4D695566" w14:textId="77777777" w:rsidR="00C310F7" w:rsidRDefault="00C310F7" w:rsidP="00C310F7"/>
        </w:tc>
      </w:tr>
      <w:tr w:rsidR="00C310F7" w14:paraId="1853C55E" w14:textId="77777777" w:rsidTr="00702F81">
        <w:trPr>
          <w:trHeight w:val="754"/>
        </w:trPr>
        <w:tc>
          <w:tcPr>
            <w:tcW w:w="608" w:type="dxa"/>
          </w:tcPr>
          <w:p w14:paraId="7296A644" w14:textId="38206799" w:rsidR="00C310F7" w:rsidRDefault="00C310F7" w:rsidP="00C310F7">
            <w:r>
              <w:t>10</w:t>
            </w:r>
          </w:p>
        </w:tc>
        <w:tc>
          <w:tcPr>
            <w:tcW w:w="1637" w:type="dxa"/>
          </w:tcPr>
          <w:p w14:paraId="187584AD" w14:textId="46BF904A" w:rsidR="00C310F7" w:rsidRDefault="00C310F7" w:rsidP="00C310F7">
            <w:pPr>
              <w:rPr>
                <w:rFonts w:cs="Arial"/>
              </w:rPr>
            </w:pPr>
            <w:r>
              <w:rPr>
                <w:rFonts w:cs="Arial"/>
              </w:rPr>
              <w:t>Cổ phiếu khả dụng</w:t>
            </w:r>
          </w:p>
        </w:tc>
        <w:tc>
          <w:tcPr>
            <w:tcW w:w="1530" w:type="dxa"/>
          </w:tcPr>
          <w:p w14:paraId="6F6FB1FE" w14:textId="3E0F30DB" w:rsidR="00C310F7" w:rsidRDefault="00C310F7" w:rsidP="00C310F7">
            <w:r>
              <w:t>Number</w:t>
            </w:r>
          </w:p>
        </w:tc>
        <w:tc>
          <w:tcPr>
            <w:tcW w:w="1173" w:type="dxa"/>
          </w:tcPr>
          <w:p w14:paraId="2B0C529D" w14:textId="67D21E3E" w:rsidR="00C310F7" w:rsidRDefault="00C310F7" w:rsidP="00C310F7">
            <w:pPr>
              <w:jc w:val="center"/>
            </w:pPr>
            <w:r>
              <w:t>X</w:t>
            </w:r>
          </w:p>
        </w:tc>
        <w:tc>
          <w:tcPr>
            <w:tcW w:w="1347" w:type="dxa"/>
          </w:tcPr>
          <w:p w14:paraId="12CA15E6" w14:textId="02DF24D1" w:rsidR="00C310F7" w:rsidRDefault="00C310F7" w:rsidP="00C310F7">
            <w:pPr>
              <w:jc w:val="center"/>
              <w:rPr>
                <w:rFonts w:cs="Arial"/>
              </w:rPr>
            </w:pPr>
            <w:r>
              <w:t>X</w:t>
            </w:r>
          </w:p>
        </w:tc>
        <w:tc>
          <w:tcPr>
            <w:tcW w:w="7020" w:type="dxa"/>
          </w:tcPr>
          <w:p w14:paraId="459415CE" w14:textId="40EEEEEE" w:rsidR="00C310F7" w:rsidRDefault="00C310F7" w:rsidP="00C310F7">
            <w:r>
              <w:t>Hệ thống hiển thị thông tin khi Lệnh ở (3) là lệnh Bán</w:t>
            </w:r>
          </w:p>
          <w:p w14:paraId="6DB6C941" w14:textId="5D155C4C" w:rsidR="00C310F7" w:rsidRDefault="00C310F7" w:rsidP="00C310F7">
            <w:r>
              <w:t>Số lượng cổ phiếu khả dụng đang nắm giữ dựa theo mã cổ phiếu đã chọn ở (02)</w:t>
            </w:r>
          </w:p>
        </w:tc>
      </w:tr>
      <w:tr w:rsidR="00C310F7" w14:paraId="40B49436" w14:textId="77777777" w:rsidTr="00702F81">
        <w:trPr>
          <w:trHeight w:val="754"/>
        </w:trPr>
        <w:tc>
          <w:tcPr>
            <w:tcW w:w="608" w:type="dxa"/>
          </w:tcPr>
          <w:p w14:paraId="632712BE" w14:textId="4E3317F9" w:rsidR="00C310F7" w:rsidRDefault="00C310F7" w:rsidP="00C310F7">
            <w:r>
              <w:t>11</w:t>
            </w:r>
          </w:p>
        </w:tc>
        <w:tc>
          <w:tcPr>
            <w:tcW w:w="1637" w:type="dxa"/>
          </w:tcPr>
          <w:p w14:paraId="6D06DE5C" w14:textId="0EF2A12E" w:rsidR="00C310F7" w:rsidRDefault="00C310F7" w:rsidP="00C310F7">
            <w:pPr>
              <w:rPr>
                <w:rFonts w:cs="Arial"/>
              </w:rPr>
            </w:pPr>
            <w:r>
              <w:rPr>
                <w:rFonts w:cs="Arial"/>
              </w:rPr>
              <w:t>Sức mua tối đa</w:t>
            </w:r>
          </w:p>
        </w:tc>
        <w:tc>
          <w:tcPr>
            <w:tcW w:w="1530" w:type="dxa"/>
          </w:tcPr>
          <w:p w14:paraId="3B8D595F" w14:textId="0D1E1783" w:rsidR="00C310F7" w:rsidRDefault="00C310F7" w:rsidP="00C310F7">
            <w:r>
              <w:t>Number</w:t>
            </w:r>
          </w:p>
        </w:tc>
        <w:tc>
          <w:tcPr>
            <w:tcW w:w="1173" w:type="dxa"/>
          </w:tcPr>
          <w:p w14:paraId="38AA655B" w14:textId="5678C019" w:rsidR="00C310F7" w:rsidRDefault="00C310F7" w:rsidP="00C310F7">
            <w:pPr>
              <w:jc w:val="center"/>
            </w:pPr>
            <w:r>
              <w:t>X</w:t>
            </w:r>
          </w:p>
        </w:tc>
        <w:tc>
          <w:tcPr>
            <w:tcW w:w="1347" w:type="dxa"/>
          </w:tcPr>
          <w:p w14:paraId="7BFF37B6" w14:textId="716E722B" w:rsidR="00C310F7" w:rsidRDefault="00C310F7" w:rsidP="00C310F7">
            <w:pPr>
              <w:jc w:val="center"/>
              <w:rPr>
                <w:rFonts w:cs="Arial"/>
              </w:rPr>
            </w:pPr>
            <w:r>
              <w:t>X</w:t>
            </w:r>
          </w:p>
        </w:tc>
        <w:tc>
          <w:tcPr>
            <w:tcW w:w="7020" w:type="dxa"/>
          </w:tcPr>
          <w:p w14:paraId="351EDBD3" w14:textId="5D619214" w:rsidR="00C310F7" w:rsidRDefault="00C310F7" w:rsidP="00C310F7">
            <w:r>
              <w:t>Hệ thống hiển thị thông tin khi Lệnh ở (3) là lệnh Mua</w:t>
            </w:r>
          </w:p>
          <w:p w14:paraId="7BE3FF65" w14:textId="77777777" w:rsidR="00C310F7" w:rsidRDefault="00C310F7" w:rsidP="00C310F7">
            <w:r>
              <w:t>Sức mua tối đa có thể đặt khi:</w:t>
            </w:r>
          </w:p>
          <w:p w14:paraId="18D9A93E" w14:textId="77777777" w:rsidR="00C310F7" w:rsidRDefault="00C310F7" w:rsidP="00C310F7">
            <w:pPr>
              <w:pStyle w:val="ListParagraph"/>
              <w:numPr>
                <w:ilvl w:val="0"/>
                <w:numId w:val="40"/>
              </w:numPr>
            </w:pPr>
            <w:r>
              <w:t>S</w:t>
            </w:r>
            <w:r w:rsidRPr="00852D51">
              <w:t xml:space="preserve">o với giá trị tiền/chứng khoán hiện có trong danh mục của </w:t>
            </w:r>
            <w:r>
              <w:t>TKCK trong tài khoản Quỹ</w:t>
            </w:r>
          </w:p>
          <w:p w14:paraId="0909314A" w14:textId="1591E3B7" w:rsidR="00C310F7" w:rsidRDefault="00C310F7" w:rsidP="00C310F7">
            <w:pPr>
              <w:pStyle w:val="ListParagraph"/>
              <w:numPr>
                <w:ilvl w:val="0"/>
                <w:numId w:val="40"/>
              </w:numPr>
            </w:pPr>
            <w:r>
              <w:t xml:space="preserve">So với Quy định đầu tư được cài đặt ở </w:t>
            </w:r>
            <w:hyperlink w:anchor="_Cài_đặt_Quy" w:history="1">
              <w:r w:rsidRPr="007A2850">
                <w:rPr>
                  <w:rStyle w:val="Hyperlink"/>
                  <w:kern w:val="2"/>
                  <w14:ligatures w14:val="standardContextual"/>
                </w:rPr>
                <w:t>C</w:t>
              </w:r>
              <w:r w:rsidRPr="007A2850">
                <w:rPr>
                  <w:rStyle w:val="Hyperlink"/>
                </w:rPr>
                <w:t>ài đặt Quy định đầu tư</w:t>
              </w:r>
            </w:hyperlink>
          </w:p>
        </w:tc>
      </w:tr>
      <w:tr w:rsidR="00C310F7" w14:paraId="2AB95F33" w14:textId="77777777" w:rsidTr="00702F81">
        <w:trPr>
          <w:trHeight w:val="754"/>
        </w:trPr>
        <w:tc>
          <w:tcPr>
            <w:tcW w:w="608" w:type="dxa"/>
          </w:tcPr>
          <w:p w14:paraId="2F96B568" w14:textId="6386137B" w:rsidR="00C310F7" w:rsidRDefault="00C310F7" w:rsidP="00C310F7">
            <w:r>
              <w:t>12</w:t>
            </w:r>
          </w:p>
        </w:tc>
        <w:tc>
          <w:tcPr>
            <w:tcW w:w="1637" w:type="dxa"/>
          </w:tcPr>
          <w:p w14:paraId="43BA2E39" w14:textId="32191131" w:rsidR="00C310F7" w:rsidRDefault="00C310F7" w:rsidP="00C310F7">
            <w:pPr>
              <w:rPr>
                <w:rFonts w:cs="Arial"/>
              </w:rPr>
            </w:pPr>
            <w:r>
              <w:rPr>
                <w:rFonts w:cs="Arial"/>
              </w:rPr>
              <w:t>Số lượng</w:t>
            </w:r>
          </w:p>
        </w:tc>
        <w:tc>
          <w:tcPr>
            <w:tcW w:w="1530" w:type="dxa"/>
          </w:tcPr>
          <w:p w14:paraId="588C1992" w14:textId="06B5416C" w:rsidR="00C310F7" w:rsidRDefault="00C310F7" w:rsidP="00C310F7">
            <w:r>
              <w:t>Number</w:t>
            </w:r>
          </w:p>
        </w:tc>
        <w:tc>
          <w:tcPr>
            <w:tcW w:w="1173" w:type="dxa"/>
          </w:tcPr>
          <w:p w14:paraId="11BDE037" w14:textId="729B7DAF" w:rsidR="00C310F7" w:rsidRDefault="00C310F7" w:rsidP="00C310F7">
            <w:pPr>
              <w:jc w:val="center"/>
            </w:pPr>
            <w:r>
              <w:t>X</w:t>
            </w:r>
          </w:p>
        </w:tc>
        <w:tc>
          <w:tcPr>
            <w:tcW w:w="1347" w:type="dxa"/>
          </w:tcPr>
          <w:p w14:paraId="3C4F6038" w14:textId="77777777" w:rsidR="00C310F7" w:rsidRDefault="00C310F7" w:rsidP="00C310F7">
            <w:pPr>
              <w:jc w:val="center"/>
              <w:rPr>
                <w:rFonts w:cs="Arial"/>
              </w:rPr>
            </w:pPr>
          </w:p>
        </w:tc>
        <w:tc>
          <w:tcPr>
            <w:tcW w:w="7020" w:type="dxa"/>
          </w:tcPr>
          <w:p w14:paraId="52319E48" w14:textId="77777777" w:rsidR="00C310F7" w:rsidRPr="00B259B4" w:rsidRDefault="00C310F7" w:rsidP="00C310F7">
            <w:pPr>
              <w:rPr>
                <w:rFonts w:cs="Arial"/>
              </w:rPr>
            </w:pPr>
            <w:r>
              <w:t xml:space="preserve">Thông tin số lượng cổ phiếu người dùng muốn giao dịch ở từng TKCK, hệ thống cho phép người dùng </w:t>
            </w:r>
            <w:r>
              <w:rPr>
                <w:rFonts w:cs="Arial"/>
              </w:rPr>
              <w:t xml:space="preserve">lưu thông tin đã chọn qua </w:t>
            </w:r>
            <w:r>
              <w:rPr>
                <w:rFonts w:ascii="MS PGothic" w:eastAsia="MS PGothic" w:hAnsi="MS PGothic" w:cs="Arial" w:hint="eastAsia"/>
              </w:rPr>
              <w:t>☐</w:t>
            </w:r>
          </w:p>
          <w:p w14:paraId="69EE32A4" w14:textId="77777777" w:rsidR="00C310F7" w:rsidRDefault="00C310F7" w:rsidP="00C310F7">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 xml:space="preserve">hông lưu </w:t>
            </w:r>
            <w:r>
              <w:rPr>
                <w:rFonts w:cs="Arial"/>
              </w:rPr>
              <w:t>số lượng đã nhập</w:t>
            </w:r>
          </w:p>
          <w:p w14:paraId="4C2B0DB3" w14:textId="115E4E4A" w:rsidR="00C310F7" w:rsidRDefault="00C310F7" w:rsidP="00C310F7">
            <w:pPr>
              <w:ind w:left="720"/>
            </w:pPr>
            <w:r>
              <w:rPr>
                <w:rFonts w:ascii="MS PGothic" w:eastAsia="MS PGothic" w:hAnsi="MS PGothic" w:cs="Arial" w:hint="eastAsia"/>
              </w:rPr>
              <w:t xml:space="preserve">☑ </w:t>
            </w:r>
            <w:r>
              <w:rPr>
                <w:rFonts w:eastAsia="MS PGothic" w:cs="Arial"/>
              </w:rPr>
              <w:t xml:space="preserve">Hệ thống ghi nhớ </w:t>
            </w:r>
            <w:r>
              <w:rPr>
                <w:rFonts w:cs="Arial"/>
              </w:rPr>
              <w:t>số lượng đã nhập</w:t>
            </w:r>
          </w:p>
        </w:tc>
      </w:tr>
      <w:tr w:rsidR="00C310F7" w14:paraId="1158CECA" w14:textId="77777777" w:rsidTr="00702F81">
        <w:trPr>
          <w:trHeight w:val="754"/>
        </w:trPr>
        <w:tc>
          <w:tcPr>
            <w:tcW w:w="608" w:type="dxa"/>
          </w:tcPr>
          <w:p w14:paraId="52C7A8A6" w14:textId="679F57AB" w:rsidR="00C310F7" w:rsidRDefault="00C310F7" w:rsidP="00C310F7">
            <w:r>
              <w:t>13</w:t>
            </w:r>
          </w:p>
        </w:tc>
        <w:tc>
          <w:tcPr>
            <w:tcW w:w="1637" w:type="dxa"/>
          </w:tcPr>
          <w:p w14:paraId="509DC01F" w14:textId="3AA34885" w:rsidR="00C310F7" w:rsidRDefault="00C310F7" w:rsidP="00C310F7">
            <w:pPr>
              <w:rPr>
                <w:rFonts w:cs="Arial"/>
              </w:rPr>
            </w:pPr>
            <w:r>
              <w:rPr>
                <w:rFonts w:cs="Arial"/>
              </w:rPr>
              <w:t>Mức giá</w:t>
            </w:r>
          </w:p>
        </w:tc>
        <w:tc>
          <w:tcPr>
            <w:tcW w:w="1530" w:type="dxa"/>
          </w:tcPr>
          <w:p w14:paraId="4EE03A9B" w14:textId="2521D928" w:rsidR="00C310F7" w:rsidRDefault="00C310F7" w:rsidP="00C310F7">
            <w:r>
              <w:t>Number</w:t>
            </w:r>
          </w:p>
        </w:tc>
        <w:tc>
          <w:tcPr>
            <w:tcW w:w="1173" w:type="dxa"/>
          </w:tcPr>
          <w:p w14:paraId="0B3521E1" w14:textId="1E9487E9" w:rsidR="00C310F7" w:rsidRDefault="00C310F7" w:rsidP="00C310F7">
            <w:pPr>
              <w:jc w:val="center"/>
            </w:pPr>
            <w:r>
              <w:t>X</w:t>
            </w:r>
          </w:p>
        </w:tc>
        <w:tc>
          <w:tcPr>
            <w:tcW w:w="1347" w:type="dxa"/>
          </w:tcPr>
          <w:p w14:paraId="106178DA" w14:textId="77777777" w:rsidR="00C310F7" w:rsidRDefault="00C310F7" w:rsidP="00C310F7">
            <w:pPr>
              <w:jc w:val="center"/>
              <w:rPr>
                <w:rFonts w:cs="Arial"/>
              </w:rPr>
            </w:pPr>
          </w:p>
        </w:tc>
        <w:tc>
          <w:tcPr>
            <w:tcW w:w="7020" w:type="dxa"/>
          </w:tcPr>
          <w:p w14:paraId="432EA7D9" w14:textId="77777777" w:rsidR="00C310F7" w:rsidRPr="00B259B4" w:rsidRDefault="00C310F7" w:rsidP="00C310F7">
            <w:pPr>
              <w:rPr>
                <w:rFonts w:cs="Arial"/>
              </w:rPr>
            </w:pPr>
            <w:r>
              <w:t xml:space="preserve">Thông tin giá cổ phiếu người dùng muốn thực hiện giao dịch, hệ thống cho phép người dùng </w:t>
            </w:r>
            <w:r>
              <w:rPr>
                <w:rFonts w:cs="Arial"/>
              </w:rPr>
              <w:t xml:space="preserve">lưu thông tin đã chọn qua </w:t>
            </w:r>
            <w:r>
              <w:rPr>
                <w:rFonts w:ascii="MS PGothic" w:eastAsia="MS PGothic" w:hAnsi="MS PGothic" w:cs="Arial" w:hint="eastAsia"/>
              </w:rPr>
              <w:t>☐</w:t>
            </w:r>
          </w:p>
          <w:p w14:paraId="1C801BC8" w14:textId="77777777" w:rsidR="00C310F7" w:rsidRDefault="00C310F7" w:rsidP="00C310F7">
            <w:pPr>
              <w:ind w:left="720"/>
              <w:rPr>
                <w:rFonts w:cs="Arial"/>
              </w:rPr>
            </w:pPr>
            <w:r>
              <w:rPr>
                <w:rFonts w:ascii="MS PGothic" w:eastAsia="MS PGothic" w:hAnsi="MS PGothic" w:cs="Arial" w:hint="eastAsia"/>
              </w:rPr>
              <w:t>☐</w:t>
            </w:r>
            <w:r>
              <w:rPr>
                <w:rFonts w:ascii="MS Reference Sans Serif" w:hAnsi="MS Reference Sans Serif" w:cs="Arial"/>
              </w:rPr>
              <w:t xml:space="preserve"> </w:t>
            </w:r>
            <w:r>
              <w:rPr>
                <w:rFonts w:cs="Arial"/>
              </w:rPr>
              <w:t>K</w:t>
            </w:r>
            <w:r w:rsidRPr="004604C6">
              <w:rPr>
                <w:rFonts w:cs="Arial"/>
              </w:rPr>
              <w:t xml:space="preserve">hông lưu </w:t>
            </w:r>
            <w:r>
              <w:rPr>
                <w:rFonts w:cs="Arial"/>
              </w:rPr>
              <w:t>mức giá đã nhập</w:t>
            </w:r>
          </w:p>
          <w:p w14:paraId="0665FAF2" w14:textId="2E08A3C9" w:rsidR="00C310F7" w:rsidRDefault="00C310F7" w:rsidP="00C310F7">
            <w:pPr>
              <w:ind w:left="720"/>
            </w:pPr>
            <w:r>
              <w:rPr>
                <w:rFonts w:ascii="MS PGothic" w:eastAsia="MS PGothic" w:hAnsi="MS PGothic" w:cs="Arial" w:hint="eastAsia"/>
              </w:rPr>
              <w:t xml:space="preserve">☑ </w:t>
            </w:r>
            <w:r>
              <w:rPr>
                <w:rFonts w:eastAsia="MS PGothic" w:cs="Arial"/>
              </w:rPr>
              <w:t xml:space="preserve">Hệ thống ghi nhớ </w:t>
            </w:r>
            <w:r>
              <w:rPr>
                <w:rFonts w:cs="Arial"/>
              </w:rPr>
              <w:t>mức giá đã nhập</w:t>
            </w:r>
          </w:p>
        </w:tc>
      </w:tr>
      <w:tr w:rsidR="00C310F7" w14:paraId="05CC1512" w14:textId="77777777" w:rsidTr="00702F81">
        <w:trPr>
          <w:trHeight w:val="754"/>
        </w:trPr>
        <w:tc>
          <w:tcPr>
            <w:tcW w:w="608" w:type="dxa"/>
          </w:tcPr>
          <w:p w14:paraId="19B3FFA4" w14:textId="19DEEBDB" w:rsidR="00C310F7" w:rsidRDefault="00C310F7" w:rsidP="00C310F7">
            <w:r>
              <w:lastRenderedPageBreak/>
              <w:t>14</w:t>
            </w:r>
          </w:p>
        </w:tc>
        <w:tc>
          <w:tcPr>
            <w:tcW w:w="1637" w:type="dxa"/>
          </w:tcPr>
          <w:p w14:paraId="2962EC9B" w14:textId="1C3F195C" w:rsidR="00C310F7" w:rsidRDefault="00C310F7" w:rsidP="00C310F7">
            <w:pPr>
              <w:rPr>
                <w:rFonts w:cs="Arial"/>
              </w:rPr>
            </w:pPr>
            <w:r>
              <w:rPr>
                <w:rFonts w:cs="Arial"/>
              </w:rPr>
              <w:t>Giá trị lệnh</w:t>
            </w:r>
          </w:p>
        </w:tc>
        <w:tc>
          <w:tcPr>
            <w:tcW w:w="1530" w:type="dxa"/>
          </w:tcPr>
          <w:p w14:paraId="531BBF5D" w14:textId="3BBCABC0" w:rsidR="00C310F7" w:rsidRDefault="00C310F7" w:rsidP="00C310F7">
            <w:r>
              <w:t>Number</w:t>
            </w:r>
          </w:p>
        </w:tc>
        <w:tc>
          <w:tcPr>
            <w:tcW w:w="1173" w:type="dxa"/>
          </w:tcPr>
          <w:p w14:paraId="6A893071" w14:textId="5015B51C" w:rsidR="00C310F7" w:rsidRDefault="00C310F7" w:rsidP="00C310F7">
            <w:pPr>
              <w:jc w:val="center"/>
            </w:pPr>
            <w:r>
              <w:t>X</w:t>
            </w:r>
          </w:p>
        </w:tc>
        <w:tc>
          <w:tcPr>
            <w:tcW w:w="1347" w:type="dxa"/>
          </w:tcPr>
          <w:p w14:paraId="2C146134" w14:textId="6BD1D8EC" w:rsidR="00C310F7" w:rsidRDefault="00C310F7" w:rsidP="00C310F7">
            <w:pPr>
              <w:jc w:val="center"/>
              <w:rPr>
                <w:rFonts w:cs="Arial"/>
              </w:rPr>
            </w:pPr>
            <w:r>
              <w:t>X</w:t>
            </w:r>
          </w:p>
        </w:tc>
        <w:tc>
          <w:tcPr>
            <w:tcW w:w="7020" w:type="dxa"/>
          </w:tcPr>
          <w:p w14:paraId="24E1CEED" w14:textId="1608358D" w:rsidR="00C310F7" w:rsidRDefault="00C310F7" w:rsidP="00C310F7">
            <w:pPr>
              <w:jc w:val="center"/>
            </w:pPr>
            <w:r>
              <w:t>(12) * (13)</w:t>
            </w:r>
          </w:p>
        </w:tc>
      </w:tr>
    </w:tbl>
    <w:p w14:paraId="25B929EA" w14:textId="77777777" w:rsidR="008376D7" w:rsidRDefault="008376D7" w:rsidP="008376D7">
      <w:pPr>
        <w:rPr>
          <w:ins w:id="2263" w:author="Do Thanh Trung" w:date="2025-06-12T14:06:00Z" w16du:dateUtc="2025-06-12T07:06:00Z"/>
        </w:rPr>
      </w:pPr>
    </w:p>
    <w:p w14:paraId="0CED1D01" w14:textId="72E6E9E4" w:rsidR="00E466FE" w:rsidRDefault="00872C31">
      <w:pPr>
        <w:pStyle w:val="Heading3"/>
        <w:rPr>
          <w:ins w:id="2264" w:author="Do Thanh Trung" w:date="2025-06-12T14:07:00Z" w16du:dateUtc="2025-06-12T07:07:00Z"/>
        </w:rPr>
        <w:pPrChange w:id="2265" w:author="Do Thanh Trung" w:date="2025-06-12T14:07:00Z" w16du:dateUtc="2025-06-12T07:07:00Z">
          <w:pPr/>
        </w:pPrChange>
      </w:pPr>
      <w:ins w:id="2266" w:author="Do Thanh Trung" w:date="2025-07-01T14:18:00Z" w16du:dateUtc="2025-07-01T07:18:00Z">
        <w:r>
          <w:t>Danh mục đầu tư</w:t>
        </w:r>
      </w:ins>
      <w:ins w:id="2267" w:author="Do Thanh Trung" w:date="2025-07-01T14:20:00Z" w16du:dateUtc="2025-07-01T07:20:00Z">
        <w:r w:rsidR="00C8050E">
          <w:t xml:space="preserve"> chứng khoán trên sàn</w:t>
        </w:r>
      </w:ins>
    </w:p>
    <w:p w14:paraId="68437C84" w14:textId="5533A93B" w:rsidR="00E466FE" w:rsidRDefault="00AE7061">
      <w:pPr>
        <w:pStyle w:val="Heading6"/>
        <w:rPr>
          <w:ins w:id="2268" w:author="Do Thanh Trung" w:date="2025-06-12T14:11:00Z" w16du:dateUtc="2025-06-12T07:11:00Z"/>
        </w:rPr>
        <w:pPrChange w:id="2269" w:author="Do Thanh Trung" w:date="2025-06-12T14:11:00Z" w16du:dateUtc="2025-06-12T07:11:00Z">
          <w:pPr/>
        </w:pPrChange>
      </w:pPr>
      <w:bookmarkStart w:id="2270" w:name="_Lịch_sử_khớp"/>
      <w:bookmarkEnd w:id="2270"/>
      <w:ins w:id="2271" w:author="Do Thanh Trung" w:date="2025-06-12T14:11:00Z" w16du:dateUtc="2025-06-12T07:11:00Z">
        <w:r>
          <w:t>Lịch sử khớp lệnh</w:t>
        </w:r>
      </w:ins>
    </w:p>
    <w:tbl>
      <w:tblPr>
        <w:tblStyle w:val="TableGrid"/>
        <w:tblW w:w="13315" w:type="dxa"/>
        <w:tblLook w:val="04A0" w:firstRow="1" w:lastRow="0" w:firstColumn="1" w:lastColumn="0" w:noHBand="0" w:noVBand="1"/>
      </w:tblPr>
      <w:tblGrid>
        <w:gridCol w:w="608"/>
        <w:gridCol w:w="1637"/>
        <w:gridCol w:w="1530"/>
        <w:gridCol w:w="1173"/>
        <w:gridCol w:w="1347"/>
        <w:gridCol w:w="7020"/>
      </w:tblGrid>
      <w:tr w:rsidR="00047828" w:rsidRPr="0022498F" w14:paraId="2687055D" w14:textId="77777777" w:rsidTr="001F6BDF">
        <w:trPr>
          <w:trHeight w:val="358"/>
          <w:tblHeader/>
          <w:ins w:id="2272" w:author="Do Thanh Trung" w:date="2025-06-12T14:14:00Z"/>
        </w:trPr>
        <w:tc>
          <w:tcPr>
            <w:tcW w:w="608" w:type="dxa"/>
          </w:tcPr>
          <w:p w14:paraId="4B10D090" w14:textId="77777777" w:rsidR="00047828" w:rsidRPr="0022498F" w:rsidRDefault="00047828" w:rsidP="001F6BDF">
            <w:pPr>
              <w:jc w:val="center"/>
              <w:rPr>
                <w:ins w:id="2273" w:author="Do Thanh Trung" w:date="2025-06-12T14:14:00Z" w16du:dateUtc="2025-06-12T07:14:00Z"/>
                <w:b/>
                <w:bCs/>
              </w:rPr>
            </w:pPr>
            <w:ins w:id="2274" w:author="Do Thanh Trung" w:date="2025-06-12T14:14:00Z" w16du:dateUtc="2025-06-12T07:14:00Z">
              <w:r w:rsidRPr="0022498F">
                <w:rPr>
                  <w:b/>
                  <w:bCs/>
                </w:rPr>
                <w:t>STT</w:t>
              </w:r>
            </w:ins>
          </w:p>
        </w:tc>
        <w:tc>
          <w:tcPr>
            <w:tcW w:w="1637" w:type="dxa"/>
          </w:tcPr>
          <w:p w14:paraId="5F1E12D5" w14:textId="77777777" w:rsidR="00047828" w:rsidRPr="0022498F" w:rsidRDefault="00047828" w:rsidP="001F6BDF">
            <w:pPr>
              <w:jc w:val="center"/>
              <w:rPr>
                <w:ins w:id="2275" w:author="Do Thanh Trung" w:date="2025-06-12T14:14:00Z" w16du:dateUtc="2025-06-12T07:14:00Z"/>
                <w:rFonts w:cs="Arial"/>
                <w:b/>
                <w:bCs/>
              </w:rPr>
            </w:pPr>
            <w:ins w:id="2276" w:author="Do Thanh Trung" w:date="2025-06-12T14:14:00Z" w16du:dateUtc="2025-06-12T07:14:00Z">
              <w:r w:rsidRPr="0022498F">
                <w:rPr>
                  <w:rFonts w:cs="Arial"/>
                  <w:b/>
                  <w:bCs/>
                </w:rPr>
                <w:t>Tên trường</w:t>
              </w:r>
            </w:ins>
          </w:p>
        </w:tc>
        <w:tc>
          <w:tcPr>
            <w:tcW w:w="1530" w:type="dxa"/>
          </w:tcPr>
          <w:p w14:paraId="1FC54C26" w14:textId="77777777" w:rsidR="00047828" w:rsidRPr="0022498F" w:rsidRDefault="00047828" w:rsidP="001F6BDF">
            <w:pPr>
              <w:jc w:val="center"/>
              <w:rPr>
                <w:ins w:id="2277" w:author="Do Thanh Trung" w:date="2025-06-12T14:14:00Z" w16du:dateUtc="2025-06-12T07:14:00Z"/>
                <w:b/>
                <w:bCs/>
              </w:rPr>
            </w:pPr>
            <w:ins w:id="2278" w:author="Do Thanh Trung" w:date="2025-06-12T14:14:00Z" w16du:dateUtc="2025-06-12T07:14:00Z">
              <w:r>
                <w:rPr>
                  <w:b/>
                  <w:bCs/>
                </w:rPr>
                <w:t>Loại dữ liệu</w:t>
              </w:r>
            </w:ins>
          </w:p>
        </w:tc>
        <w:tc>
          <w:tcPr>
            <w:tcW w:w="1173" w:type="dxa"/>
          </w:tcPr>
          <w:p w14:paraId="6F070E51" w14:textId="77777777" w:rsidR="00047828" w:rsidRDefault="00047828" w:rsidP="001F6BDF">
            <w:pPr>
              <w:jc w:val="center"/>
              <w:rPr>
                <w:ins w:id="2279" w:author="Do Thanh Trung" w:date="2025-06-12T14:14:00Z" w16du:dateUtc="2025-06-12T07:14:00Z"/>
                <w:b/>
                <w:bCs/>
              </w:rPr>
            </w:pPr>
            <w:ins w:id="2280" w:author="Do Thanh Trung" w:date="2025-06-12T14:14:00Z" w16du:dateUtc="2025-06-12T07:14:00Z">
              <w:r>
                <w:rPr>
                  <w:b/>
                  <w:bCs/>
                </w:rPr>
                <w:t>Bắt buộc</w:t>
              </w:r>
            </w:ins>
          </w:p>
        </w:tc>
        <w:tc>
          <w:tcPr>
            <w:tcW w:w="1347" w:type="dxa"/>
          </w:tcPr>
          <w:p w14:paraId="7CBD2252" w14:textId="77777777" w:rsidR="00047828" w:rsidRPr="0022498F" w:rsidRDefault="00047828" w:rsidP="001F6BDF">
            <w:pPr>
              <w:jc w:val="center"/>
              <w:rPr>
                <w:ins w:id="2281" w:author="Do Thanh Trung" w:date="2025-06-12T14:14:00Z" w16du:dateUtc="2025-06-12T07:14:00Z"/>
                <w:b/>
                <w:bCs/>
              </w:rPr>
            </w:pPr>
            <w:ins w:id="2282" w:author="Do Thanh Trung" w:date="2025-06-12T14:14:00Z" w16du:dateUtc="2025-06-12T07:14:00Z">
              <w:r>
                <w:rPr>
                  <w:b/>
                  <w:bCs/>
                </w:rPr>
                <w:t>Read-Only?</w:t>
              </w:r>
            </w:ins>
          </w:p>
        </w:tc>
        <w:tc>
          <w:tcPr>
            <w:tcW w:w="7020" w:type="dxa"/>
          </w:tcPr>
          <w:p w14:paraId="7EDAAF61" w14:textId="77777777" w:rsidR="00047828" w:rsidRPr="0022498F" w:rsidRDefault="00047828" w:rsidP="001F6BDF">
            <w:pPr>
              <w:jc w:val="center"/>
              <w:rPr>
                <w:ins w:id="2283" w:author="Do Thanh Trung" w:date="2025-06-12T14:14:00Z" w16du:dateUtc="2025-06-12T07:14:00Z"/>
                <w:b/>
                <w:bCs/>
              </w:rPr>
            </w:pPr>
            <w:ins w:id="2284" w:author="Do Thanh Trung" w:date="2025-06-12T14:14:00Z" w16du:dateUtc="2025-06-12T07:14:00Z">
              <w:r w:rsidRPr="0022498F">
                <w:rPr>
                  <w:b/>
                  <w:bCs/>
                </w:rPr>
                <w:t>Diê</w:t>
              </w:r>
              <w:r w:rsidRPr="0022498F">
                <w:rPr>
                  <w:rFonts w:cs="Arial"/>
                  <w:b/>
                  <w:bCs/>
                  <w:lang w:val="vi-VN"/>
                </w:rPr>
                <w:t>̃</w:t>
              </w:r>
              <w:r w:rsidRPr="0022498F">
                <w:rPr>
                  <w:rFonts w:cs="Arial"/>
                  <w:b/>
                  <w:bCs/>
                </w:rPr>
                <w:t>n giải</w:t>
              </w:r>
            </w:ins>
          </w:p>
        </w:tc>
      </w:tr>
      <w:tr w:rsidR="00047828" w14:paraId="61803339" w14:textId="77777777" w:rsidTr="001F6BDF">
        <w:trPr>
          <w:trHeight w:val="754"/>
          <w:ins w:id="2285" w:author="Do Thanh Trung" w:date="2025-06-12T14:14:00Z"/>
        </w:trPr>
        <w:tc>
          <w:tcPr>
            <w:tcW w:w="608" w:type="dxa"/>
          </w:tcPr>
          <w:p w14:paraId="24E594A2" w14:textId="77777777" w:rsidR="00047828" w:rsidRPr="00CE67E1" w:rsidRDefault="00047828" w:rsidP="001F6BDF">
            <w:pPr>
              <w:rPr>
                <w:ins w:id="2286" w:author="Do Thanh Trung" w:date="2025-06-12T14:14:00Z" w16du:dateUtc="2025-06-12T07:14:00Z"/>
              </w:rPr>
            </w:pPr>
            <w:ins w:id="2287" w:author="Do Thanh Trung" w:date="2025-06-12T14:14:00Z" w16du:dateUtc="2025-06-12T07:14:00Z">
              <w:r w:rsidRPr="00CE67E1">
                <w:t>01</w:t>
              </w:r>
            </w:ins>
          </w:p>
        </w:tc>
        <w:tc>
          <w:tcPr>
            <w:tcW w:w="1637" w:type="dxa"/>
          </w:tcPr>
          <w:p w14:paraId="1683C825" w14:textId="2B3BBC2C" w:rsidR="00047828" w:rsidRPr="00CE67E1" w:rsidRDefault="005E4BD0" w:rsidP="001F6BDF">
            <w:pPr>
              <w:rPr>
                <w:ins w:id="2288" w:author="Do Thanh Trung" w:date="2025-06-12T14:14:00Z" w16du:dateUtc="2025-06-12T07:14:00Z"/>
                <w:rFonts w:cs="Arial"/>
              </w:rPr>
            </w:pPr>
            <w:ins w:id="2289" w:author="Do Thanh Trung" w:date="2025-06-12T14:15:00Z" w16du:dateUtc="2025-06-12T07:15:00Z">
              <w:r>
                <w:rPr>
                  <w:rFonts w:cs="Arial"/>
                </w:rPr>
                <w:t>Ngày giao dịch</w:t>
              </w:r>
            </w:ins>
          </w:p>
        </w:tc>
        <w:tc>
          <w:tcPr>
            <w:tcW w:w="1530" w:type="dxa"/>
          </w:tcPr>
          <w:p w14:paraId="58A1FD3F" w14:textId="686B460A" w:rsidR="00047828" w:rsidRDefault="005E4BD0" w:rsidP="001F6BDF">
            <w:pPr>
              <w:rPr>
                <w:ins w:id="2290" w:author="Do Thanh Trung" w:date="2025-06-12T14:14:00Z" w16du:dateUtc="2025-06-12T07:14:00Z"/>
                <w:rFonts w:cs="Arial"/>
              </w:rPr>
            </w:pPr>
            <w:ins w:id="2291" w:author="Do Thanh Trung" w:date="2025-06-12T14:15:00Z" w16du:dateUtc="2025-06-12T07:15:00Z">
              <w:r>
                <w:rPr>
                  <w:rFonts w:cs="Arial"/>
                </w:rPr>
                <w:t>Date</w:t>
              </w:r>
            </w:ins>
          </w:p>
        </w:tc>
        <w:tc>
          <w:tcPr>
            <w:tcW w:w="1173" w:type="dxa"/>
          </w:tcPr>
          <w:p w14:paraId="597D3081" w14:textId="63EF4224" w:rsidR="00047828" w:rsidRDefault="005E4BD0" w:rsidP="001F6BDF">
            <w:pPr>
              <w:jc w:val="center"/>
              <w:rPr>
                <w:ins w:id="2292" w:author="Do Thanh Trung" w:date="2025-06-12T14:14:00Z" w16du:dateUtc="2025-06-12T07:14:00Z"/>
                <w:rFonts w:cs="Arial"/>
              </w:rPr>
            </w:pPr>
            <w:ins w:id="2293" w:author="Do Thanh Trung" w:date="2025-06-12T14:15:00Z" w16du:dateUtc="2025-06-12T07:15:00Z">
              <w:r>
                <w:rPr>
                  <w:rFonts w:cs="Arial"/>
                </w:rPr>
                <w:t>X</w:t>
              </w:r>
            </w:ins>
          </w:p>
        </w:tc>
        <w:tc>
          <w:tcPr>
            <w:tcW w:w="1347" w:type="dxa"/>
          </w:tcPr>
          <w:p w14:paraId="32BA9DCE" w14:textId="081DE230" w:rsidR="00047828" w:rsidRDefault="005E4BD0" w:rsidP="001F6BDF">
            <w:pPr>
              <w:jc w:val="center"/>
              <w:rPr>
                <w:ins w:id="2294" w:author="Do Thanh Trung" w:date="2025-06-12T14:14:00Z" w16du:dateUtc="2025-06-12T07:14:00Z"/>
                <w:rFonts w:cs="Arial"/>
              </w:rPr>
            </w:pPr>
            <w:ins w:id="2295" w:author="Do Thanh Trung" w:date="2025-06-12T14:15:00Z" w16du:dateUtc="2025-06-12T07:15:00Z">
              <w:r>
                <w:rPr>
                  <w:rFonts w:cs="Arial"/>
                </w:rPr>
                <w:t>X</w:t>
              </w:r>
            </w:ins>
          </w:p>
        </w:tc>
        <w:tc>
          <w:tcPr>
            <w:tcW w:w="7020" w:type="dxa"/>
          </w:tcPr>
          <w:p w14:paraId="369732AF" w14:textId="5BA29F17" w:rsidR="00047828" w:rsidRDefault="005E4BD0">
            <w:pPr>
              <w:rPr>
                <w:ins w:id="2296" w:author="Do Thanh Trung" w:date="2025-06-12T14:14:00Z" w16du:dateUtc="2025-06-12T07:14:00Z"/>
                <w:rFonts w:cs="Arial"/>
              </w:rPr>
              <w:pPrChange w:id="2297" w:author="Do Thanh Trung" w:date="2025-06-12T14:15:00Z" w16du:dateUtc="2025-06-12T07:15:00Z">
                <w:pPr>
                  <w:ind w:left="720"/>
                </w:pPr>
              </w:pPrChange>
            </w:pPr>
            <w:ins w:id="2298" w:author="Do Thanh Trung" w:date="2025-06-12T14:15:00Z" w16du:dateUtc="2025-06-12T07:15:00Z">
              <w:r>
                <w:rPr>
                  <w:rFonts w:cs="Arial"/>
                </w:rPr>
                <w:t>Ngày ghi nhận l</w:t>
              </w:r>
            </w:ins>
            <w:ins w:id="2299" w:author="Do Thanh Trung" w:date="2025-06-12T14:16:00Z" w16du:dateUtc="2025-06-12T07:16:00Z">
              <w:r>
                <w:rPr>
                  <w:rFonts w:cs="Arial"/>
                </w:rPr>
                <w:t>ệnh khớp</w:t>
              </w:r>
            </w:ins>
          </w:p>
        </w:tc>
      </w:tr>
      <w:tr w:rsidR="005E4BD0" w14:paraId="7EB0FC20" w14:textId="77777777" w:rsidTr="001F6BDF">
        <w:trPr>
          <w:trHeight w:val="754"/>
          <w:ins w:id="2300" w:author="Do Thanh Trung" w:date="2025-06-12T14:16:00Z"/>
        </w:trPr>
        <w:tc>
          <w:tcPr>
            <w:tcW w:w="608" w:type="dxa"/>
          </w:tcPr>
          <w:p w14:paraId="42AE18A2" w14:textId="0C01D711" w:rsidR="005E4BD0" w:rsidRPr="00CE67E1" w:rsidRDefault="005E4BD0" w:rsidP="001F6BDF">
            <w:pPr>
              <w:rPr>
                <w:ins w:id="2301" w:author="Do Thanh Trung" w:date="2025-06-12T14:16:00Z" w16du:dateUtc="2025-06-12T07:16:00Z"/>
              </w:rPr>
            </w:pPr>
            <w:ins w:id="2302" w:author="Do Thanh Trung" w:date="2025-06-12T14:16:00Z" w16du:dateUtc="2025-06-12T07:16:00Z">
              <w:r>
                <w:t>02</w:t>
              </w:r>
            </w:ins>
          </w:p>
        </w:tc>
        <w:tc>
          <w:tcPr>
            <w:tcW w:w="1637" w:type="dxa"/>
          </w:tcPr>
          <w:p w14:paraId="2BF3C476" w14:textId="7AF04DF3" w:rsidR="005E4BD0" w:rsidRDefault="005E4BD0" w:rsidP="001F6BDF">
            <w:pPr>
              <w:rPr>
                <w:ins w:id="2303" w:author="Do Thanh Trung" w:date="2025-06-12T14:16:00Z" w16du:dateUtc="2025-06-12T07:16:00Z"/>
                <w:rFonts w:cs="Arial"/>
              </w:rPr>
            </w:pPr>
            <w:ins w:id="2304" w:author="Do Thanh Trung" w:date="2025-06-12T14:16:00Z" w16du:dateUtc="2025-06-12T07:16:00Z">
              <w:r>
                <w:rPr>
                  <w:rFonts w:cs="Arial"/>
                </w:rPr>
                <w:t>Tài khoản Quỹ</w:t>
              </w:r>
            </w:ins>
          </w:p>
        </w:tc>
        <w:tc>
          <w:tcPr>
            <w:tcW w:w="1530" w:type="dxa"/>
          </w:tcPr>
          <w:p w14:paraId="41C4B2E4" w14:textId="7BE806EA" w:rsidR="005E4BD0" w:rsidRDefault="005E4BD0" w:rsidP="001F6BDF">
            <w:pPr>
              <w:rPr>
                <w:ins w:id="2305" w:author="Do Thanh Trung" w:date="2025-06-12T14:16:00Z" w16du:dateUtc="2025-06-12T07:16:00Z"/>
                <w:rFonts w:cs="Arial"/>
              </w:rPr>
            </w:pPr>
            <w:ins w:id="2306" w:author="Do Thanh Trung" w:date="2025-06-12T14:16:00Z" w16du:dateUtc="2025-06-12T07:16:00Z">
              <w:r>
                <w:rPr>
                  <w:rFonts w:cs="Arial"/>
                </w:rPr>
                <w:t>Text</w:t>
              </w:r>
            </w:ins>
          </w:p>
        </w:tc>
        <w:tc>
          <w:tcPr>
            <w:tcW w:w="1173" w:type="dxa"/>
          </w:tcPr>
          <w:p w14:paraId="320FAE5E" w14:textId="49759D0C" w:rsidR="005E4BD0" w:rsidRDefault="005E4BD0" w:rsidP="001F6BDF">
            <w:pPr>
              <w:jc w:val="center"/>
              <w:rPr>
                <w:ins w:id="2307" w:author="Do Thanh Trung" w:date="2025-06-12T14:16:00Z" w16du:dateUtc="2025-06-12T07:16:00Z"/>
                <w:rFonts w:cs="Arial"/>
              </w:rPr>
            </w:pPr>
            <w:ins w:id="2308" w:author="Do Thanh Trung" w:date="2025-06-12T14:16:00Z" w16du:dateUtc="2025-06-12T07:16:00Z">
              <w:r>
                <w:rPr>
                  <w:rFonts w:cs="Arial"/>
                </w:rPr>
                <w:t>X</w:t>
              </w:r>
            </w:ins>
          </w:p>
        </w:tc>
        <w:tc>
          <w:tcPr>
            <w:tcW w:w="1347" w:type="dxa"/>
          </w:tcPr>
          <w:p w14:paraId="1EA12850" w14:textId="2C5D8B0D" w:rsidR="005E4BD0" w:rsidRDefault="005E4BD0" w:rsidP="001F6BDF">
            <w:pPr>
              <w:jc w:val="center"/>
              <w:rPr>
                <w:ins w:id="2309" w:author="Do Thanh Trung" w:date="2025-06-12T14:16:00Z" w16du:dateUtc="2025-06-12T07:16:00Z"/>
                <w:rFonts w:cs="Arial"/>
              </w:rPr>
            </w:pPr>
            <w:ins w:id="2310" w:author="Do Thanh Trung" w:date="2025-06-12T14:16:00Z" w16du:dateUtc="2025-06-12T07:16:00Z">
              <w:r>
                <w:rPr>
                  <w:rFonts w:cs="Arial"/>
                </w:rPr>
                <w:t>X</w:t>
              </w:r>
            </w:ins>
          </w:p>
        </w:tc>
        <w:tc>
          <w:tcPr>
            <w:tcW w:w="7020" w:type="dxa"/>
          </w:tcPr>
          <w:p w14:paraId="743F9F11" w14:textId="77777777" w:rsidR="005E4BD0" w:rsidRDefault="005E4BD0" w:rsidP="005E4BD0">
            <w:pPr>
              <w:rPr>
                <w:ins w:id="2311" w:author="Do Thanh Trung" w:date="2025-06-12T14:16:00Z" w16du:dateUtc="2025-06-12T07:16:00Z"/>
                <w:rFonts w:cs="Arial"/>
              </w:rPr>
            </w:pPr>
            <w:ins w:id="2312" w:author="Do Thanh Trung" w:date="2025-06-12T14:16:00Z" w16du:dateUtc="2025-06-12T07:16:00Z">
              <w:r>
                <w:rPr>
                  <w:rFonts w:cs="Arial"/>
                </w:rPr>
                <w:t>Tài khoản Quỹ giao dịch</w:t>
              </w:r>
            </w:ins>
          </w:p>
          <w:p w14:paraId="27944893" w14:textId="7208FECC" w:rsidR="003A03E8" w:rsidRDefault="003A03E8" w:rsidP="005E4BD0">
            <w:pPr>
              <w:rPr>
                <w:ins w:id="2313" w:author="Do Thanh Trung" w:date="2025-06-12T14:16:00Z" w16du:dateUtc="2025-06-12T07:16:00Z"/>
                <w:rFonts w:cs="Arial"/>
              </w:rPr>
            </w:pPr>
            <w:ins w:id="2314" w:author="Do Thanh Trung" w:date="2025-06-12T14:16:00Z" w16du:dateUtc="2025-06-12T07:16:00Z">
              <w:r>
                <w:rPr>
                  <w:rFonts w:cs="Arial"/>
                </w:rPr>
                <w:t>** Bảng 2 – Thông tin Tài khoản Quỹ đầu</w:t>
              </w:r>
            </w:ins>
            <w:ins w:id="2315" w:author="Do Thanh Trung" w:date="2025-06-12T14:17:00Z" w16du:dateUtc="2025-06-12T07:17:00Z">
              <w:r>
                <w:rPr>
                  <w:rFonts w:cs="Arial"/>
                </w:rPr>
                <w:t xml:space="preserve"> tư – [</w:t>
              </w:r>
              <w:r w:rsidR="00975EF1">
                <w:rPr>
                  <w:rFonts w:cs="Arial"/>
                </w:rPr>
                <w:t>Mã quỹ]</w:t>
              </w:r>
            </w:ins>
          </w:p>
        </w:tc>
      </w:tr>
      <w:tr w:rsidR="005E4BD0" w14:paraId="17569B21" w14:textId="77777777" w:rsidTr="001F6BDF">
        <w:trPr>
          <w:trHeight w:val="754"/>
          <w:ins w:id="2316" w:author="Do Thanh Trung" w:date="2025-06-12T14:16:00Z"/>
        </w:trPr>
        <w:tc>
          <w:tcPr>
            <w:tcW w:w="608" w:type="dxa"/>
          </w:tcPr>
          <w:p w14:paraId="2560CB3A" w14:textId="793AC8C1" w:rsidR="005E4BD0" w:rsidRDefault="005E4BD0" w:rsidP="001F6BDF">
            <w:pPr>
              <w:rPr>
                <w:ins w:id="2317" w:author="Do Thanh Trung" w:date="2025-06-12T14:16:00Z" w16du:dateUtc="2025-06-12T07:16:00Z"/>
              </w:rPr>
            </w:pPr>
            <w:ins w:id="2318" w:author="Do Thanh Trung" w:date="2025-06-12T14:16:00Z" w16du:dateUtc="2025-06-12T07:16:00Z">
              <w:r>
                <w:t>03</w:t>
              </w:r>
            </w:ins>
          </w:p>
        </w:tc>
        <w:tc>
          <w:tcPr>
            <w:tcW w:w="1637" w:type="dxa"/>
          </w:tcPr>
          <w:p w14:paraId="0D6140C6" w14:textId="34144C9F" w:rsidR="005E4BD0" w:rsidRDefault="003A03E8" w:rsidP="001F6BDF">
            <w:pPr>
              <w:rPr>
                <w:ins w:id="2319" w:author="Do Thanh Trung" w:date="2025-06-12T14:16:00Z" w16du:dateUtc="2025-06-12T07:16:00Z"/>
                <w:rFonts w:cs="Arial"/>
              </w:rPr>
            </w:pPr>
            <w:ins w:id="2320" w:author="Do Thanh Trung" w:date="2025-06-12T14:16:00Z" w16du:dateUtc="2025-06-12T07:16:00Z">
              <w:r>
                <w:rPr>
                  <w:rFonts w:cs="Arial"/>
                </w:rPr>
                <w:t>Mã TKCK</w:t>
              </w:r>
            </w:ins>
          </w:p>
        </w:tc>
        <w:tc>
          <w:tcPr>
            <w:tcW w:w="1530" w:type="dxa"/>
          </w:tcPr>
          <w:p w14:paraId="66FE9118" w14:textId="6899C21A" w:rsidR="005E4BD0" w:rsidRDefault="003A03E8" w:rsidP="001F6BDF">
            <w:pPr>
              <w:rPr>
                <w:ins w:id="2321" w:author="Do Thanh Trung" w:date="2025-06-12T14:16:00Z" w16du:dateUtc="2025-06-12T07:16:00Z"/>
                <w:rFonts w:cs="Arial"/>
              </w:rPr>
            </w:pPr>
            <w:ins w:id="2322" w:author="Do Thanh Trung" w:date="2025-06-12T14:16:00Z" w16du:dateUtc="2025-06-12T07:16:00Z">
              <w:r>
                <w:rPr>
                  <w:rFonts w:cs="Arial"/>
                </w:rPr>
                <w:t>Text</w:t>
              </w:r>
            </w:ins>
          </w:p>
        </w:tc>
        <w:tc>
          <w:tcPr>
            <w:tcW w:w="1173" w:type="dxa"/>
          </w:tcPr>
          <w:p w14:paraId="4F112327" w14:textId="10162165" w:rsidR="005E4BD0" w:rsidRDefault="003A03E8" w:rsidP="001F6BDF">
            <w:pPr>
              <w:jc w:val="center"/>
              <w:rPr>
                <w:ins w:id="2323" w:author="Do Thanh Trung" w:date="2025-06-12T14:16:00Z" w16du:dateUtc="2025-06-12T07:16:00Z"/>
                <w:rFonts w:cs="Arial"/>
              </w:rPr>
            </w:pPr>
            <w:ins w:id="2324" w:author="Do Thanh Trung" w:date="2025-06-12T14:16:00Z" w16du:dateUtc="2025-06-12T07:16:00Z">
              <w:r>
                <w:rPr>
                  <w:rFonts w:cs="Arial"/>
                </w:rPr>
                <w:t>X</w:t>
              </w:r>
            </w:ins>
          </w:p>
        </w:tc>
        <w:tc>
          <w:tcPr>
            <w:tcW w:w="1347" w:type="dxa"/>
          </w:tcPr>
          <w:p w14:paraId="5F7E7C69" w14:textId="0CC81473" w:rsidR="005E4BD0" w:rsidRDefault="003A03E8" w:rsidP="001F6BDF">
            <w:pPr>
              <w:jc w:val="center"/>
              <w:rPr>
                <w:ins w:id="2325" w:author="Do Thanh Trung" w:date="2025-06-12T14:16:00Z" w16du:dateUtc="2025-06-12T07:16:00Z"/>
                <w:rFonts w:cs="Arial"/>
              </w:rPr>
            </w:pPr>
            <w:ins w:id="2326" w:author="Do Thanh Trung" w:date="2025-06-12T14:16:00Z" w16du:dateUtc="2025-06-12T07:16:00Z">
              <w:r>
                <w:rPr>
                  <w:rFonts w:cs="Arial"/>
                </w:rPr>
                <w:t>X</w:t>
              </w:r>
            </w:ins>
          </w:p>
        </w:tc>
        <w:tc>
          <w:tcPr>
            <w:tcW w:w="7020" w:type="dxa"/>
          </w:tcPr>
          <w:p w14:paraId="2D5F1EDF" w14:textId="77777777" w:rsidR="005E4BD0" w:rsidRDefault="00BA12A4" w:rsidP="005E4BD0">
            <w:pPr>
              <w:rPr>
                <w:ins w:id="2327" w:author="Do Thanh Trung" w:date="2025-06-12T14:18:00Z" w16du:dateUtc="2025-06-12T07:18:00Z"/>
                <w:rFonts w:cs="Arial"/>
              </w:rPr>
            </w:pPr>
            <w:ins w:id="2328" w:author="Do Thanh Trung" w:date="2025-06-12T14:18:00Z" w16du:dateUtc="2025-06-12T07:18:00Z">
              <w:r>
                <w:rPr>
                  <w:rFonts w:cs="Arial"/>
                </w:rPr>
                <w:t>Tài khoản chứng khoán thực hiện giao dịch</w:t>
              </w:r>
            </w:ins>
          </w:p>
          <w:p w14:paraId="1277C1E8" w14:textId="1BEB2843" w:rsidR="00BA12A4" w:rsidRDefault="00BA12A4" w:rsidP="005E4BD0">
            <w:pPr>
              <w:rPr>
                <w:ins w:id="2329" w:author="Do Thanh Trung" w:date="2025-06-12T14:16:00Z" w16du:dateUtc="2025-06-12T07:16:00Z"/>
                <w:rFonts w:cs="Arial"/>
              </w:rPr>
            </w:pPr>
            <w:ins w:id="2330" w:author="Do Thanh Trung" w:date="2025-06-12T14:18:00Z" w16du:dateUtc="2025-06-12T07:18:00Z">
              <w:r>
                <w:rPr>
                  <w:rFonts w:cs="Arial"/>
                </w:rPr>
                <w:t>** Bảng 2 – Thông tin Tài khoản Quỹ đầu tư – [</w:t>
              </w:r>
            </w:ins>
            <w:ins w:id="2331" w:author="Do Thanh Trung" w:date="2025-06-12T14:19:00Z" w16du:dateUtc="2025-06-12T07:19:00Z">
              <w:r w:rsidR="00DB5ACA">
                <w:rPr>
                  <w:rFonts w:cs="Arial"/>
                </w:rPr>
                <w:t>Tài khoản chứng khoán</w:t>
              </w:r>
            </w:ins>
            <w:ins w:id="2332" w:author="Do Thanh Trung" w:date="2025-06-12T14:18:00Z" w16du:dateUtc="2025-06-12T07:18:00Z">
              <w:r>
                <w:rPr>
                  <w:rFonts w:cs="Arial"/>
                </w:rPr>
                <w:t>]</w:t>
              </w:r>
            </w:ins>
          </w:p>
        </w:tc>
      </w:tr>
      <w:tr w:rsidR="00DB5ACA" w14:paraId="39AC691B" w14:textId="77777777" w:rsidTr="001F6BDF">
        <w:trPr>
          <w:trHeight w:val="754"/>
          <w:ins w:id="2333" w:author="Do Thanh Trung" w:date="2025-06-12T14:19:00Z"/>
        </w:trPr>
        <w:tc>
          <w:tcPr>
            <w:tcW w:w="608" w:type="dxa"/>
          </w:tcPr>
          <w:p w14:paraId="179D6862" w14:textId="0500C8E6" w:rsidR="00DB5ACA" w:rsidRDefault="00DB5ACA" w:rsidP="001F6BDF">
            <w:pPr>
              <w:rPr>
                <w:ins w:id="2334" w:author="Do Thanh Trung" w:date="2025-06-12T14:19:00Z" w16du:dateUtc="2025-06-12T07:19:00Z"/>
              </w:rPr>
            </w:pPr>
            <w:ins w:id="2335" w:author="Do Thanh Trung" w:date="2025-06-12T14:19:00Z" w16du:dateUtc="2025-06-12T07:19:00Z">
              <w:r>
                <w:t>04</w:t>
              </w:r>
            </w:ins>
          </w:p>
        </w:tc>
        <w:tc>
          <w:tcPr>
            <w:tcW w:w="1637" w:type="dxa"/>
          </w:tcPr>
          <w:p w14:paraId="0CBA3439" w14:textId="279B4463" w:rsidR="00DB5ACA" w:rsidRDefault="00DB5ACA" w:rsidP="001F6BDF">
            <w:pPr>
              <w:rPr>
                <w:ins w:id="2336" w:author="Do Thanh Trung" w:date="2025-06-12T14:19:00Z" w16du:dateUtc="2025-06-12T07:19:00Z"/>
                <w:rFonts w:cs="Arial"/>
              </w:rPr>
            </w:pPr>
            <w:ins w:id="2337" w:author="Do Thanh Trung" w:date="2025-06-12T14:19:00Z" w16du:dateUtc="2025-06-12T07:19:00Z">
              <w:r>
                <w:rPr>
                  <w:rFonts w:cs="Arial"/>
                </w:rPr>
                <w:t>CTCK</w:t>
              </w:r>
            </w:ins>
          </w:p>
        </w:tc>
        <w:tc>
          <w:tcPr>
            <w:tcW w:w="1530" w:type="dxa"/>
          </w:tcPr>
          <w:p w14:paraId="5E722028" w14:textId="7B88AA80" w:rsidR="00DB5ACA" w:rsidRDefault="00DB5ACA" w:rsidP="001F6BDF">
            <w:pPr>
              <w:rPr>
                <w:ins w:id="2338" w:author="Do Thanh Trung" w:date="2025-06-12T14:19:00Z" w16du:dateUtc="2025-06-12T07:19:00Z"/>
                <w:rFonts w:cs="Arial"/>
              </w:rPr>
            </w:pPr>
            <w:ins w:id="2339" w:author="Do Thanh Trung" w:date="2025-06-12T14:19:00Z" w16du:dateUtc="2025-06-12T07:19:00Z">
              <w:r>
                <w:rPr>
                  <w:rFonts w:cs="Arial"/>
                </w:rPr>
                <w:t>Text</w:t>
              </w:r>
            </w:ins>
          </w:p>
        </w:tc>
        <w:tc>
          <w:tcPr>
            <w:tcW w:w="1173" w:type="dxa"/>
          </w:tcPr>
          <w:p w14:paraId="5B489A3D" w14:textId="6B8A045A" w:rsidR="00DB5ACA" w:rsidRDefault="00DB5ACA" w:rsidP="001F6BDF">
            <w:pPr>
              <w:jc w:val="center"/>
              <w:rPr>
                <w:ins w:id="2340" w:author="Do Thanh Trung" w:date="2025-06-12T14:19:00Z" w16du:dateUtc="2025-06-12T07:19:00Z"/>
                <w:rFonts w:cs="Arial"/>
              </w:rPr>
            </w:pPr>
            <w:ins w:id="2341" w:author="Do Thanh Trung" w:date="2025-06-12T14:19:00Z" w16du:dateUtc="2025-06-12T07:19:00Z">
              <w:r>
                <w:rPr>
                  <w:rFonts w:cs="Arial"/>
                </w:rPr>
                <w:t>X</w:t>
              </w:r>
            </w:ins>
          </w:p>
        </w:tc>
        <w:tc>
          <w:tcPr>
            <w:tcW w:w="1347" w:type="dxa"/>
          </w:tcPr>
          <w:p w14:paraId="0B51EBBB" w14:textId="13259BE0" w:rsidR="00DB5ACA" w:rsidRDefault="00DB5ACA" w:rsidP="001F6BDF">
            <w:pPr>
              <w:jc w:val="center"/>
              <w:rPr>
                <w:ins w:id="2342" w:author="Do Thanh Trung" w:date="2025-06-12T14:19:00Z" w16du:dateUtc="2025-06-12T07:19:00Z"/>
                <w:rFonts w:cs="Arial"/>
              </w:rPr>
            </w:pPr>
            <w:ins w:id="2343" w:author="Do Thanh Trung" w:date="2025-06-12T14:19:00Z" w16du:dateUtc="2025-06-12T07:19:00Z">
              <w:r>
                <w:rPr>
                  <w:rFonts w:cs="Arial"/>
                </w:rPr>
                <w:t>X</w:t>
              </w:r>
            </w:ins>
          </w:p>
        </w:tc>
        <w:tc>
          <w:tcPr>
            <w:tcW w:w="7020" w:type="dxa"/>
          </w:tcPr>
          <w:p w14:paraId="334FF2F9" w14:textId="77777777" w:rsidR="00DB5ACA" w:rsidRDefault="00DB5ACA" w:rsidP="005E4BD0">
            <w:pPr>
              <w:rPr>
                <w:ins w:id="2344" w:author="Do Thanh Trung" w:date="2025-06-12T14:19:00Z" w16du:dateUtc="2025-06-12T07:19:00Z"/>
                <w:rFonts w:cs="Arial"/>
              </w:rPr>
            </w:pPr>
            <w:ins w:id="2345" w:author="Do Thanh Trung" w:date="2025-06-12T14:19:00Z" w16du:dateUtc="2025-06-12T07:19:00Z">
              <w:r>
                <w:rPr>
                  <w:rFonts w:cs="Arial"/>
                </w:rPr>
                <w:t>Công ty chứng khoán, ứng với Tài khoản chứng khoán ở (3)</w:t>
              </w:r>
            </w:ins>
          </w:p>
          <w:p w14:paraId="60CD290B" w14:textId="29781BF3" w:rsidR="00DB5ACA" w:rsidRDefault="00DB5ACA" w:rsidP="005E4BD0">
            <w:pPr>
              <w:rPr>
                <w:ins w:id="2346" w:author="Do Thanh Trung" w:date="2025-06-12T14:19:00Z" w16du:dateUtc="2025-06-12T07:19:00Z"/>
                <w:rFonts w:cs="Arial"/>
              </w:rPr>
            </w:pPr>
            <w:ins w:id="2347" w:author="Do Thanh Trung" w:date="2025-06-12T14:19:00Z" w16du:dateUtc="2025-06-12T07:19:00Z">
              <w:r>
                <w:rPr>
                  <w:rFonts w:cs="Arial"/>
                </w:rPr>
                <w:t>** Bảng 2 – Thông tin Tài khoản Quỹ đầu tư – [Công ty chứng khoán]</w:t>
              </w:r>
            </w:ins>
          </w:p>
        </w:tc>
      </w:tr>
      <w:tr w:rsidR="00DB5ACA" w14:paraId="1D567647" w14:textId="77777777" w:rsidTr="001F6BDF">
        <w:trPr>
          <w:trHeight w:val="754"/>
          <w:ins w:id="2348" w:author="Do Thanh Trung" w:date="2025-06-12T14:19:00Z"/>
        </w:trPr>
        <w:tc>
          <w:tcPr>
            <w:tcW w:w="608" w:type="dxa"/>
          </w:tcPr>
          <w:p w14:paraId="79E64204" w14:textId="424DFB49" w:rsidR="00DB5ACA" w:rsidRDefault="00DB5ACA" w:rsidP="001F6BDF">
            <w:pPr>
              <w:rPr>
                <w:ins w:id="2349" w:author="Do Thanh Trung" w:date="2025-06-12T14:19:00Z" w16du:dateUtc="2025-06-12T07:19:00Z"/>
              </w:rPr>
            </w:pPr>
            <w:ins w:id="2350" w:author="Do Thanh Trung" w:date="2025-06-12T14:19:00Z" w16du:dateUtc="2025-06-12T07:19:00Z">
              <w:r>
                <w:t>05</w:t>
              </w:r>
            </w:ins>
          </w:p>
        </w:tc>
        <w:tc>
          <w:tcPr>
            <w:tcW w:w="1637" w:type="dxa"/>
          </w:tcPr>
          <w:p w14:paraId="117F90F6" w14:textId="02F6B549" w:rsidR="00DB5ACA" w:rsidRDefault="00DB5ACA" w:rsidP="001F6BDF">
            <w:pPr>
              <w:rPr>
                <w:ins w:id="2351" w:author="Do Thanh Trung" w:date="2025-06-12T14:19:00Z" w16du:dateUtc="2025-06-12T07:19:00Z"/>
                <w:rFonts w:cs="Arial"/>
              </w:rPr>
            </w:pPr>
            <w:ins w:id="2352" w:author="Do Thanh Trung" w:date="2025-06-12T14:19:00Z" w16du:dateUtc="2025-06-12T07:19:00Z">
              <w:r>
                <w:rPr>
                  <w:rFonts w:cs="Arial"/>
                </w:rPr>
                <w:t>Mã CK</w:t>
              </w:r>
            </w:ins>
          </w:p>
        </w:tc>
        <w:tc>
          <w:tcPr>
            <w:tcW w:w="1530" w:type="dxa"/>
          </w:tcPr>
          <w:p w14:paraId="65E8EA6F" w14:textId="777E3C2A" w:rsidR="00DB5ACA" w:rsidRDefault="00DB5ACA" w:rsidP="001F6BDF">
            <w:pPr>
              <w:rPr>
                <w:ins w:id="2353" w:author="Do Thanh Trung" w:date="2025-06-12T14:19:00Z" w16du:dateUtc="2025-06-12T07:19:00Z"/>
                <w:rFonts w:cs="Arial"/>
              </w:rPr>
            </w:pPr>
            <w:ins w:id="2354" w:author="Do Thanh Trung" w:date="2025-06-12T14:19:00Z" w16du:dateUtc="2025-06-12T07:19:00Z">
              <w:r>
                <w:rPr>
                  <w:rFonts w:cs="Arial"/>
                </w:rPr>
                <w:t>Text</w:t>
              </w:r>
            </w:ins>
          </w:p>
        </w:tc>
        <w:tc>
          <w:tcPr>
            <w:tcW w:w="1173" w:type="dxa"/>
          </w:tcPr>
          <w:p w14:paraId="33767F97" w14:textId="5B28B316" w:rsidR="00DB5ACA" w:rsidRDefault="00DB5ACA" w:rsidP="001F6BDF">
            <w:pPr>
              <w:jc w:val="center"/>
              <w:rPr>
                <w:ins w:id="2355" w:author="Do Thanh Trung" w:date="2025-06-12T14:19:00Z" w16du:dateUtc="2025-06-12T07:19:00Z"/>
                <w:rFonts w:cs="Arial"/>
              </w:rPr>
            </w:pPr>
            <w:ins w:id="2356" w:author="Do Thanh Trung" w:date="2025-06-12T14:19:00Z" w16du:dateUtc="2025-06-12T07:19:00Z">
              <w:r>
                <w:rPr>
                  <w:rFonts w:cs="Arial"/>
                </w:rPr>
                <w:t>X</w:t>
              </w:r>
            </w:ins>
          </w:p>
        </w:tc>
        <w:tc>
          <w:tcPr>
            <w:tcW w:w="1347" w:type="dxa"/>
          </w:tcPr>
          <w:p w14:paraId="64098078" w14:textId="4CC7CEAD" w:rsidR="00DB5ACA" w:rsidRDefault="00DB5ACA" w:rsidP="001F6BDF">
            <w:pPr>
              <w:jc w:val="center"/>
              <w:rPr>
                <w:ins w:id="2357" w:author="Do Thanh Trung" w:date="2025-06-12T14:19:00Z" w16du:dateUtc="2025-06-12T07:19:00Z"/>
                <w:rFonts w:cs="Arial"/>
              </w:rPr>
            </w:pPr>
            <w:ins w:id="2358" w:author="Do Thanh Trung" w:date="2025-06-12T14:20:00Z" w16du:dateUtc="2025-06-12T07:20:00Z">
              <w:r>
                <w:rPr>
                  <w:rFonts w:cs="Arial"/>
                </w:rPr>
                <w:t>X</w:t>
              </w:r>
            </w:ins>
          </w:p>
        </w:tc>
        <w:tc>
          <w:tcPr>
            <w:tcW w:w="7020" w:type="dxa"/>
          </w:tcPr>
          <w:p w14:paraId="5B9279C6" w14:textId="038A5EFC" w:rsidR="00DB5ACA" w:rsidRDefault="00DB5ACA" w:rsidP="005E4BD0">
            <w:pPr>
              <w:rPr>
                <w:ins w:id="2359" w:author="Do Thanh Trung" w:date="2025-06-12T14:19:00Z" w16du:dateUtc="2025-06-12T07:19:00Z"/>
                <w:rFonts w:cs="Arial"/>
              </w:rPr>
            </w:pPr>
            <w:ins w:id="2360" w:author="Do Thanh Trung" w:date="2025-06-12T14:20:00Z" w16du:dateUtc="2025-06-12T07:20:00Z">
              <w:r>
                <w:rPr>
                  <w:rFonts w:cs="Arial"/>
                </w:rPr>
                <w:t>Mã chứng khoán khớp lệnh</w:t>
              </w:r>
            </w:ins>
          </w:p>
        </w:tc>
      </w:tr>
      <w:tr w:rsidR="00DB5ACA" w14:paraId="582A1E58" w14:textId="77777777" w:rsidTr="001F6BDF">
        <w:trPr>
          <w:trHeight w:val="754"/>
          <w:ins w:id="2361" w:author="Do Thanh Trung" w:date="2025-06-12T14:20:00Z"/>
        </w:trPr>
        <w:tc>
          <w:tcPr>
            <w:tcW w:w="608" w:type="dxa"/>
          </w:tcPr>
          <w:p w14:paraId="2C8076A2" w14:textId="0F38436D" w:rsidR="00DB5ACA" w:rsidRDefault="00DB5ACA" w:rsidP="001F6BDF">
            <w:pPr>
              <w:rPr>
                <w:ins w:id="2362" w:author="Do Thanh Trung" w:date="2025-06-12T14:20:00Z" w16du:dateUtc="2025-06-12T07:20:00Z"/>
              </w:rPr>
            </w:pPr>
            <w:ins w:id="2363" w:author="Do Thanh Trung" w:date="2025-06-12T14:20:00Z" w16du:dateUtc="2025-06-12T07:20:00Z">
              <w:r>
                <w:t>06</w:t>
              </w:r>
            </w:ins>
          </w:p>
        </w:tc>
        <w:tc>
          <w:tcPr>
            <w:tcW w:w="1637" w:type="dxa"/>
          </w:tcPr>
          <w:p w14:paraId="5753F0C1" w14:textId="1CD075D3" w:rsidR="00DB5ACA" w:rsidRDefault="00D117DC" w:rsidP="001F6BDF">
            <w:pPr>
              <w:rPr>
                <w:ins w:id="2364" w:author="Do Thanh Trung" w:date="2025-06-12T14:20:00Z" w16du:dateUtc="2025-06-12T07:20:00Z"/>
                <w:rFonts w:cs="Arial"/>
              </w:rPr>
            </w:pPr>
            <w:ins w:id="2365" w:author="Do Thanh Trung" w:date="2025-07-01T14:58:00Z" w16du:dateUtc="2025-07-01T07:58:00Z">
              <w:r>
                <w:rPr>
                  <w:rFonts w:cs="Arial"/>
                </w:rPr>
                <w:t>Giao dịch</w:t>
              </w:r>
            </w:ins>
          </w:p>
        </w:tc>
        <w:tc>
          <w:tcPr>
            <w:tcW w:w="1530" w:type="dxa"/>
          </w:tcPr>
          <w:p w14:paraId="4A47F607" w14:textId="01D7E8FF" w:rsidR="00DB5ACA" w:rsidRDefault="00784C42" w:rsidP="001F6BDF">
            <w:pPr>
              <w:rPr>
                <w:ins w:id="2366" w:author="Do Thanh Trung" w:date="2025-06-12T14:20:00Z" w16du:dateUtc="2025-06-12T07:20:00Z"/>
                <w:rFonts w:cs="Arial"/>
              </w:rPr>
            </w:pPr>
            <w:ins w:id="2367" w:author="Do Thanh Trung" w:date="2025-06-12T14:34:00Z" w16du:dateUtc="2025-06-12T07:34:00Z">
              <w:r>
                <w:rPr>
                  <w:rFonts w:cs="Arial"/>
                </w:rPr>
                <w:t>Text</w:t>
              </w:r>
            </w:ins>
          </w:p>
        </w:tc>
        <w:tc>
          <w:tcPr>
            <w:tcW w:w="1173" w:type="dxa"/>
          </w:tcPr>
          <w:p w14:paraId="45B6432F" w14:textId="51110010" w:rsidR="00DB5ACA" w:rsidRDefault="00784C42" w:rsidP="001F6BDF">
            <w:pPr>
              <w:jc w:val="center"/>
              <w:rPr>
                <w:ins w:id="2368" w:author="Do Thanh Trung" w:date="2025-06-12T14:20:00Z" w16du:dateUtc="2025-06-12T07:20:00Z"/>
                <w:rFonts w:cs="Arial"/>
              </w:rPr>
            </w:pPr>
            <w:ins w:id="2369" w:author="Do Thanh Trung" w:date="2025-06-12T14:34:00Z" w16du:dateUtc="2025-06-12T07:34:00Z">
              <w:r>
                <w:rPr>
                  <w:rFonts w:cs="Arial"/>
                </w:rPr>
                <w:t>X</w:t>
              </w:r>
            </w:ins>
          </w:p>
        </w:tc>
        <w:tc>
          <w:tcPr>
            <w:tcW w:w="1347" w:type="dxa"/>
          </w:tcPr>
          <w:p w14:paraId="7C3C3757" w14:textId="51691E0C" w:rsidR="00DB5ACA" w:rsidRDefault="00784C42" w:rsidP="001F6BDF">
            <w:pPr>
              <w:jc w:val="center"/>
              <w:rPr>
                <w:ins w:id="2370" w:author="Do Thanh Trung" w:date="2025-06-12T14:20:00Z" w16du:dateUtc="2025-06-12T07:20:00Z"/>
                <w:rFonts w:cs="Arial"/>
              </w:rPr>
            </w:pPr>
            <w:ins w:id="2371" w:author="Do Thanh Trung" w:date="2025-06-12T14:34:00Z" w16du:dateUtc="2025-06-12T07:34:00Z">
              <w:r>
                <w:rPr>
                  <w:rFonts w:cs="Arial"/>
                </w:rPr>
                <w:t>X</w:t>
              </w:r>
            </w:ins>
          </w:p>
        </w:tc>
        <w:tc>
          <w:tcPr>
            <w:tcW w:w="7020" w:type="dxa"/>
          </w:tcPr>
          <w:p w14:paraId="1B704D07" w14:textId="77777777" w:rsidR="00DB5ACA" w:rsidRDefault="00D117DC" w:rsidP="005E4BD0">
            <w:pPr>
              <w:rPr>
                <w:ins w:id="2372" w:author="Do Thanh Trung" w:date="2025-07-01T14:58:00Z" w16du:dateUtc="2025-07-01T07:58:00Z"/>
                <w:rFonts w:cs="Arial"/>
              </w:rPr>
            </w:pPr>
            <w:ins w:id="2373" w:author="Do Thanh Trung" w:date="2025-07-01T14:58:00Z" w16du:dateUtc="2025-07-01T07:58:00Z">
              <w:r>
                <w:rPr>
                  <w:rFonts w:cs="Arial"/>
                </w:rPr>
                <w:t>Hệ thống liệt kê các loại giao dịch:</w:t>
              </w:r>
            </w:ins>
          </w:p>
          <w:p w14:paraId="0F69A244" w14:textId="77777777" w:rsidR="00D117DC" w:rsidRDefault="00D117DC" w:rsidP="00D117DC">
            <w:pPr>
              <w:pStyle w:val="ListParagraph"/>
              <w:numPr>
                <w:ilvl w:val="0"/>
                <w:numId w:val="40"/>
              </w:numPr>
              <w:rPr>
                <w:ins w:id="2374" w:author="Do Thanh Trung" w:date="2025-07-01T14:58:00Z" w16du:dateUtc="2025-07-01T07:58:00Z"/>
                <w:rFonts w:cs="Arial"/>
              </w:rPr>
            </w:pPr>
            <w:ins w:id="2375" w:author="Do Thanh Trung" w:date="2025-07-01T14:58:00Z" w16du:dateUtc="2025-07-01T07:58:00Z">
              <w:r>
                <w:rPr>
                  <w:rFonts w:cs="Arial"/>
                </w:rPr>
                <w:t>Mua</w:t>
              </w:r>
            </w:ins>
          </w:p>
          <w:p w14:paraId="5110E30D" w14:textId="77777777" w:rsidR="00D117DC" w:rsidRDefault="00D117DC" w:rsidP="00D117DC">
            <w:pPr>
              <w:pStyle w:val="ListParagraph"/>
              <w:numPr>
                <w:ilvl w:val="0"/>
                <w:numId w:val="40"/>
              </w:numPr>
              <w:rPr>
                <w:ins w:id="2376" w:author="Do Thanh Trung" w:date="2025-07-01T14:58:00Z" w16du:dateUtc="2025-07-01T07:58:00Z"/>
                <w:rFonts w:cs="Arial"/>
              </w:rPr>
            </w:pPr>
            <w:ins w:id="2377" w:author="Do Thanh Trung" w:date="2025-07-01T14:58:00Z" w16du:dateUtc="2025-07-01T07:58:00Z">
              <w:r>
                <w:rPr>
                  <w:rFonts w:cs="Arial"/>
                </w:rPr>
                <w:t>Bán</w:t>
              </w:r>
            </w:ins>
          </w:p>
          <w:p w14:paraId="423A378A" w14:textId="77777777" w:rsidR="00D117DC" w:rsidRDefault="00D117DC" w:rsidP="00D117DC">
            <w:pPr>
              <w:pStyle w:val="ListParagraph"/>
              <w:numPr>
                <w:ilvl w:val="0"/>
                <w:numId w:val="40"/>
              </w:numPr>
              <w:rPr>
                <w:ins w:id="2378" w:author="Do Thanh Trung" w:date="2025-07-01T14:58:00Z" w16du:dateUtc="2025-07-01T07:58:00Z"/>
                <w:rFonts w:cs="Arial"/>
              </w:rPr>
            </w:pPr>
            <w:ins w:id="2379" w:author="Do Thanh Trung" w:date="2025-07-01T14:58:00Z" w16du:dateUtc="2025-07-01T07:58:00Z">
              <w:r>
                <w:rPr>
                  <w:rFonts w:cs="Arial"/>
                </w:rPr>
                <w:t>Cổ tức cổ phiếu</w:t>
              </w:r>
            </w:ins>
          </w:p>
          <w:p w14:paraId="2D23F992" w14:textId="115DCF1F" w:rsidR="00D117DC" w:rsidRPr="00D117DC" w:rsidRDefault="0081362F">
            <w:pPr>
              <w:pStyle w:val="ListParagraph"/>
              <w:numPr>
                <w:ilvl w:val="0"/>
                <w:numId w:val="40"/>
              </w:numPr>
              <w:rPr>
                <w:ins w:id="2380" w:author="Do Thanh Trung" w:date="2025-06-12T14:20:00Z" w16du:dateUtc="2025-06-12T07:20:00Z"/>
                <w:rFonts w:cs="Arial"/>
              </w:rPr>
              <w:pPrChange w:id="2381" w:author="Do Thanh Trung" w:date="2025-07-01T14:58:00Z" w16du:dateUtc="2025-07-01T07:58:00Z">
                <w:pPr/>
              </w:pPrChange>
            </w:pPr>
            <w:ins w:id="2382" w:author="Do Thanh Trung" w:date="2025-07-01T14:58:00Z" w16du:dateUtc="2025-07-01T07:58:00Z">
              <w:r>
                <w:rPr>
                  <w:rFonts w:cs="Arial"/>
                </w:rPr>
                <w:t>Mua Phát hành thêm</w:t>
              </w:r>
            </w:ins>
          </w:p>
        </w:tc>
      </w:tr>
      <w:tr w:rsidR="008225A4" w14:paraId="432C6656" w14:textId="77777777" w:rsidTr="001F6BDF">
        <w:trPr>
          <w:trHeight w:val="754"/>
          <w:ins w:id="2383" w:author="Do Thanh Trung" w:date="2025-06-12T14:36:00Z"/>
        </w:trPr>
        <w:tc>
          <w:tcPr>
            <w:tcW w:w="608" w:type="dxa"/>
          </w:tcPr>
          <w:p w14:paraId="706DC7F1" w14:textId="7FDFD8F2" w:rsidR="008225A4" w:rsidRDefault="008225A4" w:rsidP="001F6BDF">
            <w:pPr>
              <w:rPr>
                <w:ins w:id="2384" w:author="Do Thanh Trung" w:date="2025-06-12T14:36:00Z" w16du:dateUtc="2025-06-12T07:36:00Z"/>
              </w:rPr>
            </w:pPr>
            <w:ins w:id="2385" w:author="Do Thanh Trung" w:date="2025-06-12T14:36:00Z" w16du:dateUtc="2025-06-12T07:36:00Z">
              <w:r>
                <w:lastRenderedPageBreak/>
                <w:t>07</w:t>
              </w:r>
            </w:ins>
          </w:p>
        </w:tc>
        <w:tc>
          <w:tcPr>
            <w:tcW w:w="1637" w:type="dxa"/>
          </w:tcPr>
          <w:p w14:paraId="3E9C5E1D" w14:textId="7EC93CA3" w:rsidR="008225A4" w:rsidRDefault="009054C0" w:rsidP="001F6BDF">
            <w:pPr>
              <w:rPr>
                <w:ins w:id="2386" w:author="Do Thanh Trung" w:date="2025-06-12T14:36:00Z" w16du:dateUtc="2025-06-12T07:36:00Z"/>
                <w:rFonts w:cs="Arial"/>
              </w:rPr>
            </w:pPr>
            <w:ins w:id="2387" w:author="Do Thanh Trung" w:date="2025-06-12T14:36:00Z" w16du:dateUtc="2025-06-12T07:36:00Z">
              <w:r>
                <w:rPr>
                  <w:rFonts w:cs="Arial"/>
                </w:rPr>
                <w:t>Giá khớp</w:t>
              </w:r>
            </w:ins>
          </w:p>
        </w:tc>
        <w:tc>
          <w:tcPr>
            <w:tcW w:w="1530" w:type="dxa"/>
          </w:tcPr>
          <w:p w14:paraId="0FD3583A" w14:textId="71156997" w:rsidR="008225A4" w:rsidRDefault="009054C0" w:rsidP="001F6BDF">
            <w:pPr>
              <w:rPr>
                <w:ins w:id="2388" w:author="Do Thanh Trung" w:date="2025-06-12T14:36:00Z" w16du:dateUtc="2025-06-12T07:36:00Z"/>
                <w:rFonts w:cs="Arial"/>
              </w:rPr>
            </w:pPr>
            <w:ins w:id="2389" w:author="Do Thanh Trung" w:date="2025-06-12T14:36:00Z" w16du:dateUtc="2025-06-12T07:36:00Z">
              <w:r>
                <w:rPr>
                  <w:rFonts w:cs="Arial"/>
                </w:rPr>
                <w:t>Number</w:t>
              </w:r>
            </w:ins>
          </w:p>
        </w:tc>
        <w:tc>
          <w:tcPr>
            <w:tcW w:w="1173" w:type="dxa"/>
          </w:tcPr>
          <w:p w14:paraId="39EC6CCE" w14:textId="02F81988" w:rsidR="008225A4" w:rsidRDefault="009054C0" w:rsidP="001F6BDF">
            <w:pPr>
              <w:jc w:val="center"/>
              <w:rPr>
                <w:ins w:id="2390" w:author="Do Thanh Trung" w:date="2025-06-12T14:36:00Z" w16du:dateUtc="2025-06-12T07:36:00Z"/>
                <w:rFonts w:cs="Arial"/>
              </w:rPr>
            </w:pPr>
            <w:ins w:id="2391" w:author="Do Thanh Trung" w:date="2025-06-12T14:36:00Z" w16du:dateUtc="2025-06-12T07:36:00Z">
              <w:r>
                <w:rPr>
                  <w:rFonts w:cs="Arial"/>
                </w:rPr>
                <w:t>X</w:t>
              </w:r>
            </w:ins>
          </w:p>
        </w:tc>
        <w:tc>
          <w:tcPr>
            <w:tcW w:w="1347" w:type="dxa"/>
          </w:tcPr>
          <w:p w14:paraId="3E16FC78" w14:textId="2D5E20C3" w:rsidR="008225A4" w:rsidRDefault="009054C0" w:rsidP="001F6BDF">
            <w:pPr>
              <w:jc w:val="center"/>
              <w:rPr>
                <w:ins w:id="2392" w:author="Do Thanh Trung" w:date="2025-06-12T14:36:00Z" w16du:dateUtc="2025-06-12T07:36:00Z"/>
                <w:rFonts w:cs="Arial"/>
              </w:rPr>
            </w:pPr>
            <w:ins w:id="2393" w:author="Do Thanh Trung" w:date="2025-06-12T14:36:00Z" w16du:dateUtc="2025-06-12T07:36:00Z">
              <w:r>
                <w:rPr>
                  <w:rFonts w:cs="Arial"/>
                </w:rPr>
                <w:t>X</w:t>
              </w:r>
            </w:ins>
          </w:p>
        </w:tc>
        <w:tc>
          <w:tcPr>
            <w:tcW w:w="7020" w:type="dxa"/>
          </w:tcPr>
          <w:p w14:paraId="6836666B" w14:textId="77777777" w:rsidR="008225A4" w:rsidRDefault="009054C0" w:rsidP="005E4BD0">
            <w:pPr>
              <w:rPr>
                <w:ins w:id="2394" w:author="Do Thanh Trung" w:date="2025-07-01T14:59:00Z" w16du:dateUtc="2025-07-01T07:59:00Z"/>
                <w:rFonts w:cs="Arial"/>
              </w:rPr>
            </w:pPr>
            <w:ins w:id="2395" w:author="Do Thanh Trung" w:date="2025-06-12T14:36:00Z" w16du:dateUtc="2025-06-12T07:36:00Z">
              <w:r>
                <w:rPr>
                  <w:rFonts w:cs="Arial"/>
                </w:rPr>
                <w:t>Giá khớp lệnh</w:t>
              </w:r>
            </w:ins>
          </w:p>
          <w:p w14:paraId="2E9422D1" w14:textId="77777777" w:rsidR="0081362F" w:rsidRDefault="0081362F" w:rsidP="0081362F">
            <w:pPr>
              <w:pStyle w:val="ListParagraph"/>
              <w:numPr>
                <w:ilvl w:val="0"/>
                <w:numId w:val="40"/>
              </w:numPr>
              <w:rPr>
                <w:ins w:id="2396" w:author="Do Thanh Trung" w:date="2025-07-01T14:59:00Z" w16du:dateUtc="2025-07-01T07:59:00Z"/>
                <w:rFonts w:cs="Arial"/>
              </w:rPr>
            </w:pPr>
            <w:ins w:id="2397" w:author="Do Thanh Trung" w:date="2025-07-01T14:59:00Z" w16du:dateUtc="2025-07-01T07:59:00Z">
              <w:r>
                <w:rPr>
                  <w:rFonts w:cs="Arial"/>
                </w:rPr>
                <w:t>Trường hợp Mua/Bán: Giá khớp lệnh được ghi nhận trên sàn</w:t>
              </w:r>
            </w:ins>
          </w:p>
          <w:p w14:paraId="181A2AEA" w14:textId="77777777" w:rsidR="0081362F" w:rsidRDefault="0081362F" w:rsidP="0081362F">
            <w:pPr>
              <w:pStyle w:val="ListParagraph"/>
              <w:numPr>
                <w:ilvl w:val="0"/>
                <w:numId w:val="40"/>
              </w:numPr>
              <w:rPr>
                <w:ins w:id="2398" w:author="Do Thanh Trung" w:date="2025-07-01T14:59:00Z" w16du:dateUtc="2025-07-01T07:59:00Z"/>
                <w:rFonts w:cs="Arial"/>
              </w:rPr>
            </w:pPr>
            <w:ins w:id="2399" w:author="Do Thanh Trung" w:date="2025-07-01T14:59:00Z" w16du:dateUtc="2025-07-01T07:59:00Z">
              <w:r>
                <w:rPr>
                  <w:rFonts w:cs="Arial"/>
                </w:rPr>
                <w:t>Trường hợp Cổ tức cổ phiếu: Giá khớp lệnh = 0</w:t>
              </w:r>
            </w:ins>
          </w:p>
          <w:p w14:paraId="12E05513" w14:textId="2F6AB292" w:rsidR="0081362F" w:rsidRPr="0081362F" w:rsidRDefault="0081362F">
            <w:pPr>
              <w:pStyle w:val="ListParagraph"/>
              <w:numPr>
                <w:ilvl w:val="0"/>
                <w:numId w:val="40"/>
              </w:numPr>
              <w:rPr>
                <w:ins w:id="2400" w:author="Do Thanh Trung" w:date="2025-06-12T14:36:00Z" w16du:dateUtc="2025-06-12T07:36:00Z"/>
                <w:rFonts w:cs="Arial"/>
              </w:rPr>
              <w:pPrChange w:id="2401" w:author="Do Thanh Trung" w:date="2025-07-01T14:59:00Z" w16du:dateUtc="2025-07-01T07:59:00Z">
                <w:pPr/>
              </w:pPrChange>
            </w:pPr>
            <w:ins w:id="2402" w:author="Do Thanh Trung" w:date="2025-07-01T14:59:00Z" w16du:dateUtc="2025-07-01T07:59:00Z">
              <w:r>
                <w:rPr>
                  <w:rFonts w:cs="Arial"/>
                </w:rPr>
                <w:t>Trường hợp Mua Phát hành thêm: Giá khớp lệnh = Giá mua phát hành thêm</w:t>
              </w:r>
            </w:ins>
          </w:p>
        </w:tc>
      </w:tr>
      <w:tr w:rsidR="009054C0" w14:paraId="4591AA11" w14:textId="77777777" w:rsidTr="001F6BDF">
        <w:trPr>
          <w:trHeight w:val="754"/>
          <w:ins w:id="2403" w:author="Do Thanh Trung" w:date="2025-06-12T14:36:00Z"/>
        </w:trPr>
        <w:tc>
          <w:tcPr>
            <w:tcW w:w="608" w:type="dxa"/>
          </w:tcPr>
          <w:p w14:paraId="4D4605BB" w14:textId="6F610956" w:rsidR="009054C0" w:rsidRDefault="009054C0" w:rsidP="001F6BDF">
            <w:pPr>
              <w:rPr>
                <w:ins w:id="2404" w:author="Do Thanh Trung" w:date="2025-06-12T14:36:00Z" w16du:dateUtc="2025-06-12T07:36:00Z"/>
              </w:rPr>
            </w:pPr>
            <w:ins w:id="2405" w:author="Do Thanh Trung" w:date="2025-06-12T14:36:00Z" w16du:dateUtc="2025-06-12T07:36:00Z">
              <w:r>
                <w:t>08</w:t>
              </w:r>
            </w:ins>
          </w:p>
        </w:tc>
        <w:tc>
          <w:tcPr>
            <w:tcW w:w="1637" w:type="dxa"/>
          </w:tcPr>
          <w:p w14:paraId="1256B6B2" w14:textId="3C0E849B" w:rsidR="009054C0" w:rsidRDefault="00C56314" w:rsidP="001F6BDF">
            <w:pPr>
              <w:rPr>
                <w:ins w:id="2406" w:author="Do Thanh Trung" w:date="2025-06-12T14:36:00Z" w16du:dateUtc="2025-06-12T07:36:00Z"/>
                <w:rFonts w:cs="Arial"/>
              </w:rPr>
            </w:pPr>
            <w:ins w:id="2407" w:author="Do Thanh Trung" w:date="2025-06-12T14:37:00Z" w16du:dateUtc="2025-06-12T07:37:00Z">
              <w:r>
                <w:rPr>
                  <w:rFonts w:cs="Arial"/>
                </w:rPr>
                <w:t>Khối lượng khớp</w:t>
              </w:r>
            </w:ins>
          </w:p>
        </w:tc>
        <w:tc>
          <w:tcPr>
            <w:tcW w:w="1530" w:type="dxa"/>
          </w:tcPr>
          <w:p w14:paraId="23AB8363" w14:textId="1D051BF3" w:rsidR="009054C0" w:rsidRDefault="00C56314" w:rsidP="001F6BDF">
            <w:pPr>
              <w:rPr>
                <w:ins w:id="2408" w:author="Do Thanh Trung" w:date="2025-06-12T14:36:00Z" w16du:dateUtc="2025-06-12T07:36:00Z"/>
                <w:rFonts w:cs="Arial"/>
              </w:rPr>
            </w:pPr>
            <w:ins w:id="2409" w:author="Do Thanh Trung" w:date="2025-06-12T14:37:00Z" w16du:dateUtc="2025-06-12T07:37:00Z">
              <w:r>
                <w:rPr>
                  <w:rFonts w:cs="Arial"/>
                </w:rPr>
                <w:t>Number</w:t>
              </w:r>
            </w:ins>
          </w:p>
        </w:tc>
        <w:tc>
          <w:tcPr>
            <w:tcW w:w="1173" w:type="dxa"/>
          </w:tcPr>
          <w:p w14:paraId="05DC33B3" w14:textId="628934EA" w:rsidR="009054C0" w:rsidRDefault="00C56314" w:rsidP="001F6BDF">
            <w:pPr>
              <w:jc w:val="center"/>
              <w:rPr>
                <w:ins w:id="2410" w:author="Do Thanh Trung" w:date="2025-06-12T14:36:00Z" w16du:dateUtc="2025-06-12T07:36:00Z"/>
                <w:rFonts w:cs="Arial"/>
              </w:rPr>
            </w:pPr>
            <w:ins w:id="2411" w:author="Do Thanh Trung" w:date="2025-06-12T14:37:00Z" w16du:dateUtc="2025-06-12T07:37:00Z">
              <w:r>
                <w:rPr>
                  <w:rFonts w:cs="Arial"/>
                </w:rPr>
                <w:t>X</w:t>
              </w:r>
            </w:ins>
          </w:p>
        </w:tc>
        <w:tc>
          <w:tcPr>
            <w:tcW w:w="1347" w:type="dxa"/>
          </w:tcPr>
          <w:p w14:paraId="6BB81F7C" w14:textId="243371E8" w:rsidR="009054C0" w:rsidRDefault="00C56314" w:rsidP="001F6BDF">
            <w:pPr>
              <w:jc w:val="center"/>
              <w:rPr>
                <w:ins w:id="2412" w:author="Do Thanh Trung" w:date="2025-06-12T14:36:00Z" w16du:dateUtc="2025-06-12T07:36:00Z"/>
                <w:rFonts w:cs="Arial"/>
              </w:rPr>
            </w:pPr>
            <w:ins w:id="2413" w:author="Do Thanh Trung" w:date="2025-06-12T14:37:00Z" w16du:dateUtc="2025-06-12T07:37:00Z">
              <w:r>
                <w:rPr>
                  <w:rFonts w:cs="Arial"/>
                </w:rPr>
                <w:t>X</w:t>
              </w:r>
            </w:ins>
          </w:p>
        </w:tc>
        <w:tc>
          <w:tcPr>
            <w:tcW w:w="7020" w:type="dxa"/>
          </w:tcPr>
          <w:p w14:paraId="119CC080" w14:textId="34E91510" w:rsidR="00D3185E" w:rsidRDefault="00C56314" w:rsidP="005E4BD0">
            <w:pPr>
              <w:rPr>
                <w:ins w:id="2414" w:author="Do Thanh Trung" w:date="2025-06-12T14:36:00Z" w16du:dateUtc="2025-06-12T07:36:00Z"/>
                <w:rFonts w:cs="Arial"/>
              </w:rPr>
            </w:pPr>
            <w:ins w:id="2415" w:author="Do Thanh Trung" w:date="2025-06-12T14:37:00Z" w16du:dateUtc="2025-06-12T07:37:00Z">
              <w:r>
                <w:rPr>
                  <w:rFonts w:cs="Arial"/>
                </w:rPr>
                <w:t>Khối lượng khớp lệnh</w:t>
              </w:r>
            </w:ins>
          </w:p>
        </w:tc>
      </w:tr>
      <w:tr w:rsidR="004F2F6C" w14:paraId="0B542C56" w14:textId="77777777" w:rsidTr="001F6BDF">
        <w:trPr>
          <w:trHeight w:val="754"/>
          <w:ins w:id="2416" w:author="Do Thanh Trung" w:date="2025-06-12T14:37:00Z"/>
        </w:trPr>
        <w:tc>
          <w:tcPr>
            <w:tcW w:w="608" w:type="dxa"/>
          </w:tcPr>
          <w:p w14:paraId="6CA37DFA" w14:textId="277A25F6" w:rsidR="004F2F6C" w:rsidRDefault="004F2F6C" w:rsidP="001F6BDF">
            <w:pPr>
              <w:rPr>
                <w:ins w:id="2417" w:author="Do Thanh Trung" w:date="2025-06-12T14:37:00Z" w16du:dateUtc="2025-06-12T07:37:00Z"/>
              </w:rPr>
            </w:pPr>
            <w:ins w:id="2418" w:author="Do Thanh Trung" w:date="2025-06-12T14:37:00Z" w16du:dateUtc="2025-06-12T07:37:00Z">
              <w:r>
                <w:t>09</w:t>
              </w:r>
            </w:ins>
          </w:p>
        </w:tc>
        <w:tc>
          <w:tcPr>
            <w:tcW w:w="1637" w:type="dxa"/>
          </w:tcPr>
          <w:p w14:paraId="5724C0ED" w14:textId="424106F2" w:rsidR="004F2F6C" w:rsidRDefault="004F2F6C" w:rsidP="001F6BDF">
            <w:pPr>
              <w:rPr>
                <w:ins w:id="2419" w:author="Do Thanh Trung" w:date="2025-06-12T14:37:00Z" w16du:dateUtc="2025-06-12T07:37:00Z"/>
                <w:rFonts w:cs="Arial"/>
              </w:rPr>
            </w:pPr>
            <w:ins w:id="2420" w:author="Do Thanh Trung" w:date="2025-06-12T14:37:00Z" w16du:dateUtc="2025-06-12T07:37:00Z">
              <w:r>
                <w:rPr>
                  <w:rFonts w:cs="Arial"/>
                </w:rPr>
                <w:t>Tổng giá trị khớp lệnh</w:t>
              </w:r>
            </w:ins>
          </w:p>
        </w:tc>
        <w:tc>
          <w:tcPr>
            <w:tcW w:w="1530" w:type="dxa"/>
          </w:tcPr>
          <w:p w14:paraId="380A2D86" w14:textId="308F543A" w:rsidR="004F2F6C" w:rsidRDefault="004F2F6C" w:rsidP="001F6BDF">
            <w:pPr>
              <w:rPr>
                <w:ins w:id="2421" w:author="Do Thanh Trung" w:date="2025-06-12T14:37:00Z" w16du:dateUtc="2025-06-12T07:37:00Z"/>
                <w:rFonts w:cs="Arial"/>
              </w:rPr>
            </w:pPr>
            <w:ins w:id="2422" w:author="Do Thanh Trung" w:date="2025-06-12T14:37:00Z" w16du:dateUtc="2025-06-12T07:37:00Z">
              <w:r>
                <w:rPr>
                  <w:rFonts w:cs="Arial"/>
                </w:rPr>
                <w:t>Number</w:t>
              </w:r>
            </w:ins>
          </w:p>
        </w:tc>
        <w:tc>
          <w:tcPr>
            <w:tcW w:w="1173" w:type="dxa"/>
          </w:tcPr>
          <w:p w14:paraId="798136F5" w14:textId="1DE48182" w:rsidR="004F2F6C" w:rsidRDefault="004F2F6C" w:rsidP="001F6BDF">
            <w:pPr>
              <w:jc w:val="center"/>
              <w:rPr>
                <w:ins w:id="2423" w:author="Do Thanh Trung" w:date="2025-06-12T14:37:00Z" w16du:dateUtc="2025-06-12T07:37:00Z"/>
                <w:rFonts w:cs="Arial"/>
              </w:rPr>
            </w:pPr>
            <w:ins w:id="2424" w:author="Do Thanh Trung" w:date="2025-06-12T14:37:00Z" w16du:dateUtc="2025-06-12T07:37:00Z">
              <w:r>
                <w:rPr>
                  <w:rFonts w:cs="Arial"/>
                </w:rPr>
                <w:t>X</w:t>
              </w:r>
            </w:ins>
          </w:p>
        </w:tc>
        <w:tc>
          <w:tcPr>
            <w:tcW w:w="1347" w:type="dxa"/>
          </w:tcPr>
          <w:p w14:paraId="6D264791" w14:textId="44087D28" w:rsidR="004F2F6C" w:rsidRDefault="004F2F6C" w:rsidP="001F6BDF">
            <w:pPr>
              <w:jc w:val="center"/>
              <w:rPr>
                <w:ins w:id="2425" w:author="Do Thanh Trung" w:date="2025-06-12T14:37:00Z" w16du:dateUtc="2025-06-12T07:37:00Z"/>
                <w:rFonts w:cs="Arial"/>
              </w:rPr>
            </w:pPr>
            <w:ins w:id="2426" w:author="Do Thanh Trung" w:date="2025-06-12T14:37:00Z" w16du:dateUtc="2025-06-12T07:37:00Z">
              <w:r>
                <w:rPr>
                  <w:rFonts w:cs="Arial"/>
                </w:rPr>
                <w:t>X</w:t>
              </w:r>
            </w:ins>
          </w:p>
        </w:tc>
        <w:tc>
          <w:tcPr>
            <w:tcW w:w="7020" w:type="dxa"/>
          </w:tcPr>
          <w:p w14:paraId="70947B89" w14:textId="77F81A58" w:rsidR="004F2F6C" w:rsidRDefault="004F2F6C">
            <w:pPr>
              <w:jc w:val="center"/>
              <w:rPr>
                <w:ins w:id="2427" w:author="Do Thanh Trung" w:date="2025-06-12T14:37:00Z" w16du:dateUtc="2025-06-12T07:37:00Z"/>
                <w:rFonts w:cs="Arial"/>
              </w:rPr>
              <w:pPrChange w:id="2428" w:author="Do Thanh Trung" w:date="2025-06-12T14:38:00Z" w16du:dateUtc="2025-06-12T07:38:00Z">
                <w:pPr/>
              </w:pPrChange>
            </w:pPr>
            <w:ins w:id="2429" w:author="Do Thanh Trung" w:date="2025-06-12T14:37:00Z" w16du:dateUtc="2025-06-12T07:37:00Z">
              <w:r>
                <w:rPr>
                  <w:rFonts w:cs="Arial"/>
                </w:rPr>
                <w:t xml:space="preserve">(7) </w:t>
              </w:r>
            </w:ins>
            <w:ins w:id="2430" w:author="Do Thanh Trung" w:date="2025-06-12T14:38:00Z" w16du:dateUtc="2025-06-12T07:38:00Z">
              <w:r>
                <w:rPr>
                  <w:rFonts w:cs="Arial"/>
                </w:rPr>
                <w:t>* (8)</w:t>
              </w:r>
            </w:ins>
          </w:p>
        </w:tc>
      </w:tr>
      <w:tr w:rsidR="008D441A" w14:paraId="25E71BE2" w14:textId="77777777" w:rsidTr="001F6BDF">
        <w:trPr>
          <w:trHeight w:val="754"/>
          <w:ins w:id="2431" w:author="Do Thanh Trung" w:date="2025-06-12T14:39:00Z"/>
        </w:trPr>
        <w:tc>
          <w:tcPr>
            <w:tcW w:w="608" w:type="dxa"/>
          </w:tcPr>
          <w:p w14:paraId="3F233647" w14:textId="4BD1A7E9" w:rsidR="008D441A" w:rsidRDefault="008D441A" w:rsidP="001F6BDF">
            <w:pPr>
              <w:rPr>
                <w:ins w:id="2432" w:author="Do Thanh Trung" w:date="2025-06-12T14:39:00Z" w16du:dateUtc="2025-06-12T07:39:00Z"/>
              </w:rPr>
            </w:pPr>
            <w:ins w:id="2433" w:author="Do Thanh Trung" w:date="2025-06-12T14:39:00Z" w16du:dateUtc="2025-06-12T07:39:00Z">
              <w:r>
                <w:t>10</w:t>
              </w:r>
            </w:ins>
          </w:p>
        </w:tc>
        <w:tc>
          <w:tcPr>
            <w:tcW w:w="1637" w:type="dxa"/>
          </w:tcPr>
          <w:p w14:paraId="44E627D8" w14:textId="695A6CBD" w:rsidR="008D441A" w:rsidRDefault="001C667F" w:rsidP="001F6BDF">
            <w:pPr>
              <w:rPr>
                <w:ins w:id="2434" w:author="Do Thanh Trung" w:date="2025-06-12T14:39:00Z" w16du:dateUtc="2025-06-12T07:39:00Z"/>
                <w:rFonts w:cs="Arial"/>
              </w:rPr>
            </w:pPr>
            <w:ins w:id="2435" w:author="Do Thanh Trung" w:date="2025-06-12T14:39:00Z" w16du:dateUtc="2025-06-12T07:39:00Z">
              <w:r>
                <w:rPr>
                  <w:rFonts w:cs="Arial"/>
                </w:rPr>
                <w:t>Nhân viên đặt lệnh</w:t>
              </w:r>
            </w:ins>
          </w:p>
        </w:tc>
        <w:tc>
          <w:tcPr>
            <w:tcW w:w="1530" w:type="dxa"/>
          </w:tcPr>
          <w:p w14:paraId="4C937271" w14:textId="1B0F6AB5" w:rsidR="008D441A" w:rsidRDefault="001C667F" w:rsidP="001F6BDF">
            <w:pPr>
              <w:rPr>
                <w:ins w:id="2436" w:author="Do Thanh Trung" w:date="2025-06-12T14:39:00Z" w16du:dateUtc="2025-06-12T07:39:00Z"/>
                <w:rFonts w:cs="Arial"/>
              </w:rPr>
            </w:pPr>
            <w:ins w:id="2437" w:author="Do Thanh Trung" w:date="2025-06-12T14:39:00Z" w16du:dateUtc="2025-06-12T07:39:00Z">
              <w:r>
                <w:rPr>
                  <w:rFonts w:cs="Arial"/>
                </w:rPr>
                <w:t>Text</w:t>
              </w:r>
            </w:ins>
          </w:p>
        </w:tc>
        <w:tc>
          <w:tcPr>
            <w:tcW w:w="1173" w:type="dxa"/>
          </w:tcPr>
          <w:p w14:paraId="4F9A453F" w14:textId="1D2F88F1" w:rsidR="008D441A" w:rsidRDefault="001C667F" w:rsidP="001F6BDF">
            <w:pPr>
              <w:jc w:val="center"/>
              <w:rPr>
                <w:ins w:id="2438" w:author="Do Thanh Trung" w:date="2025-06-12T14:39:00Z" w16du:dateUtc="2025-06-12T07:39:00Z"/>
                <w:rFonts w:cs="Arial"/>
              </w:rPr>
            </w:pPr>
            <w:ins w:id="2439" w:author="Do Thanh Trung" w:date="2025-06-12T14:39:00Z" w16du:dateUtc="2025-06-12T07:39:00Z">
              <w:r>
                <w:rPr>
                  <w:rFonts w:cs="Arial"/>
                </w:rPr>
                <w:t>X</w:t>
              </w:r>
            </w:ins>
          </w:p>
        </w:tc>
        <w:tc>
          <w:tcPr>
            <w:tcW w:w="1347" w:type="dxa"/>
          </w:tcPr>
          <w:p w14:paraId="6C5F66D0" w14:textId="25A5930E" w:rsidR="008D441A" w:rsidRDefault="001C667F" w:rsidP="001F6BDF">
            <w:pPr>
              <w:jc w:val="center"/>
              <w:rPr>
                <w:ins w:id="2440" w:author="Do Thanh Trung" w:date="2025-06-12T14:39:00Z" w16du:dateUtc="2025-06-12T07:39:00Z"/>
                <w:rFonts w:cs="Arial"/>
              </w:rPr>
            </w:pPr>
            <w:ins w:id="2441" w:author="Do Thanh Trung" w:date="2025-06-12T14:39:00Z" w16du:dateUtc="2025-06-12T07:39:00Z">
              <w:r>
                <w:rPr>
                  <w:rFonts w:cs="Arial"/>
                </w:rPr>
                <w:t>X</w:t>
              </w:r>
            </w:ins>
          </w:p>
        </w:tc>
        <w:tc>
          <w:tcPr>
            <w:tcW w:w="7020" w:type="dxa"/>
          </w:tcPr>
          <w:p w14:paraId="22F82D1B" w14:textId="7A1F4D61" w:rsidR="008D441A" w:rsidRDefault="003263C9">
            <w:pPr>
              <w:rPr>
                <w:ins w:id="2442" w:author="Do Thanh Trung" w:date="2025-06-12T14:39:00Z" w16du:dateUtc="2025-06-12T07:39:00Z"/>
                <w:rFonts w:cs="Arial"/>
              </w:rPr>
              <w:pPrChange w:id="2443" w:author="Do Thanh Trung" w:date="2025-06-12T14:39:00Z" w16du:dateUtc="2025-06-12T07:39:00Z">
                <w:pPr>
                  <w:jc w:val="center"/>
                </w:pPr>
              </w:pPrChange>
            </w:pPr>
            <w:ins w:id="2444" w:author="Do Thanh Trung" w:date="2025-06-12T14:41:00Z" w16du:dateUtc="2025-06-12T07:41:00Z">
              <w:r>
                <w:rPr>
                  <w:rFonts w:cs="Arial"/>
                </w:rPr>
                <w:t>ID của nhân viên đặt lệnh</w:t>
              </w:r>
            </w:ins>
          </w:p>
        </w:tc>
      </w:tr>
      <w:tr w:rsidR="001C667F" w14:paraId="53E0FA60" w14:textId="77777777" w:rsidTr="001F6BDF">
        <w:trPr>
          <w:trHeight w:val="754"/>
          <w:ins w:id="2445" w:author="Do Thanh Trung" w:date="2025-06-12T14:39:00Z"/>
        </w:trPr>
        <w:tc>
          <w:tcPr>
            <w:tcW w:w="608" w:type="dxa"/>
          </w:tcPr>
          <w:p w14:paraId="0EA3D841" w14:textId="2A19C80F" w:rsidR="001C667F" w:rsidRDefault="001C667F" w:rsidP="001F6BDF">
            <w:pPr>
              <w:rPr>
                <w:ins w:id="2446" w:author="Do Thanh Trung" w:date="2025-06-12T14:39:00Z" w16du:dateUtc="2025-06-12T07:39:00Z"/>
              </w:rPr>
            </w:pPr>
            <w:ins w:id="2447" w:author="Do Thanh Trung" w:date="2025-06-12T14:39:00Z" w16du:dateUtc="2025-06-12T07:39:00Z">
              <w:r>
                <w:t>11</w:t>
              </w:r>
            </w:ins>
          </w:p>
        </w:tc>
        <w:tc>
          <w:tcPr>
            <w:tcW w:w="1637" w:type="dxa"/>
          </w:tcPr>
          <w:p w14:paraId="3EABEEA2" w14:textId="0A30D4C9" w:rsidR="001C667F" w:rsidRDefault="001C667F" w:rsidP="001F6BDF">
            <w:pPr>
              <w:rPr>
                <w:ins w:id="2448" w:author="Do Thanh Trung" w:date="2025-06-12T14:39:00Z" w16du:dateUtc="2025-06-12T07:39:00Z"/>
                <w:rFonts w:cs="Arial"/>
              </w:rPr>
            </w:pPr>
            <w:ins w:id="2449" w:author="Do Thanh Trung" w:date="2025-06-12T14:40:00Z" w16du:dateUtc="2025-06-12T07:40:00Z">
              <w:r>
                <w:rPr>
                  <w:rFonts w:cs="Arial"/>
                </w:rPr>
                <w:t>Nhân viên quản lý tài khoản</w:t>
              </w:r>
            </w:ins>
          </w:p>
        </w:tc>
        <w:tc>
          <w:tcPr>
            <w:tcW w:w="1530" w:type="dxa"/>
          </w:tcPr>
          <w:p w14:paraId="64EE9F75" w14:textId="107B6C3B" w:rsidR="001C667F" w:rsidRDefault="001C667F" w:rsidP="001F6BDF">
            <w:pPr>
              <w:rPr>
                <w:ins w:id="2450" w:author="Do Thanh Trung" w:date="2025-06-12T14:39:00Z" w16du:dateUtc="2025-06-12T07:39:00Z"/>
                <w:rFonts w:cs="Arial"/>
              </w:rPr>
            </w:pPr>
            <w:ins w:id="2451" w:author="Do Thanh Trung" w:date="2025-06-12T14:40:00Z" w16du:dateUtc="2025-06-12T07:40:00Z">
              <w:r>
                <w:rPr>
                  <w:rFonts w:cs="Arial"/>
                </w:rPr>
                <w:t>Text</w:t>
              </w:r>
            </w:ins>
          </w:p>
        </w:tc>
        <w:tc>
          <w:tcPr>
            <w:tcW w:w="1173" w:type="dxa"/>
          </w:tcPr>
          <w:p w14:paraId="316826D8" w14:textId="6D1DCEC0" w:rsidR="001C667F" w:rsidRDefault="001C667F" w:rsidP="001F6BDF">
            <w:pPr>
              <w:jc w:val="center"/>
              <w:rPr>
                <w:ins w:id="2452" w:author="Do Thanh Trung" w:date="2025-06-12T14:39:00Z" w16du:dateUtc="2025-06-12T07:39:00Z"/>
                <w:rFonts w:cs="Arial"/>
              </w:rPr>
            </w:pPr>
            <w:ins w:id="2453" w:author="Do Thanh Trung" w:date="2025-06-12T14:40:00Z" w16du:dateUtc="2025-06-12T07:40:00Z">
              <w:r>
                <w:rPr>
                  <w:rFonts w:cs="Arial"/>
                </w:rPr>
                <w:t>X</w:t>
              </w:r>
            </w:ins>
          </w:p>
        </w:tc>
        <w:tc>
          <w:tcPr>
            <w:tcW w:w="1347" w:type="dxa"/>
          </w:tcPr>
          <w:p w14:paraId="03A6F00F" w14:textId="73BAFB47" w:rsidR="001C667F" w:rsidRDefault="001C667F" w:rsidP="001F6BDF">
            <w:pPr>
              <w:jc w:val="center"/>
              <w:rPr>
                <w:ins w:id="2454" w:author="Do Thanh Trung" w:date="2025-06-12T14:39:00Z" w16du:dateUtc="2025-06-12T07:39:00Z"/>
                <w:rFonts w:cs="Arial"/>
              </w:rPr>
            </w:pPr>
            <w:ins w:id="2455" w:author="Do Thanh Trung" w:date="2025-06-12T14:40:00Z" w16du:dateUtc="2025-06-12T07:40:00Z">
              <w:r>
                <w:rPr>
                  <w:rFonts w:cs="Arial"/>
                </w:rPr>
                <w:t>X</w:t>
              </w:r>
            </w:ins>
          </w:p>
        </w:tc>
        <w:tc>
          <w:tcPr>
            <w:tcW w:w="7020" w:type="dxa"/>
          </w:tcPr>
          <w:p w14:paraId="2814257D" w14:textId="77777777" w:rsidR="001C667F" w:rsidRDefault="003263C9" w:rsidP="001C667F">
            <w:pPr>
              <w:rPr>
                <w:ins w:id="2456" w:author="Do Thanh Trung" w:date="2025-06-12T14:42:00Z" w16du:dateUtc="2025-06-12T07:42:00Z"/>
                <w:rFonts w:cs="Arial"/>
              </w:rPr>
            </w:pPr>
            <w:ins w:id="2457" w:author="Do Thanh Trung" w:date="2025-06-12T14:41:00Z" w16du:dateUtc="2025-06-12T07:41:00Z">
              <w:r>
                <w:rPr>
                  <w:rFonts w:cs="Arial"/>
                </w:rPr>
                <w:t xml:space="preserve">ID của nhân viên quản lý tài khoản </w:t>
              </w:r>
            </w:ins>
            <w:ins w:id="2458" w:author="Do Thanh Trung" w:date="2025-06-12T14:42:00Z" w16du:dateUtc="2025-06-12T07:42:00Z">
              <w:r>
                <w:rPr>
                  <w:rFonts w:cs="Arial"/>
                </w:rPr>
                <w:t>quỹ</w:t>
              </w:r>
            </w:ins>
          </w:p>
          <w:p w14:paraId="36541CC8" w14:textId="52107C19" w:rsidR="003263C9" w:rsidRDefault="003263C9" w:rsidP="001C667F">
            <w:pPr>
              <w:rPr>
                <w:ins w:id="2459" w:author="Do Thanh Trung" w:date="2025-06-12T14:39:00Z" w16du:dateUtc="2025-06-12T07:39:00Z"/>
                <w:rFonts w:cs="Arial"/>
              </w:rPr>
            </w:pPr>
            <w:ins w:id="2460" w:author="Do Thanh Trung" w:date="2025-06-12T14:42:00Z" w16du:dateUtc="2025-06-12T07:42:00Z">
              <w:r>
                <w:rPr>
                  <w:rFonts w:cs="Arial"/>
                </w:rPr>
                <w:t>**Bảng 3 – Nhân viên quản lý tài khoản</w:t>
              </w:r>
              <w:r w:rsidR="003302B3">
                <w:rPr>
                  <w:rFonts w:cs="Arial"/>
                </w:rPr>
                <w:t xml:space="preserve"> – [Nhân sự phụ trách mới</w:t>
              </w:r>
            </w:ins>
            <w:ins w:id="2461" w:author="Do Thanh Trung" w:date="2025-06-12T14:43:00Z" w16du:dateUtc="2025-06-12T07:43:00Z">
              <w:r w:rsidR="003302B3">
                <w:rPr>
                  <w:rFonts w:cs="Arial"/>
                </w:rPr>
                <w:t>]</w:t>
              </w:r>
            </w:ins>
          </w:p>
        </w:tc>
      </w:tr>
      <w:tr w:rsidR="001C667F" w14:paraId="578E6CFA" w14:textId="77777777" w:rsidTr="001F6BDF">
        <w:trPr>
          <w:trHeight w:val="754"/>
          <w:ins w:id="2462" w:author="Do Thanh Trung" w:date="2025-06-12T14:40:00Z"/>
        </w:trPr>
        <w:tc>
          <w:tcPr>
            <w:tcW w:w="608" w:type="dxa"/>
          </w:tcPr>
          <w:p w14:paraId="2765E0ED" w14:textId="14808047" w:rsidR="001C667F" w:rsidRDefault="001C667F" w:rsidP="001F6BDF">
            <w:pPr>
              <w:rPr>
                <w:ins w:id="2463" w:author="Do Thanh Trung" w:date="2025-06-12T14:40:00Z" w16du:dateUtc="2025-06-12T07:40:00Z"/>
              </w:rPr>
            </w:pPr>
            <w:ins w:id="2464" w:author="Do Thanh Trung" w:date="2025-06-12T14:40:00Z" w16du:dateUtc="2025-06-12T07:40:00Z">
              <w:r>
                <w:t>12</w:t>
              </w:r>
            </w:ins>
          </w:p>
        </w:tc>
        <w:tc>
          <w:tcPr>
            <w:tcW w:w="1637" w:type="dxa"/>
          </w:tcPr>
          <w:p w14:paraId="0A72A7B0" w14:textId="4282F11D" w:rsidR="001C667F" w:rsidRDefault="007A3A96" w:rsidP="001F6BDF">
            <w:pPr>
              <w:rPr>
                <w:ins w:id="2465" w:author="Do Thanh Trung" w:date="2025-06-12T14:40:00Z" w16du:dateUtc="2025-06-12T07:40:00Z"/>
                <w:rFonts w:cs="Arial"/>
              </w:rPr>
            </w:pPr>
            <w:ins w:id="2466" w:author="Do Thanh Trung" w:date="2025-06-12T14:40:00Z" w16du:dateUtc="2025-06-12T07:40:00Z">
              <w:r>
                <w:rPr>
                  <w:rFonts w:cs="Arial"/>
                </w:rPr>
                <w:t>Thời gian khớp lệnh</w:t>
              </w:r>
            </w:ins>
          </w:p>
        </w:tc>
        <w:tc>
          <w:tcPr>
            <w:tcW w:w="1530" w:type="dxa"/>
          </w:tcPr>
          <w:p w14:paraId="6B97B844" w14:textId="6E0FDE7D" w:rsidR="001C667F" w:rsidRDefault="007A3A96" w:rsidP="001F6BDF">
            <w:pPr>
              <w:rPr>
                <w:ins w:id="2467" w:author="Do Thanh Trung" w:date="2025-06-12T14:40:00Z" w16du:dateUtc="2025-06-12T07:40:00Z"/>
                <w:rFonts w:cs="Arial"/>
              </w:rPr>
            </w:pPr>
            <w:ins w:id="2468" w:author="Do Thanh Trung" w:date="2025-06-12T14:40:00Z" w16du:dateUtc="2025-06-12T07:40:00Z">
              <w:r>
                <w:rPr>
                  <w:rFonts w:cs="Arial"/>
                </w:rPr>
                <w:t>Datetime</w:t>
              </w:r>
            </w:ins>
          </w:p>
        </w:tc>
        <w:tc>
          <w:tcPr>
            <w:tcW w:w="1173" w:type="dxa"/>
          </w:tcPr>
          <w:p w14:paraId="368504C9" w14:textId="7C488BD0" w:rsidR="001C667F" w:rsidRDefault="007A3A96" w:rsidP="001F6BDF">
            <w:pPr>
              <w:jc w:val="center"/>
              <w:rPr>
                <w:ins w:id="2469" w:author="Do Thanh Trung" w:date="2025-06-12T14:40:00Z" w16du:dateUtc="2025-06-12T07:40:00Z"/>
                <w:rFonts w:cs="Arial"/>
              </w:rPr>
            </w:pPr>
            <w:ins w:id="2470" w:author="Do Thanh Trung" w:date="2025-06-12T14:40:00Z" w16du:dateUtc="2025-06-12T07:40:00Z">
              <w:r>
                <w:rPr>
                  <w:rFonts w:cs="Arial"/>
                </w:rPr>
                <w:t>X</w:t>
              </w:r>
            </w:ins>
          </w:p>
        </w:tc>
        <w:tc>
          <w:tcPr>
            <w:tcW w:w="1347" w:type="dxa"/>
          </w:tcPr>
          <w:p w14:paraId="28156511" w14:textId="4D24CA10" w:rsidR="001C667F" w:rsidRDefault="007A3A96" w:rsidP="001F6BDF">
            <w:pPr>
              <w:jc w:val="center"/>
              <w:rPr>
                <w:ins w:id="2471" w:author="Do Thanh Trung" w:date="2025-06-12T14:40:00Z" w16du:dateUtc="2025-06-12T07:40:00Z"/>
                <w:rFonts w:cs="Arial"/>
              </w:rPr>
            </w:pPr>
            <w:ins w:id="2472" w:author="Do Thanh Trung" w:date="2025-06-12T14:40:00Z" w16du:dateUtc="2025-06-12T07:40:00Z">
              <w:r>
                <w:rPr>
                  <w:rFonts w:cs="Arial"/>
                </w:rPr>
                <w:t>X</w:t>
              </w:r>
            </w:ins>
          </w:p>
        </w:tc>
        <w:tc>
          <w:tcPr>
            <w:tcW w:w="7020" w:type="dxa"/>
          </w:tcPr>
          <w:p w14:paraId="57D3130B" w14:textId="6D551341" w:rsidR="001C667F" w:rsidRDefault="003302B3" w:rsidP="001C667F">
            <w:pPr>
              <w:rPr>
                <w:ins w:id="2473" w:author="Do Thanh Trung" w:date="2025-06-12T14:40:00Z" w16du:dateUtc="2025-06-12T07:40:00Z"/>
                <w:rFonts w:cs="Arial"/>
              </w:rPr>
            </w:pPr>
            <w:ins w:id="2474" w:author="Do Thanh Trung" w:date="2025-06-12T14:43:00Z" w16du:dateUtc="2025-06-12T07:43:00Z">
              <w:r>
                <w:rPr>
                  <w:rFonts w:cs="Arial"/>
                </w:rPr>
                <w:t>Thời gian ghi nhận lệnh khớp</w:t>
              </w:r>
            </w:ins>
          </w:p>
        </w:tc>
      </w:tr>
      <w:tr w:rsidR="007A3A96" w14:paraId="3EFA5A18" w14:textId="77777777" w:rsidTr="001F6BDF">
        <w:trPr>
          <w:trHeight w:val="754"/>
          <w:ins w:id="2475" w:author="Do Thanh Trung" w:date="2025-06-12T14:40:00Z"/>
        </w:trPr>
        <w:tc>
          <w:tcPr>
            <w:tcW w:w="608" w:type="dxa"/>
          </w:tcPr>
          <w:p w14:paraId="5BFF8F7F" w14:textId="0CAD77A0" w:rsidR="007A3A96" w:rsidRDefault="007A3A96" w:rsidP="001F6BDF">
            <w:pPr>
              <w:rPr>
                <w:ins w:id="2476" w:author="Do Thanh Trung" w:date="2025-06-12T14:40:00Z" w16du:dateUtc="2025-06-12T07:40:00Z"/>
              </w:rPr>
            </w:pPr>
            <w:ins w:id="2477" w:author="Do Thanh Trung" w:date="2025-06-12T14:40:00Z" w16du:dateUtc="2025-06-12T07:40:00Z">
              <w:r>
                <w:t>13</w:t>
              </w:r>
            </w:ins>
          </w:p>
        </w:tc>
        <w:tc>
          <w:tcPr>
            <w:tcW w:w="1637" w:type="dxa"/>
          </w:tcPr>
          <w:p w14:paraId="7630E276" w14:textId="42468AAC" w:rsidR="007A3A96" w:rsidRDefault="007A3A96" w:rsidP="001F6BDF">
            <w:pPr>
              <w:rPr>
                <w:ins w:id="2478" w:author="Do Thanh Trung" w:date="2025-06-12T14:40:00Z" w16du:dateUtc="2025-06-12T07:40:00Z"/>
                <w:rFonts w:cs="Arial"/>
              </w:rPr>
            </w:pPr>
            <w:ins w:id="2479" w:author="Do Thanh Trung" w:date="2025-06-12T14:40:00Z" w16du:dateUtc="2025-06-12T07:40:00Z">
              <w:r>
                <w:rPr>
                  <w:rFonts w:cs="Arial"/>
                </w:rPr>
                <w:t>Kênh đặt lệnh</w:t>
              </w:r>
            </w:ins>
          </w:p>
        </w:tc>
        <w:tc>
          <w:tcPr>
            <w:tcW w:w="1530" w:type="dxa"/>
          </w:tcPr>
          <w:p w14:paraId="4C6CCC37" w14:textId="4673EA53" w:rsidR="007A3A96" w:rsidRDefault="007A3A96" w:rsidP="001F6BDF">
            <w:pPr>
              <w:rPr>
                <w:ins w:id="2480" w:author="Do Thanh Trung" w:date="2025-06-12T14:40:00Z" w16du:dateUtc="2025-06-12T07:40:00Z"/>
                <w:rFonts w:cs="Arial"/>
              </w:rPr>
            </w:pPr>
            <w:ins w:id="2481" w:author="Do Thanh Trung" w:date="2025-06-12T14:40:00Z" w16du:dateUtc="2025-06-12T07:40:00Z">
              <w:r>
                <w:rPr>
                  <w:rFonts w:cs="Arial"/>
                </w:rPr>
                <w:t>Text</w:t>
              </w:r>
            </w:ins>
          </w:p>
        </w:tc>
        <w:tc>
          <w:tcPr>
            <w:tcW w:w="1173" w:type="dxa"/>
          </w:tcPr>
          <w:p w14:paraId="04E343DC" w14:textId="7C4CF032" w:rsidR="007A3A96" w:rsidRDefault="001142FF" w:rsidP="001F6BDF">
            <w:pPr>
              <w:jc w:val="center"/>
              <w:rPr>
                <w:ins w:id="2482" w:author="Do Thanh Trung" w:date="2025-06-12T14:40:00Z" w16du:dateUtc="2025-06-12T07:40:00Z"/>
                <w:rFonts w:cs="Arial"/>
              </w:rPr>
            </w:pPr>
            <w:ins w:id="2483" w:author="Do Thanh Trung" w:date="2025-06-12T14:41:00Z" w16du:dateUtc="2025-06-12T07:41:00Z">
              <w:r>
                <w:rPr>
                  <w:rFonts w:cs="Arial"/>
                </w:rPr>
                <w:t>X</w:t>
              </w:r>
            </w:ins>
          </w:p>
        </w:tc>
        <w:tc>
          <w:tcPr>
            <w:tcW w:w="1347" w:type="dxa"/>
          </w:tcPr>
          <w:p w14:paraId="1DAEF54A" w14:textId="509A7517" w:rsidR="007A3A96" w:rsidRDefault="001142FF" w:rsidP="001F6BDF">
            <w:pPr>
              <w:jc w:val="center"/>
              <w:rPr>
                <w:ins w:id="2484" w:author="Do Thanh Trung" w:date="2025-06-12T14:40:00Z" w16du:dateUtc="2025-06-12T07:40:00Z"/>
                <w:rFonts w:cs="Arial"/>
              </w:rPr>
            </w:pPr>
            <w:ins w:id="2485" w:author="Do Thanh Trung" w:date="2025-06-12T14:41:00Z" w16du:dateUtc="2025-06-12T07:41:00Z">
              <w:r>
                <w:rPr>
                  <w:rFonts w:cs="Arial"/>
                </w:rPr>
                <w:t>X</w:t>
              </w:r>
            </w:ins>
          </w:p>
        </w:tc>
        <w:tc>
          <w:tcPr>
            <w:tcW w:w="7020" w:type="dxa"/>
          </w:tcPr>
          <w:p w14:paraId="655CC6E5" w14:textId="77777777" w:rsidR="007A3A96" w:rsidRDefault="003302B3" w:rsidP="001C667F">
            <w:pPr>
              <w:rPr>
                <w:ins w:id="2486" w:author="Do Thanh Trung" w:date="2025-06-12T14:45:00Z" w16du:dateUtc="2025-06-12T07:45:00Z"/>
                <w:rFonts w:cs="Arial"/>
              </w:rPr>
            </w:pPr>
            <w:ins w:id="2487" w:author="Do Thanh Trung" w:date="2025-06-12T14:43:00Z" w16du:dateUtc="2025-06-12T07:43:00Z">
              <w:r>
                <w:rPr>
                  <w:rFonts w:cs="Arial"/>
                </w:rPr>
                <w:t>Kênh đặt lệnh</w:t>
              </w:r>
            </w:ins>
            <w:ins w:id="2488" w:author="Do Thanh Trung" w:date="2025-06-12T14:45:00Z" w16du:dateUtc="2025-06-12T07:45:00Z">
              <w:r w:rsidR="002B1D59">
                <w:rPr>
                  <w:rFonts w:cs="Arial"/>
                </w:rPr>
                <w:t>:</w:t>
              </w:r>
            </w:ins>
          </w:p>
          <w:p w14:paraId="3DF59F63" w14:textId="77777777" w:rsidR="002B1D59" w:rsidRDefault="002B1D59" w:rsidP="002B1D59">
            <w:pPr>
              <w:pStyle w:val="ListParagraph"/>
              <w:numPr>
                <w:ilvl w:val="0"/>
                <w:numId w:val="40"/>
              </w:numPr>
              <w:rPr>
                <w:ins w:id="2489" w:author="Do Thanh Trung" w:date="2025-06-12T14:45:00Z" w16du:dateUtc="2025-06-12T07:45:00Z"/>
                <w:rFonts w:cs="Arial"/>
              </w:rPr>
            </w:pPr>
            <w:ins w:id="2490" w:author="Do Thanh Trung" w:date="2025-06-12T14:45:00Z" w16du:dateUtc="2025-06-12T07:45:00Z">
              <w:r>
                <w:rPr>
                  <w:rFonts w:cs="Arial"/>
                </w:rPr>
                <w:t xml:space="preserve">Trường hợp đặt lệnh </w:t>
              </w:r>
              <w:r w:rsidR="00130D5E">
                <w:rPr>
                  <w:rFonts w:cs="Arial"/>
                </w:rPr>
                <w:t>trên Hệ thống đầu tư: Hệ thống</w:t>
              </w:r>
            </w:ins>
          </w:p>
          <w:p w14:paraId="5C04CB5B" w14:textId="4ED573E9" w:rsidR="00130D5E" w:rsidRPr="002B1D59" w:rsidRDefault="00130D5E">
            <w:pPr>
              <w:pStyle w:val="ListParagraph"/>
              <w:numPr>
                <w:ilvl w:val="0"/>
                <w:numId w:val="40"/>
              </w:numPr>
              <w:rPr>
                <w:ins w:id="2491" w:author="Do Thanh Trung" w:date="2025-06-12T14:40:00Z" w16du:dateUtc="2025-06-12T07:40:00Z"/>
                <w:rFonts w:cs="Arial"/>
              </w:rPr>
              <w:pPrChange w:id="2492" w:author="Do Thanh Trung" w:date="2025-06-12T14:45:00Z" w16du:dateUtc="2025-06-12T07:45:00Z">
                <w:pPr/>
              </w:pPrChange>
            </w:pPr>
            <w:ins w:id="2493" w:author="Do Thanh Trung" w:date="2025-06-12T14:45:00Z" w16du:dateUtc="2025-06-12T07:45:00Z">
              <w:r>
                <w:rPr>
                  <w:rFonts w:cs="Arial"/>
                </w:rPr>
                <w:t>Trường hợp đặt lệnh không qua Hệ thống đầu tư: Online</w:t>
              </w:r>
            </w:ins>
          </w:p>
        </w:tc>
      </w:tr>
    </w:tbl>
    <w:p w14:paraId="3D6DD318" w14:textId="77777777" w:rsidR="00AE7061" w:rsidRDefault="00AE7061" w:rsidP="008376D7">
      <w:pPr>
        <w:rPr>
          <w:ins w:id="2494" w:author="Do Thanh Trung" w:date="2025-07-01T14:20:00Z" w16du:dateUtc="2025-07-01T07:20:00Z"/>
        </w:rPr>
      </w:pPr>
    </w:p>
    <w:p w14:paraId="07C284E7" w14:textId="34EDAA99" w:rsidR="00E6005B" w:rsidRDefault="00E6005B" w:rsidP="00C8050E">
      <w:pPr>
        <w:pStyle w:val="Heading6"/>
        <w:rPr>
          <w:ins w:id="2495" w:author="Do Thanh Trung" w:date="2025-07-01T14:40:00Z" w16du:dateUtc="2025-07-01T07:40:00Z"/>
        </w:rPr>
      </w:pPr>
      <w:bookmarkStart w:id="2496" w:name="_Danh_mục_đầu_2"/>
      <w:bookmarkEnd w:id="2496"/>
      <w:ins w:id="2497" w:author="Do Thanh Trung" w:date="2025-07-01T14:20:00Z" w16du:dateUtc="2025-07-01T07:20:00Z">
        <w:r>
          <w:lastRenderedPageBreak/>
          <w:t xml:space="preserve">Danh mục đầu tư </w:t>
        </w:r>
        <w:r w:rsidR="00C8050E">
          <w:t>chứng khoán qua sàn</w:t>
        </w:r>
      </w:ins>
    </w:p>
    <w:tbl>
      <w:tblPr>
        <w:tblStyle w:val="TableGrid"/>
        <w:tblW w:w="13193" w:type="dxa"/>
        <w:tblLook w:val="04A0" w:firstRow="1" w:lastRow="0" w:firstColumn="1" w:lastColumn="0" w:noHBand="0" w:noVBand="1"/>
        <w:tblPrChange w:id="2498" w:author="Do Thanh Trung" w:date="2025-07-04T10:53:00Z" w16du:dateUtc="2025-07-04T03:53:00Z">
          <w:tblPr>
            <w:tblStyle w:val="TableGrid"/>
            <w:tblW w:w="13193" w:type="dxa"/>
            <w:tblLook w:val="04A0" w:firstRow="1" w:lastRow="0" w:firstColumn="1" w:lastColumn="0" w:noHBand="0" w:noVBand="1"/>
          </w:tblPr>
        </w:tblPrChange>
      </w:tblPr>
      <w:tblGrid>
        <w:gridCol w:w="576"/>
        <w:gridCol w:w="1399"/>
        <w:gridCol w:w="990"/>
        <w:gridCol w:w="900"/>
        <w:gridCol w:w="1350"/>
        <w:gridCol w:w="2610"/>
        <w:gridCol w:w="5368"/>
        <w:tblGridChange w:id="2499">
          <w:tblGrid>
            <w:gridCol w:w="576"/>
            <w:gridCol w:w="1058"/>
            <w:gridCol w:w="341"/>
            <w:gridCol w:w="651"/>
            <w:gridCol w:w="339"/>
            <w:gridCol w:w="900"/>
            <w:gridCol w:w="990"/>
            <w:gridCol w:w="360"/>
            <w:gridCol w:w="2610"/>
            <w:gridCol w:w="450"/>
            <w:gridCol w:w="4918"/>
          </w:tblGrid>
        </w:tblGridChange>
      </w:tblGrid>
      <w:tr w:rsidR="00D84563" w:rsidRPr="0022498F" w14:paraId="45B4FE03" w14:textId="77777777" w:rsidTr="006101D4">
        <w:trPr>
          <w:trHeight w:val="354"/>
          <w:tblHeader/>
          <w:ins w:id="2500" w:author="Do Thanh Trung" w:date="2025-07-01T14:40:00Z"/>
          <w:trPrChange w:id="2501" w:author="Do Thanh Trung" w:date="2025-07-04T10:53:00Z" w16du:dateUtc="2025-07-04T03:53:00Z">
            <w:trPr>
              <w:trHeight w:val="354"/>
              <w:tblHeader/>
            </w:trPr>
          </w:trPrChange>
        </w:trPr>
        <w:tc>
          <w:tcPr>
            <w:tcW w:w="576" w:type="dxa"/>
            <w:tcPrChange w:id="2502" w:author="Do Thanh Trung" w:date="2025-07-04T10:53:00Z" w16du:dateUtc="2025-07-04T03:53:00Z">
              <w:tcPr>
                <w:tcW w:w="576" w:type="dxa"/>
              </w:tcPr>
            </w:tcPrChange>
          </w:tcPr>
          <w:p w14:paraId="2EDB385C" w14:textId="77777777" w:rsidR="00D84563" w:rsidRPr="0022498F" w:rsidRDefault="00D84563" w:rsidP="0089303D">
            <w:pPr>
              <w:jc w:val="center"/>
              <w:rPr>
                <w:ins w:id="2503" w:author="Do Thanh Trung" w:date="2025-07-01T14:40:00Z" w16du:dateUtc="2025-07-01T07:40:00Z"/>
                <w:b/>
                <w:bCs/>
              </w:rPr>
            </w:pPr>
            <w:ins w:id="2504" w:author="Do Thanh Trung" w:date="2025-07-01T14:40:00Z" w16du:dateUtc="2025-07-01T07:40:00Z">
              <w:r w:rsidRPr="0022498F">
                <w:rPr>
                  <w:b/>
                  <w:bCs/>
                </w:rPr>
                <w:t>STT</w:t>
              </w:r>
            </w:ins>
          </w:p>
        </w:tc>
        <w:tc>
          <w:tcPr>
            <w:tcW w:w="1399" w:type="dxa"/>
            <w:tcPrChange w:id="2505" w:author="Do Thanh Trung" w:date="2025-07-04T10:53:00Z" w16du:dateUtc="2025-07-04T03:53:00Z">
              <w:tcPr>
                <w:tcW w:w="1058" w:type="dxa"/>
              </w:tcPr>
            </w:tcPrChange>
          </w:tcPr>
          <w:p w14:paraId="2B0DE742" w14:textId="77777777" w:rsidR="00D84563" w:rsidRPr="0022498F" w:rsidRDefault="00D84563" w:rsidP="0089303D">
            <w:pPr>
              <w:jc w:val="center"/>
              <w:rPr>
                <w:ins w:id="2506" w:author="Do Thanh Trung" w:date="2025-07-01T14:40:00Z" w16du:dateUtc="2025-07-01T07:40:00Z"/>
                <w:rFonts w:cs="Arial"/>
                <w:b/>
                <w:bCs/>
              </w:rPr>
            </w:pPr>
            <w:ins w:id="2507" w:author="Do Thanh Trung" w:date="2025-07-01T14:40:00Z" w16du:dateUtc="2025-07-01T07:40:00Z">
              <w:r w:rsidRPr="0022498F">
                <w:rPr>
                  <w:rFonts w:cs="Arial"/>
                  <w:b/>
                  <w:bCs/>
                </w:rPr>
                <w:t>Tên trường</w:t>
              </w:r>
            </w:ins>
          </w:p>
        </w:tc>
        <w:tc>
          <w:tcPr>
            <w:tcW w:w="990" w:type="dxa"/>
            <w:tcPrChange w:id="2508" w:author="Do Thanh Trung" w:date="2025-07-04T10:53:00Z" w16du:dateUtc="2025-07-04T03:53:00Z">
              <w:tcPr>
                <w:tcW w:w="992" w:type="dxa"/>
                <w:gridSpan w:val="2"/>
              </w:tcPr>
            </w:tcPrChange>
          </w:tcPr>
          <w:p w14:paraId="4F6D8D8B" w14:textId="77777777" w:rsidR="00D84563" w:rsidRPr="0022498F" w:rsidRDefault="00D84563" w:rsidP="0089303D">
            <w:pPr>
              <w:jc w:val="center"/>
              <w:rPr>
                <w:ins w:id="2509" w:author="Do Thanh Trung" w:date="2025-07-01T14:40:00Z" w16du:dateUtc="2025-07-01T07:40:00Z"/>
                <w:b/>
                <w:bCs/>
              </w:rPr>
            </w:pPr>
            <w:ins w:id="2510" w:author="Do Thanh Trung" w:date="2025-07-01T14:40:00Z" w16du:dateUtc="2025-07-01T07:40:00Z">
              <w:r>
                <w:rPr>
                  <w:b/>
                  <w:bCs/>
                </w:rPr>
                <w:t>Loại dữ liệu</w:t>
              </w:r>
            </w:ins>
          </w:p>
        </w:tc>
        <w:tc>
          <w:tcPr>
            <w:tcW w:w="900" w:type="dxa"/>
            <w:tcPrChange w:id="2511" w:author="Do Thanh Trung" w:date="2025-07-04T10:53:00Z" w16du:dateUtc="2025-07-04T03:53:00Z">
              <w:tcPr>
                <w:tcW w:w="1239" w:type="dxa"/>
                <w:gridSpan w:val="2"/>
              </w:tcPr>
            </w:tcPrChange>
          </w:tcPr>
          <w:p w14:paraId="38DBDAAC" w14:textId="77777777" w:rsidR="00D84563" w:rsidRDefault="00D84563" w:rsidP="0089303D">
            <w:pPr>
              <w:jc w:val="center"/>
              <w:rPr>
                <w:ins w:id="2512" w:author="Do Thanh Trung" w:date="2025-07-01T14:40:00Z" w16du:dateUtc="2025-07-01T07:40:00Z"/>
                <w:b/>
                <w:bCs/>
              </w:rPr>
            </w:pPr>
            <w:ins w:id="2513" w:author="Do Thanh Trung" w:date="2025-07-01T14:40:00Z" w16du:dateUtc="2025-07-01T07:40:00Z">
              <w:r>
                <w:rPr>
                  <w:b/>
                  <w:bCs/>
                </w:rPr>
                <w:t>Bắt buộc</w:t>
              </w:r>
            </w:ins>
          </w:p>
        </w:tc>
        <w:tc>
          <w:tcPr>
            <w:tcW w:w="1350" w:type="dxa"/>
            <w:tcPrChange w:id="2514" w:author="Do Thanh Trung" w:date="2025-07-04T10:53:00Z" w16du:dateUtc="2025-07-04T03:53:00Z">
              <w:tcPr>
                <w:tcW w:w="990" w:type="dxa"/>
              </w:tcPr>
            </w:tcPrChange>
          </w:tcPr>
          <w:p w14:paraId="6560D5C5" w14:textId="77777777" w:rsidR="00D84563" w:rsidRPr="0022498F" w:rsidRDefault="00D84563" w:rsidP="0089303D">
            <w:pPr>
              <w:jc w:val="center"/>
              <w:rPr>
                <w:ins w:id="2515" w:author="Do Thanh Trung" w:date="2025-07-01T14:40:00Z" w16du:dateUtc="2025-07-01T07:40:00Z"/>
                <w:b/>
                <w:bCs/>
              </w:rPr>
            </w:pPr>
            <w:ins w:id="2516" w:author="Do Thanh Trung" w:date="2025-07-01T14:40:00Z" w16du:dateUtc="2025-07-01T07:40:00Z">
              <w:r>
                <w:rPr>
                  <w:b/>
                  <w:bCs/>
                </w:rPr>
                <w:t>Read-Only?</w:t>
              </w:r>
            </w:ins>
          </w:p>
        </w:tc>
        <w:tc>
          <w:tcPr>
            <w:tcW w:w="2610" w:type="dxa"/>
            <w:tcPrChange w:id="2517" w:author="Do Thanh Trung" w:date="2025-07-04T10:53:00Z" w16du:dateUtc="2025-07-04T03:53:00Z">
              <w:tcPr>
                <w:tcW w:w="3420" w:type="dxa"/>
                <w:gridSpan w:val="3"/>
              </w:tcPr>
            </w:tcPrChange>
          </w:tcPr>
          <w:p w14:paraId="5831E8F8" w14:textId="471ABF8D" w:rsidR="00D84563" w:rsidRPr="0022498F" w:rsidRDefault="00D84563" w:rsidP="0089303D">
            <w:pPr>
              <w:jc w:val="center"/>
              <w:rPr>
                <w:ins w:id="2518" w:author="Do Thanh Trung" w:date="2025-07-04T10:46:00Z" w16du:dateUtc="2025-07-04T03:46:00Z"/>
                <w:b/>
                <w:bCs/>
              </w:rPr>
            </w:pPr>
            <w:ins w:id="2519" w:author="Do Thanh Trung" w:date="2025-07-04T10:47:00Z" w16du:dateUtc="2025-07-04T03:47:00Z">
              <w:r>
                <w:rPr>
                  <w:b/>
                  <w:bCs/>
                </w:rPr>
                <w:t>Dữ liệu tham chiếu</w:t>
              </w:r>
            </w:ins>
          </w:p>
        </w:tc>
        <w:tc>
          <w:tcPr>
            <w:tcW w:w="5368" w:type="dxa"/>
            <w:tcPrChange w:id="2520" w:author="Do Thanh Trung" w:date="2025-07-04T10:53:00Z" w16du:dateUtc="2025-07-04T03:53:00Z">
              <w:tcPr>
                <w:tcW w:w="4918" w:type="dxa"/>
              </w:tcPr>
            </w:tcPrChange>
          </w:tcPr>
          <w:p w14:paraId="4EF5C5E0" w14:textId="073A072C" w:rsidR="00D84563" w:rsidRPr="0022498F" w:rsidRDefault="00D84563" w:rsidP="0089303D">
            <w:pPr>
              <w:jc w:val="center"/>
              <w:rPr>
                <w:ins w:id="2521" w:author="Do Thanh Trung" w:date="2025-07-01T14:40:00Z" w16du:dateUtc="2025-07-01T07:40:00Z"/>
                <w:b/>
                <w:bCs/>
              </w:rPr>
            </w:pPr>
            <w:ins w:id="2522" w:author="Do Thanh Trung" w:date="2025-07-01T14:40:00Z" w16du:dateUtc="2025-07-01T07:40:00Z">
              <w:r w:rsidRPr="0022498F">
                <w:rPr>
                  <w:b/>
                  <w:bCs/>
                </w:rPr>
                <w:t>Diê</w:t>
              </w:r>
              <w:r w:rsidRPr="0022498F">
                <w:rPr>
                  <w:rFonts w:cs="Arial"/>
                  <w:b/>
                  <w:bCs/>
                  <w:lang w:val="vi-VN"/>
                </w:rPr>
                <w:t>̃</w:t>
              </w:r>
              <w:r w:rsidRPr="0022498F">
                <w:rPr>
                  <w:rFonts w:cs="Arial"/>
                  <w:b/>
                  <w:bCs/>
                </w:rPr>
                <w:t>n giải</w:t>
              </w:r>
            </w:ins>
          </w:p>
        </w:tc>
      </w:tr>
      <w:tr w:rsidR="00D84563" w14:paraId="5F960D25" w14:textId="77777777" w:rsidTr="006101D4">
        <w:trPr>
          <w:trHeight w:val="746"/>
          <w:ins w:id="2523" w:author="Do Thanh Trung" w:date="2025-07-01T14:40:00Z"/>
          <w:trPrChange w:id="2524" w:author="Do Thanh Trung" w:date="2025-07-04T10:53:00Z" w16du:dateUtc="2025-07-04T03:53:00Z">
            <w:trPr>
              <w:trHeight w:val="746"/>
            </w:trPr>
          </w:trPrChange>
        </w:trPr>
        <w:tc>
          <w:tcPr>
            <w:tcW w:w="576" w:type="dxa"/>
            <w:tcPrChange w:id="2525" w:author="Do Thanh Trung" w:date="2025-07-04T10:53:00Z" w16du:dateUtc="2025-07-04T03:53:00Z">
              <w:tcPr>
                <w:tcW w:w="576" w:type="dxa"/>
              </w:tcPr>
            </w:tcPrChange>
          </w:tcPr>
          <w:p w14:paraId="4B81988C" w14:textId="77777777" w:rsidR="00D84563" w:rsidRPr="00CE67E1" w:rsidRDefault="00D84563" w:rsidP="0089303D">
            <w:pPr>
              <w:rPr>
                <w:ins w:id="2526" w:author="Do Thanh Trung" w:date="2025-07-01T14:40:00Z" w16du:dateUtc="2025-07-01T07:40:00Z"/>
              </w:rPr>
            </w:pPr>
            <w:ins w:id="2527" w:author="Do Thanh Trung" w:date="2025-07-01T14:40:00Z" w16du:dateUtc="2025-07-01T07:40:00Z">
              <w:r w:rsidRPr="00CE67E1">
                <w:t>01</w:t>
              </w:r>
            </w:ins>
          </w:p>
        </w:tc>
        <w:tc>
          <w:tcPr>
            <w:tcW w:w="1399" w:type="dxa"/>
            <w:tcPrChange w:id="2528" w:author="Do Thanh Trung" w:date="2025-07-04T10:53:00Z" w16du:dateUtc="2025-07-04T03:53:00Z">
              <w:tcPr>
                <w:tcW w:w="1058" w:type="dxa"/>
              </w:tcPr>
            </w:tcPrChange>
          </w:tcPr>
          <w:p w14:paraId="45C61C6F" w14:textId="656ADB0E" w:rsidR="00D84563" w:rsidRPr="00CE67E1" w:rsidRDefault="00D84563" w:rsidP="0089303D">
            <w:pPr>
              <w:rPr>
                <w:ins w:id="2529" w:author="Do Thanh Trung" w:date="2025-07-01T14:40:00Z" w16du:dateUtc="2025-07-01T07:40:00Z"/>
                <w:rFonts w:cs="Arial"/>
              </w:rPr>
            </w:pPr>
            <w:ins w:id="2530" w:author="Do Thanh Trung" w:date="2025-07-01T14:40:00Z" w16du:dateUtc="2025-07-01T07:40:00Z">
              <w:r>
                <w:rPr>
                  <w:rFonts w:cs="Arial"/>
                </w:rPr>
                <w:t>Tài khoản Quỹ</w:t>
              </w:r>
            </w:ins>
          </w:p>
        </w:tc>
        <w:tc>
          <w:tcPr>
            <w:tcW w:w="990" w:type="dxa"/>
            <w:tcPrChange w:id="2531" w:author="Do Thanh Trung" w:date="2025-07-04T10:53:00Z" w16du:dateUtc="2025-07-04T03:53:00Z">
              <w:tcPr>
                <w:tcW w:w="992" w:type="dxa"/>
                <w:gridSpan w:val="2"/>
              </w:tcPr>
            </w:tcPrChange>
          </w:tcPr>
          <w:p w14:paraId="5C3DA58A" w14:textId="4AD722F9" w:rsidR="00D84563" w:rsidRDefault="00D84563" w:rsidP="0089303D">
            <w:pPr>
              <w:rPr>
                <w:ins w:id="2532" w:author="Do Thanh Trung" w:date="2025-07-01T14:40:00Z" w16du:dateUtc="2025-07-01T07:40:00Z"/>
                <w:rFonts w:cs="Arial"/>
              </w:rPr>
            </w:pPr>
            <w:ins w:id="2533" w:author="Do Thanh Trung" w:date="2025-07-01T14:40:00Z" w16du:dateUtc="2025-07-01T07:40:00Z">
              <w:r>
                <w:rPr>
                  <w:rFonts w:cs="Arial"/>
                </w:rPr>
                <w:t>Text</w:t>
              </w:r>
            </w:ins>
          </w:p>
        </w:tc>
        <w:tc>
          <w:tcPr>
            <w:tcW w:w="900" w:type="dxa"/>
            <w:tcPrChange w:id="2534" w:author="Do Thanh Trung" w:date="2025-07-04T10:53:00Z" w16du:dateUtc="2025-07-04T03:53:00Z">
              <w:tcPr>
                <w:tcW w:w="1239" w:type="dxa"/>
                <w:gridSpan w:val="2"/>
              </w:tcPr>
            </w:tcPrChange>
          </w:tcPr>
          <w:p w14:paraId="44048975" w14:textId="77777777" w:rsidR="00D84563" w:rsidRDefault="00D84563" w:rsidP="0089303D">
            <w:pPr>
              <w:jc w:val="center"/>
              <w:rPr>
                <w:ins w:id="2535" w:author="Do Thanh Trung" w:date="2025-07-01T14:40:00Z" w16du:dateUtc="2025-07-01T07:40:00Z"/>
                <w:rFonts w:cs="Arial"/>
              </w:rPr>
            </w:pPr>
            <w:ins w:id="2536" w:author="Do Thanh Trung" w:date="2025-07-01T14:40:00Z" w16du:dateUtc="2025-07-01T07:40:00Z">
              <w:r>
                <w:rPr>
                  <w:rFonts w:cs="Arial"/>
                </w:rPr>
                <w:t>X</w:t>
              </w:r>
            </w:ins>
          </w:p>
        </w:tc>
        <w:tc>
          <w:tcPr>
            <w:tcW w:w="1350" w:type="dxa"/>
            <w:tcPrChange w:id="2537" w:author="Do Thanh Trung" w:date="2025-07-04T10:53:00Z" w16du:dateUtc="2025-07-04T03:53:00Z">
              <w:tcPr>
                <w:tcW w:w="990" w:type="dxa"/>
              </w:tcPr>
            </w:tcPrChange>
          </w:tcPr>
          <w:p w14:paraId="7D1A1DAC" w14:textId="77777777" w:rsidR="00D84563" w:rsidRDefault="00D84563" w:rsidP="0089303D">
            <w:pPr>
              <w:jc w:val="center"/>
              <w:rPr>
                <w:ins w:id="2538" w:author="Do Thanh Trung" w:date="2025-07-01T14:40:00Z" w16du:dateUtc="2025-07-01T07:40:00Z"/>
                <w:rFonts w:cs="Arial"/>
              </w:rPr>
            </w:pPr>
            <w:ins w:id="2539" w:author="Do Thanh Trung" w:date="2025-07-01T14:40:00Z" w16du:dateUtc="2025-07-01T07:40:00Z">
              <w:r>
                <w:rPr>
                  <w:rFonts w:cs="Arial"/>
                </w:rPr>
                <w:t>X</w:t>
              </w:r>
            </w:ins>
          </w:p>
        </w:tc>
        <w:tc>
          <w:tcPr>
            <w:tcW w:w="2610" w:type="dxa"/>
            <w:tcPrChange w:id="2540" w:author="Do Thanh Trung" w:date="2025-07-04T10:53:00Z" w16du:dateUtc="2025-07-04T03:53:00Z">
              <w:tcPr>
                <w:tcW w:w="3420" w:type="dxa"/>
                <w:gridSpan w:val="3"/>
              </w:tcPr>
            </w:tcPrChange>
          </w:tcPr>
          <w:p w14:paraId="1EA2F73F" w14:textId="2BEBAD90" w:rsidR="00D84563" w:rsidRDefault="00BA5331" w:rsidP="0089303D">
            <w:pPr>
              <w:rPr>
                <w:ins w:id="2541" w:author="Do Thanh Trung" w:date="2025-07-04T10:46:00Z" w16du:dateUtc="2025-07-04T03:46:00Z"/>
                <w:rFonts w:cs="Arial"/>
              </w:rPr>
            </w:pPr>
            <w:ins w:id="2542" w:author="Do Thanh Trung" w:date="2025-07-04T11:07:00Z" w16du:dateUtc="2025-07-04T04:07:00Z">
              <w:r>
                <w:rPr>
                  <w:rFonts w:cs="Arial"/>
                </w:rPr>
                <w:fldChar w:fldCharType="begin"/>
              </w:r>
              <w:r>
                <w:rPr>
                  <w:rFonts w:cs="Arial"/>
                </w:rPr>
                <w:instrText>HYPERLINK  \l "_Nhân_viên_quản"</w:instrText>
              </w:r>
              <w:r>
                <w:rPr>
                  <w:rFonts w:cs="Arial"/>
                </w:rPr>
              </w:r>
              <w:r>
                <w:rPr>
                  <w:rFonts w:cs="Arial"/>
                </w:rPr>
                <w:fldChar w:fldCharType="separate"/>
              </w:r>
              <w:r w:rsidR="00103B07" w:rsidRPr="00BA5331">
                <w:rPr>
                  <w:rStyle w:val="Hyperlink"/>
                  <w:rFonts w:cs="Arial"/>
                  <w:kern w:val="2"/>
                  <w14:ligatures w14:val="standardContextual"/>
                </w:rPr>
                <w:t>Nh</w:t>
              </w:r>
              <w:r w:rsidR="00103B07" w:rsidRPr="00BA5331">
                <w:rPr>
                  <w:rStyle w:val="Hyperlink"/>
                  <w:rFonts w:cs="Arial"/>
                </w:rPr>
                <w:t>ân viên quản lý tài khoản</w:t>
              </w:r>
              <w:r>
                <w:rPr>
                  <w:rFonts w:cs="Arial"/>
                </w:rPr>
                <w:fldChar w:fldCharType="end"/>
              </w:r>
            </w:ins>
            <w:ins w:id="2543" w:author="Do Thanh Trung" w:date="2025-07-04T10:54:00Z" w16du:dateUtc="2025-07-04T03:54:00Z">
              <w:r w:rsidR="00103B07">
                <w:rPr>
                  <w:rFonts w:cs="Arial"/>
                </w:rPr>
                <w:t xml:space="preserve"> – [Tài khoản Quỹ]</w:t>
              </w:r>
            </w:ins>
          </w:p>
        </w:tc>
        <w:tc>
          <w:tcPr>
            <w:tcW w:w="5368" w:type="dxa"/>
            <w:tcPrChange w:id="2544" w:author="Do Thanh Trung" w:date="2025-07-04T10:53:00Z" w16du:dateUtc="2025-07-04T03:53:00Z">
              <w:tcPr>
                <w:tcW w:w="4918" w:type="dxa"/>
              </w:tcPr>
            </w:tcPrChange>
          </w:tcPr>
          <w:p w14:paraId="6DF15D52" w14:textId="17CFEC25" w:rsidR="00D84563" w:rsidRDefault="00D84563" w:rsidP="0089303D">
            <w:pPr>
              <w:rPr>
                <w:ins w:id="2545" w:author="Do Thanh Trung" w:date="2025-07-01T14:40:00Z" w16du:dateUtc="2025-07-01T07:40:00Z"/>
                <w:rFonts w:cs="Arial"/>
              </w:rPr>
            </w:pPr>
            <w:ins w:id="2546" w:author="Do Thanh Trung" w:date="2025-07-01T14:40:00Z" w16du:dateUtc="2025-07-01T07:40:00Z">
              <w:r>
                <w:rPr>
                  <w:rFonts w:cs="Arial"/>
                </w:rPr>
                <w:t>Tài khoản Quỹ Đầu tư</w:t>
              </w:r>
            </w:ins>
          </w:p>
        </w:tc>
      </w:tr>
      <w:tr w:rsidR="00D84563" w14:paraId="6961D182" w14:textId="77777777" w:rsidTr="006101D4">
        <w:trPr>
          <w:trHeight w:val="746"/>
          <w:ins w:id="2547" w:author="Do Thanh Trung" w:date="2025-07-01T15:28:00Z"/>
          <w:trPrChange w:id="2548" w:author="Do Thanh Trung" w:date="2025-07-04T10:53:00Z" w16du:dateUtc="2025-07-04T03:53:00Z">
            <w:trPr>
              <w:trHeight w:val="746"/>
            </w:trPr>
          </w:trPrChange>
        </w:trPr>
        <w:tc>
          <w:tcPr>
            <w:tcW w:w="576" w:type="dxa"/>
            <w:tcPrChange w:id="2549" w:author="Do Thanh Trung" w:date="2025-07-04T10:53:00Z" w16du:dateUtc="2025-07-04T03:53:00Z">
              <w:tcPr>
                <w:tcW w:w="576" w:type="dxa"/>
              </w:tcPr>
            </w:tcPrChange>
          </w:tcPr>
          <w:p w14:paraId="14280B33" w14:textId="68422F21" w:rsidR="00D84563" w:rsidRPr="00CE67E1" w:rsidRDefault="00D84563" w:rsidP="00AD7E7A">
            <w:pPr>
              <w:rPr>
                <w:ins w:id="2550" w:author="Do Thanh Trung" w:date="2025-07-01T15:28:00Z" w16du:dateUtc="2025-07-01T08:28:00Z"/>
              </w:rPr>
            </w:pPr>
            <w:ins w:id="2551" w:author="Do Thanh Trung" w:date="2025-07-01T15:30:00Z" w16du:dateUtc="2025-07-01T08:30:00Z">
              <w:r>
                <w:t>02</w:t>
              </w:r>
            </w:ins>
          </w:p>
        </w:tc>
        <w:tc>
          <w:tcPr>
            <w:tcW w:w="1399" w:type="dxa"/>
            <w:tcPrChange w:id="2552" w:author="Do Thanh Trung" w:date="2025-07-04T10:53:00Z" w16du:dateUtc="2025-07-04T03:53:00Z">
              <w:tcPr>
                <w:tcW w:w="1058" w:type="dxa"/>
              </w:tcPr>
            </w:tcPrChange>
          </w:tcPr>
          <w:p w14:paraId="5F425DF9" w14:textId="42A5A77A" w:rsidR="00D84563" w:rsidRDefault="00D84563" w:rsidP="00AD7E7A">
            <w:pPr>
              <w:rPr>
                <w:ins w:id="2553" w:author="Do Thanh Trung" w:date="2025-07-01T15:28:00Z" w16du:dateUtc="2025-07-01T08:28:00Z"/>
                <w:rFonts w:cs="Arial"/>
              </w:rPr>
            </w:pPr>
            <w:ins w:id="2554" w:author="Do Thanh Trung" w:date="2025-07-01T15:30:00Z" w16du:dateUtc="2025-07-01T08:30:00Z">
              <w:r>
                <w:rPr>
                  <w:rFonts w:cs="Arial"/>
                </w:rPr>
                <w:t>Nhân viên QLTK</w:t>
              </w:r>
            </w:ins>
          </w:p>
        </w:tc>
        <w:tc>
          <w:tcPr>
            <w:tcW w:w="990" w:type="dxa"/>
            <w:tcPrChange w:id="2555" w:author="Do Thanh Trung" w:date="2025-07-04T10:53:00Z" w16du:dateUtc="2025-07-04T03:53:00Z">
              <w:tcPr>
                <w:tcW w:w="992" w:type="dxa"/>
                <w:gridSpan w:val="2"/>
              </w:tcPr>
            </w:tcPrChange>
          </w:tcPr>
          <w:p w14:paraId="101BFE04" w14:textId="66ED08D0" w:rsidR="00D84563" w:rsidRDefault="00D84563" w:rsidP="00AD7E7A">
            <w:pPr>
              <w:rPr>
                <w:ins w:id="2556" w:author="Do Thanh Trung" w:date="2025-07-01T15:28:00Z" w16du:dateUtc="2025-07-01T08:28:00Z"/>
                <w:rFonts w:cs="Arial"/>
              </w:rPr>
            </w:pPr>
            <w:ins w:id="2557" w:author="Do Thanh Trung" w:date="2025-07-01T15:30:00Z" w16du:dateUtc="2025-07-01T08:30:00Z">
              <w:r>
                <w:rPr>
                  <w:rFonts w:cs="Arial"/>
                </w:rPr>
                <w:t>Text</w:t>
              </w:r>
            </w:ins>
          </w:p>
        </w:tc>
        <w:tc>
          <w:tcPr>
            <w:tcW w:w="900" w:type="dxa"/>
            <w:tcPrChange w:id="2558" w:author="Do Thanh Trung" w:date="2025-07-04T10:53:00Z" w16du:dateUtc="2025-07-04T03:53:00Z">
              <w:tcPr>
                <w:tcW w:w="1239" w:type="dxa"/>
                <w:gridSpan w:val="2"/>
              </w:tcPr>
            </w:tcPrChange>
          </w:tcPr>
          <w:p w14:paraId="1CEC89CA" w14:textId="51E2F3F6" w:rsidR="00D84563" w:rsidRDefault="00D84563" w:rsidP="00AD7E7A">
            <w:pPr>
              <w:jc w:val="center"/>
              <w:rPr>
                <w:ins w:id="2559" w:author="Do Thanh Trung" w:date="2025-07-01T15:28:00Z" w16du:dateUtc="2025-07-01T08:28:00Z"/>
                <w:rFonts w:cs="Arial"/>
              </w:rPr>
            </w:pPr>
            <w:ins w:id="2560" w:author="Do Thanh Trung" w:date="2025-07-01T15:30:00Z" w16du:dateUtc="2025-07-01T08:30:00Z">
              <w:r>
                <w:rPr>
                  <w:rFonts w:cs="Arial"/>
                </w:rPr>
                <w:t>X</w:t>
              </w:r>
            </w:ins>
          </w:p>
        </w:tc>
        <w:tc>
          <w:tcPr>
            <w:tcW w:w="1350" w:type="dxa"/>
            <w:tcPrChange w:id="2561" w:author="Do Thanh Trung" w:date="2025-07-04T10:53:00Z" w16du:dateUtc="2025-07-04T03:53:00Z">
              <w:tcPr>
                <w:tcW w:w="990" w:type="dxa"/>
              </w:tcPr>
            </w:tcPrChange>
          </w:tcPr>
          <w:p w14:paraId="396ED5E9" w14:textId="16F715D7" w:rsidR="00D84563" w:rsidRDefault="00D84563" w:rsidP="00AD7E7A">
            <w:pPr>
              <w:jc w:val="center"/>
              <w:rPr>
                <w:ins w:id="2562" w:author="Do Thanh Trung" w:date="2025-07-01T15:28:00Z" w16du:dateUtc="2025-07-01T08:28:00Z"/>
                <w:rFonts w:cs="Arial"/>
              </w:rPr>
            </w:pPr>
            <w:ins w:id="2563" w:author="Do Thanh Trung" w:date="2025-07-01T15:30:00Z" w16du:dateUtc="2025-07-01T08:30:00Z">
              <w:r>
                <w:rPr>
                  <w:rFonts w:cs="Arial"/>
                </w:rPr>
                <w:t>X</w:t>
              </w:r>
            </w:ins>
          </w:p>
        </w:tc>
        <w:tc>
          <w:tcPr>
            <w:tcW w:w="2610" w:type="dxa"/>
            <w:tcPrChange w:id="2564" w:author="Do Thanh Trung" w:date="2025-07-04T10:53:00Z" w16du:dateUtc="2025-07-04T03:53:00Z">
              <w:tcPr>
                <w:tcW w:w="3420" w:type="dxa"/>
                <w:gridSpan w:val="3"/>
              </w:tcPr>
            </w:tcPrChange>
          </w:tcPr>
          <w:p w14:paraId="4C6E7C79" w14:textId="3B05E51F" w:rsidR="00D84563" w:rsidRDefault="00BA5331" w:rsidP="00AD7E7A">
            <w:pPr>
              <w:rPr>
                <w:ins w:id="2565" w:author="Do Thanh Trung" w:date="2025-07-04T10:46:00Z" w16du:dateUtc="2025-07-04T03:46:00Z"/>
                <w:rFonts w:cs="Arial"/>
              </w:rPr>
            </w:pPr>
            <w:ins w:id="2566" w:author="Do Thanh Trung" w:date="2025-07-04T11:07:00Z" w16du:dateUtc="2025-07-04T04:07:00Z">
              <w:r>
                <w:rPr>
                  <w:rFonts w:cs="Arial"/>
                </w:rPr>
                <w:fldChar w:fldCharType="begin"/>
              </w:r>
              <w:r>
                <w:rPr>
                  <w:rFonts w:cs="Arial"/>
                </w:rPr>
                <w:instrText>HYPERLINK  \l "_Nhân_viên_quản"</w:instrText>
              </w:r>
              <w:r>
                <w:rPr>
                  <w:rFonts w:cs="Arial"/>
                </w:rPr>
              </w:r>
              <w:r>
                <w:rPr>
                  <w:rFonts w:cs="Arial"/>
                </w:rPr>
                <w:fldChar w:fldCharType="separate"/>
              </w:r>
              <w:r w:rsidR="00103B07" w:rsidRPr="00BA5331">
                <w:rPr>
                  <w:rStyle w:val="Hyperlink"/>
                  <w:rFonts w:cs="Arial"/>
                  <w:kern w:val="2"/>
                  <w14:ligatures w14:val="standardContextual"/>
                </w:rPr>
                <w:t>Nh</w:t>
              </w:r>
              <w:r w:rsidR="00103B07" w:rsidRPr="00BA5331">
                <w:rPr>
                  <w:rStyle w:val="Hyperlink"/>
                  <w:rFonts w:cs="Arial"/>
                </w:rPr>
                <w:t>ân viên quản lý tài khoản</w:t>
              </w:r>
              <w:r>
                <w:rPr>
                  <w:rFonts w:cs="Arial"/>
                </w:rPr>
                <w:fldChar w:fldCharType="end"/>
              </w:r>
            </w:ins>
            <w:ins w:id="2567" w:author="Do Thanh Trung" w:date="2025-07-04T10:54:00Z" w16du:dateUtc="2025-07-04T03:54:00Z">
              <w:r w:rsidR="00103B07">
                <w:rPr>
                  <w:rFonts w:cs="Arial"/>
                </w:rPr>
                <w:t xml:space="preserve"> – [</w:t>
              </w:r>
              <w:r w:rsidR="000853F6">
                <w:rPr>
                  <w:rFonts w:cs="Arial"/>
                </w:rPr>
                <w:t>Nhân sự phụ trách mới</w:t>
              </w:r>
              <w:r w:rsidR="00103B07">
                <w:rPr>
                  <w:rFonts w:cs="Arial"/>
                </w:rPr>
                <w:t>]</w:t>
              </w:r>
            </w:ins>
          </w:p>
        </w:tc>
        <w:tc>
          <w:tcPr>
            <w:tcW w:w="5368" w:type="dxa"/>
            <w:tcPrChange w:id="2568" w:author="Do Thanh Trung" w:date="2025-07-04T10:53:00Z" w16du:dateUtc="2025-07-04T03:53:00Z">
              <w:tcPr>
                <w:tcW w:w="4918" w:type="dxa"/>
              </w:tcPr>
            </w:tcPrChange>
          </w:tcPr>
          <w:p w14:paraId="6C112914" w14:textId="75796040" w:rsidR="00D84563" w:rsidRDefault="00D84563" w:rsidP="00AD7E7A">
            <w:pPr>
              <w:rPr>
                <w:ins w:id="2569" w:author="Do Thanh Trung" w:date="2025-07-01T15:28:00Z" w16du:dateUtc="2025-07-01T08:28:00Z"/>
                <w:rFonts w:cs="Arial"/>
              </w:rPr>
            </w:pPr>
            <w:ins w:id="2570" w:author="Do Thanh Trung" w:date="2025-07-01T15:30:00Z" w16du:dateUtc="2025-07-01T08:30:00Z">
              <w:r>
                <w:rPr>
                  <w:rFonts w:cs="Arial"/>
                </w:rPr>
                <w:t>Nhân viên quản lý Tài khoản QUỹ</w:t>
              </w:r>
            </w:ins>
          </w:p>
        </w:tc>
      </w:tr>
      <w:tr w:rsidR="00D84563" w14:paraId="6A61E00E" w14:textId="77777777" w:rsidTr="006101D4">
        <w:trPr>
          <w:trHeight w:val="746"/>
          <w:ins w:id="2571" w:author="Do Thanh Trung" w:date="2025-07-04T10:46:00Z"/>
          <w:trPrChange w:id="2572" w:author="Do Thanh Trung" w:date="2025-07-04T10:53:00Z" w16du:dateUtc="2025-07-04T03:53:00Z">
            <w:trPr>
              <w:trHeight w:val="746"/>
            </w:trPr>
          </w:trPrChange>
        </w:trPr>
        <w:tc>
          <w:tcPr>
            <w:tcW w:w="576" w:type="dxa"/>
            <w:tcPrChange w:id="2573" w:author="Do Thanh Trung" w:date="2025-07-04T10:53:00Z" w16du:dateUtc="2025-07-04T03:53:00Z">
              <w:tcPr>
                <w:tcW w:w="576" w:type="dxa"/>
              </w:tcPr>
            </w:tcPrChange>
          </w:tcPr>
          <w:p w14:paraId="55F51227" w14:textId="54C96A78" w:rsidR="00D84563" w:rsidRDefault="00D84563" w:rsidP="00D84563">
            <w:pPr>
              <w:rPr>
                <w:ins w:id="2574" w:author="Do Thanh Trung" w:date="2025-07-04T10:46:00Z" w16du:dateUtc="2025-07-04T03:46:00Z"/>
              </w:rPr>
            </w:pPr>
            <w:ins w:id="2575" w:author="Do Thanh Trung" w:date="2025-07-04T10:46:00Z" w16du:dateUtc="2025-07-04T03:46:00Z">
              <w:r>
                <w:t>03</w:t>
              </w:r>
            </w:ins>
          </w:p>
        </w:tc>
        <w:tc>
          <w:tcPr>
            <w:tcW w:w="1399" w:type="dxa"/>
            <w:tcPrChange w:id="2576" w:author="Do Thanh Trung" w:date="2025-07-04T10:53:00Z" w16du:dateUtc="2025-07-04T03:53:00Z">
              <w:tcPr>
                <w:tcW w:w="1058" w:type="dxa"/>
              </w:tcPr>
            </w:tcPrChange>
          </w:tcPr>
          <w:p w14:paraId="35C64D77" w14:textId="0739C277" w:rsidR="00D84563" w:rsidRDefault="00D84563" w:rsidP="00D84563">
            <w:pPr>
              <w:rPr>
                <w:ins w:id="2577" w:author="Do Thanh Trung" w:date="2025-07-04T10:46:00Z" w16du:dateUtc="2025-07-04T03:46:00Z"/>
                <w:rFonts w:cs="Arial"/>
              </w:rPr>
            </w:pPr>
            <w:ins w:id="2578" w:author="Do Thanh Trung" w:date="2025-07-04T10:46:00Z" w16du:dateUtc="2025-07-04T03:46:00Z">
              <w:r>
                <w:rPr>
                  <w:rFonts w:cs="Arial"/>
                </w:rPr>
                <w:t>Tài khoản chứng khoán</w:t>
              </w:r>
            </w:ins>
          </w:p>
        </w:tc>
        <w:tc>
          <w:tcPr>
            <w:tcW w:w="990" w:type="dxa"/>
            <w:tcPrChange w:id="2579" w:author="Do Thanh Trung" w:date="2025-07-04T10:53:00Z" w16du:dateUtc="2025-07-04T03:53:00Z">
              <w:tcPr>
                <w:tcW w:w="992" w:type="dxa"/>
                <w:gridSpan w:val="2"/>
              </w:tcPr>
            </w:tcPrChange>
          </w:tcPr>
          <w:p w14:paraId="1396AC45" w14:textId="6169E56C" w:rsidR="00D84563" w:rsidRDefault="000853F6" w:rsidP="00D84563">
            <w:pPr>
              <w:rPr>
                <w:ins w:id="2580" w:author="Do Thanh Trung" w:date="2025-07-04T10:46:00Z" w16du:dateUtc="2025-07-04T03:46:00Z"/>
                <w:rFonts w:cs="Arial"/>
              </w:rPr>
            </w:pPr>
            <w:ins w:id="2581" w:author="Do Thanh Trung" w:date="2025-07-04T10:54:00Z" w16du:dateUtc="2025-07-04T03:54:00Z">
              <w:r>
                <w:rPr>
                  <w:rFonts w:cs="Arial"/>
                </w:rPr>
                <w:t>Text</w:t>
              </w:r>
            </w:ins>
          </w:p>
        </w:tc>
        <w:tc>
          <w:tcPr>
            <w:tcW w:w="900" w:type="dxa"/>
            <w:tcPrChange w:id="2582" w:author="Do Thanh Trung" w:date="2025-07-04T10:53:00Z" w16du:dateUtc="2025-07-04T03:53:00Z">
              <w:tcPr>
                <w:tcW w:w="1239" w:type="dxa"/>
                <w:gridSpan w:val="2"/>
              </w:tcPr>
            </w:tcPrChange>
          </w:tcPr>
          <w:p w14:paraId="165B84F9" w14:textId="1A1F8DAB" w:rsidR="00D84563" w:rsidRDefault="000853F6" w:rsidP="00D84563">
            <w:pPr>
              <w:jc w:val="center"/>
              <w:rPr>
                <w:ins w:id="2583" w:author="Do Thanh Trung" w:date="2025-07-04T10:46:00Z" w16du:dateUtc="2025-07-04T03:46:00Z"/>
                <w:rFonts w:cs="Arial"/>
              </w:rPr>
            </w:pPr>
            <w:ins w:id="2584" w:author="Do Thanh Trung" w:date="2025-07-04T10:54:00Z" w16du:dateUtc="2025-07-04T03:54:00Z">
              <w:r>
                <w:rPr>
                  <w:rFonts w:cs="Arial"/>
                </w:rPr>
                <w:t>X</w:t>
              </w:r>
            </w:ins>
          </w:p>
        </w:tc>
        <w:tc>
          <w:tcPr>
            <w:tcW w:w="1350" w:type="dxa"/>
            <w:tcPrChange w:id="2585" w:author="Do Thanh Trung" w:date="2025-07-04T10:53:00Z" w16du:dateUtc="2025-07-04T03:53:00Z">
              <w:tcPr>
                <w:tcW w:w="990" w:type="dxa"/>
              </w:tcPr>
            </w:tcPrChange>
          </w:tcPr>
          <w:p w14:paraId="5008F6E2" w14:textId="32A4F491" w:rsidR="00D84563" w:rsidRDefault="000853F6" w:rsidP="00D84563">
            <w:pPr>
              <w:jc w:val="center"/>
              <w:rPr>
                <w:ins w:id="2586" w:author="Do Thanh Trung" w:date="2025-07-04T10:46:00Z" w16du:dateUtc="2025-07-04T03:46:00Z"/>
                <w:rFonts w:cs="Arial"/>
              </w:rPr>
            </w:pPr>
            <w:ins w:id="2587" w:author="Do Thanh Trung" w:date="2025-07-04T10:54:00Z" w16du:dateUtc="2025-07-04T03:54:00Z">
              <w:r>
                <w:rPr>
                  <w:rFonts w:cs="Arial"/>
                </w:rPr>
                <w:t>X</w:t>
              </w:r>
            </w:ins>
          </w:p>
        </w:tc>
        <w:tc>
          <w:tcPr>
            <w:tcW w:w="2610" w:type="dxa"/>
            <w:tcPrChange w:id="2588" w:author="Do Thanh Trung" w:date="2025-07-04T10:53:00Z" w16du:dateUtc="2025-07-04T03:53:00Z">
              <w:tcPr>
                <w:tcW w:w="3420" w:type="dxa"/>
                <w:gridSpan w:val="3"/>
              </w:tcPr>
            </w:tcPrChange>
          </w:tcPr>
          <w:p w14:paraId="43C47E87" w14:textId="1016BAAE" w:rsidR="00D84563" w:rsidRDefault="00BA5331" w:rsidP="00D84563">
            <w:pPr>
              <w:rPr>
                <w:ins w:id="2589" w:author="Do Thanh Trung" w:date="2025-07-04T10:46:00Z" w16du:dateUtc="2025-07-04T03:46:00Z"/>
                <w:rFonts w:cs="Arial"/>
              </w:rPr>
            </w:pPr>
            <w:ins w:id="2590" w:author="Do Thanh Trung" w:date="2025-07-04T11:08:00Z" w16du:dateUtc="2025-07-04T04:08:00Z">
              <w:r>
                <w:rPr>
                  <w:rFonts w:cs="Arial"/>
                </w:rPr>
                <w:fldChar w:fldCharType="begin"/>
              </w:r>
              <w:r>
                <w:rPr>
                  <w:rFonts w:cs="Arial"/>
                </w:rPr>
                <w:instrText>HYPERLINK  \l "_Thông_tin_Tài"</w:instrText>
              </w:r>
              <w:r>
                <w:rPr>
                  <w:rFonts w:cs="Arial"/>
                </w:rPr>
              </w:r>
              <w:r>
                <w:rPr>
                  <w:rFonts w:cs="Arial"/>
                </w:rPr>
                <w:fldChar w:fldCharType="separate"/>
              </w:r>
              <w:r w:rsidR="009A5AB3" w:rsidRPr="00BA5331">
                <w:rPr>
                  <w:rStyle w:val="Hyperlink"/>
                  <w:rFonts w:cs="Arial"/>
                  <w:kern w:val="2"/>
                  <w14:ligatures w14:val="standardContextual"/>
                </w:rPr>
                <w:t>Th</w:t>
              </w:r>
              <w:r w:rsidR="009A5AB3" w:rsidRPr="00BA5331">
                <w:rPr>
                  <w:rStyle w:val="Hyperlink"/>
                  <w:rFonts w:cs="Arial"/>
                </w:rPr>
                <w:t>ông tin Tài khoản Quỹ đầu tư</w:t>
              </w:r>
              <w:r>
                <w:rPr>
                  <w:rFonts w:cs="Arial"/>
                </w:rPr>
                <w:fldChar w:fldCharType="end"/>
              </w:r>
            </w:ins>
            <w:ins w:id="2591" w:author="Do Thanh Trung" w:date="2025-07-04T11:05:00Z" w16du:dateUtc="2025-07-04T04:05:00Z">
              <w:r w:rsidR="009A5AB3">
                <w:rPr>
                  <w:rFonts w:cs="Arial"/>
                </w:rPr>
                <w:t xml:space="preserve"> – [Tài khoản chứng khoán]</w:t>
              </w:r>
            </w:ins>
          </w:p>
        </w:tc>
        <w:tc>
          <w:tcPr>
            <w:tcW w:w="5368" w:type="dxa"/>
            <w:tcPrChange w:id="2592" w:author="Do Thanh Trung" w:date="2025-07-04T10:53:00Z" w16du:dateUtc="2025-07-04T03:53:00Z">
              <w:tcPr>
                <w:tcW w:w="4918" w:type="dxa"/>
              </w:tcPr>
            </w:tcPrChange>
          </w:tcPr>
          <w:p w14:paraId="02F41F50" w14:textId="3FCA023C" w:rsidR="00D84563" w:rsidRDefault="00D84563" w:rsidP="00D84563">
            <w:pPr>
              <w:rPr>
                <w:ins w:id="2593" w:author="Do Thanh Trung" w:date="2025-07-04T10:46:00Z" w16du:dateUtc="2025-07-04T03:46:00Z"/>
                <w:rFonts w:cs="Arial"/>
              </w:rPr>
            </w:pPr>
          </w:p>
        </w:tc>
      </w:tr>
      <w:tr w:rsidR="00D84563" w14:paraId="6A9FA5E3" w14:textId="77777777" w:rsidTr="006101D4">
        <w:trPr>
          <w:trHeight w:val="746"/>
          <w:ins w:id="2594" w:author="Do Thanh Trung" w:date="2025-07-01T14:40:00Z"/>
          <w:trPrChange w:id="2595" w:author="Do Thanh Trung" w:date="2025-07-04T10:53:00Z" w16du:dateUtc="2025-07-04T03:53:00Z">
            <w:trPr>
              <w:trHeight w:val="746"/>
            </w:trPr>
          </w:trPrChange>
        </w:trPr>
        <w:tc>
          <w:tcPr>
            <w:tcW w:w="576" w:type="dxa"/>
            <w:tcPrChange w:id="2596" w:author="Do Thanh Trung" w:date="2025-07-04T10:53:00Z" w16du:dateUtc="2025-07-04T03:53:00Z">
              <w:tcPr>
                <w:tcW w:w="576" w:type="dxa"/>
              </w:tcPr>
            </w:tcPrChange>
          </w:tcPr>
          <w:p w14:paraId="59C5313E" w14:textId="4E06684B" w:rsidR="00D84563" w:rsidRPr="00CE67E1" w:rsidRDefault="00D84563" w:rsidP="00D84563">
            <w:pPr>
              <w:rPr>
                <w:ins w:id="2597" w:author="Do Thanh Trung" w:date="2025-07-01T14:40:00Z" w16du:dateUtc="2025-07-01T07:40:00Z"/>
              </w:rPr>
            </w:pPr>
            <w:ins w:id="2598" w:author="Do Thanh Trung" w:date="2025-07-04T10:46:00Z" w16du:dateUtc="2025-07-04T03:46:00Z">
              <w:r>
                <w:t>04</w:t>
              </w:r>
            </w:ins>
          </w:p>
        </w:tc>
        <w:tc>
          <w:tcPr>
            <w:tcW w:w="1399" w:type="dxa"/>
            <w:tcPrChange w:id="2599" w:author="Do Thanh Trung" w:date="2025-07-04T10:53:00Z" w16du:dateUtc="2025-07-04T03:53:00Z">
              <w:tcPr>
                <w:tcW w:w="1058" w:type="dxa"/>
              </w:tcPr>
            </w:tcPrChange>
          </w:tcPr>
          <w:p w14:paraId="7CFEF375" w14:textId="58520787" w:rsidR="00D84563" w:rsidRDefault="00D84563" w:rsidP="00D84563">
            <w:pPr>
              <w:rPr>
                <w:ins w:id="2600" w:author="Do Thanh Trung" w:date="2025-07-01T14:40:00Z" w16du:dateUtc="2025-07-01T07:40:00Z"/>
                <w:rFonts w:cs="Arial"/>
              </w:rPr>
            </w:pPr>
            <w:ins w:id="2601" w:author="Do Thanh Trung" w:date="2025-07-01T14:41:00Z" w16du:dateUtc="2025-07-01T07:41:00Z">
              <w:r>
                <w:rPr>
                  <w:rFonts w:cs="Arial"/>
                </w:rPr>
                <w:t>Mã CK</w:t>
              </w:r>
            </w:ins>
          </w:p>
        </w:tc>
        <w:tc>
          <w:tcPr>
            <w:tcW w:w="990" w:type="dxa"/>
            <w:tcPrChange w:id="2602" w:author="Do Thanh Trung" w:date="2025-07-04T10:53:00Z" w16du:dateUtc="2025-07-04T03:53:00Z">
              <w:tcPr>
                <w:tcW w:w="992" w:type="dxa"/>
                <w:gridSpan w:val="2"/>
              </w:tcPr>
            </w:tcPrChange>
          </w:tcPr>
          <w:p w14:paraId="5BCECAD6" w14:textId="7268E73E" w:rsidR="00D84563" w:rsidRDefault="00D84563" w:rsidP="00D84563">
            <w:pPr>
              <w:rPr>
                <w:ins w:id="2603" w:author="Do Thanh Trung" w:date="2025-07-01T14:40:00Z" w16du:dateUtc="2025-07-01T07:40:00Z"/>
                <w:rFonts w:cs="Arial"/>
              </w:rPr>
            </w:pPr>
            <w:ins w:id="2604" w:author="Do Thanh Trung" w:date="2025-07-01T14:41:00Z" w16du:dateUtc="2025-07-01T07:41:00Z">
              <w:r>
                <w:rPr>
                  <w:rFonts w:cs="Arial"/>
                </w:rPr>
                <w:t>Text</w:t>
              </w:r>
            </w:ins>
          </w:p>
        </w:tc>
        <w:tc>
          <w:tcPr>
            <w:tcW w:w="900" w:type="dxa"/>
            <w:tcPrChange w:id="2605" w:author="Do Thanh Trung" w:date="2025-07-04T10:53:00Z" w16du:dateUtc="2025-07-04T03:53:00Z">
              <w:tcPr>
                <w:tcW w:w="1239" w:type="dxa"/>
                <w:gridSpan w:val="2"/>
              </w:tcPr>
            </w:tcPrChange>
          </w:tcPr>
          <w:p w14:paraId="27484CFC" w14:textId="75120857" w:rsidR="00D84563" w:rsidRDefault="00D84563" w:rsidP="00D84563">
            <w:pPr>
              <w:jc w:val="center"/>
              <w:rPr>
                <w:ins w:id="2606" w:author="Do Thanh Trung" w:date="2025-07-01T14:40:00Z" w16du:dateUtc="2025-07-01T07:40:00Z"/>
                <w:rFonts w:cs="Arial"/>
              </w:rPr>
            </w:pPr>
            <w:ins w:id="2607" w:author="Do Thanh Trung" w:date="2025-07-01T14:41:00Z" w16du:dateUtc="2025-07-01T07:41:00Z">
              <w:r>
                <w:rPr>
                  <w:rFonts w:cs="Arial"/>
                </w:rPr>
                <w:t>X</w:t>
              </w:r>
            </w:ins>
          </w:p>
        </w:tc>
        <w:tc>
          <w:tcPr>
            <w:tcW w:w="1350" w:type="dxa"/>
            <w:tcPrChange w:id="2608" w:author="Do Thanh Trung" w:date="2025-07-04T10:53:00Z" w16du:dateUtc="2025-07-04T03:53:00Z">
              <w:tcPr>
                <w:tcW w:w="990" w:type="dxa"/>
              </w:tcPr>
            </w:tcPrChange>
          </w:tcPr>
          <w:p w14:paraId="1BBE1FD7" w14:textId="0BB35A6E" w:rsidR="00D84563" w:rsidRDefault="00D84563" w:rsidP="00D84563">
            <w:pPr>
              <w:jc w:val="center"/>
              <w:rPr>
                <w:ins w:id="2609" w:author="Do Thanh Trung" w:date="2025-07-01T14:40:00Z" w16du:dateUtc="2025-07-01T07:40:00Z"/>
                <w:rFonts w:cs="Arial"/>
              </w:rPr>
            </w:pPr>
            <w:ins w:id="2610" w:author="Do Thanh Trung" w:date="2025-07-01T14:41:00Z" w16du:dateUtc="2025-07-01T07:41:00Z">
              <w:r>
                <w:rPr>
                  <w:rFonts w:cs="Arial"/>
                </w:rPr>
                <w:t>X</w:t>
              </w:r>
            </w:ins>
          </w:p>
        </w:tc>
        <w:tc>
          <w:tcPr>
            <w:tcW w:w="2610" w:type="dxa"/>
            <w:tcPrChange w:id="2611" w:author="Do Thanh Trung" w:date="2025-07-04T10:53:00Z" w16du:dateUtc="2025-07-04T03:53:00Z">
              <w:tcPr>
                <w:tcW w:w="3420" w:type="dxa"/>
                <w:gridSpan w:val="3"/>
              </w:tcPr>
            </w:tcPrChange>
          </w:tcPr>
          <w:p w14:paraId="3E1142AE" w14:textId="77777777" w:rsidR="00D84563" w:rsidRDefault="00D84563" w:rsidP="00D84563">
            <w:pPr>
              <w:rPr>
                <w:ins w:id="2612" w:author="Do Thanh Trung" w:date="2025-07-04T10:46:00Z" w16du:dateUtc="2025-07-04T03:46:00Z"/>
                <w:rFonts w:cs="Arial"/>
              </w:rPr>
            </w:pPr>
          </w:p>
        </w:tc>
        <w:tc>
          <w:tcPr>
            <w:tcW w:w="5368" w:type="dxa"/>
            <w:tcPrChange w:id="2613" w:author="Do Thanh Trung" w:date="2025-07-04T10:53:00Z" w16du:dateUtc="2025-07-04T03:53:00Z">
              <w:tcPr>
                <w:tcW w:w="4918" w:type="dxa"/>
              </w:tcPr>
            </w:tcPrChange>
          </w:tcPr>
          <w:p w14:paraId="67D828BC" w14:textId="1F208815" w:rsidR="00D84563" w:rsidRDefault="00D84563" w:rsidP="00D84563">
            <w:pPr>
              <w:rPr>
                <w:ins w:id="2614" w:author="Do Thanh Trung" w:date="2025-07-01T14:40:00Z" w16du:dateUtc="2025-07-01T07:40:00Z"/>
                <w:rFonts w:cs="Arial"/>
              </w:rPr>
            </w:pPr>
            <w:ins w:id="2615" w:author="Do Thanh Trung" w:date="2025-07-01T14:45:00Z" w16du:dateUtc="2025-07-01T07:45:00Z">
              <w:r>
                <w:rPr>
                  <w:rFonts w:cs="Arial"/>
                </w:rPr>
                <w:t xml:space="preserve">Mã CK </w:t>
              </w:r>
            </w:ins>
            <w:ins w:id="2616" w:author="Do Thanh Trung" w:date="2025-07-01T14:46:00Z" w16du:dateUtc="2025-07-01T07:46:00Z">
              <w:r>
                <w:rPr>
                  <w:rFonts w:cs="Arial"/>
                </w:rPr>
                <w:t>hiện đang nắm giữ (có số dư &gt;0)</w:t>
              </w:r>
            </w:ins>
          </w:p>
        </w:tc>
      </w:tr>
      <w:tr w:rsidR="00D84563" w14:paraId="2B62664F" w14:textId="77777777" w:rsidTr="006101D4">
        <w:trPr>
          <w:trHeight w:val="746"/>
          <w:ins w:id="2617" w:author="Do Thanh Trung" w:date="2025-07-01T14:46:00Z"/>
          <w:trPrChange w:id="2618" w:author="Do Thanh Trung" w:date="2025-07-04T10:53:00Z" w16du:dateUtc="2025-07-04T03:53:00Z">
            <w:trPr>
              <w:trHeight w:val="746"/>
            </w:trPr>
          </w:trPrChange>
        </w:trPr>
        <w:tc>
          <w:tcPr>
            <w:tcW w:w="576" w:type="dxa"/>
            <w:tcPrChange w:id="2619" w:author="Do Thanh Trung" w:date="2025-07-04T10:53:00Z" w16du:dateUtc="2025-07-04T03:53:00Z">
              <w:tcPr>
                <w:tcW w:w="576" w:type="dxa"/>
              </w:tcPr>
            </w:tcPrChange>
          </w:tcPr>
          <w:p w14:paraId="5D54A1F9" w14:textId="66DBD1E5" w:rsidR="00D84563" w:rsidRDefault="00D84563" w:rsidP="00D84563">
            <w:pPr>
              <w:rPr>
                <w:ins w:id="2620" w:author="Do Thanh Trung" w:date="2025-07-01T14:46:00Z" w16du:dateUtc="2025-07-01T07:46:00Z"/>
              </w:rPr>
            </w:pPr>
            <w:ins w:id="2621" w:author="Do Thanh Trung" w:date="2025-07-04T10:46:00Z" w16du:dateUtc="2025-07-04T03:46:00Z">
              <w:r>
                <w:t>05</w:t>
              </w:r>
            </w:ins>
          </w:p>
        </w:tc>
        <w:tc>
          <w:tcPr>
            <w:tcW w:w="1399" w:type="dxa"/>
            <w:tcPrChange w:id="2622" w:author="Do Thanh Trung" w:date="2025-07-04T10:53:00Z" w16du:dateUtc="2025-07-04T03:53:00Z">
              <w:tcPr>
                <w:tcW w:w="1058" w:type="dxa"/>
              </w:tcPr>
            </w:tcPrChange>
          </w:tcPr>
          <w:p w14:paraId="12D6A8F3" w14:textId="0F0F9848" w:rsidR="00D84563" w:rsidRDefault="00D84563" w:rsidP="00D84563">
            <w:pPr>
              <w:rPr>
                <w:ins w:id="2623" w:author="Do Thanh Trung" w:date="2025-07-01T14:46:00Z" w16du:dateUtc="2025-07-01T07:46:00Z"/>
                <w:rFonts w:cs="Arial"/>
              </w:rPr>
            </w:pPr>
            <w:ins w:id="2624" w:author="Do Thanh Trung" w:date="2025-07-01T14:52:00Z" w16du:dateUtc="2025-07-01T07:52:00Z">
              <w:r>
                <w:rPr>
                  <w:rFonts w:cs="Arial"/>
                </w:rPr>
                <w:t>Giá vốn</w:t>
              </w:r>
            </w:ins>
          </w:p>
        </w:tc>
        <w:tc>
          <w:tcPr>
            <w:tcW w:w="990" w:type="dxa"/>
            <w:tcPrChange w:id="2625" w:author="Do Thanh Trung" w:date="2025-07-04T10:53:00Z" w16du:dateUtc="2025-07-04T03:53:00Z">
              <w:tcPr>
                <w:tcW w:w="992" w:type="dxa"/>
                <w:gridSpan w:val="2"/>
              </w:tcPr>
            </w:tcPrChange>
          </w:tcPr>
          <w:p w14:paraId="501C1D6F" w14:textId="11937DDE" w:rsidR="00D84563" w:rsidRDefault="00D84563" w:rsidP="00D84563">
            <w:pPr>
              <w:rPr>
                <w:ins w:id="2626" w:author="Do Thanh Trung" w:date="2025-07-01T14:46:00Z" w16du:dateUtc="2025-07-01T07:46:00Z"/>
                <w:rFonts w:cs="Arial"/>
              </w:rPr>
            </w:pPr>
            <w:ins w:id="2627" w:author="Do Thanh Trung" w:date="2025-07-01T14:52:00Z" w16du:dateUtc="2025-07-01T07:52:00Z">
              <w:r>
                <w:rPr>
                  <w:rFonts w:cs="Arial"/>
                </w:rPr>
                <w:t>Number</w:t>
              </w:r>
            </w:ins>
          </w:p>
        </w:tc>
        <w:tc>
          <w:tcPr>
            <w:tcW w:w="900" w:type="dxa"/>
            <w:tcPrChange w:id="2628" w:author="Do Thanh Trung" w:date="2025-07-04T10:53:00Z" w16du:dateUtc="2025-07-04T03:53:00Z">
              <w:tcPr>
                <w:tcW w:w="1239" w:type="dxa"/>
                <w:gridSpan w:val="2"/>
              </w:tcPr>
            </w:tcPrChange>
          </w:tcPr>
          <w:p w14:paraId="61A21D23" w14:textId="248FFFCA" w:rsidR="00D84563" w:rsidRDefault="00D84563" w:rsidP="00D84563">
            <w:pPr>
              <w:jc w:val="center"/>
              <w:rPr>
                <w:ins w:id="2629" w:author="Do Thanh Trung" w:date="2025-07-01T14:46:00Z" w16du:dateUtc="2025-07-01T07:46:00Z"/>
                <w:rFonts w:cs="Arial"/>
              </w:rPr>
            </w:pPr>
            <w:ins w:id="2630" w:author="Do Thanh Trung" w:date="2025-07-01T14:52:00Z" w16du:dateUtc="2025-07-01T07:52:00Z">
              <w:r>
                <w:rPr>
                  <w:rFonts w:cs="Arial"/>
                </w:rPr>
                <w:t>X</w:t>
              </w:r>
            </w:ins>
          </w:p>
        </w:tc>
        <w:tc>
          <w:tcPr>
            <w:tcW w:w="1350" w:type="dxa"/>
            <w:tcPrChange w:id="2631" w:author="Do Thanh Trung" w:date="2025-07-04T10:53:00Z" w16du:dateUtc="2025-07-04T03:53:00Z">
              <w:tcPr>
                <w:tcW w:w="990" w:type="dxa"/>
              </w:tcPr>
            </w:tcPrChange>
          </w:tcPr>
          <w:p w14:paraId="2344C48C" w14:textId="1C78BB95" w:rsidR="00D84563" w:rsidRDefault="00D84563" w:rsidP="00D84563">
            <w:pPr>
              <w:jc w:val="center"/>
              <w:rPr>
                <w:ins w:id="2632" w:author="Do Thanh Trung" w:date="2025-07-01T14:46:00Z" w16du:dateUtc="2025-07-01T07:46:00Z"/>
                <w:rFonts w:cs="Arial"/>
              </w:rPr>
            </w:pPr>
            <w:ins w:id="2633" w:author="Do Thanh Trung" w:date="2025-07-01T14:52:00Z" w16du:dateUtc="2025-07-01T07:52:00Z">
              <w:r>
                <w:rPr>
                  <w:rFonts w:cs="Arial"/>
                </w:rPr>
                <w:t>X</w:t>
              </w:r>
            </w:ins>
          </w:p>
        </w:tc>
        <w:tc>
          <w:tcPr>
            <w:tcW w:w="2610" w:type="dxa"/>
            <w:tcPrChange w:id="2634" w:author="Do Thanh Trung" w:date="2025-07-04T10:53:00Z" w16du:dateUtc="2025-07-04T03:53:00Z">
              <w:tcPr>
                <w:tcW w:w="3420" w:type="dxa"/>
                <w:gridSpan w:val="3"/>
              </w:tcPr>
            </w:tcPrChange>
          </w:tcPr>
          <w:p w14:paraId="01ADFD92" w14:textId="77777777" w:rsidR="00D84563" w:rsidRDefault="00D84563" w:rsidP="00D84563">
            <w:pPr>
              <w:rPr>
                <w:ins w:id="2635" w:author="Do Thanh Trung" w:date="2025-07-04T10:46:00Z" w16du:dateUtc="2025-07-04T03:46:00Z"/>
                <w:rFonts w:cs="Arial"/>
              </w:rPr>
            </w:pPr>
          </w:p>
        </w:tc>
        <w:tc>
          <w:tcPr>
            <w:tcW w:w="5368" w:type="dxa"/>
            <w:tcPrChange w:id="2636" w:author="Do Thanh Trung" w:date="2025-07-04T10:53:00Z" w16du:dateUtc="2025-07-04T03:53:00Z">
              <w:tcPr>
                <w:tcW w:w="4918" w:type="dxa"/>
              </w:tcPr>
            </w:tcPrChange>
          </w:tcPr>
          <w:p w14:paraId="2034F9DD" w14:textId="39E42D63" w:rsidR="00D84563" w:rsidRDefault="00D84563" w:rsidP="00D84563">
            <w:pPr>
              <w:rPr>
                <w:ins w:id="2637" w:author="Do Thanh Trung" w:date="2025-07-01T14:46:00Z" w16du:dateUtc="2025-07-01T07:46:00Z"/>
                <w:rFonts w:cs="Arial"/>
              </w:rPr>
            </w:pPr>
            <w:ins w:id="2638" w:author="Do Thanh Trung" w:date="2025-07-01T14:53:00Z" w16du:dateUtc="2025-07-01T07:53:00Z">
              <w:r>
                <w:rPr>
                  <w:rFonts w:cs="Arial"/>
                </w:rPr>
                <w:t>Giá vốn theo M</w:t>
              </w:r>
            </w:ins>
            <w:ins w:id="2639" w:author="Do Thanh Trung" w:date="2025-07-01T14:54:00Z" w16du:dateUtc="2025-07-01T07:54:00Z">
              <w:r>
                <w:rPr>
                  <w:rFonts w:cs="Arial"/>
                </w:rPr>
                <w:t>ã CK được tính theo phương pháp bình quân gia quyề</w:t>
              </w:r>
            </w:ins>
            <w:ins w:id="2640" w:author="Do Thanh Trung" w:date="2025-07-01T14:56:00Z" w16du:dateUtc="2025-07-01T07:56:00Z">
              <w:r>
                <w:rPr>
                  <w:rFonts w:cs="Arial"/>
                </w:rPr>
                <w:t>n</w:t>
              </w:r>
            </w:ins>
          </w:p>
        </w:tc>
      </w:tr>
      <w:tr w:rsidR="00D84563" w14:paraId="6761A1F0" w14:textId="77777777" w:rsidTr="006101D4">
        <w:trPr>
          <w:trHeight w:val="746"/>
          <w:ins w:id="2641" w:author="Do Thanh Trung" w:date="2025-07-01T14:56:00Z"/>
          <w:trPrChange w:id="2642" w:author="Do Thanh Trung" w:date="2025-07-04T10:53:00Z" w16du:dateUtc="2025-07-04T03:53:00Z">
            <w:trPr>
              <w:trHeight w:val="746"/>
            </w:trPr>
          </w:trPrChange>
        </w:trPr>
        <w:tc>
          <w:tcPr>
            <w:tcW w:w="576" w:type="dxa"/>
            <w:tcPrChange w:id="2643" w:author="Do Thanh Trung" w:date="2025-07-04T10:53:00Z" w16du:dateUtc="2025-07-04T03:53:00Z">
              <w:tcPr>
                <w:tcW w:w="576" w:type="dxa"/>
              </w:tcPr>
            </w:tcPrChange>
          </w:tcPr>
          <w:p w14:paraId="1A37D5CE" w14:textId="1A10376E" w:rsidR="00D84563" w:rsidRDefault="00D84563" w:rsidP="00D84563">
            <w:pPr>
              <w:rPr>
                <w:ins w:id="2644" w:author="Do Thanh Trung" w:date="2025-07-01T14:56:00Z" w16du:dateUtc="2025-07-01T07:56:00Z"/>
              </w:rPr>
            </w:pPr>
            <w:ins w:id="2645" w:author="Do Thanh Trung" w:date="2025-07-04T10:46:00Z" w16du:dateUtc="2025-07-04T03:46:00Z">
              <w:r>
                <w:t>06</w:t>
              </w:r>
            </w:ins>
          </w:p>
        </w:tc>
        <w:tc>
          <w:tcPr>
            <w:tcW w:w="1399" w:type="dxa"/>
            <w:tcPrChange w:id="2646" w:author="Do Thanh Trung" w:date="2025-07-04T10:53:00Z" w16du:dateUtc="2025-07-04T03:53:00Z">
              <w:tcPr>
                <w:tcW w:w="1058" w:type="dxa"/>
              </w:tcPr>
            </w:tcPrChange>
          </w:tcPr>
          <w:p w14:paraId="6B11FA34" w14:textId="7B2C20B8" w:rsidR="00D84563" w:rsidRDefault="00D84563" w:rsidP="00D84563">
            <w:pPr>
              <w:rPr>
                <w:ins w:id="2647" w:author="Do Thanh Trung" w:date="2025-07-01T14:56:00Z" w16du:dateUtc="2025-07-01T07:56:00Z"/>
                <w:rFonts w:cs="Arial"/>
              </w:rPr>
            </w:pPr>
            <w:ins w:id="2648" w:author="Do Thanh Trung" w:date="2025-07-01T14:56:00Z" w16du:dateUtc="2025-07-01T07:56:00Z">
              <w:r>
                <w:rPr>
                  <w:rFonts w:cs="Arial"/>
                </w:rPr>
                <w:t>Số lượng</w:t>
              </w:r>
            </w:ins>
          </w:p>
        </w:tc>
        <w:tc>
          <w:tcPr>
            <w:tcW w:w="990" w:type="dxa"/>
            <w:tcPrChange w:id="2649" w:author="Do Thanh Trung" w:date="2025-07-04T10:53:00Z" w16du:dateUtc="2025-07-04T03:53:00Z">
              <w:tcPr>
                <w:tcW w:w="992" w:type="dxa"/>
                <w:gridSpan w:val="2"/>
              </w:tcPr>
            </w:tcPrChange>
          </w:tcPr>
          <w:p w14:paraId="2BB889D7" w14:textId="2D53537F" w:rsidR="00D84563" w:rsidRDefault="00D84563" w:rsidP="00D84563">
            <w:pPr>
              <w:rPr>
                <w:ins w:id="2650" w:author="Do Thanh Trung" w:date="2025-07-01T14:56:00Z" w16du:dateUtc="2025-07-01T07:56:00Z"/>
                <w:rFonts w:cs="Arial"/>
              </w:rPr>
            </w:pPr>
            <w:ins w:id="2651" w:author="Do Thanh Trung" w:date="2025-07-01T15:00:00Z" w16du:dateUtc="2025-07-01T08:00:00Z">
              <w:r>
                <w:rPr>
                  <w:rFonts w:cs="Arial"/>
                </w:rPr>
                <w:t>Number</w:t>
              </w:r>
            </w:ins>
          </w:p>
        </w:tc>
        <w:tc>
          <w:tcPr>
            <w:tcW w:w="900" w:type="dxa"/>
            <w:tcPrChange w:id="2652" w:author="Do Thanh Trung" w:date="2025-07-04T10:53:00Z" w16du:dateUtc="2025-07-04T03:53:00Z">
              <w:tcPr>
                <w:tcW w:w="1239" w:type="dxa"/>
                <w:gridSpan w:val="2"/>
              </w:tcPr>
            </w:tcPrChange>
          </w:tcPr>
          <w:p w14:paraId="618CB4C7" w14:textId="1E647073" w:rsidR="00D84563" w:rsidRDefault="00D84563" w:rsidP="00D84563">
            <w:pPr>
              <w:jc w:val="center"/>
              <w:rPr>
                <w:ins w:id="2653" w:author="Do Thanh Trung" w:date="2025-07-01T14:56:00Z" w16du:dateUtc="2025-07-01T07:56:00Z"/>
                <w:rFonts w:cs="Arial"/>
              </w:rPr>
            </w:pPr>
            <w:ins w:id="2654" w:author="Do Thanh Trung" w:date="2025-07-01T15:00:00Z" w16du:dateUtc="2025-07-01T08:00:00Z">
              <w:r>
                <w:rPr>
                  <w:rFonts w:cs="Arial"/>
                </w:rPr>
                <w:t>X</w:t>
              </w:r>
            </w:ins>
          </w:p>
        </w:tc>
        <w:tc>
          <w:tcPr>
            <w:tcW w:w="1350" w:type="dxa"/>
            <w:tcPrChange w:id="2655" w:author="Do Thanh Trung" w:date="2025-07-04T10:53:00Z" w16du:dateUtc="2025-07-04T03:53:00Z">
              <w:tcPr>
                <w:tcW w:w="990" w:type="dxa"/>
              </w:tcPr>
            </w:tcPrChange>
          </w:tcPr>
          <w:p w14:paraId="6E000E8E" w14:textId="743A4399" w:rsidR="00D84563" w:rsidRDefault="00D84563" w:rsidP="00D84563">
            <w:pPr>
              <w:jc w:val="center"/>
              <w:rPr>
                <w:ins w:id="2656" w:author="Do Thanh Trung" w:date="2025-07-01T14:56:00Z" w16du:dateUtc="2025-07-01T07:56:00Z"/>
                <w:rFonts w:cs="Arial"/>
              </w:rPr>
            </w:pPr>
            <w:ins w:id="2657" w:author="Do Thanh Trung" w:date="2025-07-01T15:00:00Z" w16du:dateUtc="2025-07-01T08:00:00Z">
              <w:r>
                <w:rPr>
                  <w:rFonts w:cs="Arial"/>
                </w:rPr>
                <w:t>X</w:t>
              </w:r>
            </w:ins>
          </w:p>
        </w:tc>
        <w:tc>
          <w:tcPr>
            <w:tcW w:w="2610" w:type="dxa"/>
            <w:tcPrChange w:id="2658" w:author="Do Thanh Trung" w:date="2025-07-04T10:53:00Z" w16du:dateUtc="2025-07-04T03:53:00Z">
              <w:tcPr>
                <w:tcW w:w="3420" w:type="dxa"/>
                <w:gridSpan w:val="3"/>
              </w:tcPr>
            </w:tcPrChange>
          </w:tcPr>
          <w:p w14:paraId="76E84BD9" w14:textId="77777777" w:rsidR="00D84563" w:rsidRDefault="00D84563" w:rsidP="00D84563">
            <w:pPr>
              <w:rPr>
                <w:ins w:id="2659" w:author="Do Thanh Trung" w:date="2025-07-04T10:46:00Z" w16du:dateUtc="2025-07-04T03:46:00Z"/>
                <w:rFonts w:cs="Arial"/>
              </w:rPr>
            </w:pPr>
          </w:p>
        </w:tc>
        <w:tc>
          <w:tcPr>
            <w:tcW w:w="5368" w:type="dxa"/>
            <w:tcPrChange w:id="2660" w:author="Do Thanh Trung" w:date="2025-07-04T10:53:00Z" w16du:dateUtc="2025-07-04T03:53:00Z">
              <w:tcPr>
                <w:tcW w:w="4918" w:type="dxa"/>
              </w:tcPr>
            </w:tcPrChange>
          </w:tcPr>
          <w:p w14:paraId="133B5CBE" w14:textId="50877034" w:rsidR="00D84563" w:rsidRDefault="00D84563" w:rsidP="00D84563">
            <w:pPr>
              <w:rPr>
                <w:ins w:id="2661" w:author="Do Thanh Trung" w:date="2025-07-01T14:56:00Z" w16du:dateUtc="2025-07-01T07:56:00Z"/>
                <w:rFonts w:cs="Arial"/>
              </w:rPr>
            </w:pPr>
            <w:ins w:id="2662" w:author="Do Thanh Trung" w:date="2025-07-01T15:25:00Z" w16du:dateUtc="2025-07-01T08:25:00Z">
              <w:r>
                <w:rPr>
                  <w:rFonts w:cs="Arial"/>
                </w:rPr>
                <w:t>Số lượng nắm giữ của Mã CK</w:t>
              </w:r>
            </w:ins>
          </w:p>
        </w:tc>
      </w:tr>
      <w:tr w:rsidR="00D84563" w14:paraId="4C1DF798" w14:textId="77777777" w:rsidTr="006101D4">
        <w:trPr>
          <w:trHeight w:val="746"/>
          <w:ins w:id="2663" w:author="Do Thanh Trung" w:date="2025-07-01T15:25:00Z"/>
          <w:trPrChange w:id="2664" w:author="Do Thanh Trung" w:date="2025-07-04T10:53:00Z" w16du:dateUtc="2025-07-04T03:53:00Z">
            <w:trPr>
              <w:trHeight w:val="746"/>
            </w:trPr>
          </w:trPrChange>
        </w:trPr>
        <w:tc>
          <w:tcPr>
            <w:tcW w:w="576" w:type="dxa"/>
            <w:tcPrChange w:id="2665" w:author="Do Thanh Trung" w:date="2025-07-04T10:53:00Z" w16du:dateUtc="2025-07-04T03:53:00Z">
              <w:tcPr>
                <w:tcW w:w="576" w:type="dxa"/>
              </w:tcPr>
            </w:tcPrChange>
          </w:tcPr>
          <w:p w14:paraId="143238DD" w14:textId="5DA20502" w:rsidR="00D84563" w:rsidRDefault="00D84563" w:rsidP="00D84563">
            <w:pPr>
              <w:rPr>
                <w:ins w:id="2666" w:author="Do Thanh Trung" w:date="2025-07-01T15:25:00Z" w16du:dateUtc="2025-07-01T08:25:00Z"/>
              </w:rPr>
            </w:pPr>
            <w:ins w:id="2667" w:author="Do Thanh Trung" w:date="2025-07-04T10:46:00Z" w16du:dateUtc="2025-07-04T03:46:00Z">
              <w:r>
                <w:t>07</w:t>
              </w:r>
            </w:ins>
          </w:p>
        </w:tc>
        <w:tc>
          <w:tcPr>
            <w:tcW w:w="1399" w:type="dxa"/>
            <w:tcPrChange w:id="2668" w:author="Do Thanh Trung" w:date="2025-07-04T10:53:00Z" w16du:dateUtc="2025-07-04T03:53:00Z">
              <w:tcPr>
                <w:tcW w:w="1058" w:type="dxa"/>
              </w:tcPr>
            </w:tcPrChange>
          </w:tcPr>
          <w:p w14:paraId="65BC2B08" w14:textId="6BCF92DD" w:rsidR="00D84563" w:rsidRDefault="00D84563" w:rsidP="00D84563">
            <w:pPr>
              <w:rPr>
                <w:ins w:id="2669" w:author="Do Thanh Trung" w:date="2025-07-01T15:25:00Z" w16du:dateUtc="2025-07-01T08:25:00Z"/>
                <w:rFonts w:cs="Arial"/>
              </w:rPr>
            </w:pPr>
            <w:ins w:id="2670" w:author="Do Thanh Trung" w:date="2025-07-01T15:25:00Z" w16du:dateUtc="2025-07-01T08:25:00Z">
              <w:r>
                <w:rPr>
                  <w:rFonts w:cs="Arial"/>
                </w:rPr>
                <w:t>Giá trị</w:t>
              </w:r>
            </w:ins>
          </w:p>
        </w:tc>
        <w:tc>
          <w:tcPr>
            <w:tcW w:w="990" w:type="dxa"/>
            <w:tcPrChange w:id="2671" w:author="Do Thanh Trung" w:date="2025-07-04T10:53:00Z" w16du:dateUtc="2025-07-04T03:53:00Z">
              <w:tcPr>
                <w:tcW w:w="992" w:type="dxa"/>
                <w:gridSpan w:val="2"/>
              </w:tcPr>
            </w:tcPrChange>
          </w:tcPr>
          <w:p w14:paraId="7ECBCD4F" w14:textId="41B5FF84" w:rsidR="00D84563" w:rsidRDefault="00D84563" w:rsidP="00D84563">
            <w:pPr>
              <w:rPr>
                <w:ins w:id="2672" w:author="Do Thanh Trung" w:date="2025-07-01T15:25:00Z" w16du:dateUtc="2025-07-01T08:25:00Z"/>
                <w:rFonts w:cs="Arial"/>
              </w:rPr>
            </w:pPr>
            <w:ins w:id="2673" w:author="Do Thanh Trung" w:date="2025-07-01T15:25:00Z" w16du:dateUtc="2025-07-01T08:25:00Z">
              <w:r>
                <w:rPr>
                  <w:rFonts w:cs="Arial"/>
                </w:rPr>
                <w:t>Number</w:t>
              </w:r>
            </w:ins>
          </w:p>
        </w:tc>
        <w:tc>
          <w:tcPr>
            <w:tcW w:w="900" w:type="dxa"/>
            <w:tcPrChange w:id="2674" w:author="Do Thanh Trung" w:date="2025-07-04T10:53:00Z" w16du:dateUtc="2025-07-04T03:53:00Z">
              <w:tcPr>
                <w:tcW w:w="1239" w:type="dxa"/>
                <w:gridSpan w:val="2"/>
              </w:tcPr>
            </w:tcPrChange>
          </w:tcPr>
          <w:p w14:paraId="6B90561E" w14:textId="753CA90C" w:rsidR="00D84563" w:rsidRDefault="00D84563" w:rsidP="00D84563">
            <w:pPr>
              <w:jc w:val="center"/>
              <w:rPr>
                <w:ins w:id="2675" w:author="Do Thanh Trung" w:date="2025-07-01T15:25:00Z" w16du:dateUtc="2025-07-01T08:25:00Z"/>
                <w:rFonts w:cs="Arial"/>
              </w:rPr>
            </w:pPr>
            <w:ins w:id="2676" w:author="Do Thanh Trung" w:date="2025-07-01T15:25:00Z" w16du:dateUtc="2025-07-01T08:25:00Z">
              <w:r>
                <w:rPr>
                  <w:rFonts w:cs="Arial"/>
                </w:rPr>
                <w:t>X</w:t>
              </w:r>
            </w:ins>
          </w:p>
        </w:tc>
        <w:tc>
          <w:tcPr>
            <w:tcW w:w="1350" w:type="dxa"/>
            <w:tcPrChange w:id="2677" w:author="Do Thanh Trung" w:date="2025-07-04T10:53:00Z" w16du:dateUtc="2025-07-04T03:53:00Z">
              <w:tcPr>
                <w:tcW w:w="990" w:type="dxa"/>
              </w:tcPr>
            </w:tcPrChange>
          </w:tcPr>
          <w:p w14:paraId="1B44B802" w14:textId="4146B96E" w:rsidR="00D84563" w:rsidRDefault="00D84563" w:rsidP="00D84563">
            <w:pPr>
              <w:jc w:val="center"/>
              <w:rPr>
                <w:ins w:id="2678" w:author="Do Thanh Trung" w:date="2025-07-01T15:25:00Z" w16du:dateUtc="2025-07-01T08:25:00Z"/>
                <w:rFonts w:cs="Arial"/>
              </w:rPr>
            </w:pPr>
            <w:ins w:id="2679" w:author="Do Thanh Trung" w:date="2025-07-01T15:25:00Z" w16du:dateUtc="2025-07-01T08:25:00Z">
              <w:r>
                <w:rPr>
                  <w:rFonts w:cs="Arial"/>
                </w:rPr>
                <w:t>X</w:t>
              </w:r>
            </w:ins>
          </w:p>
        </w:tc>
        <w:tc>
          <w:tcPr>
            <w:tcW w:w="2610" w:type="dxa"/>
            <w:tcPrChange w:id="2680" w:author="Do Thanh Trung" w:date="2025-07-04T10:53:00Z" w16du:dateUtc="2025-07-04T03:53:00Z">
              <w:tcPr>
                <w:tcW w:w="3420" w:type="dxa"/>
                <w:gridSpan w:val="3"/>
              </w:tcPr>
            </w:tcPrChange>
          </w:tcPr>
          <w:p w14:paraId="37B80306" w14:textId="77777777" w:rsidR="00D84563" w:rsidRDefault="00D84563" w:rsidP="00D84563">
            <w:pPr>
              <w:rPr>
                <w:ins w:id="2681" w:author="Do Thanh Trung" w:date="2025-07-04T10:46:00Z" w16du:dateUtc="2025-07-04T03:46:00Z"/>
                <w:rFonts w:cs="Arial"/>
              </w:rPr>
            </w:pPr>
          </w:p>
        </w:tc>
        <w:tc>
          <w:tcPr>
            <w:tcW w:w="5368" w:type="dxa"/>
            <w:tcPrChange w:id="2682" w:author="Do Thanh Trung" w:date="2025-07-04T10:53:00Z" w16du:dateUtc="2025-07-04T03:53:00Z">
              <w:tcPr>
                <w:tcW w:w="4918" w:type="dxa"/>
              </w:tcPr>
            </w:tcPrChange>
          </w:tcPr>
          <w:p w14:paraId="394E27A1" w14:textId="355FCFEA" w:rsidR="00D84563" w:rsidRDefault="00D84563" w:rsidP="00D84563">
            <w:pPr>
              <w:rPr>
                <w:ins w:id="2683" w:author="Do Thanh Trung" w:date="2025-07-01T15:28:00Z" w16du:dateUtc="2025-07-01T08:28:00Z"/>
                <w:rFonts w:cs="Arial"/>
              </w:rPr>
            </w:pPr>
            <w:ins w:id="2684" w:author="Do Thanh Trung" w:date="2025-07-01T15:27:00Z" w16du:dateUtc="2025-07-01T08:27:00Z">
              <w:r>
                <w:rPr>
                  <w:rFonts w:cs="Arial"/>
                </w:rPr>
                <w:t xml:space="preserve">Tổng giá trị </w:t>
              </w:r>
            </w:ins>
            <w:ins w:id="2685" w:author="Do Thanh Trung" w:date="2025-07-01T15:28:00Z" w16du:dateUtc="2025-07-01T08:28:00Z">
              <w:r>
                <w:rPr>
                  <w:rFonts w:cs="Arial"/>
                </w:rPr>
                <w:t>hiện đang đầu tư</w:t>
              </w:r>
            </w:ins>
          </w:p>
          <w:p w14:paraId="3653E8FD" w14:textId="17AE64F4" w:rsidR="00D84563" w:rsidRDefault="00D84563">
            <w:pPr>
              <w:jc w:val="center"/>
              <w:rPr>
                <w:ins w:id="2686" w:author="Do Thanh Trung" w:date="2025-07-01T15:25:00Z" w16du:dateUtc="2025-07-01T08:25:00Z"/>
                <w:rFonts w:cs="Arial"/>
              </w:rPr>
              <w:pPrChange w:id="2687" w:author="Do Thanh Trung" w:date="2025-07-01T15:28:00Z" w16du:dateUtc="2025-07-01T08:28:00Z">
                <w:pPr/>
              </w:pPrChange>
            </w:pPr>
            <w:ins w:id="2688" w:author="Do Thanh Trung" w:date="2025-07-01T15:28:00Z" w16du:dateUtc="2025-07-01T08:28:00Z">
              <w:r>
                <w:rPr>
                  <w:rFonts w:cs="Arial"/>
                </w:rPr>
                <w:t>(3) * (4)</w:t>
              </w:r>
            </w:ins>
          </w:p>
        </w:tc>
      </w:tr>
    </w:tbl>
    <w:p w14:paraId="6AA5B6F6" w14:textId="77777777" w:rsidR="0071614B" w:rsidRPr="0071614B" w:rsidRDefault="0071614B" w:rsidP="0071614B">
      <w:pPr>
        <w:rPr>
          <w:ins w:id="2689" w:author="Do Thanh Trung" w:date="2025-06-12T13:59:00Z" w16du:dateUtc="2025-06-12T06:59:00Z"/>
        </w:rPr>
      </w:pPr>
    </w:p>
    <w:p w14:paraId="33B97171" w14:textId="2D424A49" w:rsidR="004C569C" w:rsidDel="00F12AC5" w:rsidRDefault="004C569C" w:rsidP="008376D7">
      <w:pPr>
        <w:rPr>
          <w:del w:id="2690" w:author="Do Thanh Trung" w:date="2025-06-12T13:59:00Z" w16du:dateUtc="2025-06-12T06:59:00Z"/>
        </w:rPr>
      </w:pPr>
    </w:p>
    <w:p w14:paraId="7C560D0C" w14:textId="19CBC18B" w:rsidR="00195C62" w:rsidRDefault="00195C62" w:rsidP="00195C62">
      <w:pPr>
        <w:pStyle w:val="Heading2"/>
      </w:pPr>
      <w:bookmarkStart w:id="2691" w:name="_Quy_trình_thực"/>
      <w:bookmarkEnd w:id="2691"/>
      <w:r>
        <w:t>Quy trình thực hiện đầu tư Tài sản k</w:t>
      </w:r>
      <w:r w:rsidR="0028620D">
        <w:t>hông qua sàn</w:t>
      </w:r>
    </w:p>
    <w:p w14:paraId="22E60687" w14:textId="719CCC87" w:rsidR="00ED322C" w:rsidRDefault="00ED322C" w:rsidP="00667B49">
      <w:pPr>
        <w:pStyle w:val="Heading3"/>
      </w:pPr>
      <w:bookmarkStart w:id="2692" w:name="_Quy_trình_Mua"/>
      <w:bookmarkEnd w:id="2692"/>
      <w:r>
        <w:t>Quy trình Mua Tài sản</w:t>
      </w:r>
    </w:p>
    <w:p w14:paraId="3CC6EFED" w14:textId="77777777" w:rsidR="00007BE4" w:rsidRPr="001529FD" w:rsidRDefault="00007BE4" w:rsidP="0095559B">
      <w:pPr>
        <w:pStyle w:val="Heading4"/>
        <w:rPr>
          <w:lang w:val="vi-VN"/>
        </w:rPr>
      </w:pPr>
      <w:r w:rsidRPr="001529FD">
        <w:rPr>
          <w:lang w:val="vi-VN"/>
        </w:rPr>
        <w:t>Lưu đồ Mua Tài sản</w:t>
      </w:r>
      <w:del w:id="2693" w:author="Do Thanh Trung" w:date="2025-07-04T11:13:00Z" w16du:dateUtc="2025-07-04T04:13:00Z">
        <w:r w:rsidRPr="001529FD" w:rsidDel="00E06213">
          <w:rPr>
            <w:lang w:val="vi-VN"/>
          </w:rPr>
          <w:delText xml:space="preserve"> Đầu tư</w:delText>
        </w:r>
      </w:del>
    </w:p>
    <w:p w14:paraId="36EF3D87" w14:textId="24144B72" w:rsidR="00007BE4" w:rsidRPr="001529FD" w:rsidRDefault="00007BE4" w:rsidP="00007BE4">
      <w:pPr>
        <w:rPr>
          <w:lang w:val="vi-VN"/>
        </w:rPr>
      </w:pPr>
      <w:r w:rsidRPr="001529FD">
        <w:rPr>
          <w:b/>
          <w:lang w:val="vi-VN"/>
        </w:rPr>
        <w:t>Mục đích:</w:t>
      </w:r>
      <w:r w:rsidRPr="001529FD">
        <w:rPr>
          <w:lang w:val="vi-VN"/>
        </w:rPr>
        <w:t xml:space="preserve"> Sau quá trình tìm kiếm cơ hội đầu tư, phân tích, định </w:t>
      </w:r>
      <w:del w:id="2694" w:author="Do Thanh Trung" w:date="2025-07-01T13:10:00Z" w16du:dateUtc="2025-07-01T06:10:00Z">
        <w:r w:rsidRPr="001529FD" w:rsidDel="00B757F9">
          <w:rPr>
            <w:lang w:val="vi-VN"/>
          </w:rPr>
          <w:delText xml:space="preserve">gía </w:delText>
        </w:r>
      </w:del>
      <w:ins w:id="2695" w:author="Do Thanh Trung" w:date="2025-07-01T13:10:00Z" w16du:dateUtc="2025-07-01T06:10:00Z">
        <w:r w:rsidR="00B757F9">
          <w:t>giá</w:t>
        </w:r>
        <w:r w:rsidR="00B757F9" w:rsidRPr="001529FD">
          <w:rPr>
            <w:lang w:val="vi-VN"/>
          </w:rPr>
          <w:t xml:space="preserve"> </w:t>
        </w:r>
      </w:ins>
      <w:r w:rsidRPr="001529FD">
        <w:rPr>
          <w:lang w:val="vi-VN"/>
        </w:rPr>
        <w:t xml:space="preserve">các Tài sản tiềm </w:t>
      </w:r>
      <w:r w:rsidR="007F7519">
        <w:t xml:space="preserve"> </w:t>
      </w:r>
      <w:r w:rsidRPr="001529FD">
        <w:rPr>
          <w:lang w:val="vi-VN"/>
        </w:rPr>
        <w:t xml:space="preserve">năng, xác định Tài sản Đầu tư tiềm năng, căn cứ kết quả phân tích, </w:t>
      </w:r>
      <w:r w:rsidR="003014BB">
        <w:t>người dùng</w:t>
      </w:r>
      <w:r w:rsidRPr="001529FD">
        <w:rPr>
          <w:lang w:val="vi-VN"/>
        </w:rPr>
        <w:t xml:space="preserve"> tiến hành Quy trình Mua Tài sản Đầu tư theo quy trình</w:t>
      </w:r>
    </w:p>
    <w:p w14:paraId="13182323" w14:textId="77777777" w:rsidR="00007BE4" w:rsidRPr="001529FD" w:rsidRDefault="00007BE4" w:rsidP="00007BE4">
      <w:pPr>
        <w:rPr>
          <w:lang w:val="vi-VN"/>
        </w:rPr>
      </w:pPr>
      <w:r w:rsidRPr="001529FD">
        <w:rPr>
          <w:lang w:val="vi-VN"/>
        </w:rPr>
        <w:t>Các bước trong nghiệp vụ này có thể phát sinh tùy theo tình hình thực tế nhưng vẫn phải đảm bảo đầy đủ các đầu việc có trong quy trình.</w:t>
      </w:r>
    </w:p>
    <w:p w14:paraId="2008A6F2" w14:textId="1CD70C9F" w:rsidR="00007BE4" w:rsidRPr="001529FD" w:rsidRDefault="00465F10" w:rsidP="004742B5">
      <w:pPr>
        <w:jc w:val="center"/>
        <w:rPr>
          <w:lang w:val="vi-VN"/>
        </w:rPr>
      </w:pPr>
      <w:r>
        <w:rPr>
          <w:noProof/>
        </w:rPr>
        <w:drawing>
          <wp:inline distT="0" distB="0" distL="0" distR="0" wp14:anchorId="010BE710" wp14:editId="54CAD6D0">
            <wp:extent cx="5189670" cy="2484335"/>
            <wp:effectExtent l="0" t="0" r="0" b="0"/>
            <wp:docPr id="128374934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49347" name="Picture 1" descr="A diagram of a flowchart&#10;&#10;AI-generated content may be incorrect."/>
                    <pic:cNvPicPr/>
                  </pic:nvPicPr>
                  <pic:blipFill>
                    <a:blip r:embed="rId45"/>
                    <a:stretch>
                      <a:fillRect/>
                    </a:stretch>
                  </pic:blipFill>
                  <pic:spPr>
                    <a:xfrm>
                      <a:off x="0" y="0"/>
                      <a:ext cx="5189670" cy="2484335"/>
                    </a:xfrm>
                    <a:prstGeom prst="rect">
                      <a:avLst/>
                    </a:prstGeom>
                  </pic:spPr>
                </pic:pic>
              </a:graphicData>
            </a:graphic>
          </wp:inline>
        </w:drawing>
      </w:r>
    </w:p>
    <w:p w14:paraId="06F9525B" w14:textId="27CBE2F2" w:rsidR="00007BE4" w:rsidRPr="001529FD" w:rsidDel="00B07FDD" w:rsidRDefault="00007BE4" w:rsidP="00007BE4">
      <w:pPr>
        <w:jc w:val="center"/>
        <w:rPr>
          <w:del w:id="2696" w:author="Do Thanh Trung" w:date="2025-06-12T14:50:00Z" w16du:dateUtc="2025-06-12T07:50:00Z"/>
          <w:lang w:val="vi-VN"/>
        </w:rPr>
      </w:pPr>
    </w:p>
    <w:p w14:paraId="25D928A1" w14:textId="77777777" w:rsidR="00007BE4" w:rsidRPr="001529FD" w:rsidRDefault="00007BE4" w:rsidP="00007BE4">
      <w:pPr>
        <w:rPr>
          <w:b/>
          <w:lang w:val="vi-VN"/>
        </w:rPr>
      </w:pPr>
      <w:r w:rsidRPr="001529FD">
        <w:rPr>
          <w:b/>
          <w:lang w:val="vi-VN"/>
        </w:rPr>
        <w:t>Mô tả Lưu đồ:</w:t>
      </w:r>
    </w:p>
    <w:tbl>
      <w:tblPr>
        <w:tblStyle w:val="TableGrid"/>
        <w:tblW w:w="0" w:type="auto"/>
        <w:tblLook w:val="04A0" w:firstRow="1" w:lastRow="0" w:firstColumn="1" w:lastColumn="0" w:noHBand="0" w:noVBand="1"/>
      </w:tblPr>
      <w:tblGrid>
        <w:gridCol w:w="715"/>
        <w:gridCol w:w="2340"/>
        <w:gridCol w:w="1980"/>
        <w:gridCol w:w="7915"/>
      </w:tblGrid>
      <w:tr w:rsidR="00007BE4" w:rsidRPr="001529FD" w14:paraId="4C85E9BB" w14:textId="77777777" w:rsidTr="00702F81">
        <w:trPr>
          <w:tblHeader/>
        </w:trPr>
        <w:tc>
          <w:tcPr>
            <w:tcW w:w="715" w:type="dxa"/>
          </w:tcPr>
          <w:p w14:paraId="16F86B7A" w14:textId="77777777" w:rsidR="00007BE4" w:rsidRPr="001529FD" w:rsidRDefault="00007BE4" w:rsidP="00702F81">
            <w:pPr>
              <w:jc w:val="center"/>
              <w:rPr>
                <w:b/>
                <w:lang w:val="vi-VN"/>
              </w:rPr>
            </w:pPr>
            <w:r w:rsidRPr="001529FD">
              <w:rPr>
                <w:b/>
                <w:lang w:val="vi-VN"/>
              </w:rPr>
              <w:t>Bước</w:t>
            </w:r>
          </w:p>
        </w:tc>
        <w:tc>
          <w:tcPr>
            <w:tcW w:w="2340" w:type="dxa"/>
          </w:tcPr>
          <w:p w14:paraId="533FE9A2" w14:textId="77777777" w:rsidR="00007BE4" w:rsidRPr="001529FD" w:rsidRDefault="00007BE4" w:rsidP="00702F81">
            <w:pPr>
              <w:jc w:val="center"/>
              <w:rPr>
                <w:b/>
                <w:lang w:val="vi-VN"/>
              </w:rPr>
            </w:pPr>
            <w:r w:rsidRPr="001529FD">
              <w:rPr>
                <w:b/>
                <w:lang w:val="vi-VN"/>
              </w:rPr>
              <w:t>Tên bước</w:t>
            </w:r>
          </w:p>
        </w:tc>
        <w:tc>
          <w:tcPr>
            <w:tcW w:w="1980" w:type="dxa"/>
          </w:tcPr>
          <w:p w14:paraId="55F2BC2C" w14:textId="77777777" w:rsidR="00007BE4" w:rsidRPr="001529FD" w:rsidRDefault="00007BE4" w:rsidP="00702F81">
            <w:pPr>
              <w:jc w:val="center"/>
              <w:rPr>
                <w:b/>
                <w:lang w:val="vi-VN"/>
              </w:rPr>
            </w:pPr>
            <w:r w:rsidRPr="001529FD">
              <w:rPr>
                <w:b/>
                <w:lang w:val="vi-VN"/>
              </w:rPr>
              <w:t>Người thực hiện</w:t>
            </w:r>
          </w:p>
        </w:tc>
        <w:tc>
          <w:tcPr>
            <w:tcW w:w="7915" w:type="dxa"/>
          </w:tcPr>
          <w:p w14:paraId="5C29D965" w14:textId="77777777" w:rsidR="00007BE4" w:rsidRPr="001529FD" w:rsidRDefault="00007BE4" w:rsidP="00702F81">
            <w:pPr>
              <w:jc w:val="center"/>
              <w:rPr>
                <w:b/>
                <w:lang w:val="vi-VN"/>
              </w:rPr>
            </w:pPr>
            <w:r w:rsidRPr="001529FD">
              <w:rPr>
                <w:b/>
                <w:lang w:val="vi-VN"/>
              </w:rPr>
              <w:t>Diễn giải</w:t>
            </w:r>
          </w:p>
        </w:tc>
      </w:tr>
      <w:tr w:rsidR="00007BE4" w:rsidRPr="009B1FA4" w14:paraId="46953AB1" w14:textId="77777777" w:rsidTr="00702F81">
        <w:tc>
          <w:tcPr>
            <w:tcW w:w="715" w:type="dxa"/>
          </w:tcPr>
          <w:p w14:paraId="4864964E" w14:textId="77777777" w:rsidR="00007BE4" w:rsidRPr="001529FD" w:rsidRDefault="00007BE4" w:rsidP="00702F81">
            <w:pPr>
              <w:rPr>
                <w:lang w:val="vi-VN"/>
              </w:rPr>
            </w:pPr>
            <w:r w:rsidRPr="001529FD">
              <w:rPr>
                <w:lang w:val="vi-VN"/>
              </w:rPr>
              <w:t>01</w:t>
            </w:r>
          </w:p>
        </w:tc>
        <w:tc>
          <w:tcPr>
            <w:tcW w:w="2340" w:type="dxa"/>
          </w:tcPr>
          <w:p w14:paraId="55E71357" w14:textId="77777777" w:rsidR="00007BE4" w:rsidRPr="001529FD" w:rsidRDefault="00007BE4" w:rsidP="00702F81">
            <w:pPr>
              <w:rPr>
                <w:lang w:val="vi-VN"/>
              </w:rPr>
            </w:pPr>
            <w:r w:rsidRPr="001529FD">
              <w:rPr>
                <w:lang w:val="vi-VN"/>
              </w:rPr>
              <w:t>Lập tờ trình đề xuất Kế hoạch Đầu tư</w:t>
            </w:r>
          </w:p>
        </w:tc>
        <w:tc>
          <w:tcPr>
            <w:tcW w:w="1980" w:type="dxa"/>
          </w:tcPr>
          <w:p w14:paraId="1CDDC4C1" w14:textId="11AFC99F" w:rsidR="00007BE4" w:rsidRPr="004742B5" w:rsidRDefault="004742B5" w:rsidP="00702F81">
            <w:r>
              <w:t>VDAM</w:t>
            </w:r>
          </w:p>
        </w:tc>
        <w:tc>
          <w:tcPr>
            <w:tcW w:w="7915" w:type="dxa"/>
          </w:tcPr>
          <w:p w14:paraId="02D1D2EB" w14:textId="4B2E67BA" w:rsidR="00007BE4" w:rsidRPr="001529FD" w:rsidRDefault="00007BE4" w:rsidP="00702F81">
            <w:pPr>
              <w:rPr>
                <w:lang w:val="vi-VN"/>
              </w:rPr>
            </w:pPr>
            <w:r w:rsidRPr="001529FD">
              <w:rPr>
                <w:lang w:val="vi-VN"/>
              </w:rPr>
              <w:t xml:space="preserve">Sau quá trình tìm kiếm cơ hội đầu tư, phân tích, định giá các Tài sản tiềm năng, </w:t>
            </w:r>
            <w:r w:rsidR="004742B5">
              <w:t>người dùng</w:t>
            </w:r>
            <w:r w:rsidRPr="001529FD">
              <w:rPr>
                <w:lang w:val="vi-VN"/>
              </w:rPr>
              <w:t xml:space="preserve"> tiến hành lập Tờ trình đầu tư.</w:t>
            </w:r>
          </w:p>
        </w:tc>
      </w:tr>
      <w:tr w:rsidR="00007BE4" w:rsidRPr="009B1FA4" w14:paraId="0E68465C" w14:textId="77777777" w:rsidTr="00702F81">
        <w:tc>
          <w:tcPr>
            <w:tcW w:w="715" w:type="dxa"/>
          </w:tcPr>
          <w:p w14:paraId="65F9706B" w14:textId="77777777" w:rsidR="00007BE4" w:rsidRPr="001529FD" w:rsidRDefault="00007BE4" w:rsidP="00702F81">
            <w:pPr>
              <w:rPr>
                <w:lang w:val="vi-VN"/>
              </w:rPr>
            </w:pPr>
            <w:r w:rsidRPr="001529FD">
              <w:rPr>
                <w:lang w:val="vi-VN"/>
              </w:rPr>
              <w:t>02</w:t>
            </w:r>
          </w:p>
        </w:tc>
        <w:tc>
          <w:tcPr>
            <w:tcW w:w="2340" w:type="dxa"/>
          </w:tcPr>
          <w:p w14:paraId="2D5A9ABB" w14:textId="77777777" w:rsidR="00007BE4" w:rsidRPr="001529FD" w:rsidRDefault="00007BE4" w:rsidP="00702F81">
            <w:pPr>
              <w:rPr>
                <w:lang w:val="vi-VN"/>
              </w:rPr>
            </w:pPr>
            <w:r w:rsidRPr="001529FD">
              <w:rPr>
                <w:lang w:val="vi-VN"/>
              </w:rPr>
              <w:t>Kiểm tra &amp; Phản hồi</w:t>
            </w:r>
          </w:p>
        </w:tc>
        <w:tc>
          <w:tcPr>
            <w:tcW w:w="1980" w:type="dxa"/>
          </w:tcPr>
          <w:p w14:paraId="07EEB3F4" w14:textId="7051815C" w:rsidR="00007BE4" w:rsidRPr="001529FD" w:rsidRDefault="004742B5" w:rsidP="00702F81">
            <w:r>
              <w:t>VDAM</w:t>
            </w:r>
            <w:r w:rsidR="00007BE4" w:rsidRPr="001529FD">
              <w:rPr>
                <w:lang w:val="vi-VN"/>
              </w:rPr>
              <w:t xml:space="preserve"> - </w:t>
            </w:r>
            <w:r w:rsidR="00007BE4" w:rsidRPr="001529FD">
              <w:rPr>
                <w:noProof/>
              </w:rPr>
              <w:t>TĐV</w:t>
            </w:r>
          </w:p>
        </w:tc>
        <w:tc>
          <w:tcPr>
            <w:tcW w:w="7915" w:type="dxa"/>
          </w:tcPr>
          <w:p w14:paraId="6B7A5E12" w14:textId="77777777" w:rsidR="00007BE4" w:rsidRPr="001529FD" w:rsidRDefault="00007BE4" w:rsidP="00702F81">
            <w:pPr>
              <w:rPr>
                <w:lang w:val="vi-VN"/>
              </w:rPr>
            </w:pPr>
            <w:r w:rsidRPr="001529FD">
              <w:rPr>
                <w:noProof/>
              </w:rPr>
              <w:t>TĐV</w:t>
            </w:r>
            <w:r w:rsidRPr="001529FD">
              <w:t xml:space="preserve"> </w:t>
            </w:r>
            <w:r w:rsidRPr="001529FD">
              <w:rPr>
                <w:lang w:val="vi-VN"/>
              </w:rPr>
              <w:t>xem xét, kiểm tra và phản hồi về tờ trình:</w:t>
            </w:r>
          </w:p>
          <w:p w14:paraId="5077CEDA" w14:textId="77777777" w:rsidR="00007BE4" w:rsidRPr="001529FD" w:rsidRDefault="00007BE4" w:rsidP="00007BE4">
            <w:pPr>
              <w:pStyle w:val="ListParagraph"/>
              <w:numPr>
                <w:ilvl w:val="0"/>
                <w:numId w:val="9"/>
              </w:numPr>
              <w:jc w:val="left"/>
              <w:rPr>
                <w:lang w:val="vi-VN"/>
              </w:rPr>
            </w:pPr>
            <w:r w:rsidRPr="001529FD">
              <w:rPr>
                <w:lang w:val="vi-VN"/>
              </w:rPr>
              <w:t>Điều chỉnh: Cần điều chỉnh lại nội dung tờ trình, quay lại bước 1;</w:t>
            </w:r>
          </w:p>
          <w:p w14:paraId="1F4753D8" w14:textId="77777777" w:rsidR="00007BE4" w:rsidRPr="001529FD" w:rsidRDefault="00007BE4" w:rsidP="00007BE4">
            <w:pPr>
              <w:pStyle w:val="ListParagraph"/>
              <w:numPr>
                <w:ilvl w:val="0"/>
                <w:numId w:val="9"/>
              </w:numPr>
              <w:jc w:val="left"/>
              <w:rPr>
                <w:lang w:val="vi-VN"/>
              </w:rPr>
            </w:pPr>
            <w:r w:rsidRPr="001529FD">
              <w:rPr>
                <w:lang w:val="vi-VN"/>
              </w:rPr>
              <w:t>Duyệt: Tờ trình được thông qua, chuyển sang bước 3.</w:t>
            </w:r>
          </w:p>
        </w:tc>
      </w:tr>
      <w:tr w:rsidR="00007BE4" w:rsidRPr="009B1FA4" w14:paraId="4066801E" w14:textId="77777777" w:rsidTr="00702F81">
        <w:tc>
          <w:tcPr>
            <w:tcW w:w="715" w:type="dxa"/>
          </w:tcPr>
          <w:p w14:paraId="515FF670" w14:textId="77777777" w:rsidR="00007BE4" w:rsidRPr="001529FD" w:rsidRDefault="00007BE4" w:rsidP="00702F81">
            <w:pPr>
              <w:rPr>
                <w:lang w:val="vi-VN"/>
              </w:rPr>
            </w:pPr>
            <w:r w:rsidRPr="001529FD">
              <w:rPr>
                <w:lang w:val="vi-VN"/>
              </w:rPr>
              <w:lastRenderedPageBreak/>
              <w:t>03</w:t>
            </w:r>
          </w:p>
        </w:tc>
        <w:tc>
          <w:tcPr>
            <w:tcW w:w="2340" w:type="dxa"/>
          </w:tcPr>
          <w:p w14:paraId="697DF74F" w14:textId="77777777" w:rsidR="00007BE4" w:rsidRPr="001529FD" w:rsidRDefault="00007BE4" w:rsidP="00702F81">
            <w:pPr>
              <w:rPr>
                <w:lang w:val="vi-VN"/>
              </w:rPr>
            </w:pPr>
            <w:r w:rsidRPr="001529FD">
              <w:rPr>
                <w:lang w:val="vi-VN"/>
              </w:rPr>
              <w:t>Kiểm tra &amp; Phản hồi</w:t>
            </w:r>
          </w:p>
        </w:tc>
        <w:tc>
          <w:tcPr>
            <w:tcW w:w="1980" w:type="dxa"/>
          </w:tcPr>
          <w:p w14:paraId="20857CA0" w14:textId="77777777" w:rsidR="00007BE4" w:rsidRPr="001529FD" w:rsidRDefault="00007BE4" w:rsidP="00702F81">
            <w:pPr>
              <w:rPr>
                <w:lang w:val="vi-VN"/>
              </w:rPr>
            </w:pPr>
            <w:r w:rsidRPr="001529FD">
              <w:rPr>
                <w:lang w:val="vi-VN"/>
              </w:rPr>
              <w:t>HĐĐT</w:t>
            </w:r>
          </w:p>
        </w:tc>
        <w:tc>
          <w:tcPr>
            <w:tcW w:w="7915" w:type="dxa"/>
          </w:tcPr>
          <w:p w14:paraId="3C0AC152" w14:textId="07F1B9F9" w:rsidR="00007BE4" w:rsidRPr="001529FD" w:rsidRDefault="00007BE4" w:rsidP="00702F81">
            <w:pPr>
              <w:rPr>
                <w:lang w:val="vi-VN"/>
              </w:rPr>
            </w:pPr>
            <w:r w:rsidRPr="001529FD">
              <w:rPr>
                <w:noProof/>
              </w:rPr>
              <w:t>TĐV</w:t>
            </w:r>
            <w:r w:rsidRPr="001529FD">
              <w:rPr>
                <w:lang w:val="vi-VN"/>
              </w:rPr>
              <w:t xml:space="preserve"> trình lên:</w:t>
            </w:r>
          </w:p>
          <w:p w14:paraId="03A72D4D" w14:textId="77777777" w:rsidR="00007BE4" w:rsidRPr="001529FD" w:rsidRDefault="00007BE4" w:rsidP="00007BE4">
            <w:pPr>
              <w:pStyle w:val="ListParagraph"/>
              <w:numPr>
                <w:ilvl w:val="0"/>
                <w:numId w:val="9"/>
              </w:numPr>
              <w:jc w:val="left"/>
              <w:rPr>
                <w:lang w:val="vi-VN"/>
              </w:rPr>
            </w:pPr>
            <w:r w:rsidRPr="001529FD">
              <w:rPr>
                <w:lang w:val="vi-VN"/>
              </w:rPr>
              <w:t>TGĐ phê duyệt nếu trong hạn mức phê duyệt được ủy quyền của TGĐ;</w:t>
            </w:r>
          </w:p>
          <w:p w14:paraId="3F819387" w14:textId="77777777" w:rsidR="00007BE4" w:rsidRPr="001529FD" w:rsidRDefault="00007BE4" w:rsidP="00007BE4">
            <w:pPr>
              <w:pStyle w:val="ListParagraph"/>
              <w:numPr>
                <w:ilvl w:val="0"/>
                <w:numId w:val="9"/>
              </w:numPr>
              <w:jc w:val="left"/>
              <w:rPr>
                <w:lang w:val="vi-VN"/>
              </w:rPr>
            </w:pPr>
            <w:r w:rsidRPr="001529FD">
              <w:rPr>
                <w:lang w:val="vi-VN"/>
              </w:rPr>
              <w:t>HĐĐT nếu vượt hạn mức phê duyệt được ủy quyền của TGĐ.</w:t>
            </w:r>
          </w:p>
          <w:p w14:paraId="6905707E" w14:textId="77777777" w:rsidR="00007BE4" w:rsidRPr="001529FD" w:rsidRDefault="00007BE4" w:rsidP="00702F81">
            <w:pPr>
              <w:rPr>
                <w:lang w:val="vi-VN"/>
              </w:rPr>
            </w:pPr>
            <w:r w:rsidRPr="001529FD">
              <w:rPr>
                <w:noProof/>
                <w:lang w:val="vi-VN"/>
              </w:rPr>
              <w:t xml:space="preserve">TGĐ, </w:t>
            </w:r>
            <w:r w:rsidRPr="001529FD">
              <w:rPr>
                <w:lang w:val="vi-VN"/>
              </w:rPr>
              <w:t>HĐĐT kiểm tra, xem xét và phản hồi về tờ trình:</w:t>
            </w:r>
          </w:p>
          <w:p w14:paraId="10B9726F" w14:textId="77777777" w:rsidR="00007BE4" w:rsidRPr="001529FD" w:rsidRDefault="00007BE4" w:rsidP="00007BE4">
            <w:pPr>
              <w:pStyle w:val="ListParagraph"/>
              <w:numPr>
                <w:ilvl w:val="0"/>
                <w:numId w:val="9"/>
              </w:numPr>
              <w:jc w:val="left"/>
              <w:rPr>
                <w:lang w:val="vi-VN"/>
              </w:rPr>
            </w:pPr>
            <w:r w:rsidRPr="001529FD">
              <w:rPr>
                <w:lang w:val="vi-VN"/>
              </w:rPr>
              <w:t>Điều chỉnh: Cần điều chỉnh lại nội dung tờ trình, quay lại bước 1;</w:t>
            </w:r>
          </w:p>
          <w:p w14:paraId="3567CBF0" w14:textId="77777777" w:rsidR="00007BE4" w:rsidRPr="001529FD" w:rsidRDefault="00007BE4" w:rsidP="00007BE4">
            <w:pPr>
              <w:pStyle w:val="ListParagraph"/>
              <w:numPr>
                <w:ilvl w:val="0"/>
                <w:numId w:val="9"/>
              </w:numPr>
              <w:jc w:val="left"/>
              <w:rPr>
                <w:lang w:val="vi-VN"/>
              </w:rPr>
            </w:pPr>
            <w:r w:rsidRPr="001529FD">
              <w:rPr>
                <w:lang w:val="vi-VN"/>
              </w:rPr>
              <w:t>Duyệt: Tờ trình được thông qua, chuyển sang bước 4;</w:t>
            </w:r>
          </w:p>
          <w:p w14:paraId="6A079831" w14:textId="77777777" w:rsidR="00007BE4" w:rsidRPr="001529FD" w:rsidRDefault="00007BE4" w:rsidP="00007BE4">
            <w:pPr>
              <w:pStyle w:val="ListParagraph"/>
              <w:numPr>
                <w:ilvl w:val="0"/>
                <w:numId w:val="9"/>
              </w:numPr>
              <w:jc w:val="left"/>
              <w:rPr>
                <w:lang w:val="vi-VN"/>
              </w:rPr>
            </w:pPr>
            <w:r w:rsidRPr="001529FD">
              <w:rPr>
                <w:lang w:val="vi-VN"/>
              </w:rPr>
              <w:t>Không duyệt: Tờ trình không được thông qua, kết thúc quy trình.</w:t>
            </w:r>
          </w:p>
        </w:tc>
      </w:tr>
      <w:tr w:rsidR="00007BE4" w:rsidRPr="009B1FA4" w14:paraId="54A0666C" w14:textId="77777777" w:rsidTr="00702F81">
        <w:tc>
          <w:tcPr>
            <w:tcW w:w="715" w:type="dxa"/>
          </w:tcPr>
          <w:p w14:paraId="6FCFCFE0" w14:textId="57386FCB" w:rsidR="00007BE4" w:rsidRPr="0013092F" w:rsidRDefault="00007BE4" w:rsidP="00702F81">
            <w:r w:rsidRPr="001529FD">
              <w:rPr>
                <w:lang w:val="vi-VN"/>
              </w:rPr>
              <w:t>0</w:t>
            </w:r>
            <w:r w:rsidR="0013092F">
              <w:t>4</w:t>
            </w:r>
          </w:p>
        </w:tc>
        <w:tc>
          <w:tcPr>
            <w:tcW w:w="2340" w:type="dxa"/>
          </w:tcPr>
          <w:p w14:paraId="1266BF09" w14:textId="77777777" w:rsidR="00007BE4" w:rsidRPr="001529FD" w:rsidRDefault="00007BE4" w:rsidP="00702F81">
            <w:pPr>
              <w:rPr>
                <w:lang w:val="vi-VN"/>
              </w:rPr>
            </w:pPr>
            <w:r w:rsidRPr="001529FD">
              <w:rPr>
                <w:lang w:val="vi-VN"/>
              </w:rPr>
              <w:t>Khởi tạo GD Mua Tài sản</w:t>
            </w:r>
          </w:p>
        </w:tc>
        <w:tc>
          <w:tcPr>
            <w:tcW w:w="1980" w:type="dxa"/>
          </w:tcPr>
          <w:p w14:paraId="0ABB7D16" w14:textId="58FC7D73" w:rsidR="00007BE4" w:rsidRPr="007B2B1E" w:rsidRDefault="0013092F" w:rsidP="00702F81">
            <w:pPr>
              <w:jc w:val="center"/>
            </w:pPr>
            <w:r>
              <w:t>VDAM</w:t>
            </w:r>
            <w:r w:rsidR="00007BE4" w:rsidRPr="001529FD">
              <w:rPr>
                <w:lang w:val="vi-VN"/>
              </w:rPr>
              <w:t xml:space="preserve"> – </w:t>
            </w:r>
            <w:r w:rsidR="00007BE4">
              <w:t>Hệ thống</w:t>
            </w:r>
          </w:p>
        </w:tc>
        <w:tc>
          <w:tcPr>
            <w:tcW w:w="7915" w:type="dxa"/>
          </w:tcPr>
          <w:p w14:paraId="55BA6D0A" w14:textId="47924DBE" w:rsidR="00007BE4" w:rsidRPr="001529FD" w:rsidRDefault="0013092F" w:rsidP="00702F81">
            <w:pPr>
              <w:rPr>
                <w:lang w:val="vi-VN"/>
              </w:rPr>
            </w:pPr>
            <w:r>
              <w:t>Người dùng</w:t>
            </w:r>
            <w:r w:rsidR="00007BE4" w:rsidRPr="001529FD">
              <w:rPr>
                <w:lang w:val="vi-VN"/>
              </w:rPr>
              <w:t xml:space="preserve"> thực hiện Khởi tạo giao dịch Mua tài sản</w:t>
            </w:r>
          </w:p>
          <w:p w14:paraId="6BF5ED60" w14:textId="40E22CCB" w:rsidR="00007BE4" w:rsidRPr="009B1FA4" w:rsidRDefault="00007BE4" w:rsidP="00702F81">
            <w:pPr>
              <w:rPr>
                <w:i/>
                <w:iCs/>
                <w:lang w:val="vi-VN"/>
              </w:rPr>
            </w:pPr>
            <w:r w:rsidRPr="001529FD">
              <w:rPr>
                <w:i/>
                <w:iCs/>
                <w:lang w:val="vi-VN"/>
              </w:rPr>
              <w:t xml:space="preserve">** Tham khảo Mục </w:t>
            </w:r>
            <w:hyperlink w:anchor="_Khởi_tạo_Giao_1" w:history="1">
              <w:r w:rsidRPr="0013092F">
                <w:rPr>
                  <w:rStyle w:val="Hyperlink"/>
                  <w:i/>
                  <w:iCs/>
                  <w:kern w:val="2"/>
                  <w:lang w:val="vi-VN"/>
                  <w14:ligatures w14:val="standardContextual"/>
                </w:rPr>
                <w:t>Kh</w:t>
              </w:r>
              <w:r w:rsidRPr="0013092F">
                <w:rPr>
                  <w:rStyle w:val="Hyperlink"/>
                  <w:i/>
                  <w:iCs/>
                  <w:lang w:val="vi-VN"/>
                </w:rPr>
                <w:t>ởi tạo Giao dịch Mua Tài sản Đầu tư</w:t>
              </w:r>
            </w:hyperlink>
          </w:p>
        </w:tc>
      </w:tr>
    </w:tbl>
    <w:p w14:paraId="28862277" w14:textId="77777777" w:rsidR="00007BE4" w:rsidRPr="001529FD" w:rsidRDefault="00007BE4" w:rsidP="00007BE4">
      <w:pPr>
        <w:rPr>
          <w:lang w:val="vi-VN"/>
        </w:rPr>
      </w:pPr>
      <w:bookmarkStart w:id="2697" w:name="_Khởi_tạo_Giao"/>
      <w:bookmarkEnd w:id="2697"/>
    </w:p>
    <w:p w14:paraId="3CE4F1EB" w14:textId="77777777" w:rsidR="00007BE4" w:rsidRPr="001529FD" w:rsidRDefault="00007BE4" w:rsidP="0095559B">
      <w:pPr>
        <w:pStyle w:val="Heading4"/>
        <w:rPr>
          <w:lang w:val="vi-VN"/>
        </w:rPr>
      </w:pPr>
      <w:bookmarkStart w:id="2698" w:name="_Khởi_tạo_Giao_1"/>
      <w:bookmarkEnd w:id="2698"/>
      <w:r w:rsidRPr="001529FD">
        <w:rPr>
          <w:lang w:val="vi-VN"/>
        </w:rPr>
        <w:t>Khởi tạo Giao dịch Mua Tài sản</w:t>
      </w:r>
      <w:del w:id="2699" w:author="Do Thanh Trung" w:date="2025-07-04T11:13:00Z" w16du:dateUtc="2025-07-04T04:13:00Z">
        <w:r w:rsidRPr="001529FD" w:rsidDel="00E06213">
          <w:rPr>
            <w:lang w:val="vi-VN"/>
          </w:rPr>
          <w:delText xml:space="preserve"> Đầu tư</w:delText>
        </w:r>
      </w:del>
    </w:p>
    <w:p w14:paraId="3621912C" w14:textId="77777777" w:rsidR="00007BE4" w:rsidRPr="001529FD" w:rsidRDefault="00007BE4" w:rsidP="00007BE4">
      <w:pPr>
        <w:rPr>
          <w:lang w:val="vi-VN"/>
        </w:rPr>
      </w:pPr>
      <w:r w:rsidRPr="001529FD">
        <w:rPr>
          <w:lang w:val="vi-VN"/>
        </w:rPr>
        <w:t>Sau khi hoàn tất Quy trình Mua Tài sản Đầu tư, chuyên viên KĐT tiến hành khởi tạo giao dịch lên Hệ thống để ghi nhận giao dịch</w:t>
      </w:r>
    </w:p>
    <w:p w14:paraId="40CB25CB" w14:textId="77777777" w:rsidR="00007BE4" w:rsidRPr="001529FD" w:rsidRDefault="00007BE4" w:rsidP="00B3647D">
      <w:pPr>
        <w:pStyle w:val="Heading5"/>
        <w:rPr>
          <w:lang w:val="vi-VN"/>
        </w:rPr>
      </w:pPr>
      <w:r w:rsidRPr="001529FD">
        <w:rPr>
          <w:lang w:val="vi-VN"/>
        </w:rPr>
        <w:lastRenderedPageBreak/>
        <w:t>Tổng quan quy trình</w:t>
      </w:r>
    </w:p>
    <w:p w14:paraId="4C75AA4C" w14:textId="016EB6DD" w:rsidR="00007BE4" w:rsidRPr="001529FD" w:rsidRDefault="00C45D2E" w:rsidP="00007BE4">
      <w:pPr>
        <w:jc w:val="center"/>
        <w:rPr>
          <w:lang w:val="vi-VN"/>
        </w:rPr>
      </w:pPr>
      <w:r>
        <w:rPr>
          <w:noProof/>
        </w:rPr>
        <w:drawing>
          <wp:inline distT="0" distB="0" distL="0" distR="0" wp14:anchorId="0F69FDB3" wp14:editId="7121552C">
            <wp:extent cx="7079593" cy="2880610"/>
            <wp:effectExtent l="0" t="0" r="7620" b="0"/>
            <wp:docPr id="4104950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95031" name="Picture 1" descr="A diagram of a flowchart&#10;&#10;AI-generated content may be incorrect."/>
                    <pic:cNvPicPr/>
                  </pic:nvPicPr>
                  <pic:blipFill>
                    <a:blip r:embed="rId46"/>
                    <a:stretch>
                      <a:fillRect/>
                    </a:stretch>
                  </pic:blipFill>
                  <pic:spPr>
                    <a:xfrm>
                      <a:off x="0" y="0"/>
                      <a:ext cx="7079593" cy="2880610"/>
                    </a:xfrm>
                    <a:prstGeom prst="rect">
                      <a:avLst/>
                    </a:prstGeom>
                  </pic:spPr>
                </pic:pic>
              </a:graphicData>
            </a:graphic>
          </wp:inline>
        </w:drawing>
      </w:r>
    </w:p>
    <w:p w14:paraId="5912FF5F" w14:textId="77777777" w:rsidR="00007BE4" w:rsidRPr="007704DF" w:rsidRDefault="00007BE4" w:rsidP="00007BE4">
      <w:pPr>
        <w:rPr>
          <w:b/>
          <w:lang w:val="vi-VN"/>
        </w:rPr>
      </w:pPr>
      <w:r w:rsidRPr="007704DF">
        <w:rPr>
          <w:b/>
          <w:lang w:val="vi-VN"/>
        </w:rPr>
        <w:t>Mô tả quy trình</w:t>
      </w:r>
    </w:p>
    <w:tbl>
      <w:tblPr>
        <w:tblStyle w:val="TableGrid"/>
        <w:tblW w:w="0" w:type="auto"/>
        <w:tblLook w:val="04A0" w:firstRow="1" w:lastRow="0" w:firstColumn="1" w:lastColumn="0" w:noHBand="0" w:noVBand="1"/>
      </w:tblPr>
      <w:tblGrid>
        <w:gridCol w:w="723"/>
        <w:gridCol w:w="1882"/>
        <w:gridCol w:w="1890"/>
        <w:gridCol w:w="8100"/>
      </w:tblGrid>
      <w:tr w:rsidR="00007BE4" w:rsidRPr="007704DF" w14:paraId="524EA390" w14:textId="77777777" w:rsidTr="00A4287C">
        <w:trPr>
          <w:trHeight w:val="393"/>
          <w:tblHeader/>
        </w:trPr>
        <w:tc>
          <w:tcPr>
            <w:tcW w:w="723" w:type="dxa"/>
          </w:tcPr>
          <w:p w14:paraId="48DBD094" w14:textId="77777777" w:rsidR="00007BE4" w:rsidRPr="00A4287C" w:rsidRDefault="00007BE4" w:rsidP="00A4287C">
            <w:pPr>
              <w:jc w:val="center"/>
              <w:rPr>
                <w:b/>
                <w:bCs/>
                <w:lang w:val="vi-VN"/>
              </w:rPr>
            </w:pPr>
            <w:r w:rsidRPr="00A4287C">
              <w:rPr>
                <w:b/>
                <w:bCs/>
                <w:lang w:val="vi-VN"/>
              </w:rPr>
              <w:t>STT</w:t>
            </w:r>
          </w:p>
        </w:tc>
        <w:tc>
          <w:tcPr>
            <w:tcW w:w="1882" w:type="dxa"/>
          </w:tcPr>
          <w:p w14:paraId="33DD9B47" w14:textId="77777777" w:rsidR="00007BE4" w:rsidRPr="00A4287C" w:rsidRDefault="00007BE4" w:rsidP="00A4287C">
            <w:pPr>
              <w:jc w:val="center"/>
              <w:rPr>
                <w:b/>
                <w:bCs/>
                <w:lang w:val="vi-VN"/>
              </w:rPr>
            </w:pPr>
            <w:r w:rsidRPr="00A4287C">
              <w:rPr>
                <w:b/>
                <w:bCs/>
                <w:lang w:val="vi-VN"/>
              </w:rPr>
              <w:t>Tên bước</w:t>
            </w:r>
          </w:p>
        </w:tc>
        <w:tc>
          <w:tcPr>
            <w:tcW w:w="1890" w:type="dxa"/>
          </w:tcPr>
          <w:p w14:paraId="579AC0A4" w14:textId="77777777" w:rsidR="00007BE4" w:rsidRPr="00A4287C" w:rsidRDefault="00007BE4" w:rsidP="00A4287C">
            <w:pPr>
              <w:jc w:val="center"/>
              <w:rPr>
                <w:b/>
                <w:bCs/>
                <w:lang w:val="vi-VN"/>
              </w:rPr>
            </w:pPr>
            <w:r w:rsidRPr="00A4287C">
              <w:rPr>
                <w:b/>
                <w:bCs/>
                <w:lang w:val="vi-VN"/>
              </w:rPr>
              <w:t>Người thực hiện</w:t>
            </w:r>
          </w:p>
        </w:tc>
        <w:tc>
          <w:tcPr>
            <w:tcW w:w="8100" w:type="dxa"/>
          </w:tcPr>
          <w:p w14:paraId="66DD4937" w14:textId="77777777" w:rsidR="00007BE4" w:rsidRPr="00A4287C" w:rsidRDefault="00007BE4" w:rsidP="00A4287C">
            <w:pPr>
              <w:jc w:val="center"/>
              <w:rPr>
                <w:b/>
                <w:bCs/>
                <w:lang w:val="vi-VN"/>
              </w:rPr>
            </w:pPr>
            <w:r w:rsidRPr="00A4287C">
              <w:rPr>
                <w:b/>
                <w:bCs/>
                <w:lang w:val="vi-VN"/>
              </w:rPr>
              <w:t>Diễn giải</w:t>
            </w:r>
          </w:p>
        </w:tc>
      </w:tr>
      <w:tr w:rsidR="00007BE4" w:rsidRPr="007704DF" w14:paraId="27FCE100" w14:textId="77777777" w:rsidTr="00702F81">
        <w:trPr>
          <w:trHeight w:val="393"/>
        </w:trPr>
        <w:tc>
          <w:tcPr>
            <w:tcW w:w="723" w:type="dxa"/>
          </w:tcPr>
          <w:p w14:paraId="2DE5AA53" w14:textId="77777777" w:rsidR="00007BE4" w:rsidRPr="007704DF" w:rsidRDefault="00007BE4" w:rsidP="00702F81">
            <w:pPr>
              <w:rPr>
                <w:lang w:val="vi-VN"/>
              </w:rPr>
            </w:pPr>
            <w:r w:rsidRPr="007704DF">
              <w:rPr>
                <w:lang w:val="vi-VN"/>
              </w:rPr>
              <w:t>01</w:t>
            </w:r>
          </w:p>
        </w:tc>
        <w:tc>
          <w:tcPr>
            <w:tcW w:w="1882" w:type="dxa"/>
          </w:tcPr>
          <w:p w14:paraId="5EC3F1EA" w14:textId="77777777" w:rsidR="00007BE4" w:rsidRPr="007704DF" w:rsidRDefault="00007BE4" w:rsidP="00702F81">
            <w:r w:rsidRPr="007704DF">
              <w:t>Đăng nhập hệ thống</w:t>
            </w:r>
          </w:p>
        </w:tc>
        <w:tc>
          <w:tcPr>
            <w:tcW w:w="1890" w:type="dxa"/>
          </w:tcPr>
          <w:p w14:paraId="1E248DF4" w14:textId="6773FD2A" w:rsidR="00007BE4" w:rsidRPr="007704DF" w:rsidRDefault="00480CD1" w:rsidP="00702F81">
            <w:pPr>
              <w:jc w:val="center"/>
            </w:pPr>
            <w:r>
              <w:t>VDAM</w:t>
            </w:r>
          </w:p>
        </w:tc>
        <w:tc>
          <w:tcPr>
            <w:tcW w:w="8100" w:type="dxa"/>
          </w:tcPr>
          <w:p w14:paraId="7B668B59" w14:textId="51115700" w:rsidR="00007BE4" w:rsidRPr="007704DF" w:rsidRDefault="00480CD1" w:rsidP="00702F81">
            <w:r>
              <w:t>VDAM</w:t>
            </w:r>
            <w:r w:rsidR="00007BE4" w:rsidRPr="007704DF">
              <w:t xml:space="preserve"> đăng nhập hệ thống thực hiện tạo HĐ mua</w:t>
            </w:r>
          </w:p>
        </w:tc>
      </w:tr>
      <w:tr w:rsidR="00007BE4" w:rsidRPr="007704DF" w14:paraId="407A3D86" w14:textId="77777777" w:rsidTr="00702F81">
        <w:trPr>
          <w:trHeight w:val="811"/>
        </w:trPr>
        <w:tc>
          <w:tcPr>
            <w:tcW w:w="723" w:type="dxa"/>
          </w:tcPr>
          <w:p w14:paraId="2B5086A8" w14:textId="77777777" w:rsidR="00007BE4" w:rsidRPr="007704DF" w:rsidRDefault="00007BE4" w:rsidP="00702F81">
            <w:pPr>
              <w:rPr>
                <w:lang w:val="vi-VN"/>
              </w:rPr>
            </w:pPr>
            <w:r w:rsidRPr="007704DF">
              <w:rPr>
                <w:lang w:val="vi-VN"/>
              </w:rPr>
              <w:t>02</w:t>
            </w:r>
          </w:p>
        </w:tc>
        <w:tc>
          <w:tcPr>
            <w:tcW w:w="1882" w:type="dxa"/>
          </w:tcPr>
          <w:p w14:paraId="4B4AA3B6" w14:textId="77777777" w:rsidR="00007BE4" w:rsidRPr="007704DF" w:rsidRDefault="00007BE4" w:rsidP="00702F81">
            <w:pPr>
              <w:rPr>
                <w:lang w:val="vi-VN"/>
              </w:rPr>
            </w:pPr>
            <w:r w:rsidRPr="007704DF">
              <w:rPr>
                <w:lang w:val="vi-VN"/>
              </w:rPr>
              <w:t>Khởi tạo thông tin HĐ</w:t>
            </w:r>
          </w:p>
        </w:tc>
        <w:tc>
          <w:tcPr>
            <w:tcW w:w="1890" w:type="dxa"/>
          </w:tcPr>
          <w:p w14:paraId="09775E4E" w14:textId="790C7574" w:rsidR="00007BE4" w:rsidRPr="007704DF" w:rsidRDefault="007704DF" w:rsidP="00702F81">
            <w:pPr>
              <w:jc w:val="center"/>
            </w:pPr>
            <w:r w:rsidRPr="007704DF">
              <w:t>VDAM</w:t>
            </w:r>
            <w:r w:rsidR="00007BE4" w:rsidRPr="007704DF">
              <w:rPr>
                <w:lang w:val="vi-VN"/>
              </w:rPr>
              <w:t xml:space="preserve"> – </w:t>
            </w:r>
            <w:r w:rsidR="00007BE4" w:rsidRPr="007704DF">
              <w:t>Hệ thống</w:t>
            </w:r>
          </w:p>
        </w:tc>
        <w:tc>
          <w:tcPr>
            <w:tcW w:w="8100" w:type="dxa"/>
          </w:tcPr>
          <w:p w14:paraId="43697A00" w14:textId="6FC7F578" w:rsidR="00007BE4" w:rsidRPr="00947D75" w:rsidRDefault="00480CD1" w:rsidP="00702F81">
            <w:r>
              <w:t>VDAM</w:t>
            </w:r>
            <w:r w:rsidR="00007BE4" w:rsidRPr="007704DF">
              <w:rPr>
                <w:lang w:val="vi-VN"/>
              </w:rPr>
              <w:t xml:space="preserve"> tạo mới thông tin HĐ trên hệ thống</w:t>
            </w:r>
          </w:p>
        </w:tc>
      </w:tr>
      <w:tr w:rsidR="00007BE4" w:rsidRPr="007704DF" w14:paraId="64EAE4DA" w14:textId="77777777" w:rsidTr="00702F81">
        <w:trPr>
          <w:trHeight w:val="799"/>
        </w:trPr>
        <w:tc>
          <w:tcPr>
            <w:tcW w:w="723" w:type="dxa"/>
          </w:tcPr>
          <w:p w14:paraId="2C970A42" w14:textId="77777777" w:rsidR="00007BE4" w:rsidRPr="007704DF" w:rsidRDefault="00007BE4" w:rsidP="00702F81">
            <w:pPr>
              <w:rPr>
                <w:lang w:val="vi-VN"/>
              </w:rPr>
            </w:pPr>
            <w:r w:rsidRPr="007704DF">
              <w:rPr>
                <w:lang w:val="vi-VN"/>
              </w:rPr>
              <w:t>03</w:t>
            </w:r>
          </w:p>
        </w:tc>
        <w:tc>
          <w:tcPr>
            <w:tcW w:w="1882" w:type="dxa"/>
          </w:tcPr>
          <w:p w14:paraId="397151E1" w14:textId="77777777" w:rsidR="00007BE4" w:rsidRPr="007704DF" w:rsidRDefault="00007BE4" w:rsidP="00702F81">
            <w:pPr>
              <w:rPr>
                <w:lang w:val="vi-VN"/>
              </w:rPr>
            </w:pPr>
            <w:r w:rsidRPr="007704DF">
              <w:rPr>
                <w:lang w:val="vi-VN"/>
              </w:rPr>
              <w:t>Kiểm tra quy định đầu tư</w:t>
            </w:r>
          </w:p>
        </w:tc>
        <w:tc>
          <w:tcPr>
            <w:tcW w:w="1890" w:type="dxa"/>
          </w:tcPr>
          <w:p w14:paraId="4B5EFEA7" w14:textId="77777777" w:rsidR="00007BE4" w:rsidRPr="007704DF" w:rsidRDefault="00007BE4" w:rsidP="00702F81">
            <w:pPr>
              <w:jc w:val="center"/>
            </w:pPr>
            <w:r w:rsidRPr="007704DF">
              <w:t>Hệ thống</w:t>
            </w:r>
          </w:p>
        </w:tc>
        <w:tc>
          <w:tcPr>
            <w:tcW w:w="8100" w:type="dxa"/>
          </w:tcPr>
          <w:p w14:paraId="165C2550" w14:textId="3C2E22EC" w:rsidR="00007BE4" w:rsidRPr="007704DF" w:rsidRDefault="00007BE4" w:rsidP="00702F81">
            <w:r w:rsidRPr="007704DF">
              <w:t>Hệ thống tiến hành kiểm tra thông tin khởi tạo với các quy định đầu tư</w:t>
            </w:r>
            <w:r w:rsidR="00B93F10">
              <w:t xml:space="preserve"> </w:t>
            </w:r>
            <w:r w:rsidRPr="007704DF">
              <w:t>như</w:t>
            </w:r>
          </w:p>
          <w:p w14:paraId="046FD518" w14:textId="53B9F2E1" w:rsidR="00007BE4" w:rsidRDefault="00327DE9" w:rsidP="00327DE9">
            <w:pPr>
              <w:pStyle w:val="ListParagraph"/>
              <w:numPr>
                <w:ilvl w:val="0"/>
                <w:numId w:val="9"/>
              </w:numPr>
            </w:pPr>
            <w:hyperlink w:anchor="_Cài_đặt_Quy" w:history="1">
              <w:r w:rsidRPr="00075059">
                <w:rPr>
                  <w:rStyle w:val="Hyperlink"/>
                  <w:kern w:val="2"/>
                  <w14:ligatures w14:val="standardContextual"/>
                </w:rPr>
                <w:t>C</w:t>
              </w:r>
              <w:r w:rsidRPr="00075059">
                <w:rPr>
                  <w:rStyle w:val="Hyperlink"/>
                </w:rPr>
                <w:t>ài đặt Quy định đầu tư</w:t>
              </w:r>
            </w:hyperlink>
          </w:p>
          <w:p w14:paraId="224D43B5" w14:textId="1E7C3E73" w:rsidR="00327DE9" w:rsidRDefault="00327DE9" w:rsidP="00327DE9">
            <w:pPr>
              <w:pStyle w:val="ListParagraph"/>
              <w:numPr>
                <w:ilvl w:val="0"/>
                <w:numId w:val="9"/>
              </w:numPr>
            </w:pPr>
            <w:hyperlink w:anchor="_Cài_đặt_hạn" w:history="1">
              <w:r w:rsidRPr="00075059">
                <w:rPr>
                  <w:rStyle w:val="Hyperlink"/>
                  <w:kern w:val="2"/>
                  <w14:ligatures w14:val="standardContextual"/>
                </w:rPr>
                <w:t>C</w:t>
              </w:r>
              <w:r w:rsidRPr="00075059">
                <w:rPr>
                  <w:rStyle w:val="Hyperlink"/>
                </w:rPr>
                <w:t>ài đặt hạn mức theo nhóm ngành</w:t>
              </w:r>
            </w:hyperlink>
          </w:p>
          <w:p w14:paraId="4C4096ED" w14:textId="09D32496" w:rsidR="00327DE9" w:rsidRPr="00327DE9" w:rsidRDefault="00327DE9" w:rsidP="00327DE9">
            <w:pPr>
              <w:pStyle w:val="ListParagraph"/>
              <w:numPr>
                <w:ilvl w:val="0"/>
                <w:numId w:val="9"/>
              </w:numPr>
            </w:pPr>
            <w:hyperlink w:anchor="_Cài_đặt_danh" w:history="1">
              <w:r w:rsidRPr="00075059">
                <w:rPr>
                  <w:rStyle w:val="Hyperlink"/>
                  <w:kern w:val="2"/>
                  <w14:ligatures w14:val="standardContextual"/>
                </w:rPr>
                <w:t>C</w:t>
              </w:r>
              <w:r w:rsidRPr="00075059">
                <w:rPr>
                  <w:rStyle w:val="Hyperlink"/>
                </w:rPr>
                <w:t>ài đặt danh mục nhóm công ty liên quan</w:t>
              </w:r>
            </w:hyperlink>
          </w:p>
        </w:tc>
      </w:tr>
      <w:tr w:rsidR="000643A0" w:rsidRPr="007704DF" w14:paraId="035C12BF" w14:textId="77777777" w:rsidTr="00702F81">
        <w:trPr>
          <w:trHeight w:val="799"/>
        </w:trPr>
        <w:tc>
          <w:tcPr>
            <w:tcW w:w="723" w:type="dxa"/>
          </w:tcPr>
          <w:p w14:paraId="12C771E4" w14:textId="4D0B7D2B" w:rsidR="000643A0" w:rsidRPr="007704DF" w:rsidRDefault="000643A0" w:rsidP="000643A0">
            <w:pPr>
              <w:rPr>
                <w:lang w:val="vi-VN"/>
              </w:rPr>
            </w:pPr>
            <w:r w:rsidRPr="007704DF">
              <w:rPr>
                <w:lang w:val="vi-VN"/>
              </w:rPr>
              <w:lastRenderedPageBreak/>
              <w:t>04</w:t>
            </w:r>
          </w:p>
        </w:tc>
        <w:tc>
          <w:tcPr>
            <w:tcW w:w="1882" w:type="dxa"/>
          </w:tcPr>
          <w:p w14:paraId="0868F69F" w14:textId="22379C08" w:rsidR="000643A0" w:rsidRPr="00465B4B" w:rsidRDefault="00465B4B" w:rsidP="000643A0">
            <w:r>
              <w:t>Đáp ứng quy định?</w:t>
            </w:r>
          </w:p>
        </w:tc>
        <w:tc>
          <w:tcPr>
            <w:tcW w:w="1890" w:type="dxa"/>
          </w:tcPr>
          <w:p w14:paraId="3DC9ED7B" w14:textId="3B308BB6" w:rsidR="000643A0" w:rsidRPr="007704DF" w:rsidRDefault="00465B4B" w:rsidP="000643A0">
            <w:pPr>
              <w:jc w:val="center"/>
            </w:pPr>
            <w:r>
              <w:t>Hệ thống</w:t>
            </w:r>
          </w:p>
        </w:tc>
        <w:tc>
          <w:tcPr>
            <w:tcW w:w="8100" w:type="dxa"/>
          </w:tcPr>
          <w:p w14:paraId="5DDAA44F" w14:textId="77777777" w:rsidR="000643A0" w:rsidRDefault="00465B4B" w:rsidP="000643A0">
            <w:r>
              <w:t xml:space="preserve">Hệ thống kiểm tra </w:t>
            </w:r>
            <w:r w:rsidR="00BF5405">
              <w:t>quy định đầu tư</w:t>
            </w:r>
          </w:p>
          <w:p w14:paraId="54058110" w14:textId="77777777" w:rsidR="00BF5405" w:rsidRDefault="00BF5405" w:rsidP="00BF5405">
            <w:pPr>
              <w:pStyle w:val="ListParagraph"/>
              <w:numPr>
                <w:ilvl w:val="0"/>
                <w:numId w:val="9"/>
              </w:numPr>
            </w:pPr>
            <w:r>
              <w:t>Nếu HĐ mua không đáp ứng quy định đầu tư, kết thúc quy trình</w:t>
            </w:r>
          </w:p>
          <w:p w14:paraId="06A8589C" w14:textId="606A475C" w:rsidR="00BF5405" w:rsidRPr="00BF5405" w:rsidRDefault="00BF5405" w:rsidP="00BF5405">
            <w:pPr>
              <w:pStyle w:val="ListParagraph"/>
              <w:numPr>
                <w:ilvl w:val="0"/>
                <w:numId w:val="9"/>
              </w:numPr>
            </w:pPr>
            <w:r>
              <w:t>Nếu HĐ mua đáp ứng quy định đầu tư, chuyển sang bước 5</w:t>
            </w:r>
          </w:p>
        </w:tc>
      </w:tr>
      <w:tr w:rsidR="000643A0" w:rsidRPr="007704DF" w14:paraId="618C5753" w14:textId="77777777" w:rsidTr="00702F81">
        <w:trPr>
          <w:trHeight w:val="393"/>
        </w:trPr>
        <w:tc>
          <w:tcPr>
            <w:tcW w:w="723" w:type="dxa"/>
          </w:tcPr>
          <w:p w14:paraId="225A6879" w14:textId="4CCDAEEA" w:rsidR="000643A0" w:rsidRPr="007704DF" w:rsidRDefault="000643A0" w:rsidP="000643A0">
            <w:pPr>
              <w:rPr>
                <w:lang w:val="vi-VN"/>
              </w:rPr>
            </w:pPr>
            <w:r w:rsidRPr="007704DF">
              <w:t>05</w:t>
            </w:r>
          </w:p>
        </w:tc>
        <w:tc>
          <w:tcPr>
            <w:tcW w:w="1882" w:type="dxa"/>
          </w:tcPr>
          <w:p w14:paraId="0166A54E" w14:textId="77777777" w:rsidR="000643A0" w:rsidRPr="007704DF" w:rsidRDefault="000643A0" w:rsidP="000643A0">
            <w:r w:rsidRPr="007704DF">
              <w:rPr>
                <w:lang w:val="vi-VN"/>
              </w:rPr>
              <w:t>Kiểm tra &amp; Phản hồi</w:t>
            </w:r>
          </w:p>
        </w:tc>
        <w:tc>
          <w:tcPr>
            <w:tcW w:w="1890" w:type="dxa"/>
          </w:tcPr>
          <w:p w14:paraId="59E04F6A" w14:textId="77777777" w:rsidR="000643A0" w:rsidRPr="007704DF" w:rsidRDefault="000643A0" w:rsidP="000643A0">
            <w:pPr>
              <w:jc w:val="center"/>
            </w:pPr>
            <w:r w:rsidRPr="007704DF">
              <w:rPr>
                <w:lang w:val="vi-VN"/>
              </w:rPr>
              <w:t xml:space="preserve">CCTQ – </w:t>
            </w:r>
            <w:r w:rsidRPr="007704DF">
              <w:t>Hệ thống</w:t>
            </w:r>
          </w:p>
        </w:tc>
        <w:tc>
          <w:tcPr>
            <w:tcW w:w="8100" w:type="dxa"/>
          </w:tcPr>
          <w:p w14:paraId="0D538A8D" w14:textId="77777777" w:rsidR="000643A0" w:rsidRPr="007704DF" w:rsidRDefault="000643A0" w:rsidP="000643A0">
            <w:pPr>
              <w:rPr>
                <w:lang w:val="vi-VN"/>
              </w:rPr>
            </w:pPr>
            <w:r w:rsidRPr="007704DF">
              <w:rPr>
                <w:lang w:val="vi-VN"/>
              </w:rPr>
              <w:t>CCTQ kiểm tra và phản hồi thông tin đã khởi tạo:</w:t>
            </w:r>
          </w:p>
          <w:p w14:paraId="58F6F785" w14:textId="77777777" w:rsidR="000643A0" w:rsidRPr="007704DF" w:rsidRDefault="000643A0" w:rsidP="000643A0">
            <w:pPr>
              <w:pStyle w:val="ListParagraph"/>
              <w:numPr>
                <w:ilvl w:val="0"/>
                <w:numId w:val="9"/>
              </w:numPr>
              <w:jc w:val="left"/>
              <w:rPr>
                <w:lang w:val="vi-VN"/>
              </w:rPr>
            </w:pPr>
            <w:r w:rsidRPr="007704DF">
              <w:rPr>
                <w:lang w:val="vi-VN"/>
              </w:rPr>
              <w:t>Duyệt: Duyệt thuận giao dịch đã khởi tạo</w:t>
            </w:r>
          </w:p>
          <w:p w14:paraId="1582A148" w14:textId="77777777" w:rsidR="000643A0" w:rsidRPr="007704DF" w:rsidRDefault="000643A0" w:rsidP="000643A0">
            <w:pPr>
              <w:pStyle w:val="ListParagraph"/>
              <w:numPr>
                <w:ilvl w:val="0"/>
                <w:numId w:val="9"/>
              </w:numPr>
              <w:jc w:val="left"/>
              <w:rPr>
                <w:i/>
                <w:lang w:val="vi-VN"/>
              </w:rPr>
            </w:pPr>
            <w:r w:rsidRPr="007704DF">
              <w:rPr>
                <w:lang w:val="vi-VN"/>
              </w:rPr>
              <w:t>Không duyệt: Từ chối giao dịch đã khởi tạo, Kết thúc quy trình</w:t>
            </w:r>
          </w:p>
          <w:p w14:paraId="4F71F337" w14:textId="3F9F74FA" w:rsidR="000643A0" w:rsidRPr="007704DF" w:rsidRDefault="000643A0" w:rsidP="000643A0">
            <w:pPr>
              <w:pStyle w:val="ListParagraph"/>
              <w:numPr>
                <w:ilvl w:val="0"/>
                <w:numId w:val="9"/>
              </w:numPr>
              <w:jc w:val="left"/>
              <w:rPr>
                <w:i/>
                <w:lang w:val="vi-VN"/>
              </w:rPr>
            </w:pPr>
            <w:r w:rsidRPr="007704DF">
              <w:rPr>
                <w:lang w:val="vi-VN"/>
              </w:rPr>
              <w:t xml:space="preserve">Điều chỉnh: Cần điều chỉnh lại thông tin giao dịch khởi tạo, quay về bước </w:t>
            </w:r>
            <w:r w:rsidR="005D1611">
              <w:t>2</w:t>
            </w:r>
          </w:p>
        </w:tc>
      </w:tr>
      <w:tr w:rsidR="000643A0" w:rsidRPr="007704DF" w14:paraId="4691DB4F" w14:textId="77777777" w:rsidTr="00702F81">
        <w:trPr>
          <w:trHeight w:val="406"/>
        </w:trPr>
        <w:tc>
          <w:tcPr>
            <w:tcW w:w="723" w:type="dxa"/>
          </w:tcPr>
          <w:p w14:paraId="5FFEFCE4" w14:textId="09BC2E1D" w:rsidR="000643A0" w:rsidRPr="007704DF" w:rsidRDefault="000643A0" w:rsidP="000643A0">
            <w:r w:rsidRPr="007704DF">
              <w:t>06</w:t>
            </w:r>
          </w:p>
        </w:tc>
        <w:tc>
          <w:tcPr>
            <w:tcW w:w="1882" w:type="dxa"/>
          </w:tcPr>
          <w:p w14:paraId="5438ACB0" w14:textId="4A696B98" w:rsidR="000643A0" w:rsidRPr="00C97684" w:rsidRDefault="00C97684" w:rsidP="000643A0">
            <w:r>
              <w:t>Ghi nhận dữ liệu giao dịch</w:t>
            </w:r>
          </w:p>
        </w:tc>
        <w:tc>
          <w:tcPr>
            <w:tcW w:w="1890" w:type="dxa"/>
          </w:tcPr>
          <w:p w14:paraId="1D45D16D" w14:textId="19B09A27" w:rsidR="000643A0" w:rsidRPr="007704DF" w:rsidRDefault="00C97684" w:rsidP="000643A0">
            <w:pPr>
              <w:jc w:val="center"/>
            </w:pPr>
            <w:r>
              <w:t>VDAM</w:t>
            </w:r>
            <w:r w:rsidR="000643A0" w:rsidRPr="007704DF">
              <w:rPr>
                <w:lang w:val="vi-VN"/>
              </w:rPr>
              <w:t xml:space="preserve"> – </w:t>
            </w:r>
            <w:r w:rsidR="000643A0" w:rsidRPr="007704DF">
              <w:t>Hệ thống</w:t>
            </w:r>
          </w:p>
        </w:tc>
        <w:tc>
          <w:tcPr>
            <w:tcW w:w="8100" w:type="dxa"/>
          </w:tcPr>
          <w:p w14:paraId="3EBBD2C6" w14:textId="66621831" w:rsidR="000643A0" w:rsidRPr="00C97684" w:rsidRDefault="00C97684" w:rsidP="000643A0">
            <w:r>
              <w:t xml:space="preserve">Sau khi phê duyệt, </w:t>
            </w:r>
            <w:r w:rsidR="002D7347">
              <w:t xml:space="preserve">Hệ thống ghi nhận </w:t>
            </w:r>
            <w:r w:rsidR="00F06ABF">
              <w:t>dữ liệu vừa phê duyệt</w:t>
            </w:r>
          </w:p>
        </w:tc>
      </w:tr>
    </w:tbl>
    <w:p w14:paraId="39F209B9" w14:textId="77777777" w:rsidR="00007BE4" w:rsidRPr="001529FD" w:rsidRDefault="00007BE4" w:rsidP="00007BE4">
      <w:pPr>
        <w:rPr>
          <w:lang w:val="vi-VN"/>
        </w:rPr>
      </w:pPr>
    </w:p>
    <w:p w14:paraId="156BE430" w14:textId="77777777" w:rsidR="00007BE4" w:rsidRDefault="00007BE4" w:rsidP="00B3647D">
      <w:pPr>
        <w:pStyle w:val="Heading5"/>
        <w:rPr>
          <w:ins w:id="2700" w:author="Do Thanh Trung" w:date="2025-06-12T16:16:00Z" w16du:dateUtc="2025-06-12T09:16:00Z"/>
        </w:rPr>
      </w:pPr>
      <w:bookmarkStart w:id="2701" w:name="_Mô_tả_dữ_1"/>
      <w:bookmarkEnd w:id="2701"/>
      <w:r w:rsidRPr="001529FD">
        <w:rPr>
          <w:lang w:val="vi-VN"/>
        </w:rPr>
        <w:t>Mô tả dữ liệu Giao dịch Mua</w:t>
      </w:r>
    </w:p>
    <w:p w14:paraId="412F9DA4" w14:textId="07AD867C" w:rsidR="00E94246" w:rsidRPr="00E94246" w:rsidRDefault="00E94246">
      <w:pPr>
        <w:pStyle w:val="Heading6"/>
        <w:rPr>
          <w:ins w:id="2702" w:author="Do Thanh Trung" w:date="2025-06-12T16:12:00Z" w16du:dateUtc="2025-06-12T09:12:00Z"/>
        </w:rPr>
        <w:pPrChange w:id="2703" w:author="Do Thanh Trung" w:date="2025-06-12T16:16:00Z" w16du:dateUtc="2025-06-12T09:16:00Z">
          <w:pPr>
            <w:pStyle w:val="Heading5"/>
          </w:pPr>
        </w:pPrChange>
      </w:pPr>
      <w:bookmarkStart w:id="2704" w:name="_Giao_dịch_mua"/>
      <w:bookmarkEnd w:id="2704"/>
      <w:ins w:id="2705" w:author="Do Thanh Trung" w:date="2025-06-12T16:16:00Z" w16du:dateUtc="2025-06-12T09:16:00Z">
        <w:r>
          <w:t>Giao dịch mua Tài sản không qua sàn</w:t>
        </w:r>
      </w:ins>
    </w:p>
    <w:p w14:paraId="4358DFD5" w14:textId="30F40CAA" w:rsidR="00CF6581" w:rsidRPr="00CF6581" w:rsidDel="00D53300" w:rsidRDefault="00CF6581">
      <w:pPr>
        <w:pStyle w:val="Heading6"/>
        <w:rPr>
          <w:del w:id="2706" w:author="Do Thanh Trung" w:date="2025-06-12T14:54:00Z" w16du:dateUtc="2025-06-12T07:54:00Z"/>
          <w:rPrChange w:id="2707" w:author="Do Thanh Trung" w:date="2025-06-12T14:52:00Z" w16du:dateUtc="2025-06-12T07:52:00Z">
            <w:rPr>
              <w:del w:id="2708" w:author="Do Thanh Trung" w:date="2025-06-12T14:54:00Z" w16du:dateUtc="2025-06-12T07:54:00Z"/>
              <w:lang w:val="vi-VN"/>
            </w:rPr>
          </w:rPrChange>
        </w:rPr>
        <w:pPrChange w:id="2709" w:author="Do Thanh Trung" w:date="2025-06-12T14:53:00Z" w16du:dateUtc="2025-06-12T07:53:00Z">
          <w:pPr>
            <w:pStyle w:val="Heading5"/>
          </w:pPr>
        </w:pPrChange>
      </w:pPr>
    </w:p>
    <w:tbl>
      <w:tblPr>
        <w:tblStyle w:val="TableGrid"/>
        <w:tblW w:w="0" w:type="auto"/>
        <w:tblLook w:val="04A0" w:firstRow="1" w:lastRow="0" w:firstColumn="1" w:lastColumn="0" w:noHBand="0" w:noVBand="1"/>
      </w:tblPr>
      <w:tblGrid>
        <w:gridCol w:w="588"/>
        <w:gridCol w:w="1280"/>
        <w:gridCol w:w="1330"/>
        <w:gridCol w:w="1207"/>
        <w:gridCol w:w="1260"/>
        <w:gridCol w:w="7285"/>
      </w:tblGrid>
      <w:tr w:rsidR="00903E09" w:rsidRPr="001529FD" w14:paraId="0FDDB64A" w14:textId="77777777" w:rsidTr="00903E09">
        <w:trPr>
          <w:tblHeader/>
        </w:trPr>
        <w:tc>
          <w:tcPr>
            <w:tcW w:w="588" w:type="dxa"/>
            <w:vAlign w:val="center"/>
          </w:tcPr>
          <w:p w14:paraId="671DCC8B" w14:textId="77777777" w:rsidR="00903E09" w:rsidRPr="001529FD" w:rsidRDefault="00903E09" w:rsidP="00702F81">
            <w:pPr>
              <w:jc w:val="center"/>
              <w:rPr>
                <w:b/>
                <w:lang w:val="vi-VN"/>
              </w:rPr>
            </w:pPr>
            <w:r w:rsidRPr="001529FD">
              <w:rPr>
                <w:b/>
                <w:lang w:val="vi-VN"/>
              </w:rPr>
              <w:t>STT</w:t>
            </w:r>
          </w:p>
        </w:tc>
        <w:tc>
          <w:tcPr>
            <w:tcW w:w="1280" w:type="dxa"/>
            <w:vAlign w:val="center"/>
          </w:tcPr>
          <w:p w14:paraId="7D3CD8CB" w14:textId="77777777" w:rsidR="00903E09" w:rsidRPr="001529FD" w:rsidRDefault="00903E09" w:rsidP="00702F81">
            <w:pPr>
              <w:jc w:val="center"/>
              <w:rPr>
                <w:b/>
                <w:lang w:val="vi-VN"/>
              </w:rPr>
            </w:pPr>
            <w:r w:rsidRPr="001529FD">
              <w:rPr>
                <w:b/>
                <w:lang w:val="vi-VN"/>
              </w:rPr>
              <w:t>Trường dữ liệu</w:t>
            </w:r>
          </w:p>
        </w:tc>
        <w:tc>
          <w:tcPr>
            <w:tcW w:w="1330" w:type="dxa"/>
            <w:vAlign w:val="center"/>
          </w:tcPr>
          <w:p w14:paraId="2255DDF5" w14:textId="77777777" w:rsidR="00903E09" w:rsidRPr="001529FD" w:rsidRDefault="00903E09" w:rsidP="00702F81">
            <w:pPr>
              <w:jc w:val="center"/>
              <w:rPr>
                <w:b/>
                <w:lang w:val="vi-VN"/>
              </w:rPr>
            </w:pPr>
            <w:r w:rsidRPr="001529FD">
              <w:rPr>
                <w:b/>
                <w:lang w:val="vi-VN"/>
              </w:rPr>
              <w:t>Loại dữ liệu</w:t>
            </w:r>
          </w:p>
        </w:tc>
        <w:tc>
          <w:tcPr>
            <w:tcW w:w="1207" w:type="dxa"/>
          </w:tcPr>
          <w:p w14:paraId="759B9E81" w14:textId="1A0E22AF" w:rsidR="00903E09" w:rsidRPr="00903E09" w:rsidRDefault="00903E09" w:rsidP="00246066">
            <w:pPr>
              <w:jc w:val="center"/>
              <w:rPr>
                <w:b/>
              </w:rPr>
            </w:pPr>
            <w:r>
              <w:rPr>
                <w:b/>
              </w:rPr>
              <w:t>Bắt buộc</w:t>
            </w:r>
          </w:p>
        </w:tc>
        <w:tc>
          <w:tcPr>
            <w:tcW w:w="1260" w:type="dxa"/>
          </w:tcPr>
          <w:p w14:paraId="29809D45" w14:textId="1E81E952" w:rsidR="00903E09" w:rsidRPr="00903E09" w:rsidRDefault="00903E09" w:rsidP="00246066">
            <w:pPr>
              <w:jc w:val="center"/>
              <w:rPr>
                <w:b/>
              </w:rPr>
            </w:pPr>
            <w:r>
              <w:rPr>
                <w:b/>
              </w:rPr>
              <w:t>Read-Only?</w:t>
            </w:r>
          </w:p>
        </w:tc>
        <w:tc>
          <w:tcPr>
            <w:tcW w:w="7285" w:type="dxa"/>
            <w:vAlign w:val="center"/>
          </w:tcPr>
          <w:p w14:paraId="5330BD5F" w14:textId="7FA64A62" w:rsidR="00903E09" w:rsidRPr="001529FD" w:rsidRDefault="00903E09" w:rsidP="00702F81">
            <w:pPr>
              <w:jc w:val="center"/>
              <w:rPr>
                <w:b/>
                <w:lang w:val="vi-VN"/>
              </w:rPr>
            </w:pPr>
            <w:r w:rsidRPr="001529FD">
              <w:rPr>
                <w:b/>
                <w:lang w:val="vi-VN"/>
              </w:rPr>
              <w:t>Diễn giải</w:t>
            </w:r>
          </w:p>
        </w:tc>
      </w:tr>
      <w:tr w:rsidR="00903E09" w:rsidRPr="009B1FA4" w14:paraId="31C4EA18" w14:textId="77777777" w:rsidTr="00903E09">
        <w:tc>
          <w:tcPr>
            <w:tcW w:w="588" w:type="dxa"/>
            <w:vAlign w:val="center"/>
          </w:tcPr>
          <w:p w14:paraId="431C5FD3" w14:textId="77777777" w:rsidR="00903E09" w:rsidRPr="001529FD" w:rsidRDefault="00903E09" w:rsidP="00702F81">
            <w:pPr>
              <w:rPr>
                <w:lang w:val="vi-VN"/>
              </w:rPr>
            </w:pPr>
            <w:r w:rsidRPr="001529FD">
              <w:rPr>
                <w:lang w:val="vi-VN"/>
              </w:rPr>
              <w:t>01</w:t>
            </w:r>
          </w:p>
        </w:tc>
        <w:tc>
          <w:tcPr>
            <w:tcW w:w="1280" w:type="dxa"/>
            <w:vAlign w:val="center"/>
          </w:tcPr>
          <w:p w14:paraId="3294F187" w14:textId="74625719" w:rsidR="00903E09" w:rsidRPr="009425C4" w:rsidRDefault="00903E09" w:rsidP="00702F81">
            <w:r w:rsidRPr="001529FD">
              <w:rPr>
                <w:lang w:val="vi-VN"/>
              </w:rPr>
              <w:t xml:space="preserve">Tên </w:t>
            </w:r>
            <w:r w:rsidR="009425C4">
              <w:t>TCPH</w:t>
            </w:r>
          </w:p>
        </w:tc>
        <w:tc>
          <w:tcPr>
            <w:tcW w:w="1330" w:type="dxa"/>
            <w:vAlign w:val="center"/>
          </w:tcPr>
          <w:p w14:paraId="170293A6" w14:textId="77777777" w:rsidR="00903E09" w:rsidRPr="001529FD" w:rsidRDefault="00903E09" w:rsidP="00702F81">
            <w:pPr>
              <w:rPr>
                <w:lang w:val="vi-VN"/>
              </w:rPr>
            </w:pPr>
            <w:r w:rsidRPr="001529FD">
              <w:rPr>
                <w:lang w:val="vi-VN"/>
              </w:rPr>
              <w:t>Text</w:t>
            </w:r>
          </w:p>
        </w:tc>
        <w:tc>
          <w:tcPr>
            <w:tcW w:w="1207" w:type="dxa"/>
          </w:tcPr>
          <w:p w14:paraId="146FEC5C" w14:textId="589BC59C" w:rsidR="00903E09" w:rsidRDefault="00031552">
            <w:pPr>
              <w:jc w:val="center"/>
              <w:pPrChange w:id="2710" w:author="Do Thanh Trung" w:date="2025-06-17T13:50:00Z" w16du:dateUtc="2025-06-17T06:50:00Z">
                <w:pPr/>
              </w:pPrChange>
            </w:pPr>
            <w:r>
              <w:t>X</w:t>
            </w:r>
          </w:p>
        </w:tc>
        <w:tc>
          <w:tcPr>
            <w:tcW w:w="1260" w:type="dxa"/>
          </w:tcPr>
          <w:p w14:paraId="350F9E0C" w14:textId="64EE3888" w:rsidR="00903E09" w:rsidRDefault="00903E09">
            <w:pPr>
              <w:jc w:val="center"/>
              <w:pPrChange w:id="2711" w:author="Do Thanh Trung" w:date="2025-06-17T13:50:00Z" w16du:dateUtc="2025-06-17T06:50:00Z">
                <w:pPr/>
              </w:pPrChange>
            </w:pPr>
          </w:p>
        </w:tc>
        <w:tc>
          <w:tcPr>
            <w:tcW w:w="7285" w:type="dxa"/>
            <w:vAlign w:val="center"/>
          </w:tcPr>
          <w:p w14:paraId="58E70558" w14:textId="2FD90E8A" w:rsidR="00903E09" w:rsidRPr="000D37FA" w:rsidRDefault="00903E09" w:rsidP="00702F81">
            <w:r>
              <w:t>Tổ chức phát hành tài sản</w:t>
            </w:r>
          </w:p>
        </w:tc>
      </w:tr>
      <w:tr w:rsidR="00903E09" w:rsidRPr="009B1FA4" w14:paraId="7A79DB8D" w14:textId="77777777" w:rsidTr="00903E09">
        <w:tc>
          <w:tcPr>
            <w:tcW w:w="588" w:type="dxa"/>
            <w:vAlign w:val="center"/>
          </w:tcPr>
          <w:p w14:paraId="6A556E7C" w14:textId="77777777" w:rsidR="00903E09" w:rsidRPr="001529FD" w:rsidRDefault="00903E09" w:rsidP="00702F81">
            <w:pPr>
              <w:rPr>
                <w:lang w:val="vi-VN"/>
              </w:rPr>
            </w:pPr>
            <w:r w:rsidRPr="001529FD">
              <w:rPr>
                <w:lang w:val="vi-VN"/>
              </w:rPr>
              <w:t>02</w:t>
            </w:r>
          </w:p>
        </w:tc>
        <w:tc>
          <w:tcPr>
            <w:tcW w:w="1280" w:type="dxa"/>
            <w:vAlign w:val="center"/>
          </w:tcPr>
          <w:p w14:paraId="6A7C8E18" w14:textId="77777777" w:rsidR="00903E09" w:rsidRPr="001529FD" w:rsidRDefault="00903E09" w:rsidP="00702F81">
            <w:pPr>
              <w:rPr>
                <w:lang w:val="vi-VN"/>
              </w:rPr>
            </w:pPr>
            <w:r w:rsidRPr="001529FD">
              <w:rPr>
                <w:lang w:val="vi-VN"/>
              </w:rPr>
              <w:t>Loại Tài sản</w:t>
            </w:r>
          </w:p>
        </w:tc>
        <w:tc>
          <w:tcPr>
            <w:tcW w:w="1330" w:type="dxa"/>
            <w:vAlign w:val="center"/>
          </w:tcPr>
          <w:p w14:paraId="47642302" w14:textId="63433B40" w:rsidR="00903E09" w:rsidRPr="00031552" w:rsidRDefault="00031552" w:rsidP="00702F81">
            <w:r>
              <w:t>Optionset</w:t>
            </w:r>
          </w:p>
        </w:tc>
        <w:tc>
          <w:tcPr>
            <w:tcW w:w="1207" w:type="dxa"/>
          </w:tcPr>
          <w:p w14:paraId="7399FF30" w14:textId="14DD4504" w:rsidR="00903E09" w:rsidRDefault="00031552">
            <w:pPr>
              <w:jc w:val="center"/>
              <w:pPrChange w:id="2712" w:author="Do Thanh Trung" w:date="2025-06-17T13:50:00Z" w16du:dateUtc="2025-06-17T06:50:00Z">
                <w:pPr/>
              </w:pPrChange>
            </w:pPr>
            <w:r>
              <w:t>X</w:t>
            </w:r>
          </w:p>
        </w:tc>
        <w:tc>
          <w:tcPr>
            <w:tcW w:w="1260" w:type="dxa"/>
          </w:tcPr>
          <w:p w14:paraId="54E44D5A" w14:textId="21FBAFCC" w:rsidR="00903E09" w:rsidRDefault="00903E09">
            <w:pPr>
              <w:jc w:val="center"/>
              <w:pPrChange w:id="2713" w:author="Do Thanh Trung" w:date="2025-06-17T13:50:00Z" w16du:dateUtc="2025-06-17T06:50:00Z">
                <w:pPr/>
              </w:pPrChange>
            </w:pPr>
          </w:p>
        </w:tc>
        <w:tc>
          <w:tcPr>
            <w:tcW w:w="7285" w:type="dxa"/>
            <w:vAlign w:val="center"/>
          </w:tcPr>
          <w:p w14:paraId="573F5816" w14:textId="766D29AA" w:rsidR="00903E09" w:rsidRDefault="00903E09" w:rsidP="00702F81">
            <w:r>
              <w:t>Loại hình tài sản đầu tư, người dùng chọn 1 trong các giá trị sau:</w:t>
            </w:r>
          </w:p>
          <w:p w14:paraId="2FC2B1C0" w14:textId="77777777" w:rsidR="00903E09" w:rsidRDefault="00903E09" w:rsidP="000A1CE7">
            <w:pPr>
              <w:pStyle w:val="ListParagraph"/>
              <w:numPr>
                <w:ilvl w:val="0"/>
                <w:numId w:val="9"/>
              </w:numPr>
            </w:pPr>
            <w:r>
              <w:t>Chứng chỉ tiền gửi</w:t>
            </w:r>
          </w:p>
          <w:p w14:paraId="3A1BB848" w14:textId="77777777" w:rsidR="00903E09" w:rsidRDefault="00903E09" w:rsidP="000A1CE7">
            <w:pPr>
              <w:pStyle w:val="ListParagraph"/>
              <w:numPr>
                <w:ilvl w:val="0"/>
                <w:numId w:val="9"/>
              </w:numPr>
            </w:pPr>
            <w:r>
              <w:t>Trái phiểu</w:t>
            </w:r>
          </w:p>
          <w:p w14:paraId="07372EB1" w14:textId="77777777" w:rsidR="00903E09" w:rsidRDefault="00903E09" w:rsidP="000A1CE7">
            <w:pPr>
              <w:pStyle w:val="ListParagraph"/>
              <w:numPr>
                <w:ilvl w:val="0"/>
                <w:numId w:val="9"/>
              </w:numPr>
            </w:pPr>
            <w:r>
              <w:t>Chứng chỉ quỹ</w:t>
            </w:r>
          </w:p>
          <w:p w14:paraId="6E06AEEE" w14:textId="77777777" w:rsidR="00903E09" w:rsidRDefault="00903E09" w:rsidP="000A1CE7">
            <w:pPr>
              <w:pStyle w:val="ListParagraph"/>
              <w:numPr>
                <w:ilvl w:val="0"/>
                <w:numId w:val="9"/>
              </w:numPr>
            </w:pPr>
            <w:r>
              <w:t>Khác</w:t>
            </w:r>
          </w:p>
          <w:p w14:paraId="518C2360" w14:textId="77777777" w:rsidR="00903E09" w:rsidRDefault="00903E09" w:rsidP="000A1CE7">
            <w:pPr>
              <w:pStyle w:val="ListParagraph"/>
              <w:numPr>
                <w:ilvl w:val="0"/>
                <w:numId w:val="9"/>
              </w:numPr>
            </w:pPr>
            <w:r>
              <w:t>Bất động sản</w:t>
            </w:r>
          </w:p>
          <w:p w14:paraId="6A0668E4" w14:textId="77777777" w:rsidR="00903E09" w:rsidDel="006C10D4" w:rsidRDefault="00903E09" w:rsidP="000A1CE7">
            <w:pPr>
              <w:pStyle w:val="ListParagraph"/>
              <w:numPr>
                <w:ilvl w:val="0"/>
                <w:numId w:val="9"/>
              </w:numPr>
              <w:rPr>
                <w:del w:id="2714" w:author="Do Thanh Trung" w:date="2025-06-12T14:52:00Z" w16du:dateUtc="2025-06-12T07:52:00Z"/>
              </w:rPr>
            </w:pPr>
            <w:r>
              <w:t>Đá quý, kim loại quý hiếm</w:t>
            </w:r>
          </w:p>
          <w:p w14:paraId="679FD9F8" w14:textId="39EC36D6" w:rsidR="00903E09" w:rsidRPr="006C10D4" w:rsidRDefault="00903E09">
            <w:pPr>
              <w:pStyle w:val="ListParagraph"/>
              <w:numPr>
                <w:ilvl w:val="0"/>
                <w:numId w:val="9"/>
              </w:numPr>
              <w:pPrChange w:id="2715" w:author="Do Thanh Trung" w:date="2025-06-12T14:52:00Z" w16du:dateUtc="2025-06-12T07:52:00Z">
                <w:pPr/>
              </w:pPrChange>
            </w:pPr>
          </w:p>
        </w:tc>
      </w:tr>
      <w:tr w:rsidR="00903E09" w:rsidRPr="009B1FA4" w14:paraId="6A13E19D" w14:textId="77777777" w:rsidTr="00903E09">
        <w:tc>
          <w:tcPr>
            <w:tcW w:w="588" w:type="dxa"/>
            <w:vAlign w:val="center"/>
          </w:tcPr>
          <w:p w14:paraId="249D8483" w14:textId="7205163B" w:rsidR="00903E09" w:rsidRPr="007B7396" w:rsidRDefault="00903E09" w:rsidP="00702F81">
            <w:r w:rsidRPr="001529FD">
              <w:rPr>
                <w:lang w:val="vi-VN"/>
              </w:rPr>
              <w:lastRenderedPageBreak/>
              <w:t>0</w:t>
            </w:r>
            <w:r w:rsidR="007B7396">
              <w:t>3</w:t>
            </w:r>
          </w:p>
        </w:tc>
        <w:tc>
          <w:tcPr>
            <w:tcW w:w="1280" w:type="dxa"/>
            <w:vAlign w:val="center"/>
          </w:tcPr>
          <w:p w14:paraId="49F160F8" w14:textId="77777777" w:rsidR="00903E09" w:rsidRPr="001529FD" w:rsidRDefault="00903E09" w:rsidP="00702F81">
            <w:pPr>
              <w:rPr>
                <w:lang w:val="vi-VN"/>
              </w:rPr>
            </w:pPr>
            <w:r w:rsidRPr="001529FD">
              <w:rPr>
                <w:lang w:val="vi-VN"/>
              </w:rPr>
              <w:t>Mã Tài sản</w:t>
            </w:r>
          </w:p>
        </w:tc>
        <w:tc>
          <w:tcPr>
            <w:tcW w:w="1330" w:type="dxa"/>
            <w:vAlign w:val="center"/>
          </w:tcPr>
          <w:p w14:paraId="4C21D998" w14:textId="77777777" w:rsidR="00903E09" w:rsidRPr="001529FD" w:rsidRDefault="00903E09" w:rsidP="00702F81">
            <w:pPr>
              <w:rPr>
                <w:lang w:val="vi-VN"/>
              </w:rPr>
            </w:pPr>
            <w:r w:rsidRPr="001529FD">
              <w:rPr>
                <w:lang w:val="vi-VN"/>
              </w:rPr>
              <w:t>Text</w:t>
            </w:r>
          </w:p>
        </w:tc>
        <w:tc>
          <w:tcPr>
            <w:tcW w:w="1207" w:type="dxa"/>
          </w:tcPr>
          <w:p w14:paraId="4594A9AD" w14:textId="68F8F03C" w:rsidR="00903E09" w:rsidRDefault="00F27576">
            <w:pPr>
              <w:jc w:val="center"/>
              <w:pPrChange w:id="2716" w:author="Do Thanh Trung" w:date="2025-06-17T13:50:00Z" w16du:dateUtc="2025-06-17T06:50:00Z">
                <w:pPr/>
              </w:pPrChange>
            </w:pPr>
            <w:r>
              <w:t>X</w:t>
            </w:r>
          </w:p>
        </w:tc>
        <w:tc>
          <w:tcPr>
            <w:tcW w:w="1260" w:type="dxa"/>
          </w:tcPr>
          <w:p w14:paraId="72091AA5" w14:textId="4F93D849" w:rsidR="00903E09" w:rsidRDefault="00903E09">
            <w:pPr>
              <w:jc w:val="center"/>
              <w:pPrChange w:id="2717" w:author="Do Thanh Trung" w:date="2025-06-17T13:50:00Z" w16du:dateUtc="2025-06-17T06:50:00Z">
                <w:pPr/>
              </w:pPrChange>
            </w:pPr>
          </w:p>
        </w:tc>
        <w:tc>
          <w:tcPr>
            <w:tcW w:w="7285" w:type="dxa"/>
            <w:vAlign w:val="center"/>
          </w:tcPr>
          <w:p w14:paraId="49A56B58" w14:textId="439624A8" w:rsidR="00903E09" w:rsidRPr="00903E09" w:rsidRDefault="00903E09" w:rsidP="00702F81">
            <w:r>
              <w:t>Mã tài sản</w:t>
            </w:r>
          </w:p>
        </w:tc>
      </w:tr>
      <w:tr w:rsidR="00903E09" w:rsidRPr="009B1FA4" w14:paraId="1184D0E3" w14:textId="77777777" w:rsidTr="00903E09">
        <w:tc>
          <w:tcPr>
            <w:tcW w:w="588" w:type="dxa"/>
            <w:vAlign w:val="center"/>
          </w:tcPr>
          <w:p w14:paraId="30136C84" w14:textId="60298C2C" w:rsidR="00903E09" w:rsidRPr="007B7396" w:rsidRDefault="007B7396" w:rsidP="00702F81">
            <w:r>
              <w:t>04</w:t>
            </w:r>
          </w:p>
        </w:tc>
        <w:tc>
          <w:tcPr>
            <w:tcW w:w="1280" w:type="dxa"/>
            <w:vAlign w:val="center"/>
          </w:tcPr>
          <w:p w14:paraId="7436C2BD" w14:textId="77777777" w:rsidR="00903E09" w:rsidRPr="001529FD" w:rsidRDefault="00903E09" w:rsidP="00702F81">
            <w:pPr>
              <w:rPr>
                <w:lang w:val="vi-VN"/>
              </w:rPr>
            </w:pPr>
            <w:r w:rsidRPr="001529FD">
              <w:rPr>
                <w:lang w:val="vi-VN"/>
              </w:rPr>
              <w:t>Mã Giao dịch</w:t>
            </w:r>
          </w:p>
        </w:tc>
        <w:tc>
          <w:tcPr>
            <w:tcW w:w="1330" w:type="dxa"/>
            <w:vAlign w:val="center"/>
          </w:tcPr>
          <w:p w14:paraId="73D9D51A" w14:textId="77777777" w:rsidR="00903E09" w:rsidRPr="001529FD" w:rsidRDefault="00903E09" w:rsidP="00702F81">
            <w:pPr>
              <w:rPr>
                <w:lang w:val="vi-VN"/>
              </w:rPr>
            </w:pPr>
            <w:r w:rsidRPr="001529FD">
              <w:rPr>
                <w:lang w:val="vi-VN"/>
              </w:rPr>
              <w:t>Text</w:t>
            </w:r>
          </w:p>
        </w:tc>
        <w:tc>
          <w:tcPr>
            <w:tcW w:w="1207" w:type="dxa"/>
          </w:tcPr>
          <w:p w14:paraId="404C3552" w14:textId="3A7101FB" w:rsidR="00903E09" w:rsidRPr="007B7396" w:rsidRDefault="007B7396">
            <w:pPr>
              <w:pStyle w:val="ListParagraph"/>
              <w:ind w:left="0"/>
              <w:jc w:val="center"/>
              <w:pPrChange w:id="2718" w:author="Do Thanh Trung" w:date="2025-06-17T13:50:00Z" w16du:dateUtc="2025-06-17T06:50:00Z">
                <w:pPr>
                  <w:pStyle w:val="ListParagraph"/>
                  <w:ind w:left="0"/>
                </w:pPr>
              </w:pPrChange>
            </w:pPr>
            <w:r>
              <w:t>X</w:t>
            </w:r>
          </w:p>
        </w:tc>
        <w:tc>
          <w:tcPr>
            <w:tcW w:w="1260" w:type="dxa"/>
          </w:tcPr>
          <w:p w14:paraId="54C3F448" w14:textId="4EDD14F4" w:rsidR="00903E09" w:rsidRPr="007B7396" w:rsidRDefault="007B7396">
            <w:pPr>
              <w:pStyle w:val="ListParagraph"/>
              <w:ind w:left="0"/>
              <w:jc w:val="center"/>
              <w:pPrChange w:id="2719" w:author="Do Thanh Trung" w:date="2025-06-17T13:50:00Z" w16du:dateUtc="2025-06-17T06:50:00Z">
                <w:pPr>
                  <w:pStyle w:val="ListParagraph"/>
                  <w:ind w:left="0"/>
                </w:pPr>
              </w:pPrChange>
            </w:pPr>
            <w:r>
              <w:t>X</w:t>
            </w:r>
          </w:p>
        </w:tc>
        <w:tc>
          <w:tcPr>
            <w:tcW w:w="7285" w:type="dxa"/>
            <w:vAlign w:val="center"/>
          </w:tcPr>
          <w:p w14:paraId="06D13DCF" w14:textId="29D3784A" w:rsidR="00903E09" w:rsidRPr="001529FD" w:rsidRDefault="00903E09" w:rsidP="00702F81">
            <w:pPr>
              <w:pStyle w:val="ListParagraph"/>
              <w:ind w:left="0"/>
              <w:rPr>
                <w:lang w:val="vi-VN"/>
              </w:rPr>
            </w:pPr>
            <w:r w:rsidRPr="001529FD">
              <w:rPr>
                <w:lang w:val="vi-VN"/>
              </w:rPr>
              <w:t>Hệ thống tự sinh theo quy tắc:  PO</w:t>
            </w:r>
            <w:del w:id="2720" w:author="Do Thanh Trung" w:date="2025-07-01T14:04:00Z" w16du:dateUtc="2025-07-01T07:04:00Z">
              <w:r w:rsidRPr="001529FD" w:rsidDel="00BB149A">
                <w:rPr>
                  <w:lang w:val="vi-VN"/>
                </w:rPr>
                <w:delText>-</w:delText>
              </w:r>
            </w:del>
            <w:r w:rsidRPr="001529FD">
              <w:rPr>
                <w:lang w:val="vi-VN"/>
              </w:rPr>
              <w:t>xxxxx,</w:t>
            </w:r>
          </w:p>
          <w:p w14:paraId="243CEF50" w14:textId="77777777" w:rsidR="00903E09" w:rsidRPr="001529FD" w:rsidRDefault="00903E09" w:rsidP="00702F81">
            <w:pPr>
              <w:pStyle w:val="ListParagraph"/>
              <w:ind w:left="0"/>
              <w:rPr>
                <w:lang w:val="vi-VN"/>
              </w:rPr>
            </w:pPr>
            <w:r w:rsidRPr="001529FD">
              <w:rPr>
                <w:lang w:val="vi-VN"/>
              </w:rPr>
              <w:t>Trong đó, Mã giao dịch được sinh theo nguyên tắc</w:t>
            </w:r>
          </w:p>
          <w:p w14:paraId="50B5A3FB" w14:textId="77777777" w:rsidR="00903E09" w:rsidRPr="001529FD" w:rsidRDefault="00903E09" w:rsidP="00007BE4">
            <w:pPr>
              <w:pStyle w:val="ListParagraph"/>
              <w:numPr>
                <w:ilvl w:val="0"/>
                <w:numId w:val="12"/>
              </w:numPr>
              <w:jc w:val="left"/>
              <w:rPr>
                <w:lang w:val="vi-VN"/>
              </w:rPr>
            </w:pPr>
            <w:r w:rsidRPr="001529FD">
              <w:rPr>
                <w:lang w:val="vi-VN"/>
              </w:rPr>
              <w:t>PO: Purchase order – Giao dịch Mua Tài sản Đầu tư</w:t>
            </w:r>
          </w:p>
          <w:p w14:paraId="6360BECE" w14:textId="77777777" w:rsidR="00903E09" w:rsidRPr="001529FD" w:rsidRDefault="00903E09" w:rsidP="00702F81">
            <w:pPr>
              <w:rPr>
                <w:lang w:val="vi-VN"/>
              </w:rPr>
            </w:pPr>
            <w:r w:rsidRPr="001529FD">
              <w:rPr>
                <w:lang w:val="vi-VN"/>
              </w:rPr>
              <w:t>xxxxx: số tự động tăng 1 đơn vị khi phát sinh 1 dòng TCTD mới. Mỗi khi đạt đến mức giới hạn, hệ thống tự động nâng số lượng ký tự.</w:t>
            </w:r>
          </w:p>
        </w:tc>
      </w:tr>
      <w:tr w:rsidR="00903E09" w:rsidRPr="009B1FA4" w14:paraId="1E778ACE" w14:textId="77777777" w:rsidTr="00903E09">
        <w:tc>
          <w:tcPr>
            <w:tcW w:w="588" w:type="dxa"/>
            <w:vAlign w:val="center"/>
          </w:tcPr>
          <w:p w14:paraId="545E4873" w14:textId="7619FC85" w:rsidR="00903E09" w:rsidRPr="007B7396" w:rsidRDefault="007B7396" w:rsidP="00702F81">
            <w:r>
              <w:t>05</w:t>
            </w:r>
          </w:p>
        </w:tc>
        <w:tc>
          <w:tcPr>
            <w:tcW w:w="1280" w:type="dxa"/>
            <w:vAlign w:val="center"/>
          </w:tcPr>
          <w:p w14:paraId="400E4795" w14:textId="31A2BCAE" w:rsidR="00903E09" w:rsidRPr="00F75E0D" w:rsidRDefault="00903E09" w:rsidP="00702F81">
            <w:r w:rsidRPr="001529FD">
              <w:rPr>
                <w:lang w:val="vi-VN"/>
              </w:rPr>
              <w:t>Ngày mua</w:t>
            </w:r>
          </w:p>
        </w:tc>
        <w:tc>
          <w:tcPr>
            <w:tcW w:w="1330" w:type="dxa"/>
            <w:vAlign w:val="center"/>
          </w:tcPr>
          <w:p w14:paraId="7EDCF6DE" w14:textId="77777777" w:rsidR="00903E09" w:rsidRPr="001529FD" w:rsidRDefault="00903E09" w:rsidP="00702F81">
            <w:pPr>
              <w:rPr>
                <w:lang w:val="vi-VN"/>
              </w:rPr>
            </w:pPr>
            <w:r w:rsidRPr="001529FD">
              <w:rPr>
                <w:lang w:val="vi-VN"/>
              </w:rPr>
              <w:t>Date</w:t>
            </w:r>
          </w:p>
        </w:tc>
        <w:tc>
          <w:tcPr>
            <w:tcW w:w="1207" w:type="dxa"/>
          </w:tcPr>
          <w:p w14:paraId="4AE904BD" w14:textId="53ADF08E" w:rsidR="00903E09" w:rsidRPr="007B7396" w:rsidRDefault="007B7396">
            <w:pPr>
              <w:jc w:val="center"/>
              <w:pPrChange w:id="2721" w:author="Do Thanh Trung" w:date="2025-06-17T13:50:00Z" w16du:dateUtc="2025-06-17T06:50:00Z">
                <w:pPr/>
              </w:pPrChange>
            </w:pPr>
            <w:r>
              <w:t>X</w:t>
            </w:r>
          </w:p>
        </w:tc>
        <w:tc>
          <w:tcPr>
            <w:tcW w:w="1260" w:type="dxa"/>
          </w:tcPr>
          <w:p w14:paraId="3AB53B86" w14:textId="77777777" w:rsidR="00903E09" w:rsidRPr="001529FD" w:rsidRDefault="00903E09">
            <w:pPr>
              <w:jc w:val="center"/>
              <w:rPr>
                <w:lang w:val="vi-VN"/>
              </w:rPr>
              <w:pPrChange w:id="2722" w:author="Do Thanh Trung" w:date="2025-06-17T13:50:00Z" w16du:dateUtc="2025-06-17T06:50:00Z">
                <w:pPr/>
              </w:pPrChange>
            </w:pPr>
          </w:p>
        </w:tc>
        <w:tc>
          <w:tcPr>
            <w:tcW w:w="7285" w:type="dxa"/>
            <w:vAlign w:val="center"/>
          </w:tcPr>
          <w:p w14:paraId="7DF79762" w14:textId="06566033" w:rsidR="00903E09" w:rsidRPr="001529FD" w:rsidRDefault="00903E09" w:rsidP="00702F81">
            <w:pPr>
              <w:rPr>
                <w:lang w:val="vi-VN"/>
              </w:rPr>
            </w:pPr>
            <w:r w:rsidRPr="001529FD">
              <w:rPr>
                <w:lang w:val="vi-VN"/>
              </w:rPr>
              <w:t>Ngày mua dự kiến được định dạng :”dd/mm/yyyy” cho phép người dùng được chọn ngày.</w:t>
            </w:r>
          </w:p>
        </w:tc>
      </w:tr>
      <w:tr w:rsidR="00903E09" w:rsidRPr="009B1FA4" w14:paraId="652868DD" w14:textId="77777777" w:rsidTr="00903E09">
        <w:tc>
          <w:tcPr>
            <w:tcW w:w="588" w:type="dxa"/>
            <w:vAlign w:val="center"/>
          </w:tcPr>
          <w:p w14:paraId="6B14D295" w14:textId="43269CCC" w:rsidR="00903E09" w:rsidRPr="007B7396" w:rsidRDefault="007B7396" w:rsidP="00702F81">
            <w:r>
              <w:t>06</w:t>
            </w:r>
          </w:p>
        </w:tc>
        <w:tc>
          <w:tcPr>
            <w:tcW w:w="1280" w:type="dxa"/>
            <w:vAlign w:val="center"/>
          </w:tcPr>
          <w:p w14:paraId="18DF7E7D" w14:textId="77777777" w:rsidR="00903E09" w:rsidRPr="001529FD" w:rsidRDefault="00903E09" w:rsidP="00702F81">
            <w:pPr>
              <w:rPr>
                <w:lang w:val="vi-VN"/>
              </w:rPr>
            </w:pPr>
            <w:r w:rsidRPr="001529FD">
              <w:rPr>
                <w:lang w:val="vi-VN"/>
              </w:rPr>
              <w:t>Số lượng mua</w:t>
            </w:r>
          </w:p>
        </w:tc>
        <w:tc>
          <w:tcPr>
            <w:tcW w:w="1330" w:type="dxa"/>
            <w:vAlign w:val="center"/>
          </w:tcPr>
          <w:p w14:paraId="51044BAA" w14:textId="77777777" w:rsidR="00903E09" w:rsidRPr="001529FD" w:rsidRDefault="00903E09" w:rsidP="00702F81">
            <w:pPr>
              <w:rPr>
                <w:lang w:val="vi-VN"/>
              </w:rPr>
            </w:pPr>
            <w:r w:rsidRPr="001529FD">
              <w:rPr>
                <w:lang w:val="vi-VN"/>
              </w:rPr>
              <w:t>Number</w:t>
            </w:r>
          </w:p>
        </w:tc>
        <w:tc>
          <w:tcPr>
            <w:tcW w:w="1207" w:type="dxa"/>
          </w:tcPr>
          <w:p w14:paraId="3CF16897" w14:textId="5E588DF8" w:rsidR="00903E09" w:rsidRPr="007B7396" w:rsidRDefault="007B7396">
            <w:pPr>
              <w:jc w:val="center"/>
              <w:pPrChange w:id="2723" w:author="Do Thanh Trung" w:date="2025-06-17T13:50:00Z" w16du:dateUtc="2025-06-17T06:50:00Z">
                <w:pPr/>
              </w:pPrChange>
            </w:pPr>
            <w:r>
              <w:t>X</w:t>
            </w:r>
          </w:p>
        </w:tc>
        <w:tc>
          <w:tcPr>
            <w:tcW w:w="1260" w:type="dxa"/>
          </w:tcPr>
          <w:p w14:paraId="47F6F8DB" w14:textId="77777777" w:rsidR="00903E09" w:rsidRPr="001529FD" w:rsidRDefault="00903E09">
            <w:pPr>
              <w:jc w:val="center"/>
              <w:rPr>
                <w:lang w:val="vi-VN"/>
              </w:rPr>
              <w:pPrChange w:id="2724" w:author="Do Thanh Trung" w:date="2025-06-17T13:50:00Z" w16du:dateUtc="2025-06-17T06:50:00Z">
                <w:pPr/>
              </w:pPrChange>
            </w:pPr>
          </w:p>
        </w:tc>
        <w:tc>
          <w:tcPr>
            <w:tcW w:w="7285" w:type="dxa"/>
            <w:vAlign w:val="center"/>
          </w:tcPr>
          <w:p w14:paraId="2CD792D3" w14:textId="7858438A" w:rsidR="00903E09" w:rsidRPr="001529FD" w:rsidRDefault="00903E09" w:rsidP="00702F81">
            <w:pPr>
              <w:rPr>
                <w:lang w:val="vi-VN"/>
              </w:rPr>
            </w:pPr>
            <w:r w:rsidRPr="001529FD">
              <w:rPr>
                <w:lang w:val="vi-VN"/>
              </w:rPr>
              <w:t xml:space="preserve">Số lượng </w:t>
            </w:r>
            <w:del w:id="2725" w:author="Do Thanh Trung" w:date="2025-07-01T14:05:00Z" w16du:dateUtc="2025-07-01T07:05:00Z">
              <w:r w:rsidRPr="001529FD" w:rsidDel="00D530D3">
                <w:rPr>
                  <w:lang w:val="vi-VN"/>
                </w:rPr>
                <w:delText xml:space="preserve">dự kiến </w:delText>
              </w:r>
            </w:del>
            <w:r w:rsidRPr="001529FD">
              <w:rPr>
                <w:lang w:val="vi-VN"/>
              </w:rPr>
              <w:t>mua</w:t>
            </w:r>
          </w:p>
        </w:tc>
      </w:tr>
      <w:tr w:rsidR="00903E09" w:rsidRPr="009B1FA4" w14:paraId="3AB7E9A7" w14:textId="77777777" w:rsidTr="00903E09">
        <w:tc>
          <w:tcPr>
            <w:tcW w:w="588" w:type="dxa"/>
            <w:vAlign w:val="center"/>
          </w:tcPr>
          <w:p w14:paraId="5A4BD9AC" w14:textId="07B7D516" w:rsidR="00903E09" w:rsidRPr="007B7396" w:rsidRDefault="007B7396" w:rsidP="00702F81">
            <w:r>
              <w:t>07</w:t>
            </w:r>
          </w:p>
        </w:tc>
        <w:tc>
          <w:tcPr>
            <w:tcW w:w="1280" w:type="dxa"/>
            <w:vAlign w:val="center"/>
          </w:tcPr>
          <w:p w14:paraId="2AEA9133" w14:textId="403EE432" w:rsidR="00903E09" w:rsidRPr="007B7396" w:rsidRDefault="00903E09" w:rsidP="00702F81">
            <w:r w:rsidRPr="001529FD">
              <w:rPr>
                <w:lang w:val="vi-VN"/>
              </w:rPr>
              <w:t>Đơn giá mua</w:t>
            </w:r>
          </w:p>
        </w:tc>
        <w:tc>
          <w:tcPr>
            <w:tcW w:w="1330" w:type="dxa"/>
            <w:vAlign w:val="center"/>
          </w:tcPr>
          <w:p w14:paraId="03D112B8" w14:textId="77777777" w:rsidR="00903E09" w:rsidRPr="001529FD" w:rsidRDefault="00903E09" w:rsidP="00702F81">
            <w:pPr>
              <w:rPr>
                <w:lang w:val="vi-VN"/>
              </w:rPr>
            </w:pPr>
            <w:r w:rsidRPr="001529FD">
              <w:rPr>
                <w:lang w:val="vi-VN"/>
              </w:rPr>
              <w:t>Number</w:t>
            </w:r>
          </w:p>
        </w:tc>
        <w:tc>
          <w:tcPr>
            <w:tcW w:w="1207" w:type="dxa"/>
          </w:tcPr>
          <w:p w14:paraId="66A3E121" w14:textId="2D2F61FC" w:rsidR="00903E09" w:rsidRPr="007B7396" w:rsidRDefault="007B7396">
            <w:pPr>
              <w:jc w:val="center"/>
              <w:pPrChange w:id="2726" w:author="Do Thanh Trung" w:date="2025-06-17T13:50:00Z" w16du:dateUtc="2025-06-17T06:50:00Z">
                <w:pPr/>
              </w:pPrChange>
            </w:pPr>
            <w:r>
              <w:t>X</w:t>
            </w:r>
          </w:p>
        </w:tc>
        <w:tc>
          <w:tcPr>
            <w:tcW w:w="1260" w:type="dxa"/>
          </w:tcPr>
          <w:p w14:paraId="51AB058D" w14:textId="77777777" w:rsidR="00903E09" w:rsidRPr="001529FD" w:rsidRDefault="00903E09">
            <w:pPr>
              <w:jc w:val="center"/>
              <w:rPr>
                <w:lang w:val="vi-VN"/>
              </w:rPr>
              <w:pPrChange w:id="2727" w:author="Do Thanh Trung" w:date="2025-06-17T13:50:00Z" w16du:dateUtc="2025-06-17T06:50:00Z">
                <w:pPr/>
              </w:pPrChange>
            </w:pPr>
          </w:p>
        </w:tc>
        <w:tc>
          <w:tcPr>
            <w:tcW w:w="7285" w:type="dxa"/>
            <w:vAlign w:val="center"/>
          </w:tcPr>
          <w:p w14:paraId="06C7D15F" w14:textId="33E02252" w:rsidR="00903E09" w:rsidRPr="001529FD" w:rsidRDefault="00903E09" w:rsidP="00702F81">
            <w:pPr>
              <w:rPr>
                <w:lang w:val="vi-VN"/>
              </w:rPr>
            </w:pPr>
            <w:r w:rsidRPr="001529FD">
              <w:rPr>
                <w:lang w:val="vi-VN"/>
              </w:rPr>
              <w:t xml:space="preserve">Đơn giá mua </w:t>
            </w:r>
            <w:del w:id="2728" w:author="Do Thanh Trung" w:date="2025-07-01T14:05:00Z" w16du:dateUtc="2025-07-01T07:05:00Z">
              <w:r w:rsidRPr="001529FD" w:rsidDel="00D530D3">
                <w:rPr>
                  <w:lang w:val="vi-VN"/>
                </w:rPr>
                <w:delText xml:space="preserve">dự kiến </w:delText>
              </w:r>
            </w:del>
            <w:r w:rsidRPr="001529FD">
              <w:rPr>
                <w:lang w:val="vi-VN"/>
              </w:rPr>
              <w:t>(VNĐ)</w:t>
            </w:r>
          </w:p>
        </w:tc>
      </w:tr>
      <w:tr w:rsidR="00903E09" w:rsidRPr="001529FD" w14:paraId="7779070E" w14:textId="77777777" w:rsidTr="00903E09">
        <w:tc>
          <w:tcPr>
            <w:tcW w:w="588" w:type="dxa"/>
            <w:vAlign w:val="center"/>
          </w:tcPr>
          <w:p w14:paraId="3C8B71BA" w14:textId="02798C1B" w:rsidR="00903E09" w:rsidRPr="007B7396" w:rsidRDefault="007B7396" w:rsidP="00702F81">
            <w:r>
              <w:t>08</w:t>
            </w:r>
          </w:p>
        </w:tc>
        <w:tc>
          <w:tcPr>
            <w:tcW w:w="1280" w:type="dxa"/>
            <w:vAlign w:val="center"/>
          </w:tcPr>
          <w:p w14:paraId="4C96C00A" w14:textId="77777777" w:rsidR="00903E09" w:rsidRPr="001529FD" w:rsidRDefault="00903E09" w:rsidP="00702F81">
            <w:pPr>
              <w:rPr>
                <w:lang w:val="vi-VN"/>
              </w:rPr>
            </w:pPr>
            <w:r w:rsidRPr="001529FD">
              <w:rPr>
                <w:lang w:val="vi-VN"/>
              </w:rPr>
              <w:t>Tổng Giá trị đầu tư</w:t>
            </w:r>
          </w:p>
        </w:tc>
        <w:tc>
          <w:tcPr>
            <w:tcW w:w="1330" w:type="dxa"/>
            <w:vAlign w:val="center"/>
          </w:tcPr>
          <w:p w14:paraId="4E5226CF" w14:textId="77777777" w:rsidR="00903E09" w:rsidRPr="001529FD" w:rsidRDefault="00903E09" w:rsidP="00702F81">
            <w:pPr>
              <w:rPr>
                <w:lang w:val="vi-VN"/>
              </w:rPr>
            </w:pPr>
            <w:r w:rsidRPr="001529FD">
              <w:rPr>
                <w:lang w:val="vi-VN"/>
              </w:rPr>
              <w:t>Number</w:t>
            </w:r>
          </w:p>
        </w:tc>
        <w:tc>
          <w:tcPr>
            <w:tcW w:w="1207" w:type="dxa"/>
          </w:tcPr>
          <w:p w14:paraId="324DCB6E" w14:textId="0EC4EAD0" w:rsidR="00903E09" w:rsidRPr="007B7396" w:rsidRDefault="007B7396">
            <w:pPr>
              <w:jc w:val="center"/>
              <w:pPrChange w:id="2729" w:author="Do Thanh Trung" w:date="2025-06-17T13:50:00Z" w16du:dateUtc="2025-06-17T06:50:00Z">
                <w:pPr/>
              </w:pPrChange>
            </w:pPr>
            <w:r>
              <w:t>X</w:t>
            </w:r>
          </w:p>
        </w:tc>
        <w:tc>
          <w:tcPr>
            <w:tcW w:w="1260" w:type="dxa"/>
          </w:tcPr>
          <w:p w14:paraId="4B84213D" w14:textId="0FE6AEC9" w:rsidR="00903E09" w:rsidRPr="007B7396" w:rsidRDefault="007B7396">
            <w:pPr>
              <w:jc w:val="center"/>
              <w:pPrChange w:id="2730" w:author="Do Thanh Trung" w:date="2025-06-17T13:50:00Z" w16du:dateUtc="2025-06-17T06:50:00Z">
                <w:pPr/>
              </w:pPrChange>
            </w:pPr>
            <w:r>
              <w:t>X</w:t>
            </w:r>
          </w:p>
        </w:tc>
        <w:tc>
          <w:tcPr>
            <w:tcW w:w="7285" w:type="dxa"/>
            <w:vAlign w:val="center"/>
          </w:tcPr>
          <w:p w14:paraId="40A7B19C" w14:textId="3259A25E" w:rsidR="00903E09" w:rsidRPr="001529FD" w:rsidRDefault="00903E09" w:rsidP="00702F81">
            <w:pPr>
              <w:rPr>
                <w:lang w:val="vi-VN"/>
              </w:rPr>
            </w:pPr>
            <w:r w:rsidRPr="001529FD">
              <w:rPr>
                <w:lang w:val="vi-VN"/>
              </w:rPr>
              <w:t xml:space="preserve">Tổng giá trị </w:t>
            </w:r>
            <w:del w:id="2731" w:author="Do Thanh Trung" w:date="2025-07-01T14:04:00Z" w16du:dateUtc="2025-07-01T07:04:00Z">
              <w:r w:rsidRPr="001529FD" w:rsidDel="00D530D3">
                <w:rPr>
                  <w:lang w:val="vi-VN"/>
                </w:rPr>
                <w:delText xml:space="preserve">dự kiến </w:delText>
              </w:r>
            </w:del>
            <w:r w:rsidRPr="001529FD">
              <w:rPr>
                <w:lang w:val="vi-VN"/>
              </w:rPr>
              <w:t>đầu tư</w:t>
            </w:r>
          </w:p>
          <w:p w14:paraId="7C55826A" w14:textId="77777777" w:rsidR="00903E09" w:rsidRPr="001529FD" w:rsidRDefault="00903E09" w:rsidP="00702F81">
            <w:pPr>
              <w:jc w:val="center"/>
              <w:rPr>
                <w:lang w:val="vi-VN"/>
              </w:rPr>
            </w:pPr>
            <w:r w:rsidRPr="001529FD">
              <w:rPr>
                <w:noProof/>
                <w:lang w:val="vi-VN"/>
              </w:rPr>
              <w:t>(2</w:t>
            </w:r>
            <w:r w:rsidRPr="001529FD">
              <w:rPr>
                <w:noProof/>
              </w:rPr>
              <w:t>3</w:t>
            </w:r>
            <w:r w:rsidRPr="001529FD">
              <w:rPr>
                <w:noProof/>
                <w:lang w:val="vi-VN"/>
              </w:rPr>
              <w:t>) = (</w:t>
            </w:r>
            <w:r w:rsidRPr="001529FD">
              <w:rPr>
                <w:noProof/>
              </w:rPr>
              <w:t>21</w:t>
            </w:r>
            <w:r w:rsidRPr="001529FD">
              <w:rPr>
                <w:noProof/>
                <w:lang w:val="vi-VN"/>
              </w:rPr>
              <w:t>) * (</w:t>
            </w:r>
            <w:r w:rsidRPr="001529FD">
              <w:rPr>
                <w:noProof/>
              </w:rPr>
              <w:t>22</w:t>
            </w:r>
            <w:r w:rsidRPr="001529FD">
              <w:rPr>
                <w:noProof/>
                <w:lang w:val="vi-VN"/>
              </w:rPr>
              <w:t>)</w:t>
            </w:r>
          </w:p>
        </w:tc>
      </w:tr>
    </w:tbl>
    <w:p w14:paraId="3959D22B" w14:textId="77777777" w:rsidR="007F79DB" w:rsidRDefault="007F79DB" w:rsidP="007F79DB"/>
    <w:p w14:paraId="42FD3390" w14:textId="58EEEA74" w:rsidR="00B86295" w:rsidRDefault="00B86295" w:rsidP="007F79DB">
      <w:r>
        <w:t xml:space="preserve">Trường hợp </w:t>
      </w:r>
      <w:r w:rsidR="00403050">
        <w:t>tài sản đầu tư là trái phiếu</w:t>
      </w:r>
      <w:r w:rsidR="00C64A3B">
        <w:t xml:space="preserve">, </w:t>
      </w:r>
      <w:r w:rsidR="00403050">
        <w:t>người dùng cần khai báo thêm các thông tin</w:t>
      </w:r>
    </w:p>
    <w:tbl>
      <w:tblPr>
        <w:tblStyle w:val="TableGrid"/>
        <w:tblW w:w="0" w:type="auto"/>
        <w:tblLook w:val="04A0" w:firstRow="1" w:lastRow="0" w:firstColumn="1" w:lastColumn="0" w:noHBand="0" w:noVBand="1"/>
      </w:tblPr>
      <w:tblGrid>
        <w:gridCol w:w="588"/>
        <w:gridCol w:w="1280"/>
        <w:gridCol w:w="1330"/>
        <w:gridCol w:w="1207"/>
        <w:gridCol w:w="1260"/>
        <w:gridCol w:w="7285"/>
      </w:tblGrid>
      <w:tr w:rsidR="00403050" w:rsidRPr="001529FD" w14:paraId="2B596A7A" w14:textId="77777777" w:rsidTr="00702F81">
        <w:trPr>
          <w:tblHeader/>
        </w:trPr>
        <w:tc>
          <w:tcPr>
            <w:tcW w:w="588" w:type="dxa"/>
            <w:vAlign w:val="center"/>
          </w:tcPr>
          <w:p w14:paraId="23B0AD6E" w14:textId="77777777" w:rsidR="00403050" w:rsidRPr="001529FD" w:rsidRDefault="00403050" w:rsidP="00702F81">
            <w:pPr>
              <w:jc w:val="center"/>
              <w:rPr>
                <w:b/>
                <w:lang w:val="vi-VN"/>
              </w:rPr>
            </w:pPr>
            <w:r w:rsidRPr="001529FD">
              <w:rPr>
                <w:b/>
                <w:lang w:val="vi-VN"/>
              </w:rPr>
              <w:t>STT</w:t>
            </w:r>
          </w:p>
        </w:tc>
        <w:tc>
          <w:tcPr>
            <w:tcW w:w="1280" w:type="dxa"/>
            <w:vAlign w:val="center"/>
          </w:tcPr>
          <w:p w14:paraId="4BFA0969" w14:textId="77777777" w:rsidR="00403050" w:rsidRPr="001529FD" w:rsidRDefault="00403050" w:rsidP="00702F81">
            <w:pPr>
              <w:jc w:val="center"/>
              <w:rPr>
                <w:b/>
                <w:lang w:val="vi-VN"/>
              </w:rPr>
            </w:pPr>
            <w:r w:rsidRPr="001529FD">
              <w:rPr>
                <w:b/>
                <w:lang w:val="vi-VN"/>
              </w:rPr>
              <w:t>Trường dữ liệu</w:t>
            </w:r>
          </w:p>
        </w:tc>
        <w:tc>
          <w:tcPr>
            <w:tcW w:w="1330" w:type="dxa"/>
            <w:vAlign w:val="center"/>
          </w:tcPr>
          <w:p w14:paraId="5247E0AD" w14:textId="77777777" w:rsidR="00403050" w:rsidRPr="001529FD" w:rsidRDefault="00403050" w:rsidP="00702F81">
            <w:pPr>
              <w:jc w:val="center"/>
              <w:rPr>
                <w:b/>
                <w:lang w:val="vi-VN"/>
              </w:rPr>
            </w:pPr>
            <w:r w:rsidRPr="001529FD">
              <w:rPr>
                <w:b/>
                <w:lang w:val="vi-VN"/>
              </w:rPr>
              <w:t>Loại dữ liệu</w:t>
            </w:r>
          </w:p>
        </w:tc>
        <w:tc>
          <w:tcPr>
            <w:tcW w:w="1207" w:type="dxa"/>
          </w:tcPr>
          <w:p w14:paraId="2A833D64" w14:textId="77777777" w:rsidR="00403050" w:rsidRPr="00903E09" w:rsidRDefault="00403050" w:rsidP="00702F81">
            <w:pPr>
              <w:jc w:val="center"/>
              <w:rPr>
                <w:b/>
              </w:rPr>
            </w:pPr>
            <w:r>
              <w:rPr>
                <w:b/>
              </w:rPr>
              <w:t>Bắt buộc</w:t>
            </w:r>
          </w:p>
        </w:tc>
        <w:tc>
          <w:tcPr>
            <w:tcW w:w="1260" w:type="dxa"/>
          </w:tcPr>
          <w:p w14:paraId="07D6F86D" w14:textId="77777777" w:rsidR="00403050" w:rsidRPr="00903E09" w:rsidRDefault="00403050" w:rsidP="00702F81">
            <w:pPr>
              <w:jc w:val="center"/>
              <w:rPr>
                <w:b/>
              </w:rPr>
            </w:pPr>
            <w:r>
              <w:rPr>
                <w:b/>
              </w:rPr>
              <w:t>Read-Only?</w:t>
            </w:r>
          </w:p>
        </w:tc>
        <w:tc>
          <w:tcPr>
            <w:tcW w:w="7285" w:type="dxa"/>
            <w:vAlign w:val="center"/>
          </w:tcPr>
          <w:p w14:paraId="5D0531EE" w14:textId="77777777" w:rsidR="00403050" w:rsidRPr="001529FD" w:rsidRDefault="00403050" w:rsidP="00702F81">
            <w:pPr>
              <w:jc w:val="center"/>
              <w:rPr>
                <w:b/>
                <w:lang w:val="vi-VN"/>
              </w:rPr>
            </w:pPr>
            <w:r w:rsidRPr="001529FD">
              <w:rPr>
                <w:b/>
                <w:lang w:val="vi-VN"/>
              </w:rPr>
              <w:t>Diễn giải</w:t>
            </w:r>
          </w:p>
        </w:tc>
      </w:tr>
      <w:tr w:rsidR="00403050" w:rsidRPr="001529FD" w14:paraId="35D93698" w14:textId="77777777" w:rsidTr="00702F81">
        <w:tc>
          <w:tcPr>
            <w:tcW w:w="12950" w:type="dxa"/>
            <w:gridSpan w:val="6"/>
          </w:tcPr>
          <w:p w14:paraId="20569D31" w14:textId="77777777" w:rsidR="00403050" w:rsidRPr="001529FD" w:rsidRDefault="00403050" w:rsidP="00702F81">
            <w:pPr>
              <w:rPr>
                <w:b/>
                <w:lang w:val="vi-VN"/>
              </w:rPr>
            </w:pPr>
            <w:r w:rsidRPr="001529FD">
              <w:rPr>
                <w:b/>
                <w:lang w:val="vi-VN"/>
              </w:rPr>
              <w:t>Khai báo thông tin Tài sản Đầu tư</w:t>
            </w:r>
          </w:p>
        </w:tc>
      </w:tr>
      <w:tr w:rsidR="00403050" w:rsidRPr="009B1FA4" w14:paraId="6A742944" w14:textId="77777777" w:rsidTr="00702F81">
        <w:tc>
          <w:tcPr>
            <w:tcW w:w="588" w:type="dxa"/>
            <w:vAlign w:val="center"/>
          </w:tcPr>
          <w:p w14:paraId="23F77BD0" w14:textId="716CC845" w:rsidR="00403050" w:rsidRPr="009C4703" w:rsidRDefault="009C4703" w:rsidP="00702F81">
            <w:r>
              <w:t>01</w:t>
            </w:r>
          </w:p>
        </w:tc>
        <w:tc>
          <w:tcPr>
            <w:tcW w:w="1280" w:type="dxa"/>
            <w:vAlign w:val="center"/>
          </w:tcPr>
          <w:p w14:paraId="6855906F" w14:textId="1369134D" w:rsidR="00403050" w:rsidRPr="008D5843" w:rsidRDefault="008D5843" w:rsidP="00702F81">
            <w:r>
              <w:t>Ngày phát hành</w:t>
            </w:r>
          </w:p>
        </w:tc>
        <w:tc>
          <w:tcPr>
            <w:tcW w:w="1330" w:type="dxa"/>
            <w:vAlign w:val="center"/>
          </w:tcPr>
          <w:p w14:paraId="3592E32B" w14:textId="20439918" w:rsidR="00403050" w:rsidRPr="009C4703" w:rsidRDefault="009C4703" w:rsidP="00702F81">
            <w:r>
              <w:t>Date</w:t>
            </w:r>
          </w:p>
        </w:tc>
        <w:tc>
          <w:tcPr>
            <w:tcW w:w="1207" w:type="dxa"/>
          </w:tcPr>
          <w:p w14:paraId="5F21B13A" w14:textId="4B115860" w:rsidR="00403050" w:rsidRPr="00CF3484" w:rsidRDefault="00CF3484" w:rsidP="000D3DBF">
            <w:pPr>
              <w:jc w:val="center"/>
            </w:pPr>
            <w:r>
              <w:t>X</w:t>
            </w:r>
          </w:p>
        </w:tc>
        <w:tc>
          <w:tcPr>
            <w:tcW w:w="1260" w:type="dxa"/>
          </w:tcPr>
          <w:p w14:paraId="2A98D849" w14:textId="43496E8D" w:rsidR="00403050" w:rsidRPr="00CF3484" w:rsidRDefault="00CF3484" w:rsidP="000D3DBF">
            <w:pPr>
              <w:jc w:val="center"/>
            </w:pPr>
            <w:r>
              <w:t>X</w:t>
            </w:r>
          </w:p>
        </w:tc>
        <w:tc>
          <w:tcPr>
            <w:tcW w:w="7285" w:type="dxa"/>
            <w:vAlign w:val="center"/>
          </w:tcPr>
          <w:p w14:paraId="44AE36AB" w14:textId="59A08ECA" w:rsidR="00403050" w:rsidRPr="001C3107" w:rsidRDefault="00CF3484" w:rsidP="00702F81">
            <w:r>
              <w:t>Ngày phát hành trái phiếu</w:t>
            </w:r>
          </w:p>
        </w:tc>
      </w:tr>
      <w:tr w:rsidR="00403050" w:rsidRPr="009B1FA4" w14:paraId="050017D4" w14:textId="77777777" w:rsidTr="00702F81">
        <w:tc>
          <w:tcPr>
            <w:tcW w:w="588" w:type="dxa"/>
            <w:vAlign w:val="center"/>
          </w:tcPr>
          <w:p w14:paraId="05600C2B" w14:textId="7DA701BE" w:rsidR="00403050" w:rsidRPr="009C4703" w:rsidRDefault="00403050" w:rsidP="00702F81">
            <w:r w:rsidRPr="001529FD">
              <w:rPr>
                <w:lang w:val="vi-VN"/>
              </w:rPr>
              <w:lastRenderedPageBreak/>
              <w:t>0</w:t>
            </w:r>
            <w:r w:rsidR="009C4703">
              <w:t>2</w:t>
            </w:r>
          </w:p>
        </w:tc>
        <w:tc>
          <w:tcPr>
            <w:tcW w:w="1280" w:type="dxa"/>
            <w:vAlign w:val="center"/>
          </w:tcPr>
          <w:p w14:paraId="50BF87C4" w14:textId="28E60E97" w:rsidR="00403050" w:rsidRPr="001529FD" w:rsidRDefault="008D5843" w:rsidP="00702F81">
            <w:r>
              <w:t>Ngày đáo hạn</w:t>
            </w:r>
          </w:p>
        </w:tc>
        <w:tc>
          <w:tcPr>
            <w:tcW w:w="1330" w:type="dxa"/>
            <w:vAlign w:val="center"/>
          </w:tcPr>
          <w:p w14:paraId="5EC8423E" w14:textId="512E46BD" w:rsidR="00403050" w:rsidRPr="009C4703" w:rsidRDefault="009C4703" w:rsidP="00702F81">
            <w:r>
              <w:t>Date</w:t>
            </w:r>
          </w:p>
        </w:tc>
        <w:tc>
          <w:tcPr>
            <w:tcW w:w="1207" w:type="dxa"/>
          </w:tcPr>
          <w:p w14:paraId="43A22EC6" w14:textId="0C723639" w:rsidR="00403050" w:rsidRPr="00CF3484" w:rsidRDefault="00CF3484" w:rsidP="000D3DBF">
            <w:pPr>
              <w:jc w:val="center"/>
            </w:pPr>
            <w:r>
              <w:t>X</w:t>
            </w:r>
          </w:p>
        </w:tc>
        <w:tc>
          <w:tcPr>
            <w:tcW w:w="1260" w:type="dxa"/>
          </w:tcPr>
          <w:p w14:paraId="3FE92B23" w14:textId="73229F93" w:rsidR="00403050" w:rsidRPr="00CF3484" w:rsidRDefault="00CF3484" w:rsidP="000D3DBF">
            <w:pPr>
              <w:jc w:val="center"/>
            </w:pPr>
            <w:r>
              <w:t>X</w:t>
            </w:r>
          </w:p>
        </w:tc>
        <w:tc>
          <w:tcPr>
            <w:tcW w:w="7285" w:type="dxa"/>
            <w:vAlign w:val="center"/>
          </w:tcPr>
          <w:p w14:paraId="6F28A2F2" w14:textId="6D8C1F61" w:rsidR="00403050" w:rsidRPr="00F27576" w:rsidRDefault="00CF3484" w:rsidP="00702F81">
            <w:r>
              <w:t>Ngày đáo hạn trái phiếu</w:t>
            </w:r>
          </w:p>
        </w:tc>
      </w:tr>
      <w:tr w:rsidR="00403050" w:rsidRPr="009B1FA4" w14:paraId="106F9939" w14:textId="77777777" w:rsidTr="00702F81">
        <w:tc>
          <w:tcPr>
            <w:tcW w:w="588" w:type="dxa"/>
            <w:vAlign w:val="center"/>
          </w:tcPr>
          <w:p w14:paraId="6F9EC182" w14:textId="5124E168" w:rsidR="00403050" w:rsidRPr="009C4703" w:rsidRDefault="00403050" w:rsidP="00702F81">
            <w:r w:rsidRPr="001529FD">
              <w:rPr>
                <w:lang w:val="vi-VN"/>
              </w:rPr>
              <w:t>0</w:t>
            </w:r>
            <w:r w:rsidR="009C4703">
              <w:t>3</w:t>
            </w:r>
          </w:p>
        </w:tc>
        <w:tc>
          <w:tcPr>
            <w:tcW w:w="1280" w:type="dxa"/>
            <w:vAlign w:val="center"/>
          </w:tcPr>
          <w:p w14:paraId="3872797C" w14:textId="6DC5BDA3" w:rsidR="00403050" w:rsidRPr="008D5843" w:rsidRDefault="008D5843" w:rsidP="00702F81">
            <w:r>
              <w:t>Cơ sở tính lãi</w:t>
            </w:r>
          </w:p>
        </w:tc>
        <w:tc>
          <w:tcPr>
            <w:tcW w:w="1330" w:type="dxa"/>
            <w:vAlign w:val="center"/>
          </w:tcPr>
          <w:p w14:paraId="1AAB5B32" w14:textId="21B1898F" w:rsidR="00403050" w:rsidRPr="005C0644" w:rsidRDefault="005C0644" w:rsidP="00702F81">
            <w:r>
              <w:t>Number</w:t>
            </w:r>
          </w:p>
        </w:tc>
        <w:tc>
          <w:tcPr>
            <w:tcW w:w="1207" w:type="dxa"/>
          </w:tcPr>
          <w:p w14:paraId="3AD65C24" w14:textId="01A8ABFD" w:rsidR="00403050" w:rsidRPr="00CF3484" w:rsidRDefault="00CF3484" w:rsidP="000D3DBF">
            <w:pPr>
              <w:jc w:val="center"/>
            </w:pPr>
            <w:r>
              <w:t>X</w:t>
            </w:r>
          </w:p>
        </w:tc>
        <w:tc>
          <w:tcPr>
            <w:tcW w:w="1260" w:type="dxa"/>
          </w:tcPr>
          <w:p w14:paraId="4C9995C9" w14:textId="2D1426FC" w:rsidR="00403050" w:rsidRPr="00CF3484" w:rsidRDefault="00CF3484" w:rsidP="000D3DBF">
            <w:pPr>
              <w:jc w:val="center"/>
            </w:pPr>
            <w:r>
              <w:t>X</w:t>
            </w:r>
          </w:p>
        </w:tc>
        <w:tc>
          <w:tcPr>
            <w:tcW w:w="7285" w:type="dxa"/>
            <w:vAlign w:val="center"/>
          </w:tcPr>
          <w:p w14:paraId="3B142F83" w14:textId="5B842646" w:rsidR="00403050" w:rsidRPr="00F27576" w:rsidRDefault="00CF3484" w:rsidP="00702F81">
            <w:r>
              <w:t>Số ngày tính lãi quy ước của năm</w:t>
            </w:r>
          </w:p>
        </w:tc>
      </w:tr>
      <w:tr w:rsidR="00403050" w:rsidRPr="009B1FA4" w14:paraId="2DE1D32D" w14:textId="77777777" w:rsidTr="00702F81">
        <w:tc>
          <w:tcPr>
            <w:tcW w:w="588" w:type="dxa"/>
            <w:vAlign w:val="center"/>
          </w:tcPr>
          <w:p w14:paraId="2455D103" w14:textId="7D663186" w:rsidR="00403050" w:rsidRPr="009C4703" w:rsidRDefault="00403050" w:rsidP="00702F81">
            <w:r w:rsidRPr="001529FD">
              <w:rPr>
                <w:lang w:val="vi-VN"/>
              </w:rPr>
              <w:t>0</w:t>
            </w:r>
            <w:r w:rsidR="009C4703">
              <w:t>4</w:t>
            </w:r>
          </w:p>
        </w:tc>
        <w:tc>
          <w:tcPr>
            <w:tcW w:w="1280" w:type="dxa"/>
            <w:vAlign w:val="center"/>
          </w:tcPr>
          <w:p w14:paraId="0B402780" w14:textId="4BC7B522" w:rsidR="00403050" w:rsidRPr="008D5843" w:rsidRDefault="008D5843" w:rsidP="00702F81">
            <w:r>
              <w:t>Mệnh giá</w:t>
            </w:r>
          </w:p>
        </w:tc>
        <w:tc>
          <w:tcPr>
            <w:tcW w:w="1330" w:type="dxa"/>
            <w:vAlign w:val="center"/>
          </w:tcPr>
          <w:p w14:paraId="373810F3" w14:textId="7837C82B" w:rsidR="00403050" w:rsidRPr="005C0644" w:rsidRDefault="005C0644" w:rsidP="00702F81">
            <w:r>
              <w:t>Number</w:t>
            </w:r>
          </w:p>
        </w:tc>
        <w:tc>
          <w:tcPr>
            <w:tcW w:w="1207" w:type="dxa"/>
          </w:tcPr>
          <w:p w14:paraId="7CEEFDA2" w14:textId="484C78D7" w:rsidR="00403050" w:rsidRPr="00CF3484" w:rsidRDefault="00CF3484" w:rsidP="000D3DBF">
            <w:pPr>
              <w:jc w:val="center"/>
            </w:pPr>
            <w:r>
              <w:t>X</w:t>
            </w:r>
          </w:p>
        </w:tc>
        <w:tc>
          <w:tcPr>
            <w:tcW w:w="1260" w:type="dxa"/>
          </w:tcPr>
          <w:p w14:paraId="77853B5D" w14:textId="6FCB8FBE" w:rsidR="00403050" w:rsidRPr="00CF3484" w:rsidRDefault="00CF3484" w:rsidP="000D3DBF">
            <w:pPr>
              <w:jc w:val="center"/>
            </w:pPr>
            <w:r>
              <w:t>X</w:t>
            </w:r>
          </w:p>
        </w:tc>
        <w:tc>
          <w:tcPr>
            <w:tcW w:w="7285" w:type="dxa"/>
            <w:vAlign w:val="center"/>
          </w:tcPr>
          <w:p w14:paraId="4D436761" w14:textId="1BF4547F" w:rsidR="00403050" w:rsidRPr="00F27576" w:rsidRDefault="00CF3484" w:rsidP="00702F81">
            <w:r>
              <w:t>Mệnh giá phát hành trái phiếu</w:t>
            </w:r>
          </w:p>
        </w:tc>
      </w:tr>
      <w:tr w:rsidR="00403050" w:rsidRPr="009B1FA4" w14:paraId="624D7916" w14:textId="77777777" w:rsidTr="00702F81">
        <w:tc>
          <w:tcPr>
            <w:tcW w:w="588" w:type="dxa"/>
            <w:vAlign w:val="center"/>
          </w:tcPr>
          <w:p w14:paraId="4B6F1E25" w14:textId="5449DBA5" w:rsidR="00403050" w:rsidRPr="009C4703" w:rsidRDefault="00403050" w:rsidP="00702F81">
            <w:r w:rsidRPr="001529FD">
              <w:rPr>
                <w:lang w:val="vi-VN"/>
              </w:rPr>
              <w:t>0</w:t>
            </w:r>
            <w:r w:rsidR="009C4703">
              <w:t>5</w:t>
            </w:r>
          </w:p>
        </w:tc>
        <w:tc>
          <w:tcPr>
            <w:tcW w:w="1280" w:type="dxa"/>
            <w:vAlign w:val="center"/>
          </w:tcPr>
          <w:p w14:paraId="00E43F25" w14:textId="23475A61" w:rsidR="00403050" w:rsidRPr="008D5843" w:rsidRDefault="008D5843" w:rsidP="00702F81">
            <w:r>
              <w:t>Số lượng phát hành</w:t>
            </w:r>
          </w:p>
        </w:tc>
        <w:tc>
          <w:tcPr>
            <w:tcW w:w="1330" w:type="dxa"/>
            <w:vAlign w:val="center"/>
          </w:tcPr>
          <w:p w14:paraId="4F572FC7" w14:textId="70E9D408" w:rsidR="00403050" w:rsidRPr="005C0644" w:rsidRDefault="005C0644" w:rsidP="00702F81">
            <w:r>
              <w:t>Number</w:t>
            </w:r>
          </w:p>
        </w:tc>
        <w:tc>
          <w:tcPr>
            <w:tcW w:w="1207" w:type="dxa"/>
          </w:tcPr>
          <w:p w14:paraId="5ED0CE1E" w14:textId="3FFCA004" w:rsidR="00403050" w:rsidRPr="00CF3484" w:rsidRDefault="00CF3484" w:rsidP="000D3DBF">
            <w:pPr>
              <w:jc w:val="center"/>
            </w:pPr>
            <w:r>
              <w:t>X</w:t>
            </w:r>
          </w:p>
        </w:tc>
        <w:tc>
          <w:tcPr>
            <w:tcW w:w="1260" w:type="dxa"/>
          </w:tcPr>
          <w:p w14:paraId="0B803EA0" w14:textId="2F935417" w:rsidR="00403050" w:rsidRPr="00CF3484" w:rsidRDefault="00CF3484" w:rsidP="000D3DBF">
            <w:pPr>
              <w:jc w:val="center"/>
            </w:pPr>
            <w:r>
              <w:t>X</w:t>
            </w:r>
          </w:p>
        </w:tc>
        <w:tc>
          <w:tcPr>
            <w:tcW w:w="7285" w:type="dxa"/>
            <w:vAlign w:val="center"/>
          </w:tcPr>
          <w:p w14:paraId="51EF3EEA" w14:textId="4E6DF913" w:rsidR="00403050" w:rsidRPr="00CF3484" w:rsidRDefault="00CF3484" w:rsidP="00702F81">
            <w:r>
              <w:t>Số lượng trái phiếu đăng ký phát hành</w:t>
            </w:r>
          </w:p>
        </w:tc>
      </w:tr>
      <w:tr w:rsidR="00403050" w:rsidRPr="009B1FA4" w14:paraId="7CCAB02E" w14:textId="77777777" w:rsidTr="00702F81">
        <w:tc>
          <w:tcPr>
            <w:tcW w:w="588" w:type="dxa"/>
            <w:vAlign w:val="center"/>
          </w:tcPr>
          <w:p w14:paraId="512B3847" w14:textId="0FC8FCFE" w:rsidR="00403050" w:rsidRPr="009C4703" w:rsidRDefault="009C4703" w:rsidP="00702F81">
            <w:r>
              <w:t>06</w:t>
            </w:r>
          </w:p>
        </w:tc>
        <w:tc>
          <w:tcPr>
            <w:tcW w:w="1280" w:type="dxa"/>
            <w:vAlign w:val="center"/>
          </w:tcPr>
          <w:p w14:paraId="021ADC3B" w14:textId="7EB67DEF" w:rsidR="00403050" w:rsidRPr="008D5843" w:rsidRDefault="008D5843" w:rsidP="00702F81">
            <w:r>
              <w:t>Tần suất trả lãi/năm</w:t>
            </w:r>
          </w:p>
        </w:tc>
        <w:tc>
          <w:tcPr>
            <w:tcW w:w="1330" w:type="dxa"/>
            <w:vAlign w:val="center"/>
          </w:tcPr>
          <w:p w14:paraId="5B7F6E24" w14:textId="1E7B4BD1" w:rsidR="00403050" w:rsidRPr="005C0644" w:rsidRDefault="005C0644" w:rsidP="00702F81">
            <w:r>
              <w:t>Optionset</w:t>
            </w:r>
          </w:p>
        </w:tc>
        <w:tc>
          <w:tcPr>
            <w:tcW w:w="1207" w:type="dxa"/>
          </w:tcPr>
          <w:p w14:paraId="42B14973" w14:textId="14F419D5" w:rsidR="00403050" w:rsidRPr="00CF3484" w:rsidRDefault="00CF3484" w:rsidP="000D3DBF">
            <w:pPr>
              <w:jc w:val="center"/>
            </w:pPr>
            <w:r>
              <w:t>X</w:t>
            </w:r>
          </w:p>
        </w:tc>
        <w:tc>
          <w:tcPr>
            <w:tcW w:w="1260" w:type="dxa"/>
          </w:tcPr>
          <w:p w14:paraId="265BA09D" w14:textId="4A5BA2A1" w:rsidR="00403050" w:rsidRPr="00CF3484" w:rsidRDefault="00CF3484" w:rsidP="000D3DBF">
            <w:pPr>
              <w:jc w:val="center"/>
            </w:pPr>
            <w:r>
              <w:t>X</w:t>
            </w:r>
          </w:p>
        </w:tc>
        <w:tc>
          <w:tcPr>
            <w:tcW w:w="7285" w:type="dxa"/>
            <w:vAlign w:val="center"/>
          </w:tcPr>
          <w:p w14:paraId="4A8A4C6F" w14:textId="77777777" w:rsidR="00403050" w:rsidRDefault="00605E05" w:rsidP="00702F81">
            <w:r>
              <w:t>Tần suất trả lãi trong 1 năm.</w:t>
            </w:r>
          </w:p>
          <w:p w14:paraId="15808727" w14:textId="77777777" w:rsidR="00605E05" w:rsidRDefault="00605E05" w:rsidP="00702F81">
            <w:r>
              <w:t>Người dùng chọn 1 trong các giá trị:</w:t>
            </w:r>
          </w:p>
          <w:p w14:paraId="2879BDD0" w14:textId="3E451A01" w:rsidR="00605E05" w:rsidRDefault="00605E05" w:rsidP="00605E05">
            <w:pPr>
              <w:pStyle w:val="ListParagraph"/>
              <w:numPr>
                <w:ilvl w:val="0"/>
                <w:numId w:val="9"/>
              </w:numPr>
            </w:pPr>
            <w:r>
              <w:t>1 tháng</w:t>
            </w:r>
            <w:r w:rsidR="00940792">
              <w:t xml:space="preserve">: </w:t>
            </w:r>
            <w:r w:rsidR="00DF702F">
              <w:t>1 tháng thanh toán lãi 1 lần</w:t>
            </w:r>
          </w:p>
          <w:p w14:paraId="2831C428" w14:textId="4A2B3BD3" w:rsidR="00605E05" w:rsidRDefault="00605E05" w:rsidP="00605E05">
            <w:pPr>
              <w:pStyle w:val="ListParagraph"/>
              <w:numPr>
                <w:ilvl w:val="0"/>
                <w:numId w:val="9"/>
              </w:numPr>
            </w:pPr>
            <w:r>
              <w:t>3 tháng</w:t>
            </w:r>
            <w:r w:rsidR="00DF702F">
              <w:t>: 3 tháng thanh toán lãi 1 lần</w:t>
            </w:r>
          </w:p>
          <w:p w14:paraId="70F18C54" w14:textId="1B96E0E2" w:rsidR="00605E05" w:rsidRDefault="00720B63" w:rsidP="00605E05">
            <w:pPr>
              <w:pStyle w:val="ListParagraph"/>
              <w:numPr>
                <w:ilvl w:val="0"/>
                <w:numId w:val="9"/>
              </w:numPr>
            </w:pPr>
            <w:r>
              <w:t>6 tháng</w:t>
            </w:r>
            <w:r w:rsidR="00DF702F">
              <w:t>: 6 tháng thanh toán lãi 1 lần</w:t>
            </w:r>
          </w:p>
          <w:p w14:paraId="242D66BA" w14:textId="2BE9EBB6" w:rsidR="00720B63" w:rsidRPr="00605E05" w:rsidRDefault="00720B63" w:rsidP="00605E05">
            <w:pPr>
              <w:pStyle w:val="ListParagraph"/>
              <w:numPr>
                <w:ilvl w:val="0"/>
                <w:numId w:val="9"/>
              </w:numPr>
            </w:pPr>
            <w:r>
              <w:t>12 tháng</w:t>
            </w:r>
            <w:r w:rsidR="00DF702F">
              <w:t>: 12 tháng thanh toán lãi 1 lần</w:t>
            </w:r>
          </w:p>
        </w:tc>
      </w:tr>
      <w:tr w:rsidR="001E2C2D" w:rsidRPr="001529FD" w14:paraId="38E6F3C0" w14:textId="77777777" w:rsidTr="00702F81">
        <w:tc>
          <w:tcPr>
            <w:tcW w:w="588" w:type="dxa"/>
            <w:vAlign w:val="center"/>
          </w:tcPr>
          <w:p w14:paraId="06D5C0E9" w14:textId="5E91F55B" w:rsidR="001E2C2D" w:rsidRPr="009C4703" w:rsidRDefault="001E2C2D" w:rsidP="001E2C2D">
            <w:r>
              <w:t>07</w:t>
            </w:r>
          </w:p>
        </w:tc>
        <w:tc>
          <w:tcPr>
            <w:tcW w:w="1280" w:type="dxa"/>
            <w:vAlign w:val="center"/>
          </w:tcPr>
          <w:p w14:paraId="51566935" w14:textId="653B696A" w:rsidR="001E2C2D" w:rsidRPr="00830AF2" w:rsidRDefault="001E2C2D" w:rsidP="001E2C2D">
            <w:r w:rsidRPr="001529FD">
              <w:rPr>
                <w:lang w:val="vi-VN"/>
              </w:rPr>
              <w:t>Ngày trả lãi đầu tiên</w:t>
            </w:r>
          </w:p>
        </w:tc>
        <w:tc>
          <w:tcPr>
            <w:tcW w:w="1330" w:type="dxa"/>
            <w:vAlign w:val="center"/>
          </w:tcPr>
          <w:p w14:paraId="7B0F09CA" w14:textId="7EF98625" w:rsidR="001E2C2D" w:rsidRPr="005C0644" w:rsidRDefault="001E2C2D" w:rsidP="001E2C2D">
            <w:r>
              <w:t>Date</w:t>
            </w:r>
          </w:p>
        </w:tc>
        <w:tc>
          <w:tcPr>
            <w:tcW w:w="1207" w:type="dxa"/>
          </w:tcPr>
          <w:p w14:paraId="0AF78E09" w14:textId="5610D8BB" w:rsidR="001E2C2D" w:rsidRPr="009C4703" w:rsidRDefault="001E2C2D" w:rsidP="000D3DBF">
            <w:pPr>
              <w:jc w:val="center"/>
            </w:pPr>
            <w:r>
              <w:t>X</w:t>
            </w:r>
          </w:p>
        </w:tc>
        <w:tc>
          <w:tcPr>
            <w:tcW w:w="1260" w:type="dxa"/>
          </w:tcPr>
          <w:p w14:paraId="5610A84A" w14:textId="01804A82" w:rsidR="001E2C2D" w:rsidRPr="009C4703" w:rsidRDefault="001E2C2D" w:rsidP="000D3DBF">
            <w:pPr>
              <w:jc w:val="center"/>
            </w:pPr>
            <w:r>
              <w:t>X</w:t>
            </w:r>
          </w:p>
        </w:tc>
        <w:tc>
          <w:tcPr>
            <w:tcW w:w="7285" w:type="dxa"/>
            <w:vAlign w:val="center"/>
          </w:tcPr>
          <w:p w14:paraId="622F3625" w14:textId="77777777" w:rsidR="001E2C2D" w:rsidRPr="001529FD" w:rsidRDefault="001E2C2D" w:rsidP="001E2C2D">
            <w:pPr>
              <w:rPr>
                <w:lang w:val="vi-VN"/>
              </w:rPr>
            </w:pPr>
            <w:r w:rsidRPr="001529FD">
              <w:rPr>
                <w:lang w:val="vi-VN"/>
              </w:rPr>
              <w:t xml:space="preserve">Người dùng chọn ngày trả lãi đầu tiên của tài sản. </w:t>
            </w:r>
          </w:p>
          <w:p w14:paraId="5815017D" w14:textId="483D2659" w:rsidR="001E2C2D" w:rsidRPr="009C4703" w:rsidRDefault="001E2C2D" w:rsidP="001E2C2D">
            <w:pPr>
              <w:jc w:val="left"/>
            </w:pPr>
            <w:r w:rsidRPr="001529FD">
              <w:rPr>
                <w:lang w:val="vi-VN"/>
              </w:rPr>
              <w:t>Hệ thống dựa vào ngày trả lãi đầu tiên và kỳ hạn trả lãi (mục 9) để xác định các ngày trả lãi tiếp theo. Trường hợp ngày trả lãi trùng với ngày lễ/ngày không giao dịch sẽ được dời sang ngày làm việc kế tiếp</w:t>
            </w:r>
          </w:p>
        </w:tc>
      </w:tr>
      <w:tr w:rsidR="001E2C2D" w:rsidRPr="009B1FA4" w14:paraId="06E30EDD" w14:textId="77777777" w:rsidTr="00702F81">
        <w:tc>
          <w:tcPr>
            <w:tcW w:w="588" w:type="dxa"/>
            <w:vAlign w:val="center"/>
          </w:tcPr>
          <w:p w14:paraId="0F21D057" w14:textId="505A88C7" w:rsidR="001E2C2D" w:rsidRPr="009C4703" w:rsidRDefault="001E2C2D" w:rsidP="001E2C2D">
            <w:r>
              <w:t>08</w:t>
            </w:r>
          </w:p>
        </w:tc>
        <w:tc>
          <w:tcPr>
            <w:tcW w:w="1280" w:type="dxa"/>
            <w:vAlign w:val="center"/>
          </w:tcPr>
          <w:p w14:paraId="1F4246F0" w14:textId="6B9A6E1C" w:rsidR="001E2C2D" w:rsidRPr="00830AF2" w:rsidRDefault="001E2C2D" w:rsidP="001E2C2D">
            <w:r>
              <w:t>% Coupon</w:t>
            </w:r>
          </w:p>
        </w:tc>
        <w:tc>
          <w:tcPr>
            <w:tcW w:w="1330" w:type="dxa"/>
            <w:vAlign w:val="center"/>
          </w:tcPr>
          <w:p w14:paraId="4CA83AE8" w14:textId="602A047C" w:rsidR="001E2C2D" w:rsidRPr="005C0644" w:rsidRDefault="001E2C2D" w:rsidP="001E2C2D">
            <w:r>
              <w:t>Percentage</w:t>
            </w:r>
          </w:p>
        </w:tc>
        <w:tc>
          <w:tcPr>
            <w:tcW w:w="1207" w:type="dxa"/>
          </w:tcPr>
          <w:p w14:paraId="6CE8A853" w14:textId="74E75E6D" w:rsidR="001E2C2D" w:rsidRPr="009C4703" w:rsidRDefault="001E2C2D" w:rsidP="000D3DBF">
            <w:pPr>
              <w:jc w:val="center"/>
            </w:pPr>
            <w:r>
              <w:t>X</w:t>
            </w:r>
          </w:p>
        </w:tc>
        <w:tc>
          <w:tcPr>
            <w:tcW w:w="1260" w:type="dxa"/>
          </w:tcPr>
          <w:p w14:paraId="348E7462" w14:textId="6D57CCEE" w:rsidR="001E2C2D" w:rsidRPr="009C4703" w:rsidRDefault="001E2C2D" w:rsidP="000D3DBF">
            <w:pPr>
              <w:jc w:val="center"/>
            </w:pPr>
            <w:r>
              <w:t>X</w:t>
            </w:r>
          </w:p>
        </w:tc>
        <w:tc>
          <w:tcPr>
            <w:tcW w:w="7285" w:type="dxa"/>
            <w:vAlign w:val="center"/>
          </w:tcPr>
          <w:p w14:paraId="5813B3BC" w14:textId="2DADB297" w:rsidR="001E2C2D" w:rsidRPr="009C4703" w:rsidRDefault="00771B9B" w:rsidP="001E2C2D">
            <w:pPr>
              <w:jc w:val="left"/>
            </w:pPr>
            <w:r>
              <w:t>% lãi suất áp dụng trả lãi</w:t>
            </w:r>
          </w:p>
        </w:tc>
      </w:tr>
      <w:tr w:rsidR="0092139A" w:rsidRPr="009B1FA4" w14:paraId="0AE2CFC1" w14:textId="77777777" w:rsidTr="00702F81">
        <w:tc>
          <w:tcPr>
            <w:tcW w:w="588" w:type="dxa"/>
            <w:vAlign w:val="center"/>
          </w:tcPr>
          <w:p w14:paraId="7CCF65E1" w14:textId="5E23557C" w:rsidR="0092139A" w:rsidRDefault="0092139A" w:rsidP="0092139A">
            <w:r>
              <w:t>09</w:t>
            </w:r>
          </w:p>
        </w:tc>
        <w:tc>
          <w:tcPr>
            <w:tcW w:w="1280" w:type="dxa"/>
            <w:vAlign w:val="center"/>
          </w:tcPr>
          <w:p w14:paraId="3B845ED3" w14:textId="4345E4B6" w:rsidR="0092139A" w:rsidRDefault="0092139A" w:rsidP="0092139A">
            <w:r>
              <w:t>% Mua lại trước hạn</w:t>
            </w:r>
          </w:p>
        </w:tc>
        <w:tc>
          <w:tcPr>
            <w:tcW w:w="1330" w:type="dxa"/>
            <w:vAlign w:val="center"/>
          </w:tcPr>
          <w:p w14:paraId="6036A8AE" w14:textId="6567A4C6" w:rsidR="0092139A" w:rsidRDefault="0092139A" w:rsidP="0092139A">
            <w:r>
              <w:t>Percentage</w:t>
            </w:r>
          </w:p>
        </w:tc>
        <w:tc>
          <w:tcPr>
            <w:tcW w:w="1207" w:type="dxa"/>
          </w:tcPr>
          <w:p w14:paraId="2BF207DC" w14:textId="77777777" w:rsidR="0092139A" w:rsidRDefault="0092139A" w:rsidP="000D3DBF">
            <w:pPr>
              <w:jc w:val="center"/>
            </w:pPr>
          </w:p>
        </w:tc>
        <w:tc>
          <w:tcPr>
            <w:tcW w:w="1260" w:type="dxa"/>
          </w:tcPr>
          <w:p w14:paraId="7F2444EE" w14:textId="31A80D55" w:rsidR="0092139A" w:rsidRDefault="0092139A" w:rsidP="000D3DBF">
            <w:pPr>
              <w:jc w:val="center"/>
            </w:pPr>
            <w:r>
              <w:t>X</w:t>
            </w:r>
          </w:p>
        </w:tc>
        <w:tc>
          <w:tcPr>
            <w:tcW w:w="7285" w:type="dxa"/>
            <w:vAlign w:val="center"/>
          </w:tcPr>
          <w:p w14:paraId="2D755FA4" w14:textId="7E8992D7" w:rsidR="0092139A" w:rsidRDefault="0092139A" w:rsidP="0092139A">
            <w:pPr>
              <w:jc w:val="left"/>
            </w:pPr>
            <w:r>
              <w:t>% lãi suất áp dụng trong trường hợ</w:t>
            </w:r>
            <w:r w:rsidR="00F94819">
              <w:t>p TCPH mua lại trái phiếu trước ngày đáo hạn</w:t>
            </w:r>
          </w:p>
        </w:tc>
      </w:tr>
      <w:tr w:rsidR="0092139A" w:rsidRPr="009B1FA4" w14:paraId="66869782" w14:textId="77777777" w:rsidTr="00702F81">
        <w:tc>
          <w:tcPr>
            <w:tcW w:w="588" w:type="dxa"/>
            <w:vAlign w:val="center"/>
          </w:tcPr>
          <w:p w14:paraId="4FBDE669" w14:textId="5374B079" w:rsidR="0092139A" w:rsidRPr="009C4703" w:rsidRDefault="0092139A" w:rsidP="0092139A">
            <w:r>
              <w:lastRenderedPageBreak/>
              <w:t>10</w:t>
            </w:r>
          </w:p>
        </w:tc>
        <w:tc>
          <w:tcPr>
            <w:tcW w:w="1280" w:type="dxa"/>
            <w:vAlign w:val="center"/>
          </w:tcPr>
          <w:p w14:paraId="433D37D7" w14:textId="555DA682" w:rsidR="0092139A" w:rsidRPr="00830AF2" w:rsidRDefault="0092139A" w:rsidP="0092139A">
            <w:r>
              <w:t>Ngày áp dụng</w:t>
            </w:r>
          </w:p>
        </w:tc>
        <w:tc>
          <w:tcPr>
            <w:tcW w:w="1330" w:type="dxa"/>
            <w:vAlign w:val="center"/>
          </w:tcPr>
          <w:p w14:paraId="1E9409F3" w14:textId="46EC2823" w:rsidR="0092139A" w:rsidRPr="005C0644" w:rsidRDefault="0092139A" w:rsidP="0092139A">
            <w:r>
              <w:t>Date</w:t>
            </w:r>
          </w:p>
        </w:tc>
        <w:tc>
          <w:tcPr>
            <w:tcW w:w="1207" w:type="dxa"/>
          </w:tcPr>
          <w:p w14:paraId="304E76C3" w14:textId="3E31BD60" w:rsidR="0092139A" w:rsidRPr="009C4703" w:rsidRDefault="0092139A" w:rsidP="000D3DBF">
            <w:pPr>
              <w:jc w:val="center"/>
            </w:pPr>
            <w:r>
              <w:t>X</w:t>
            </w:r>
          </w:p>
        </w:tc>
        <w:tc>
          <w:tcPr>
            <w:tcW w:w="1260" w:type="dxa"/>
          </w:tcPr>
          <w:p w14:paraId="4D2ED541" w14:textId="0CA84808" w:rsidR="0092139A" w:rsidRPr="009C4703" w:rsidRDefault="0092139A" w:rsidP="000D3DBF">
            <w:pPr>
              <w:jc w:val="center"/>
            </w:pPr>
            <w:r>
              <w:t>X</w:t>
            </w:r>
          </w:p>
        </w:tc>
        <w:tc>
          <w:tcPr>
            <w:tcW w:w="7285" w:type="dxa"/>
            <w:vAlign w:val="center"/>
          </w:tcPr>
          <w:p w14:paraId="18B80438" w14:textId="2F8D7849" w:rsidR="0092139A" w:rsidRPr="009C4703" w:rsidRDefault="0092139A" w:rsidP="0092139A">
            <w:pPr>
              <w:jc w:val="left"/>
            </w:pPr>
            <w:r>
              <w:t>Ngày áp dụng mức lãi suất</w:t>
            </w:r>
          </w:p>
        </w:tc>
      </w:tr>
    </w:tbl>
    <w:p w14:paraId="0D44CE72" w14:textId="77777777" w:rsidR="00403050" w:rsidRDefault="00403050" w:rsidP="007F79DB"/>
    <w:p w14:paraId="3E5ED8A3" w14:textId="533F5368" w:rsidR="00CB1B9D" w:rsidRDefault="00CB1B9D" w:rsidP="007F79DB">
      <w:r>
        <w:t>Trường hợp tài sản đầu tư là chứng chỉ tiền gửi, người dùng cần khai báo thêm các thông tin</w:t>
      </w:r>
    </w:p>
    <w:tbl>
      <w:tblPr>
        <w:tblStyle w:val="TableGrid"/>
        <w:tblW w:w="0" w:type="auto"/>
        <w:tblLook w:val="04A0" w:firstRow="1" w:lastRow="0" w:firstColumn="1" w:lastColumn="0" w:noHBand="0" w:noVBand="1"/>
      </w:tblPr>
      <w:tblGrid>
        <w:gridCol w:w="588"/>
        <w:gridCol w:w="1280"/>
        <w:gridCol w:w="1330"/>
        <w:gridCol w:w="1207"/>
        <w:gridCol w:w="1260"/>
        <w:gridCol w:w="7285"/>
      </w:tblGrid>
      <w:tr w:rsidR="00CB1B9D" w:rsidRPr="001529FD" w14:paraId="17718AE6" w14:textId="77777777" w:rsidTr="00702F81">
        <w:trPr>
          <w:tblHeader/>
        </w:trPr>
        <w:tc>
          <w:tcPr>
            <w:tcW w:w="588" w:type="dxa"/>
            <w:vAlign w:val="center"/>
          </w:tcPr>
          <w:p w14:paraId="2C19E7E7" w14:textId="77777777" w:rsidR="00CB1B9D" w:rsidRPr="001529FD" w:rsidRDefault="00CB1B9D" w:rsidP="00702F81">
            <w:pPr>
              <w:jc w:val="center"/>
              <w:rPr>
                <w:b/>
                <w:lang w:val="vi-VN"/>
              </w:rPr>
            </w:pPr>
            <w:r w:rsidRPr="001529FD">
              <w:rPr>
                <w:b/>
                <w:lang w:val="vi-VN"/>
              </w:rPr>
              <w:t>STT</w:t>
            </w:r>
          </w:p>
        </w:tc>
        <w:tc>
          <w:tcPr>
            <w:tcW w:w="1280" w:type="dxa"/>
            <w:vAlign w:val="center"/>
          </w:tcPr>
          <w:p w14:paraId="78E26048" w14:textId="77777777" w:rsidR="00CB1B9D" w:rsidRPr="001529FD" w:rsidRDefault="00CB1B9D" w:rsidP="00702F81">
            <w:pPr>
              <w:jc w:val="center"/>
              <w:rPr>
                <w:b/>
                <w:lang w:val="vi-VN"/>
              </w:rPr>
            </w:pPr>
            <w:r w:rsidRPr="001529FD">
              <w:rPr>
                <w:b/>
                <w:lang w:val="vi-VN"/>
              </w:rPr>
              <w:t>Trường dữ liệu</w:t>
            </w:r>
          </w:p>
        </w:tc>
        <w:tc>
          <w:tcPr>
            <w:tcW w:w="1330" w:type="dxa"/>
            <w:vAlign w:val="center"/>
          </w:tcPr>
          <w:p w14:paraId="1F94A26B" w14:textId="77777777" w:rsidR="00CB1B9D" w:rsidRPr="001529FD" w:rsidRDefault="00CB1B9D" w:rsidP="00702F81">
            <w:pPr>
              <w:jc w:val="center"/>
              <w:rPr>
                <w:b/>
                <w:lang w:val="vi-VN"/>
              </w:rPr>
            </w:pPr>
            <w:r w:rsidRPr="001529FD">
              <w:rPr>
                <w:b/>
                <w:lang w:val="vi-VN"/>
              </w:rPr>
              <w:t>Loại dữ liệu</w:t>
            </w:r>
          </w:p>
        </w:tc>
        <w:tc>
          <w:tcPr>
            <w:tcW w:w="1207" w:type="dxa"/>
          </w:tcPr>
          <w:p w14:paraId="2427AAE1" w14:textId="77777777" w:rsidR="00CB1B9D" w:rsidRPr="00903E09" w:rsidRDefault="00CB1B9D" w:rsidP="00702F81">
            <w:pPr>
              <w:jc w:val="center"/>
              <w:rPr>
                <w:b/>
              </w:rPr>
            </w:pPr>
            <w:r>
              <w:rPr>
                <w:b/>
              </w:rPr>
              <w:t>Bắt buộc</w:t>
            </w:r>
          </w:p>
        </w:tc>
        <w:tc>
          <w:tcPr>
            <w:tcW w:w="1260" w:type="dxa"/>
          </w:tcPr>
          <w:p w14:paraId="20D34292" w14:textId="77777777" w:rsidR="00CB1B9D" w:rsidRPr="00903E09" w:rsidRDefault="00CB1B9D" w:rsidP="00702F81">
            <w:pPr>
              <w:jc w:val="center"/>
              <w:rPr>
                <w:b/>
              </w:rPr>
            </w:pPr>
            <w:r>
              <w:rPr>
                <w:b/>
              </w:rPr>
              <w:t>Read-Only?</w:t>
            </w:r>
          </w:p>
        </w:tc>
        <w:tc>
          <w:tcPr>
            <w:tcW w:w="7285" w:type="dxa"/>
            <w:vAlign w:val="center"/>
          </w:tcPr>
          <w:p w14:paraId="63ADA3CB" w14:textId="77777777" w:rsidR="00CB1B9D" w:rsidRPr="001529FD" w:rsidRDefault="00CB1B9D" w:rsidP="00702F81">
            <w:pPr>
              <w:jc w:val="center"/>
              <w:rPr>
                <w:b/>
                <w:lang w:val="vi-VN"/>
              </w:rPr>
            </w:pPr>
            <w:r w:rsidRPr="001529FD">
              <w:rPr>
                <w:b/>
                <w:lang w:val="vi-VN"/>
              </w:rPr>
              <w:t>Diễn giải</w:t>
            </w:r>
          </w:p>
        </w:tc>
      </w:tr>
      <w:tr w:rsidR="00CB1B9D" w:rsidRPr="001529FD" w14:paraId="2F5D1DC4" w14:textId="77777777" w:rsidTr="00702F81">
        <w:tc>
          <w:tcPr>
            <w:tcW w:w="12950" w:type="dxa"/>
            <w:gridSpan w:val="6"/>
          </w:tcPr>
          <w:p w14:paraId="79EA5F76" w14:textId="77777777" w:rsidR="00CB1B9D" w:rsidRPr="001529FD" w:rsidRDefault="00CB1B9D" w:rsidP="00702F81">
            <w:pPr>
              <w:rPr>
                <w:b/>
                <w:lang w:val="vi-VN"/>
              </w:rPr>
            </w:pPr>
            <w:r w:rsidRPr="001529FD">
              <w:rPr>
                <w:b/>
                <w:lang w:val="vi-VN"/>
              </w:rPr>
              <w:t>Khai báo thông tin Tài sản Đầu tư</w:t>
            </w:r>
          </w:p>
        </w:tc>
      </w:tr>
      <w:tr w:rsidR="009B72E6" w:rsidRPr="009B1FA4" w14:paraId="7470C8B8" w14:textId="77777777" w:rsidTr="00702F81">
        <w:tc>
          <w:tcPr>
            <w:tcW w:w="588" w:type="dxa"/>
            <w:vAlign w:val="center"/>
          </w:tcPr>
          <w:p w14:paraId="224BB143" w14:textId="686B1960" w:rsidR="009B72E6" w:rsidRPr="001529FD" w:rsidRDefault="009B72E6" w:rsidP="009B72E6">
            <w:pPr>
              <w:rPr>
                <w:lang w:val="vi-VN"/>
              </w:rPr>
            </w:pPr>
            <w:r>
              <w:t>01</w:t>
            </w:r>
          </w:p>
        </w:tc>
        <w:tc>
          <w:tcPr>
            <w:tcW w:w="1280" w:type="dxa"/>
            <w:vAlign w:val="center"/>
          </w:tcPr>
          <w:p w14:paraId="4CDC0EA3" w14:textId="21DE9DCB" w:rsidR="009B72E6" w:rsidRPr="008D5843" w:rsidRDefault="009B72E6" w:rsidP="009B72E6">
            <w:r>
              <w:t>Ngày gửi tiền</w:t>
            </w:r>
          </w:p>
        </w:tc>
        <w:tc>
          <w:tcPr>
            <w:tcW w:w="1330" w:type="dxa"/>
            <w:vAlign w:val="center"/>
          </w:tcPr>
          <w:p w14:paraId="312A5F01" w14:textId="01C410C7" w:rsidR="009B72E6" w:rsidRPr="004109E2" w:rsidRDefault="004109E2" w:rsidP="009B72E6">
            <w:r>
              <w:t>Date</w:t>
            </w:r>
          </w:p>
        </w:tc>
        <w:tc>
          <w:tcPr>
            <w:tcW w:w="1207" w:type="dxa"/>
          </w:tcPr>
          <w:p w14:paraId="418B7065" w14:textId="0DF9301C" w:rsidR="009B72E6" w:rsidRPr="004109E2" w:rsidRDefault="004109E2">
            <w:pPr>
              <w:jc w:val="center"/>
              <w:pPrChange w:id="2732" w:author="Do Thanh Trung" w:date="2025-07-01T14:09:00Z" w16du:dateUtc="2025-07-01T07:09:00Z">
                <w:pPr/>
              </w:pPrChange>
            </w:pPr>
            <w:r>
              <w:t>X</w:t>
            </w:r>
          </w:p>
        </w:tc>
        <w:tc>
          <w:tcPr>
            <w:tcW w:w="1260" w:type="dxa"/>
          </w:tcPr>
          <w:p w14:paraId="1D63B407" w14:textId="27DC5A36" w:rsidR="009B72E6" w:rsidRPr="004109E2" w:rsidRDefault="004109E2">
            <w:pPr>
              <w:jc w:val="center"/>
              <w:pPrChange w:id="2733" w:author="Do Thanh Trung" w:date="2025-07-01T14:09:00Z" w16du:dateUtc="2025-07-01T07:09:00Z">
                <w:pPr/>
              </w:pPrChange>
            </w:pPr>
            <w:r>
              <w:t>X</w:t>
            </w:r>
          </w:p>
        </w:tc>
        <w:tc>
          <w:tcPr>
            <w:tcW w:w="7285" w:type="dxa"/>
            <w:vAlign w:val="center"/>
          </w:tcPr>
          <w:p w14:paraId="14FE2226" w14:textId="4CC85E99" w:rsidR="009B72E6" w:rsidRPr="001C3107" w:rsidRDefault="00BA5ED1" w:rsidP="009B72E6">
            <w:r>
              <w:t>Người dùng chọn ngày bắt đầu gửi tiền</w:t>
            </w:r>
          </w:p>
        </w:tc>
      </w:tr>
      <w:tr w:rsidR="00624BA0" w:rsidRPr="009B1FA4" w14:paraId="4FEE329F" w14:textId="77777777" w:rsidTr="00702F81">
        <w:tc>
          <w:tcPr>
            <w:tcW w:w="588" w:type="dxa"/>
            <w:vAlign w:val="center"/>
          </w:tcPr>
          <w:p w14:paraId="25D12E89" w14:textId="35DF2FDE" w:rsidR="00624BA0" w:rsidRPr="001529FD" w:rsidRDefault="00624BA0" w:rsidP="00624BA0">
            <w:pPr>
              <w:rPr>
                <w:lang w:val="vi-VN"/>
              </w:rPr>
            </w:pPr>
            <w:r w:rsidRPr="001529FD">
              <w:rPr>
                <w:lang w:val="vi-VN"/>
              </w:rPr>
              <w:t>0</w:t>
            </w:r>
            <w:r>
              <w:t>2</w:t>
            </w:r>
          </w:p>
        </w:tc>
        <w:tc>
          <w:tcPr>
            <w:tcW w:w="1280" w:type="dxa"/>
            <w:vAlign w:val="center"/>
          </w:tcPr>
          <w:p w14:paraId="64F302A0" w14:textId="77777777" w:rsidR="00624BA0" w:rsidRPr="001529FD" w:rsidRDefault="00624BA0" w:rsidP="00624BA0">
            <w:r>
              <w:t>Ngày đáo hạn</w:t>
            </w:r>
          </w:p>
        </w:tc>
        <w:tc>
          <w:tcPr>
            <w:tcW w:w="1330" w:type="dxa"/>
            <w:vAlign w:val="center"/>
          </w:tcPr>
          <w:p w14:paraId="59B8B18E" w14:textId="2D8F4575" w:rsidR="00624BA0" w:rsidRPr="004109E2" w:rsidRDefault="00624BA0" w:rsidP="00624BA0">
            <w:r>
              <w:t>Date</w:t>
            </w:r>
          </w:p>
        </w:tc>
        <w:tc>
          <w:tcPr>
            <w:tcW w:w="1207" w:type="dxa"/>
          </w:tcPr>
          <w:p w14:paraId="1D8070FA" w14:textId="421FB6CE" w:rsidR="00624BA0" w:rsidRPr="004109E2" w:rsidRDefault="00624BA0">
            <w:pPr>
              <w:jc w:val="center"/>
              <w:pPrChange w:id="2734" w:author="Do Thanh Trung" w:date="2025-07-01T14:09:00Z" w16du:dateUtc="2025-07-01T07:09:00Z">
                <w:pPr/>
              </w:pPrChange>
            </w:pPr>
            <w:r>
              <w:t>X</w:t>
            </w:r>
          </w:p>
        </w:tc>
        <w:tc>
          <w:tcPr>
            <w:tcW w:w="1260" w:type="dxa"/>
          </w:tcPr>
          <w:p w14:paraId="637AD8DF" w14:textId="09C98937" w:rsidR="00624BA0" w:rsidRPr="004109E2" w:rsidRDefault="00624BA0">
            <w:pPr>
              <w:jc w:val="center"/>
              <w:pPrChange w:id="2735" w:author="Do Thanh Trung" w:date="2025-07-01T14:09:00Z" w16du:dateUtc="2025-07-01T07:09:00Z">
                <w:pPr/>
              </w:pPrChange>
            </w:pPr>
            <w:r>
              <w:t>X</w:t>
            </w:r>
          </w:p>
        </w:tc>
        <w:tc>
          <w:tcPr>
            <w:tcW w:w="7285" w:type="dxa"/>
            <w:vAlign w:val="center"/>
          </w:tcPr>
          <w:p w14:paraId="7ADEC9BC" w14:textId="25D77541" w:rsidR="00624BA0" w:rsidRPr="00F27576" w:rsidRDefault="00624BA0" w:rsidP="00624BA0">
            <w:r>
              <w:t>Ngày đáo hạn của hợp đồng tiền gửi</w:t>
            </w:r>
          </w:p>
        </w:tc>
      </w:tr>
      <w:tr w:rsidR="00624BA0" w:rsidRPr="009B1FA4" w14:paraId="5E1663F7" w14:textId="77777777" w:rsidTr="00702F81">
        <w:tc>
          <w:tcPr>
            <w:tcW w:w="588" w:type="dxa"/>
            <w:vAlign w:val="center"/>
          </w:tcPr>
          <w:p w14:paraId="0018EB63" w14:textId="7260C6D3" w:rsidR="00624BA0" w:rsidRPr="001529FD" w:rsidRDefault="00624BA0" w:rsidP="00624BA0">
            <w:pPr>
              <w:rPr>
                <w:lang w:val="vi-VN"/>
              </w:rPr>
            </w:pPr>
            <w:r w:rsidRPr="001529FD">
              <w:rPr>
                <w:lang w:val="vi-VN"/>
              </w:rPr>
              <w:t>0</w:t>
            </w:r>
            <w:r>
              <w:t>3</w:t>
            </w:r>
          </w:p>
        </w:tc>
        <w:tc>
          <w:tcPr>
            <w:tcW w:w="1280" w:type="dxa"/>
            <w:vAlign w:val="center"/>
          </w:tcPr>
          <w:p w14:paraId="570ADE79" w14:textId="77777777" w:rsidR="00624BA0" w:rsidRPr="008D5843" w:rsidRDefault="00624BA0" w:rsidP="00624BA0">
            <w:r>
              <w:t>Cơ sở tính lãi</w:t>
            </w:r>
          </w:p>
        </w:tc>
        <w:tc>
          <w:tcPr>
            <w:tcW w:w="1330" w:type="dxa"/>
            <w:vAlign w:val="center"/>
          </w:tcPr>
          <w:p w14:paraId="5705B9EC" w14:textId="04D2ABA7" w:rsidR="00624BA0" w:rsidRPr="004109E2" w:rsidRDefault="0006524A" w:rsidP="00624BA0">
            <w:r>
              <w:t>Number</w:t>
            </w:r>
          </w:p>
        </w:tc>
        <w:tc>
          <w:tcPr>
            <w:tcW w:w="1207" w:type="dxa"/>
          </w:tcPr>
          <w:p w14:paraId="11BA84C7" w14:textId="1BA4EA04" w:rsidR="00624BA0" w:rsidRPr="004109E2" w:rsidRDefault="00624BA0">
            <w:pPr>
              <w:jc w:val="center"/>
              <w:pPrChange w:id="2736" w:author="Do Thanh Trung" w:date="2025-07-01T14:09:00Z" w16du:dateUtc="2025-07-01T07:09:00Z">
                <w:pPr/>
              </w:pPrChange>
            </w:pPr>
            <w:r>
              <w:t>X</w:t>
            </w:r>
          </w:p>
        </w:tc>
        <w:tc>
          <w:tcPr>
            <w:tcW w:w="1260" w:type="dxa"/>
          </w:tcPr>
          <w:p w14:paraId="3B848B4D" w14:textId="13774876" w:rsidR="00624BA0" w:rsidRPr="004109E2" w:rsidRDefault="00624BA0">
            <w:pPr>
              <w:jc w:val="center"/>
              <w:pPrChange w:id="2737" w:author="Do Thanh Trung" w:date="2025-07-01T14:09:00Z" w16du:dateUtc="2025-07-01T07:09:00Z">
                <w:pPr/>
              </w:pPrChange>
            </w:pPr>
            <w:r>
              <w:t>X</w:t>
            </w:r>
          </w:p>
        </w:tc>
        <w:tc>
          <w:tcPr>
            <w:tcW w:w="7285" w:type="dxa"/>
            <w:vAlign w:val="center"/>
          </w:tcPr>
          <w:p w14:paraId="66E0EDF9" w14:textId="592CAE8B" w:rsidR="00624BA0" w:rsidRPr="00F27576" w:rsidRDefault="00624BA0" w:rsidP="00624BA0">
            <w:r>
              <w:t>Số ngày tính lãi quy ước của năm</w:t>
            </w:r>
          </w:p>
        </w:tc>
      </w:tr>
      <w:tr w:rsidR="00624BA0" w:rsidRPr="009B1FA4" w14:paraId="758F1540" w14:textId="77777777" w:rsidTr="00702F81">
        <w:tc>
          <w:tcPr>
            <w:tcW w:w="588" w:type="dxa"/>
            <w:vAlign w:val="center"/>
          </w:tcPr>
          <w:p w14:paraId="20F60059" w14:textId="14E674F6" w:rsidR="00624BA0" w:rsidRPr="001529FD" w:rsidRDefault="00624BA0" w:rsidP="00624BA0">
            <w:pPr>
              <w:rPr>
                <w:lang w:val="vi-VN"/>
              </w:rPr>
            </w:pPr>
            <w:r w:rsidRPr="001529FD">
              <w:rPr>
                <w:lang w:val="vi-VN"/>
              </w:rPr>
              <w:t>0</w:t>
            </w:r>
            <w:r>
              <w:t>4</w:t>
            </w:r>
          </w:p>
        </w:tc>
        <w:tc>
          <w:tcPr>
            <w:tcW w:w="1280" w:type="dxa"/>
            <w:vAlign w:val="center"/>
          </w:tcPr>
          <w:p w14:paraId="1878295B" w14:textId="4F935CAF" w:rsidR="00624BA0" w:rsidRPr="00830AF2" w:rsidRDefault="00624BA0" w:rsidP="00624BA0">
            <w:r>
              <w:t>% Lãi suất</w:t>
            </w:r>
          </w:p>
        </w:tc>
        <w:tc>
          <w:tcPr>
            <w:tcW w:w="1330" w:type="dxa"/>
            <w:vAlign w:val="center"/>
          </w:tcPr>
          <w:p w14:paraId="54D7456D" w14:textId="3EE05FA7" w:rsidR="00624BA0" w:rsidRPr="004109E2" w:rsidRDefault="00624BA0" w:rsidP="00624BA0">
            <w:r>
              <w:t>Percentage</w:t>
            </w:r>
          </w:p>
        </w:tc>
        <w:tc>
          <w:tcPr>
            <w:tcW w:w="1207" w:type="dxa"/>
          </w:tcPr>
          <w:p w14:paraId="618F375E" w14:textId="149BFB47" w:rsidR="00624BA0" w:rsidRPr="004109E2" w:rsidRDefault="00624BA0">
            <w:pPr>
              <w:jc w:val="center"/>
              <w:pPrChange w:id="2738" w:author="Do Thanh Trung" w:date="2025-07-01T14:09:00Z" w16du:dateUtc="2025-07-01T07:09:00Z">
                <w:pPr>
                  <w:jc w:val="left"/>
                </w:pPr>
              </w:pPrChange>
            </w:pPr>
            <w:r>
              <w:t>X</w:t>
            </w:r>
          </w:p>
        </w:tc>
        <w:tc>
          <w:tcPr>
            <w:tcW w:w="1260" w:type="dxa"/>
          </w:tcPr>
          <w:p w14:paraId="4E4C0A02" w14:textId="10CE16B9" w:rsidR="00624BA0" w:rsidRPr="004109E2" w:rsidRDefault="00624BA0">
            <w:pPr>
              <w:jc w:val="center"/>
              <w:pPrChange w:id="2739" w:author="Do Thanh Trung" w:date="2025-07-01T14:09:00Z" w16du:dateUtc="2025-07-01T07:09:00Z">
                <w:pPr>
                  <w:jc w:val="left"/>
                </w:pPr>
              </w:pPrChange>
            </w:pPr>
            <w:r>
              <w:t>X</w:t>
            </w:r>
          </w:p>
        </w:tc>
        <w:tc>
          <w:tcPr>
            <w:tcW w:w="7285" w:type="dxa"/>
            <w:vAlign w:val="center"/>
          </w:tcPr>
          <w:p w14:paraId="5628C80A" w14:textId="00007714" w:rsidR="00624BA0" w:rsidRPr="004109E2" w:rsidRDefault="00EB365F" w:rsidP="00624BA0">
            <w:pPr>
              <w:jc w:val="left"/>
            </w:pPr>
            <w:r>
              <w:t xml:space="preserve">Lãi suất áp dụng cho </w:t>
            </w:r>
            <w:r w:rsidR="00413B1A">
              <w:t>hợp đồng tiền gửi</w:t>
            </w:r>
          </w:p>
        </w:tc>
      </w:tr>
      <w:tr w:rsidR="00624BA0" w:rsidRPr="009B1FA4" w14:paraId="293EA86B" w14:textId="77777777" w:rsidTr="00702F81">
        <w:tc>
          <w:tcPr>
            <w:tcW w:w="588" w:type="dxa"/>
            <w:vAlign w:val="center"/>
          </w:tcPr>
          <w:p w14:paraId="626E30CC" w14:textId="6821CAF2" w:rsidR="00624BA0" w:rsidRPr="001529FD" w:rsidRDefault="00624BA0" w:rsidP="00624BA0">
            <w:pPr>
              <w:rPr>
                <w:lang w:val="vi-VN"/>
              </w:rPr>
            </w:pPr>
            <w:r w:rsidRPr="001529FD">
              <w:rPr>
                <w:lang w:val="vi-VN"/>
              </w:rPr>
              <w:t>0</w:t>
            </w:r>
            <w:r>
              <w:t>5</w:t>
            </w:r>
          </w:p>
        </w:tc>
        <w:tc>
          <w:tcPr>
            <w:tcW w:w="1280" w:type="dxa"/>
            <w:vAlign w:val="center"/>
          </w:tcPr>
          <w:p w14:paraId="3852EB9C" w14:textId="1AEACC57" w:rsidR="00624BA0" w:rsidRDefault="00624BA0" w:rsidP="00624BA0">
            <w:r>
              <w:t>% Lãi suất không kỳ hạn</w:t>
            </w:r>
          </w:p>
        </w:tc>
        <w:tc>
          <w:tcPr>
            <w:tcW w:w="1330" w:type="dxa"/>
            <w:vAlign w:val="center"/>
          </w:tcPr>
          <w:p w14:paraId="60258FEB" w14:textId="2E5A2F73" w:rsidR="00624BA0" w:rsidRPr="00402F8F" w:rsidRDefault="00624BA0" w:rsidP="00624BA0">
            <w:r>
              <w:t>Percentage</w:t>
            </w:r>
          </w:p>
        </w:tc>
        <w:tc>
          <w:tcPr>
            <w:tcW w:w="1207" w:type="dxa"/>
          </w:tcPr>
          <w:p w14:paraId="1C0F18D1" w14:textId="6A3A969D" w:rsidR="00624BA0" w:rsidRPr="00402F8F" w:rsidRDefault="00624BA0">
            <w:pPr>
              <w:jc w:val="center"/>
              <w:pPrChange w:id="2740" w:author="Do Thanh Trung" w:date="2025-07-01T14:09:00Z" w16du:dateUtc="2025-07-01T07:09:00Z">
                <w:pPr>
                  <w:jc w:val="left"/>
                </w:pPr>
              </w:pPrChange>
            </w:pPr>
            <w:r>
              <w:t>X</w:t>
            </w:r>
          </w:p>
        </w:tc>
        <w:tc>
          <w:tcPr>
            <w:tcW w:w="1260" w:type="dxa"/>
          </w:tcPr>
          <w:p w14:paraId="0A37D9BA" w14:textId="7D8CCEC9" w:rsidR="00624BA0" w:rsidRPr="00402F8F" w:rsidRDefault="00624BA0">
            <w:pPr>
              <w:jc w:val="center"/>
              <w:pPrChange w:id="2741" w:author="Do Thanh Trung" w:date="2025-07-01T14:09:00Z" w16du:dateUtc="2025-07-01T07:09:00Z">
                <w:pPr>
                  <w:jc w:val="left"/>
                </w:pPr>
              </w:pPrChange>
            </w:pPr>
            <w:r>
              <w:t>X</w:t>
            </w:r>
          </w:p>
        </w:tc>
        <w:tc>
          <w:tcPr>
            <w:tcW w:w="7285" w:type="dxa"/>
            <w:vAlign w:val="center"/>
          </w:tcPr>
          <w:p w14:paraId="1BA87935" w14:textId="03B4EF9D" w:rsidR="00624BA0" w:rsidRPr="00402F8F" w:rsidRDefault="00413B1A" w:rsidP="00624BA0">
            <w:pPr>
              <w:jc w:val="left"/>
            </w:pPr>
            <w:r>
              <w:t>Lãi suất không kỳ hạn của hợp đồng tiền gửi</w:t>
            </w:r>
          </w:p>
        </w:tc>
      </w:tr>
      <w:tr w:rsidR="00624BA0" w:rsidRPr="009B1FA4" w14:paraId="36967CD8" w14:textId="77777777" w:rsidTr="00702F81">
        <w:tc>
          <w:tcPr>
            <w:tcW w:w="588" w:type="dxa"/>
            <w:vAlign w:val="center"/>
          </w:tcPr>
          <w:p w14:paraId="0D2F2E7E" w14:textId="331B0837" w:rsidR="00624BA0" w:rsidRPr="001529FD" w:rsidRDefault="00624BA0" w:rsidP="00624BA0">
            <w:pPr>
              <w:rPr>
                <w:lang w:val="vi-VN"/>
              </w:rPr>
            </w:pPr>
            <w:r>
              <w:t>06</w:t>
            </w:r>
          </w:p>
        </w:tc>
        <w:tc>
          <w:tcPr>
            <w:tcW w:w="1280" w:type="dxa"/>
            <w:vAlign w:val="center"/>
          </w:tcPr>
          <w:p w14:paraId="66173D29" w14:textId="77777777" w:rsidR="00624BA0" w:rsidRPr="00830AF2" w:rsidRDefault="00624BA0" w:rsidP="00624BA0">
            <w:r>
              <w:t>Ngày áp dụng</w:t>
            </w:r>
          </w:p>
        </w:tc>
        <w:tc>
          <w:tcPr>
            <w:tcW w:w="1330" w:type="dxa"/>
            <w:vAlign w:val="center"/>
          </w:tcPr>
          <w:p w14:paraId="2492403D" w14:textId="71573EE6" w:rsidR="00624BA0" w:rsidRPr="00402F8F" w:rsidRDefault="00624BA0" w:rsidP="00624BA0">
            <w:r>
              <w:t>Date</w:t>
            </w:r>
          </w:p>
        </w:tc>
        <w:tc>
          <w:tcPr>
            <w:tcW w:w="1207" w:type="dxa"/>
          </w:tcPr>
          <w:p w14:paraId="19B71EAF" w14:textId="24FFE7B0" w:rsidR="00624BA0" w:rsidRPr="00402F8F" w:rsidRDefault="00624BA0">
            <w:pPr>
              <w:jc w:val="center"/>
              <w:pPrChange w:id="2742" w:author="Do Thanh Trung" w:date="2025-07-01T14:09:00Z" w16du:dateUtc="2025-07-01T07:09:00Z">
                <w:pPr>
                  <w:jc w:val="left"/>
                </w:pPr>
              </w:pPrChange>
            </w:pPr>
            <w:r>
              <w:t>X</w:t>
            </w:r>
          </w:p>
        </w:tc>
        <w:tc>
          <w:tcPr>
            <w:tcW w:w="1260" w:type="dxa"/>
          </w:tcPr>
          <w:p w14:paraId="2120CDBB" w14:textId="2259F3B6" w:rsidR="00624BA0" w:rsidRPr="00402F8F" w:rsidRDefault="00624BA0">
            <w:pPr>
              <w:jc w:val="center"/>
              <w:pPrChange w:id="2743" w:author="Do Thanh Trung" w:date="2025-07-01T14:09:00Z" w16du:dateUtc="2025-07-01T07:09:00Z">
                <w:pPr>
                  <w:jc w:val="left"/>
                </w:pPr>
              </w:pPrChange>
            </w:pPr>
            <w:r>
              <w:t>X</w:t>
            </w:r>
          </w:p>
        </w:tc>
        <w:tc>
          <w:tcPr>
            <w:tcW w:w="7285" w:type="dxa"/>
            <w:vAlign w:val="center"/>
          </w:tcPr>
          <w:p w14:paraId="02815495" w14:textId="41D7E85F" w:rsidR="00624BA0" w:rsidRPr="00402F8F" w:rsidRDefault="00413B1A" w:rsidP="00624BA0">
            <w:pPr>
              <w:jc w:val="left"/>
            </w:pPr>
            <w:r>
              <w:t>Ngày áp dụng mức lãi suất</w:t>
            </w:r>
          </w:p>
        </w:tc>
      </w:tr>
    </w:tbl>
    <w:p w14:paraId="1325CC43" w14:textId="77777777" w:rsidR="00CB1B9D" w:rsidRPr="007F79DB" w:rsidRDefault="00CB1B9D" w:rsidP="007F79DB"/>
    <w:p w14:paraId="0B72ADF3" w14:textId="1F0AD704" w:rsidR="00ED322C" w:rsidRDefault="00ED322C" w:rsidP="00667B49">
      <w:pPr>
        <w:pStyle w:val="Heading3"/>
      </w:pPr>
      <w:r>
        <w:lastRenderedPageBreak/>
        <w:t>Quy trình Bán Tài sản</w:t>
      </w:r>
      <w:del w:id="2744" w:author="Do Thanh Trung" w:date="2025-07-04T11:14:00Z" w16du:dateUtc="2025-07-04T04:14:00Z">
        <w:r w:rsidR="00AD7EF9" w:rsidDel="00E06213">
          <w:delText xml:space="preserve"> khác</w:delText>
        </w:r>
      </w:del>
    </w:p>
    <w:p w14:paraId="7032CF54" w14:textId="69114A76" w:rsidR="00AD7EF9" w:rsidRPr="00AD7EF9" w:rsidRDefault="00AD7EF9" w:rsidP="00AD7EF9">
      <w:pPr>
        <w:pStyle w:val="Heading4"/>
      </w:pPr>
      <w:r>
        <w:t>Mô tả Lưu đồ</w:t>
      </w:r>
    </w:p>
    <w:p w14:paraId="085574CE" w14:textId="29EE6997" w:rsidR="006064DF" w:rsidRDefault="00ED3D89" w:rsidP="00647B9E">
      <w:r w:rsidRPr="001529FD">
        <w:rPr>
          <w:b/>
          <w:lang w:val="vi-VN"/>
        </w:rPr>
        <w:t>Mục dích:</w:t>
      </w:r>
      <w:r w:rsidRPr="001529FD">
        <w:rPr>
          <w:lang w:val="vi-VN"/>
        </w:rPr>
        <w:t xml:space="preserve"> Quy trình Bán Tài sản Đầu tư được xây dựng với mục đích định hướng và hướng dẫn nghiệp vụ cho các đối tượng có liên quan trong quy trình. Tuy nhiên, nghiệp vụ này có thể phát sinh tùy theo tình hình thực tế nhưng vẫn phải đảm bảo đầy đủ các đầu việc có trong quy trình.</w:t>
      </w:r>
    </w:p>
    <w:p w14:paraId="7DA651D4" w14:textId="5C831425" w:rsidR="00D65DAC" w:rsidRPr="00D65DAC" w:rsidRDefault="003C3B71" w:rsidP="00647B9E">
      <w:r>
        <w:t xml:space="preserve">Khi phát sinh nhu cầu bán tài sản, người dùng </w:t>
      </w:r>
      <w:r w:rsidR="00A66322">
        <w:t>tiến hành khai báo giao dịch bán trên Hệ thống theo quy trình sau:</w:t>
      </w:r>
    </w:p>
    <w:p w14:paraId="595F1FB7" w14:textId="30515263" w:rsidR="00933B4F" w:rsidRPr="00933B4F" w:rsidRDefault="006064DF" w:rsidP="00647B9E">
      <w:r>
        <w:rPr>
          <w:noProof/>
        </w:rPr>
        <w:drawing>
          <wp:inline distT="0" distB="0" distL="0" distR="0" wp14:anchorId="3AD27034" wp14:editId="7B6A6A06">
            <wp:extent cx="8229600" cy="4351655"/>
            <wp:effectExtent l="0" t="0" r="0" b="0"/>
            <wp:docPr id="126512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26716" name=""/>
                    <pic:cNvPicPr/>
                  </pic:nvPicPr>
                  <pic:blipFill>
                    <a:blip r:embed="rId47"/>
                    <a:stretch>
                      <a:fillRect/>
                    </a:stretch>
                  </pic:blipFill>
                  <pic:spPr>
                    <a:xfrm>
                      <a:off x="0" y="0"/>
                      <a:ext cx="8229600" cy="4351655"/>
                    </a:xfrm>
                    <a:prstGeom prst="rect">
                      <a:avLst/>
                    </a:prstGeom>
                  </pic:spPr>
                </pic:pic>
              </a:graphicData>
            </a:graphic>
          </wp:inline>
        </w:drawing>
      </w:r>
    </w:p>
    <w:p w14:paraId="19D68F6A" w14:textId="7791FC24" w:rsidR="001E7E32" w:rsidRDefault="00E3789B" w:rsidP="001E7E32">
      <w:r>
        <w:t>Mô tả lưu đồ</w:t>
      </w:r>
    </w:p>
    <w:tbl>
      <w:tblPr>
        <w:tblStyle w:val="TableGrid"/>
        <w:tblW w:w="0" w:type="auto"/>
        <w:tblLook w:val="04A0" w:firstRow="1" w:lastRow="0" w:firstColumn="1" w:lastColumn="0" w:noHBand="0" w:noVBand="1"/>
      </w:tblPr>
      <w:tblGrid>
        <w:gridCol w:w="723"/>
        <w:gridCol w:w="1882"/>
        <w:gridCol w:w="1890"/>
        <w:gridCol w:w="8100"/>
      </w:tblGrid>
      <w:tr w:rsidR="001649A5" w:rsidRPr="007704DF" w14:paraId="4A119809" w14:textId="77777777" w:rsidTr="00702F81">
        <w:trPr>
          <w:trHeight w:val="393"/>
          <w:tblHeader/>
        </w:trPr>
        <w:tc>
          <w:tcPr>
            <w:tcW w:w="723" w:type="dxa"/>
          </w:tcPr>
          <w:p w14:paraId="3DABFFDB" w14:textId="77777777" w:rsidR="001649A5" w:rsidRPr="00A4287C" w:rsidRDefault="001649A5" w:rsidP="00702F81">
            <w:pPr>
              <w:jc w:val="center"/>
              <w:rPr>
                <w:b/>
                <w:bCs/>
                <w:lang w:val="vi-VN"/>
              </w:rPr>
            </w:pPr>
            <w:r w:rsidRPr="00A4287C">
              <w:rPr>
                <w:b/>
                <w:bCs/>
                <w:lang w:val="vi-VN"/>
              </w:rPr>
              <w:lastRenderedPageBreak/>
              <w:t>STT</w:t>
            </w:r>
          </w:p>
        </w:tc>
        <w:tc>
          <w:tcPr>
            <w:tcW w:w="1882" w:type="dxa"/>
          </w:tcPr>
          <w:p w14:paraId="0A834A21" w14:textId="77777777" w:rsidR="001649A5" w:rsidRPr="00A4287C" w:rsidRDefault="001649A5" w:rsidP="00702F81">
            <w:pPr>
              <w:jc w:val="center"/>
              <w:rPr>
                <w:b/>
                <w:bCs/>
                <w:lang w:val="vi-VN"/>
              </w:rPr>
            </w:pPr>
            <w:r w:rsidRPr="00A4287C">
              <w:rPr>
                <w:b/>
                <w:bCs/>
                <w:lang w:val="vi-VN"/>
              </w:rPr>
              <w:t>Tên bước</w:t>
            </w:r>
          </w:p>
        </w:tc>
        <w:tc>
          <w:tcPr>
            <w:tcW w:w="1890" w:type="dxa"/>
          </w:tcPr>
          <w:p w14:paraId="69BF9819" w14:textId="77777777" w:rsidR="001649A5" w:rsidRPr="00A4287C" w:rsidRDefault="001649A5" w:rsidP="00702F81">
            <w:pPr>
              <w:jc w:val="center"/>
              <w:rPr>
                <w:b/>
                <w:bCs/>
                <w:lang w:val="vi-VN"/>
              </w:rPr>
            </w:pPr>
            <w:r w:rsidRPr="00A4287C">
              <w:rPr>
                <w:b/>
                <w:bCs/>
                <w:lang w:val="vi-VN"/>
              </w:rPr>
              <w:t>Người thực hiện</w:t>
            </w:r>
          </w:p>
        </w:tc>
        <w:tc>
          <w:tcPr>
            <w:tcW w:w="8100" w:type="dxa"/>
          </w:tcPr>
          <w:p w14:paraId="763AD530" w14:textId="77777777" w:rsidR="001649A5" w:rsidRPr="00A4287C" w:rsidRDefault="001649A5" w:rsidP="00702F81">
            <w:pPr>
              <w:jc w:val="center"/>
              <w:rPr>
                <w:b/>
                <w:bCs/>
                <w:lang w:val="vi-VN"/>
              </w:rPr>
            </w:pPr>
            <w:r w:rsidRPr="00A4287C">
              <w:rPr>
                <w:b/>
                <w:bCs/>
                <w:lang w:val="vi-VN"/>
              </w:rPr>
              <w:t>Diễn giải</w:t>
            </w:r>
          </w:p>
        </w:tc>
      </w:tr>
      <w:tr w:rsidR="001649A5" w:rsidRPr="007704DF" w14:paraId="0A2CCF78" w14:textId="77777777" w:rsidTr="00702F81">
        <w:trPr>
          <w:trHeight w:val="393"/>
        </w:trPr>
        <w:tc>
          <w:tcPr>
            <w:tcW w:w="723" w:type="dxa"/>
          </w:tcPr>
          <w:p w14:paraId="20026604" w14:textId="77777777" w:rsidR="001649A5" w:rsidRPr="007704DF" w:rsidRDefault="001649A5" w:rsidP="00702F81">
            <w:pPr>
              <w:rPr>
                <w:lang w:val="vi-VN"/>
              </w:rPr>
            </w:pPr>
            <w:r w:rsidRPr="007704DF">
              <w:rPr>
                <w:lang w:val="vi-VN"/>
              </w:rPr>
              <w:t>01</w:t>
            </w:r>
          </w:p>
        </w:tc>
        <w:tc>
          <w:tcPr>
            <w:tcW w:w="1882" w:type="dxa"/>
          </w:tcPr>
          <w:p w14:paraId="17106BA4" w14:textId="77777777" w:rsidR="001649A5" w:rsidRPr="007704DF" w:rsidRDefault="001649A5" w:rsidP="00702F81">
            <w:r w:rsidRPr="007704DF">
              <w:t>Đăng nhập hệ thống</w:t>
            </w:r>
          </w:p>
        </w:tc>
        <w:tc>
          <w:tcPr>
            <w:tcW w:w="1890" w:type="dxa"/>
          </w:tcPr>
          <w:p w14:paraId="6BFE314A" w14:textId="77777777" w:rsidR="001649A5" w:rsidRPr="007704DF" w:rsidRDefault="001649A5" w:rsidP="00702F81">
            <w:pPr>
              <w:jc w:val="center"/>
            </w:pPr>
            <w:r>
              <w:t>VDAM</w:t>
            </w:r>
          </w:p>
        </w:tc>
        <w:tc>
          <w:tcPr>
            <w:tcW w:w="8100" w:type="dxa"/>
          </w:tcPr>
          <w:p w14:paraId="11B5E55D" w14:textId="78C2D10E" w:rsidR="001649A5" w:rsidRPr="007704DF" w:rsidRDefault="001649A5" w:rsidP="00702F81">
            <w:r>
              <w:t>VDAM</w:t>
            </w:r>
            <w:r w:rsidRPr="007704DF">
              <w:t xml:space="preserve"> đăng nhập hệ thống thực hiện tạo HĐ </w:t>
            </w:r>
            <w:r>
              <w:t>bán</w:t>
            </w:r>
          </w:p>
        </w:tc>
      </w:tr>
      <w:tr w:rsidR="001649A5" w:rsidRPr="007704DF" w14:paraId="51FD5AE9" w14:textId="77777777" w:rsidTr="00702F81">
        <w:trPr>
          <w:trHeight w:val="811"/>
        </w:trPr>
        <w:tc>
          <w:tcPr>
            <w:tcW w:w="723" w:type="dxa"/>
          </w:tcPr>
          <w:p w14:paraId="741FE849" w14:textId="77777777" w:rsidR="001649A5" w:rsidRPr="007704DF" w:rsidRDefault="001649A5" w:rsidP="00702F81">
            <w:pPr>
              <w:rPr>
                <w:lang w:val="vi-VN"/>
              </w:rPr>
            </w:pPr>
            <w:r w:rsidRPr="007704DF">
              <w:rPr>
                <w:lang w:val="vi-VN"/>
              </w:rPr>
              <w:t>02</w:t>
            </w:r>
          </w:p>
        </w:tc>
        <w:tc>
          <w:tcPr>
            <w:tcW w:w="1882" w:type="dxa"/>
          </w:tcPr>
          <w:p w14:paraId="071F337B" w14:textId="77777777" w:rsidR="001649A5" w:rsidRPr="007704DF" w:rsidRDefault="001649A5" w:rsidP="00702F81">
            <w:pPr>
              <w:rPr>
                <w:lang w:val="vi-VN"/>
              </w:rPr>
            </w:pPr>
            <w:r w:rsidRPr="007704DF">
              <w:rPr>
                <w:lang w:val="vi-VN"/>
              </w:rPr>
              <w:t>Khởi tạo thông tin HĐ</w:t>
            </w:r>
          </w:p>
        </w:tc>
        <w:tc>
          <w:tcPr>
            <w:tcW w:w="1890" w:type="dxa"/>
          </w:tcPr>
          <w:p w14:paraId="5306AC01" w14:textId="77777777" w:rsidR="001649A5" w:rsidRPr="007704DF" w:rsidRDefault="001649A5" w:rsidP="00702F81">
            <w:pPr>
              <w:jc w:val="center"/>
            </w:pPr>
            <w:r w:rsidRPr="007704DF">
              <w:t>VDAM</w:t>
            </w:r>
            <w:r w:rsidRPr="007704DF">
              <w:rPr>
                <w:lang w:val="vi-VN"/>
              </w:rPr>
              <w:t xml:space="preserve"> – </w:t>
            </w:r>
            <w:r w:rsidRPr="007704DF">
              <w:t>Hệ thống</w:t>
            </w:r>
          </w:p>
        </w:tc>
        <w:tc>
          <w:tcPr>
            <w:tcW w:w="8100" w:type="dxa"/>
          </w:tcPr>
          <w:p w14:paraId="420196A7" w14:textId="77777777" w:rsidR="001649A5" w:rsidRPr="00947D75" w:rsidRDefault="001649A5" w:rsidP="00702F81">
            <w:r>
              <w:t>VDAM</w:t>
            </w:r>
            <w:r w:rsidRPr="007704DF">
              <w:rPr>
                <w:lang w:val="vi-VN"/>
              </w:rPr>
              <w:t xml:space="preserve"> tạo mới thông tin HĐ trên hệ thống</w:t>
            </w:r>
          </w:p>
        </w:tc>
      </w:tr>
      <w:tr w:rsidR="001649A5" w:rsidRPr="007704DF" w14:paraId="1653D089" w14:textId="77777777" w:rsidTr="00702F81">
        <w:trPr>
          <w:trHeight w:val="799"/>
        </w:trPr>
        <w:tc>
          <w:tcPr>
            <w:tcW w:w="723" w:type="dxa"/>
          </w:tcPr>
          <w:p w14:paraId="7F95791A" w14:textId="77777777" w:rsidR="001649A5" w:rsidRPr="007704DF" w:rsidRDefault="001649A5" w:rsidP="00702F81">
            <w:pPr>
              <w:rPr>
                <w:lang w:val="vi-VN"/>
              </w:rPr>
            </w:pPr>
            <w:r w:rsidRPr="007704DF">
              <w:rPr>
                <w:lang w:val="vi-VN"/>
              </w:rPr>
              <w:t>03</w:t>
            </w:r>
          </w:p>
        </w:tc>
        <w:tc>
          <w:tcPr>
            <w:tcW w:w="1882" w:type="dxa"/>
          </w:tcPr>
          <w:p w14:paraId="2453E032" w14:textId="77777777" w:rsidR="001649A5" w:rsidRPr="007704DF" w:rsidRDefault="001649A5" w:rsidP="00702F81">
            <w:pPr>
              <w:rPr>
                <w:lang w:val="vi-VN"/>
              </w:rPr>
            </w:pPr>
            <w:r w:rsidRPr="007704DF">
              <w:rPr>
                <w:lang w:val="vi-VN"/>
              </w:rPr>
              <w:t>Kiểm tra quy định đầu tư</w:t>
            </w:r>
          </w:p>
        </w:tc>
        <w:tc>
          <w:tcPr>
            <w:tcW w:w="1890" w:type="dxa"/>
          </w:tcPr>
          <w:p w14:paraId="40CC9A7B" w14:textId="77777777" w:rsidR="001649A5" w:rsidRPr="007704DF" w:rsidRDefault="001649A5" w:rsidP="00702F81">
            <w:pPr>
              <w:jc w:val="center"/>
            </w:pPr>
            <w:r w:rsidRPr="007704DF">
              <w:t>Hệ thống</w:t>
            </w:r>
          </w:p>
        </w:tc>
        <w:tc>
          <w:tcPr>
            <w:tcW w:w="8100" w:type="dxa"/>
          </w:tcPr>
          <w:p w14:paraId="044F42FE" w14:textId="77777777" w:rsidR="001649A5" w:rsidRPr="007704DF" w:rsidRDefault="001649A5" w:rsidP="00702F81">
            <w:r w:rsidRPr="007704DF">
              <w:t>Hệ thống tiến hành kiểm tra thông tin khởi tạo với các quy định đầu tư</w:t>
            </w:r>
            <w:r>
              <w:t xml:space="preserve"> </w:t>
            </w:r>
            <w:r w:rsidRPr="007704DF">
              <w:t>như</w:t>
            </w:r>
          </w:p>
          <w:p w14:paraId="6FC9C9BC" w14:textId="77777777" w:rsidR="001649A5" w:rsidRDefault="001649A5" w:rsidP="00702F81">
            <w:pPr>
              <w:pStyle w:val="ListParagraph"/>
              <w:numPr>
                <w:ilvl w:val="0"/>
                <w:numId w:val="9"/>
              </w:numPr>
            </w:pPr>
            <w:hyperlink w:anchor="_Cài_đặt_Quy" w:history="1">
              <w:r w:rsidRPr="00075059">
                <w:rPr>
                  <w:rStyle w:val="Hyperlink"/>
                  <w:kern w:val="2"/>
                  <w14:ligatures w14:val="standardContextual"/>
                </w:rPr>
                <w:t>C</w:t>
              </w:r>
              <w:r w:rsidRPr="00075059">
                <w:rPr>
                  <w:rStyle w:val="Hyperlink"/>
                </w:rPr>
                <w:t>ài đặt Quy định đầu tư</w:t>
              </w:r>
            </w:hyperlink>
          </w:p>
          <w:p w14:paraId="2B4D2BBB" w14:textId="77777777" w:rsidR="001649A5" w:rsidRDefault="001649A5" w:rsidP="00702F81">
            <w:pPr>
              <w:pStyle w:val="ListParagraph"/>
              <w:numPr>
                <w:ilvl w:val="0"/>
                <w:numId w:val="9"/>
              </w:numPr>
            </w:pPr>
            <w:hyperlink w:anchor="_Cài_đặt_hạn" w:history="1">
              <w:r w:rsidRPr="00075059">
                <w:rPr>
                  <w:rStyle w:val="Hyperlink"/>
                  <w:kern w:val="2"/>
                  <w14:ligatures w14:val="standardContextual"/>
                </w:rPr>
                <w:t>C</w:t>
              </w:r>
              <w:r w:rsidRPr="00075059">
                <w:rPr>
                  <w:rStyle w:val="Hyperlink"/>
                </w:rPr>
                <w:t>ài đặt hạn mức theo nhóm ngành</w:t>
              </w:r>
            </w:hyperlink>
          </w:p>
          <w:p w14:paraId="2CDAACD7" w14:textId="77777777" w:rsidR="001649A5" w:rsidRDefault="001649A5" w:rsidP="00702F81">
            <w:pPr>
              <w:pStyle w:val="ListParagraph"/>
              <w:numPr>
                <w:ilvl w:val="0"/>
                <w:numId w:val="9"/>
              </w:numPr>
            </w:pPr>
            <w:hyperlink w:anchor="_Cài_đặt_danh" w:history="1">
              <w:r w:rsidRPr="00075059">
                <w:rPr>
                  <w:rStyle w:val="Hyperlink"/>
                  <w:kern w:val="2"/>
                  <w14:ligatures w14:val="standardContextual"/>
                </w:rPr>
                <w:t>C</w:t>
              </w:r>
              <w:r w:rsidRPr="00075059">
                <w:rPr>
                  <w:rStyle w:val="Hyperlink"/>
                </w:rPr>
                <w:t>ài đặt danh mục nhóm công ty liên quan</w:t>
              </w:r>
            </w:hyperlink>
          </w:p>
          <w:p w14:paraId="4A937748" w14:textId="025094EB" w:rsidR="00A33C9D" w:rsidRPr="00327DE9" w:rsidRDefault="00A33C9D" w:rsidP="00702F81">
            <w:pPr>
              <w:pStyle w:val="ListParagraph"/>
              <w:numPr>
                <w:ilvl w:val="0"/>
                <w:numId w:val="9"/>
              </w:numPr>
            </w:pPr>
            <w:hyperlink w:anchor="_Quy_trình_Cài_1" w:history="1">
              <w:r w:rsidRPr="00A33C9D">
                <w:rPr>
                  <w:rStyle w:val="Hyperlink"/>
                  <w:kern w:val="2"/>
                  <w14:ligatures w14:val="standardContextual"/>
                </w:rPr>
                <w:t>Danh m</w:t>
              </w:r>
              <w:r w:rsidRPr="00A33C9D">
                <w:rPr>
                  <w:rStyle w:val="Hyperlink"/>
                </w:rPr>
                <w:t>ục thoái vốn</w:t>
              </w:r>
            </w:hyperlink>
          </w:p>
        </w:tc>
      </w:tr>
      <w:tr w:rsidR="001649A5" w:rsidRPr="007704DF" w14:paraId="6F8AB950" w14:textId="77777777" w:rsidTr="00702F81">
        <w:trPr>
          <w:trHeight w:val="799"/>
        </w:trPr>
        <w:tc>
          <w:tcPr>
            <w:tcW w:w="723" w:type="dxa"/>
          </w:tcPr>
          <w:p w14:paraId="2873E745" w14:textId="77777777" w:rsidR="001649A5" w:rsidRPr="007704DF" w:rsidRDefault="001649A5" w:rsidP="00702F81">
            <w:pPr>
              <w:rPr>
                <w:lang w:val="vi-VN"/>
              </w:rPr>
            </w:pPr>
            <w:r w:rsidRPr="007704DF">
              <w:rPr>
                <w:lang w:val="vi-VN"/>
              </w:rPr>
              <w:t>04</w:t>
            </w:r>
          </w:p>
        </w:tc>
        <w:tc>
          <w:tcPr>
            <w:tcW w:w="1882" w:type="dxa"/>
          </w:tcPr>
          <w:p w14:paraId="017C1132" w14:textId="77777777" w:rsidR="001649A5" w:rsidRPr="00465B4B" w:rsidRDefault="001649A5" w:rsidP="00702F81">
            <w:r>
              <w:t>Đáp ứng quy định?</w:t>
            </w:r>
          </w:p>
        </w:tc>
        <w:tc>
          <w:tcPr>
            <w:tcW w:w="1890" w:type="dxa"/>
          </w:tcPr>
          <w:p w14:paraId="0FAC5773" w14:textId="77777777" w:rsidR="001649A5" w:rsidRPr="007704DF" w:rsidRDefault="001649A5" w:rsidP="00702F81">
            <w:pPr>
              <w:jc w:val="center"/>
            </w:pPr>
            <w:r>
              <w:t>Hệ thống</w:t>
            </w:r>
          </w:p>
        </w:tc>
        <w:tc>
          <w:tcPr>
            <w:tcW w:w="8100" w:type="dxa"/>
          </w:tcPr>
          <w:p w14:paraId="61A397AA" w14:textId="77777777" w:rsidR="001649A5" w:rsidRDefault="001649A5" w:rsidP="00702F81">
            <w:r>
              <w:t>Hệ thống kiểm tra quy định đầu tư</w:t>
            </w:r>
          </w:p>
          <w:p w14:paraId="5BFE45A3" w14:textId="00BC2509" w:rsidR="001649A5" w:rsidRDefault="001649A5" w:rsidP="00702F81">
            <w:pPr>
              <w:pStyle w:val="ListParagraph"/>
              <w:numPr>
                <w:ilvl w:val="0"/>
                <w:numId w:val="9"/>
              </w:numPr>
            </w:pPr>
            <w:r>
              <w:t xml:space="preserve">Nếu HĐ mua không đáp ứng quy định đầu tư, </w:t>
            </w:r>
            <w:r w:rsidR="007E403F">
              <w:t>chuyển sang bước</w:t>
            </w:r>
          </w:p>
          <w:p w14:paraId="44C25D86" w14:textId="77777777" w:rsidR="001649A5" w:rsidRPr="00BF5405" w:rsidRDefault="001649A5" w:rsidP="00702F81">
            <w:pPr>
              <w:pStyle w:val="ListParagraph"/>
              <w:numPr>
                <w:ilvl w:val="0"/>
                <w:numId w:val="9"/>
              </w:numPr>
            </w:pPr>
            <w:r>
              <w:t>Nếu HĐ mua đáp ứng quy định đầu tư, chuyển sang bước 5</w:t>
            </w:r>
          </w:p>
        </w:tc>
      </w:tr>
      <w:tr w:rsidR="001649A5" w:rsidRPr="007704DF" w14:paraId="463C7287" w14:textId="77777777" w:rsidTr="00702F81">
        <w:trPr>
          <w:trHeight w:val="393"/>
        </w:trPr>
        <w:tc>
          <w:tcPr>
            <w:tcW w:w="723" w:type="dxa"/>
          </w:tcPr>
          <w:p w14:paraId="37F437E3" w14:textId="77777777" w:rsidR="001649A5" w:rsidRPr="007704DF" w:rsidRDefault="001649A5" w:rsidP="00702F81">
            <w:pPr>
              <w:rPr>
                <w:lang w:val="vi-VN"/>
              </w:rPr>
            </w:pPr>
            <w:r w:rsidRPr="007704DF">
              <w:t>05</w:t>
            </w:r>
          </w:p>
        </w:tc>
        <w:tc>
          <w:tcPr>
            <w:tcW w:w="1882" w:type="dxa"/>
          </w:tcPr>
          <w:p w14:paraId="2F10C2D4" w14:textId="77777777" w:rsidR="001649A5" w:rsidRPr="007704DF" w:rsidRDefault="001649A5" w:rsidP="00702F81">
            <w:r w:rsidRPr="007704DF">
              <w:rPr>
                <w:lang w:val="vi-VN"/>
              </w:rPr>
              <w:t>Kiểm tra &amp; Phản hồi</w:t>
            </w:r>
          </w:p>
        </w:tc>
        <w:tc>
          <w:tcPr>
            <w:tcW w:w="1890" w:type="dxa"/>
          </w:tcPr>
          <w:p w14:paraId="310EFDCF" w14:textId="77777777" w:rsidR="001649A5" w:rsidRPr="007704DF" w:rsidRDefault="001649A5" w:rsidP="00702F81">
            <w:pPr>
              <w:jc w:val="center"/>
            </w:pPr>
            <w:r w:rsidRPr="007704DF">
              <w:rPr>
                <w:lang w:val="vi-VN"/>
              </w:rPr>
              <w:t xml:space="preserve">CCTQ – </w:t>
            </w:r>
            <w:r w:rsidRPr="007704DF">
              <w:t>Hệ thống</w:t>
            </w:r>
          </w:p>
        </w:tc>
        <w:tc>
          <w:tcPr>
            <w:tcW w:w="8100" w:type="dxa"/>
          </w:tcPr>
          <w:p w14:paraId="272BA9EB" w14:textId="77777777" w:rsidR="001649A5" w:rsidRPr="007704DF" w:rsidRDefault="001649A5" w:rsidP="00702F81">
            <w:pPr>
              <w:rPr>
                <w:lang w:val="vi-VN"/>
              </w:rPr>
            </w:pPr>
            <w:r w:rsidRPr="007704DF">
              <w:rPr>
                <w:lang w:val="vi-VN"/>
              </w:rPr>
              <w:t>CCTQ kiểm tra và phản hồi thông tin đã khởi tạo:</w:t>
            </w:r>
          </w:p>
          <w:p w14:paraId="51226D4B" w14:textId="77777777" w:rsidR="001649A5" w:rsidRPr="007704DF" w:rsidRDefault="001649A5" w:rsidP="00702F81">
            <w:pPr>
              <w:pStyle w:val="ListParagraph"/>
              <w:numPr>
                <w:ilvl w:val="0"/>
                <w:numId w:val="9"/>
              </w:numPr>
              <w:jc w:val="left"/>
              <w:rPr>
                <w:lang w:val="vi-VN"/>
              </w:rPr>
            </w:pPr>
            <w:r w:rsidRPr="007704DF">
              <w:rPr>
                <w:lang w:val="vi-VN"/>
              </w:rPr>
              <w:t>Duyệt: Duyệt thuận giao dịch đã khởi tạo</w:t>
            </w:r>
          </w:p>
          <w:p w14:paraId="30C7B6AE" w14:textId="77777777" w:rsidR="001649A5" w:rsidRPr="007704DF" w:rsidRDefault="001649A5" w:rsidP="00702F81">
            <w:pPr>
              <w:pStyle w:val="ListParagraph"/>
              <w:numPr>
                <w:ilvl w:val="0"/>
                <w:numId w:val="9"/>
              </w:numPr>
              <w:jc w:val="left"/>
              <w:rPr>
                <w:i/>
                <w:lang w:val="vi-VN"/>
              </w:rPr>
            </w:pPr>
            <w:r w:rsidRPr="007704DF">
              <w:rPr>
                <w:lang w:val="vi-VN"/>
              </w:rPr>
              <w:t>Không duyệt: Từ chối giao dịch đã khởi tạo, Kết thúc quy trình</w:t>
            </w:r>
          </w:p>
          <w:p w14:paraId="78B80248" w14:textId="77777777" w:rsidR="001649A5" w:rsidRPr="007704DF" w:rsidRDefault="001649A5" w:rsidP="00702F81">
            <w:pPr>
              <w:pStyle w:val="ListParagraph"/>
              <w:numPr>
                <w:ilvl w:val="0"/>
                <w:numId w:val="9"/>
              </w:numPr>
              <w:jc w:val="left"/>
              <w:rPr>
                <w:i/>
                <w:lang w:val="vi-VN"/>
              </w:rPr>
            </w:pPr>
            <w:r w:rsidRPr="007704DF">
              <w:rPr>
                <w:lang w:val="vi-VN"/>
              </w:rPr>
              <w:t xml:space="preserve">Điều chỉnh: Cần điều chỉnh lại thông tin giao dịch khởi tạo, quay về bước </w:t>
            </w:r>
            <w:r>
              <w:t>2</w:t>
            </w:r>
          </w:p>
        </w:tc>
      </w:tr>
      <w:tr w:rsidR="001649A5" w:rsidRPr="007704DF" w14:paraId="5EACB1D0" w14:textId="77777777" w:rsidTr="00702F81">
        <w:trPr>
          <w:trHeight w:val="406"/>
        </w:trPr>
        <w:tc>
          <w:tcPr>
            <w:tcW w:w="723" w:type="dxa"/>
          </w:tcPr>
          <w:p w14:paraId="18026DF3" w14:textId="77777777" w:rsidR="001649A5" w:rsidRPr="007704DF" w:rsidRDefault="001649A5" w:rsidP="00702F81">
            <w:r w:rsidRPr="007704DF">
              <w:t>06</w:t>
            </w:r>
          </w:p>
        </w:tc>
        <w:tc>
          <w:tcPr>
            <w:tcW w:w="1882" w:type="dxa"/>
          </w:tcPr>
          <w:p w14:paraId="3040D301" w14:textId="77777777" w:rsidR="001649A5" w:rsidRPr="00C97684" w:rsidRDefault="001649A5" w:rsidP="00702F81">
            <w:r>
              <w:t>Ghi nhận dữ liệu giao dịch</w:t>
            </w:r>
          </w:p>
        </w:tc>
        <w:tc>
          <w:tcPr>
            <w:tcW w:w="1890" w:type="dxa"/>
          </w:tcPr>
          <w:p w14:paraId="41EB8B08" w14:textId="77777777" w:rsidR="001649A5" w:rsidRPr="007704DF" w:rsidRDefault="001649A5" w:rsidP="00702F81">
            <w:pPr>
              <w:jc w:val="center"/>
            </w:pPr>
            <w:r>
              <w:t>VDAM</w:t>
            </w:r>
            <w:r w:rsidRPr="007704DF">
              <w:rPr>
                <w:lang w:val="vi-VN"/>
              </w:rPr>
              <w:t xml:space="preserve"> – </w:t>
            </w:r>
            <w:r w:rsidRPr="007704DF">
              <w:t>Hệ thống</w:t>
            </w:r>
          </w:p>
        </w:tc>
        <w:tc>
          <w:tcPr>
            <w:tcW w:w="8100" w:type="dxa"/>
          </w:tcPr>
          <w:p w14:paraId="04417831" w14:textId="77777777" w:rsidR="001649A5" w:rsidRPr="00C97684" w:rsidRDefault="001649A5" w:rsidP="00702F81">
            <w:r>
              <w:t>Sau khi phê duyệt, Hệ thống ghi nhận dữ liệu vừa phê duyệt</w:t>
            </w:r>
          </w:p>
        </w:tc>
      </w:tr>
    </w:tbl>
    <w:p w14:paraId="06C25EE1" w14:textId="7A5514D7" w:rsidR="005B2D71" w:rsidRDefault="005B2D71" w:rsidP="001E7E32"/>
    <w:p w14:paraId="75748F2B" w14:textId="2919E85B" w:rsidR="00AD7EF9" w:rsidRDefault="00AD7EF9" w:rsidP="00AD7EF9">
      <w:pPr>
        <w:pStyle w:val="Heading4"/>
        <w:rPr>
          <w:ins w:id="2745" w:author="Do Thanh Trung" w:date="2025-06-12T16:16:00Z" w16du:dateUtc="2025-06-12T09:16:00Z"/>
        </w:rPr>
      </w:pPr>
      <w:r>
        <w:lastRenderedPageBreak/>
        <w:t>Mô tả dữ liệu Giao dịch Bán</w:t>
      </w:r>
    </w:p>
    <w:p w14:paraId="6E26C24D" w14:textId="5A0515F9" w:rsidR="00E94246" w:rsidRPr="00E94246" w:rsidRDefault="00E94246">
      <w:pPr>
        <w:pStyle w:val="Heading6"/>
        <w:pPrChange w:id="2746" w:author="Do Thanh Trung" w:date="2025-06-12T16:17:00Z" w16du:dateUtc="2025-06-12T09:17:00Z">
          <w:pPr>
            <w:pStyle w:val="Heading4"/>
          </w:pPr>
        </w:pPrChange>
      </w:pPr>
      <w:bookmarkStart w:id="2747" w:name="_Giao_dịch_bán"/>
      <w:bookmarkEnd w:id="2747"/>
      <w:ins w:id="2748" w:author="Do Thanh Trung" w:date="2025-06-12T16:16:00Z" w16du:dateUtc="2025-06-12T09:16:00Z">
        <w:r>
          <w:t>Giao dịch bán tài s</w:t>
        </w:r>
      </w:ins>
      <w:ins w:id="2749" w:author="Do Thanh Trung" w:date="2025-06-12T16:17:00Z" w16du:dateUtc="2025-06-12T09:17:00Z">
        <w:r>
          <w:t>ản không qua sàn</w:t>
        </w:r>
      </w:ins>
    </w:p>
    <w:tbl>
      <w:tblPr>
        <w:tblStyle w:val="TableGrid"/>
        <w:tblW w:w="0" w:type="auto"/>
        <w:tblLook w:val="04A0" w:firstRow="1" w:lastRow="0" w:firstColumn="1" w:lastColumn="0" w:noHBand="0" w:noVBand="1"/>
        <w:tblPrChange w:id="2750" w:author="Do Thanh Trung" w:date="2025-07-04T11:16:00Z" w16du:dateUtc="2025-07-04T04:16:00Z">
          <w:tblPr>
            <w:tblStyle w:val="TableGrid"/>
            <w:tblW w:w="0" w:type="auto"/>
            <w:tblLook w:val="04A0" w:firstRow="1" w:lastRow="0" w:firstColumn="1" w:lastColumn="0" w:noHBand="0" w:noVBand="1"/>
          </w:tblPr>
        </w:tblPrChange>
      </w:tblPr>
      <w:tblGrid>
        <w:gridCol w:w="668"/>
        <w:gridCol w:w="1747"/>
        <w:gridCol w:w="2045"/>
        <w:gridCol w:w="1025"/>
        <w:gridCol w:w="810"/>
        <w:gridCol w:w="3019"/>
        <w:gridCol w:w="3636"/>
        <w:tblGridChange w:id="2751">
          <w:tblGrid>
            <w:gridCol w:w="668"/>
            <w:gridCol w:w="1747"/>
            <w:gridCol w:w="2045"/>
            <w:gridCol w:w="1025"/>
            <w:gridCol w:w="569"/>
            <w:gridCol w:w="241"/>
            <w:gridCol w:w="770"/>
            <w:gridCol w:w="2249"/>
            <w:gridCol w:w="3636"/>
          </w:tblGrid>
        </w:tblGridChange>
      </w:tblGrid>
      <w:tr w:rsidR="00C70D64" w:rsidRPr="001529FD" w14:paraId="1AFB3907" w14:textId="77777777" w:rsidTr="00B860FC">
        <w:trPr>
          <w:trHeight w:val="393"/>
          <w:tblHeader/>
          <w:trPrChange w:id="2752" w:author="Do Thanh Trung" w:date="2025-07-04T11:16:00Z" w16du:dateUtc="2025-07-04T04:16:00Z">
            <w:trPr>
              <w:trHeight w:val="393"/>
              <w:tblHeader/>
            </w:trPr>
          </w:trPrChange>
        </w:trPr>
        <w:tc>
          <w:tcPr>
            <w:tcW w:w="668" w:type="dxa"/>
            <w:vAlign w:val="center"/>
            <w:tcPrChange w:id="2753" w:author="Do Thanh Trung" w:date="2025-07-04T11:16:00Z" w16du:dateUtc="2025-07-04T04:16:00Z">
              <w:tcPr>
                <w:tcW w:w="626" w:type="dxa"/>
                <w:vAlign w:val="center"/>
              </w:tcPr>
            </w:tcPrChange>
          </w:tcPr>
          <w:p w14:paraId="70A88A0B" w14:textId="77777777" w:rsidR="00BA5331" w:rsidRPr="001529FD" w:rsidRDefault="00BA5331" w:rsidP="00702F81">
            <w:pPr>
              <w:jc w:val="center"/>
              <w:rPr>
                <w:b/>
                <w:lang w:val="vi-VN"/>
              </w:rPr>
            </w:pPr>
            <w:r w:rsidRPr="001529FD">
              <w:rPr>
                <w:b/>
                <w:lang w:val="vi-VN"/>
              </w:rPr>
              <w:t>STT</w:t>
            </w:r>
          </w:p>
        </w:tc>
        <w:tc>
          <w:tcPr>
            <w:tcW w:w="1747" w:type="dxa"/>
            <w:vAlign w:val="center"/>
            <w:tcPrChange w:id="2754" w:author="Do Thanh Trung" w:date="2025-07-04T11:16:00Z" w16du:dateUtc="2025-07-04T04:16:00Z">
              <w:tcPr>
                <w:tcW w:w="1837" w:type="dxa"/>
                <w:vAlign w:val="center"/>
              </w:tcPr>
            </w:tcPrChange>
          </w:tcPr>
          <w:p w14:paraId="0CC4C56E" w14:textId="77777777" w:rsidR="00BA5331" w:rsidRPr="001529FD" w:rsidRDefault="00BA5331" w:rsidP="00702F81">
            <w:pPr>
              <w:jc w:val="center"/>
              <w:rPr>
                <w:b/>
                <w:lang w:val="vi-VN"/>
              </w:rPr>
            </w:pPr>
            <w:r w:rsidRPr="001529FD">
              <w:rPr>
                <w:b/>
                <w:lang w:val="vi-VN"/>
              </w:rPr>
              <w:t>Trường dữ liệu</w:t>
            </w:r>
          </w:p>
        </w:tc>
        <w:tc>
          <w:tcPr>
            <w:tcW w:w="2045" w:type="dxa"/>
            <w:vAlign w:val="center"/>
            <w:tcPrChange w:id="2755" w:author="Do Thanh Trung" w:date="2025-07-04T11:16:00Z" w16du:dateUtc="2025-07-04T04:16:00Z">
              <w:tcPr>
                <w:tcW w:w="1402" w:type="dxa"/>
                <w:vAlign w:val="center"/>
              </w:tcPr>
            </w:tcPrChange>
          </w:tcPr>
          <w:p w14:paraId="73D6C322" w14:textId="77777777" w:rsidR="00BA5331" w:rsidRPr="001529FD" w:rsidRDefault="00BA5331" w:rsidP="00702F81">
            <w:pPr>
              <w:jc w:val="center"/>
              <w:rPr>
                <w:b/>
                <w:lang w:val="vi-VN"/>
              </w:rPr>
            </w:pPr>
            <w:r w:rsidRPr="001529FD">
              <w:rPr>
                <w:b/>
                <w:lang w:val="vi-VN"/>
              </w:rPr>
              <w:t>Loại dữ liệu</w:t>
            </w:r>
          </w:p>
        </w:tc>
        <w:tc>
          <w:tcPr>
            <w:tcW w:w="1025" w:type="dxa"/>
            <w:tcPrChange w:id="2756" w:author="Do Thanh Trung" w:date="2025-07-04T11:16:00Z" w16du:dateUtc="2025-07-04T04:16:00Z">
              <w:tcPr>
                <w:tcW w:w="1682" w:type="dxa"/>
                <w:gridSpan w:val="2"/>
              </w:tcPr>
            </w:tcPrChange>
          </w:tcPr>
          <w:p w14:paraId="29B79432" w14:textId="0D89B509" w:rsidR="00BA5331" w:rsidRPr="00704351" w:rsidRDefault="00704351" w:rsidP="00702F81">
            <w:pPr>
              <w:jc w:val="center"/>
              <w:rPr>
                <w:b/>
                <w:rPrChange w:id="2757" w:author="Do Thanh Trung" w:date="2025-07-04T11:12:00Z" w16du:dateUtc="2025-07-04T04:12:00Z">
                  <w:rPr>
                    <w:b/>
                    <w:lang w:val="vi-VN"/>
                  </w:rPr>
                </w:rPrChange>
              </w:rPr>
            </w:pPr>
            <w:ins w:id="2758" w:author="Do Thanh Trung" w:date="2025-07-04T11:12:00Z" w16du:dateUtc="2025-07-04T04:12:00Z">
              <w:r>
                <w:rPr>
                  <w:b/>
                </w:rPr>
                <w:t>Bắt buộc?</w:t>
              </w:r>
            </w:ins>
          </w:p>
        </w:tc>
        <w:tc>
          <w:tcPr>
            <w:tcW w:w="810" w:type="dxa"/>
            <w:tcPrChange w:id="2759" w:author="Do Thanh Trung" w:date="2025-07-04T11:16:00Z" w16du:dateUtc="2025-07-04T04:16:00Z">
              <w:tcPr>
                <w:tcW w:w="1036" w:type="dxa"/>
                <w:gridSpan w:val="2"/>
              </w:tcPr>
            </w:tcPrChange>
          </w:tcPr>
          <w:p w14:paraId="4612B033" w14:textId="31658BB9" w:rsidR="00BA5331" w:rsidRPr="00704351" w:rsidRDefault="00704351" w:rsidP="00702F81">
            <w:pPr>
              <w:jc w:val="center"/>
              <w:rPr>
                <w:b/>
                <w:rPrChange w:id="2760" w:author="Do Thanh Trung" w:date="2025-07-04T11:12:00Z" w16du:dateUtc="2025-07-04T04:12:00Z">
                  <w:rPr>
                    <w:b/>
                    <w:lang w:val="vi-VN"/>
                  </w:rPr>
                </w:rPrChange>
              </w:rPr>
            </w:pPr>
            <w:ins w:id="2761" w:author="Do Thanh Trung" w:date="2025-07-04T11:12:00Z" w16du:dateUtc="2025-07-04T04:12:00Z">
              <w:r>
                <w:rPr>
                  <w:b/>
                </w:rPr>
                <w:t>Read-Only</w:t>
              </w:r>
            </w:ins>
          </w:p>
        </w:tc>
        <w:tc>
          <w:tcPr>
            <w:tcW w:w="3019" w:type="dxa"/>
            <w:tcPrChange w:id="2762" w:author="Do Thanh Trung" w:date="2025-07-04T11:16:00Z" w16du:dateUtc="2025-07-04T04:16:00Z">
              <w:tcPr>
                <w:tcW w:w="2415" w:type="dxa"/>
              </w:tcPr>
            </w:tcPrChange>
          </w:tcPr>
          <w:p w14:paraId="350D4934" w14:textId="54CC9F05" w:rsidR="00BA5331" w:rsidRPr="00704351" w:rsidRDefault="00704351" w:rsidP="00702F81">
            <w:pPr>
              <w:jc w:val="center"/>
              <w:rPr>
                <w:b/>
                <w:rPrChange w:id="2763" w:author="Do Thanh Trung" w:date="2025-07-04T11:12:00Z" w16du:dateUtc="2025-07-04T04:12:00Z">
                  <w:rPr>
                    <w:b/>
                    <w:lang w:val="vi-VN"/>
                  </w:rPr>
                </w:rPrChange>
              </w:rPr>
            </w:pPr>
            <w:ins w:id="2764" w:author="Do Thanh Trung" w:date="2025-07-04T11:12:00Z" w16du:dateUtc="2025-07-04T04:12:00Z">
              <w:r>
                <w:rPr>
                  <w:b/>
                </w:rPr>
                <w:t>Dữ liệu tham chiếu</w:t>
              </w:r>
            </w:ins>
          </w:p>
        </w:tc>
        <w:tc>
          <w:tcPr>
            <w:tcW w:w="3636" w:type="dxa"/>
            <w:vAlign w:val="center"/>
            <w:tcPrChange w:id="2765" w:author="Do Thanh Trung" w:date="2025-07-04T11:16:00Z" w16du:dateUtc="2025-07-04T04:16:00Z">
              <w:tcPr>
                <w:tcW w:w="3952" w:type="dxa"/>
                <w:vAlign w:val="center"/>
              </w:tcPr>
            </w:tcPrChange>
          </w:tcPr>
          <w:p w14:paraId="1108D5B5" w14:textId="44C78384" w:rsidR="00BA5331" w:rsidRPr="001529FD" w:rsidRDefault="00BA5331" w:rsidP="00702F81">
            <w:pPr>
              <w:jc w:val="center"/>
              <w:rPr>
                <w:b/>
                <w:lang w:val="vi-VN"/>
              </w:rPr>
            </w:pPr>
            <w:r w:rsidRPr="001529FD">
              <w:rPr>
                <w:b/>
                <w:lang w:val="vi-VN"/>
              </w:rPr>
              <w:t>Diễn giải</w:t>
            </w:r>
          </w:p>
        </w:tc>
      </w:tr>
      <w:tr w:rsidR="00C70D64" w:rsidRPr="009B1FA4" w14:paraId="6A14E652" w14:textId="77777777" w:rsidTr="00B860FC">
        <w:trPr>
          <w:trHeight w:val="393"/>
          <w:trPrChange w:id="2766" w:author="Do Thanh Trung" w:date="2025-07-04T11:16:00Z" w16du:dateUtc="2025-07-04T04:16:00Z">
            <w:trPr>
              <w:trHeight w:val="393"/>
            </w:trPr>
          </w:trPrChange>
        </w:trPr>
        <w:tc>
          <w:tcPr>
            <w:tcW w:w="668" w:type="dxa"/>
            <w:vAlign w:val="center"/>
            <w:tcPrChange w:id="2767" w:author="Do Thanh Trung" w:date="2025-07-04T11:16:00Z" w16du:dateUtc="2025-07-04T04:16:00Z">
              <w:tcPr>
                <w:tcW w:w="626" w:type="dxa"/>
                <w:vAlign w:val="center"/>
              </w:tcPr>
            </w:tcPrChange>
          </w:tcPr>
          <w:p w14:paraId="419865BB" w14:textId="77777777" w:rsidR="00BA5331" w:rsidRPr="001529FD" w:rsidRDefault="00BA5331" w:rsidP="00702F81">
            <w:pPr>
              <w:rPr>
                <w:lang w:val="vi-VN"/>
              </w:rPr>
            </w:pPr>
            <w:r w:rsidRPr="001529FD">
              <w:rPr>
                <w:lang w:val="vi-VN"/>
              </w:rPr>
              <w:t>01</w:t>
            </w:r>
          </w:p>
        </w:tc>
        <w:tc>
          <w:tcPr>
            <w:tcW w:w="1747" w:type="dxa"/>
            <w:vAlign w:val="center"/>
            <w:tcPrChange w:id="2768" w:author="Do Thanh Trung" w:date="2025-07-04T11:16:00Z" w16du:dateUtc="2025-07-04T04:16:00Z">
              <w:tcPr>
                <w:tcW w:w="1837" w:type="dxa"/>
                <w:vAlign w:val="center"/>
              </w:tcPr>
            </w:tcPrChange>
          </w:tcPr>
          <w:p w14:paraId="0E83877C" w14:textId="315DDCC8" w:rsidR="00BA5331" w:rsidRPr="001529FD" w:rsidRDefault="00C70D64" w:rsidP="00702F81">
            <w:pPr>
              <w:rPr>
                <w:lang w:val="vi-VN"/>
              </w:rPr>
            </w:pPr>
            <w:ins w:id="2769" w:author="Do Thanh Trung" w:date="2025-07-04T11:14:00Z" w16du:dateUtc="2025-07-04T04:14:00Z">
              <w:r>
                <w:t>Tài khoản Quỹ</w:t>
              </w:r>
            </w:ins>
            <w:del w:id="2770" w:author="Do Thanh Trung" w:date="2025-07-04T11:14:00Z" w16du:dateUtc="2025-07-04T04:14:00Z">
              <w:r w:rsidR="00BA5331" w:rsidRPr="001529FD" w:rsidDel="00C70D64">
                <w:rPr>
                  <w:lang w:val="vi-VN"/>
                </w:rPr>
                <w:delText>Mã Tài sản</w:delText>
              </w:r>
            </w:del>
          </w:p>
        </w:tc>
        <w:tc>
          <w:tcPr>
            <w:tcW w:w="2045" w:type="dxa"/>
            <w:vAlign w:val="center"/>
            <w:tcPrChange w:id="2771" w:author="Do Thanh Trung" w:date="2025-07-04T11:16:00Z" w16du:dateUtc="2025-07-04T04:16:00Z">
              <w:tcPr>
                <w:tcW w:w="1402" w:type="dxa"/>
                <w:vAlign w:val="center"/>
              </w:tcPr>
            </w:tcPrChange>
          </w:tcPr>
          <w:p w14:paraId="66F15DA3" w14:textId="2585F2C7" w:rsidR="00BA5331" w:rsidRPr="00C70D64" w:rsidRDefault="00BA5331" w:rsidP="00702F81">
            <w:pPr>
              <w:rPr>
                <w:rPrChange w:id="2772" w:author="Do Thanh Trung" w:date="2025-07-04T11:14:00Z" w16du:dateUtc="2025-07-04T04:14:00Z">
                  <w:rPr>
                    <w:lang w:val="vi-VN"/>
                  </w:rPr>
                </w:rPrChange>
              </w:rPr>
            </w:pPr>
            <w:del w:id="2773" w:author="Do Thanh Trung" w:date="2025-07-04T11:14:00Z" w16du:dateUtc="2025-07-04T04:14:00Z">
              <w:r w:rsidRPr="001529FD" w:rsidDel="00C70D64">
                <w:rPr>
                  <w:lang w:val="vi-VN"/>
                </w:rPr>
                <w:delText>Optionset</w:delText>
              </w:r>
            </w:del>
            <w:ins w:id="2774" w:author="Do Thanh Trung" w:date="2025-07-04T11:14:00Z" w16du:dateUtc="2025-07-04T04:14:00Z">
              <w:r w:rsidR="00C70D64">
                <w:t>Optionset</w:t>
              </w:r>
            </w:ins>
          </w:p>
        </w:tc>
        <w:tc>
          <w:tcPr>
            <w:tcW w:w="1025" w:type="dxa"/>
            <w:tcPrChange w:id="2775" w:author="Do Thanh Trung" w:date="2025-07-04T11:16:00Z" w16du:dateUtc="2025-07-04T04:16:00Z">
              <w:tcPr>
                <w:tcW w:w="1682" w:type="dxa"/>
                <w:gridSpan w:val="2"/>
              </w:tcPr>
            </w:tcPrChange>
          </w:tcPr>
          <w:p w14:paraId="0E2414B5" w14:textId="567FA761" w:rsidR="00BA5331" w:rsidRPr="00704351" w:rsidRDefault="00B3481D" w:rsidP="00702F81">
            <w:pPr>
              <w:rPr>
                <w:rPrChange w:id="2776" w:author="Do Thanh Trung" w:date="2025-07-04T11:12:00Z" w16du:dateUtc="2025-07-04T04:12:00Z">
                  <w:rPr>
                    <w:lang w:val="vi-VN"/>
                  </w:rPr>
                </w:rPrChange>
              </w:rPr>
            </w:pPr>
            <w:ins w:id="2777" w:author="Do Thanh Trung" w:date="2025-07-04T11:16:00Z" w16du:dateUtc="2025-07-04T04:16:00Z">
              <w:r>
                <w:t>X</w:t>
              </w:r>
            </w:ins>
          </w:p>
        </w:tc>
        <w:tc>
          <w:tcPr>
            <w:tcW w:w="810" w:type="dxa"/>
            <w:tcPrChange w:id="2778" w:author="Do Thanh Trung" w:date="2025-07-04T11:16:00Z" w16du:dateUtc="2025-07-04T04:16:00Z">
              <w:tcPr>
                <w:tcW w:w="1036" w:type="dxa"/>
                <w:gridSpan w:val="2"/>
              </w:tcPr>
            </w:tcPrChange>
          </w:tcPr>
          <w:p w14:paraId="35296C86" w14:textId="77777777" w:rsidR="00BA5331" w:rsidRPr="001529FD" w:rsidRDefault="00BA5331" w:rsidP="00702F81">
            <w:pPr>
              <w:rPr>
                <w:lang w:val="vi-VN"/>
              </w:rPr>
            </w:pPr>
          </w:p>
        </w:tc>
        <w:tc>
          <w:tcPr>
            <w:tcW w:w="3019" w:type="dxa"/>
            <w:tcPrChange w:id="2779" w:author="Do Thanh Trung" w:date="2025-07-04T11:16:00Z" w16du:dateUtc="2025-07-04T04:16:00Z">
              <w:tcPr>
                <w:tcW w:w="2415" w:type="dxa"/>
              </w:tcPr>
            </w:tcPrChange>
          </w:tcPr>
          <w:p w14:paraId="7471974F" w14:textId="1684D511" w:rsidR="00BA5331" w:rsidRPr="00B860FC" w:rsidRDefault="00B860FC" w:rsidP="00702F81">
            <w:pPr>
              <w:rPr>
                <w:rPrChange w:id="2780" w:author="Do Thanh Trung" w:date="2025-07-04T11:16:00Z" w16du:dateUtc="2025-07-04T04:16:00Z">
                  <w:rPr>
                    <w:lang w:val="vi-VN"/>
                  </w:rPr>
                </w:rPrChange>
              </w:rPr>
            </w:pPr>
            <w:ins w:id="2781" w:author="Do Thanh Trung" w:date="2025-07-04T11:17:00Z" w16du:dateUtc="2025-07-04T04:17:00Z">
              <w:r>
                <w:fldChar w:fldCharType="begin"/>
              </w:r>
              <w:r>
                <w:instrText>HYPERLINK  \l "_Danh_mục_đầu_1"</w:instrText>
              </w:r>
              <w:r>
                <w:fldChar w:fldCharType="separate"/>
              </w:r>
              <w:r w:rsidRPr="00B860FC">
                <w:rPr>
                  <w:rStyle w:val="Hyperlink"/>
                  <w:kern w:val="2"/>
                  <w14:ligatures w14:val="standardContextual"/>
                </w:rPr>
                <w:t>Danh m</w:t>
              </w:r>
              <w:r w:rsidRPr="00B860FC">
                <w:rPr>
                  <w:rStyle w:val="Hyperlink"/>
                </w:rPr>
                <w:t>ục đầu tư tài sản không qua sàn</w:t>
              </w:r>
              <w:r>
                <w:fldChar w:fldCharType="end"/>
              </w:r>
              <w:r>
                <w:t xml:space="preserve"> – [Tài khoản Quỹ]</w:t>
              </w:r>
            </w:ins>
          </w:p>
        </w:tc>
        <w:tc>
          <w:tcPr>
            <w:tcW w:w="3636" w:type="dxa"/>
            <w:vAlign w:val="center"/>
            <w:tcPrChange w:id="2782" w:author="Do Thanh Trung" w:date="2025-07-04T11:16:00Z" w16du:dateUtc="2025-07-04T04:16:00Z">
              <w:tcPr>
                <w:tcW w:w="3952" w:type="dxa"/>
                <w:vAlign w:val="center"/>
              </w:tcPr>
            </w:tcPrChange>
          </w:tcPr>
          <w:p w14:paraId="54A21BE4" w14:textId="5259F0FC" w:rsidR="00BA5331" w:rsidRPr="00EC1450" w:rsidRDefault="00B860FC" w:rsidP="00702F81">
            <w:ins w:id="2783" w:author="Do Thanh Trung" w:date="2025-07-04T11:16:00Z" w16du:dateUtc="2025-07-04T04:16:00Z">
              <w:r>
                <w:t>Tài khoản Quỹ có nhu cầu bán</w:t>
              </w:r>
            </w:ins>
            <w:del w:id="2784" w:author="Do Thanh Trung" w:date="2025-07-04T11:14:00Z" w16du:dateUtc="2025-07-04T04:14:00Z">
              <w:r w:rsidR="00BA5331" w:rsidRPr="001529FD" w:rsidDel="00C70D64">
                <w:rPr>
                  <w:lang w:val="vi-VN"/>
                </w:rPr>
                <w:delText>Mã Tài sản Hiện đang sở hữu</w:delText>
              </w:r>
            </w:del>
          </w:p>
        </w:tc>
      </w:tr>
      <w:tr w:rsidR="00C70D64" w:rsidRPr="009B1FA4" w14:paraId="662D35DE" w14:textId="77777777" w:rsidTr="00B860FC">
        <w:trPr>
          <w:trHeight w:val="393"/>
          <w:ins w:id="2785" w:author="Do Thanh Trung" w:date="2025-07-04T11:14:00Z"/>
          <w:trPrChange w:id="2786" w:author="Do Thanh Trung" w:date="2025-07-04T11:16:00Z" w16du:dateUtc="2025-07-04T04:16:00Z">
            <w:trPr>
              <w:trHeight w:val="393"/>
            </w:trPr>
          </w:trPrChange>
        </w:trPr>
        <w:tc>
          <w:tcPr>
            <w:tcW w:w="668" w:type="dxa"/>
            <w:vAlign w:val="center"/>
            <w:tcPrChange w:id="2787" w:author="Do Thanh Trung" w:date="2025-07-04T11:16:00Z" w16du:dateUtc="2025-07-04T04:16:00Z">
              <w:tcPr>
                <w:tcW w:w="626" w:type="dxa"/>
                <w:vAlign w:val="center"/>
              </w:tcPr>
            </w:tcPrChange>
          </w:tcPr>
          <w:p w14:paraId="0FB5D712" w14:textId="549A364E" w:rsidR="00C70D64" w:rsidRPr="00C70D64" w:rsidRDefault="00C70D64" w:rsidP="00C70D64">
            <w:pPr>
              <w:rPr>
                <w:ins w:id="2788" w:author="Do Thanh Trung" w:date="2025-07-04T11:14:00Z" w16du:dateUtc="2025-07-04T04:14:00Z"/>
                <w:rPrChange w:id="2789" w:author="Do Thanh Trung" w:date="2025-07-04T11:14:00Z" w16du:dateUtc="2025-07-04T04:14:00Z">
                  <w:rPr>
                    <w:ins w:id="2790" w:author="Do Thanh Trung" w:date="2025-07-04T11:14:00Z" w16du:dateUtc="2025-07-04T04:14:00Z"/>
                    <w:lang w:val="vi-VN"/>
                  </w:rPr>
                </w:rPrChange>
              </w:rPr>
            </w:pPr>
            <w:ins w:id="2791" w:author="Do Thanh Trung" w:date="2025-07-04T11:14:00Z" w16du:dateUtc="2025-07-04T04:14:00Z">
              <w:r>
                <w:t>02</w:t>
              </w:r>
            </w:ins>
          </w:p>
        </w:tc>
        <w:tc>
          <w:tcPr>
            <w:tcW w:w="1747" w:type="dxa"/>
            <w:vAlign w:val="center"/>
            <w:tcPrChange w:id="2792" w:author="Do Thanh Trung" w:date="2025-07-04T11:16:00Z" w16du:dateUtc="2025-07-04T04:16:00Z">
              <w:tcPr>
                <w:tcW w:w="1837" w:type="dxa"/>
                <w:vAlign w:val="center"/>
              </w:tcPr>
            </w:tcPrChange>
          </w:tcPr>
          <w:p w14:paraId="4E088AD4" w14:textId="2DECE292" w:rsidR="00C70D64" w:rsidRPr="001529FD" w:rsidRDefault="00C70D64" w:rsidP="00C70D64">
            <w:pPr>
              <w:rPr>
                <w:ins w:id="2793" w:author="Do Thanh Trung" w:date="2025-07-04T11:14:00Z" w16du:dateUtc="2025-07-04T04:14:00Z"/>
                <w:lang w:val="vi-VN"/>
              </w:rPr>
            </w:pPr>
            <w:ins w:id="2794" w:author="Do Thanh Trung" w:date="2025-07-04T11:14:00Z" w16du:dateUtc="2025-07-04T04:14:00Z">
              <w:r w:rsidRPr="001529FD">
                <w:rPr>
                  <w:lang w:val="vi-VN"/>
                </w:rPr>
                <w:t>Mã Tài sản</w:t>
              </w:r>
            </w:ins>
          </w:p>
        </w:tc>
        <w:tc>
          <w:tcPr>
            <w:tcW w:w="2045" w:type="dxa"/>
            <w:vAlign w:val="center"/>
            <w:tcPrChange w:id="2795" w:author="Do Thanh Trung" w:date="2025-07-04T11:16:00Z" w16du:dateUtc="2025-07-04T04:16:00Z">
              <w:tcPr>
                <w:tcW w:w="1402" w:type="dxa"/>
                <w:vAlign w:val="center"/>
              </w:tcPr>
            </w:tcPrChange>
          </w:tcPr>
          <w:p w14:paraId="38C2D72F" w14:textId="73BCB6AE" w:rsidR="00C70D64" w:rsidRPr="001529FD" w:rsidRDefault="00C70D64" w:rsidP="00C70D64">
            <w:pPr>
              <w:rPr>
                <w:ins w:id="2796" w:author="Do Thanh Trung" w:date="2025-07-04T11:14:00Z" w16du:dateUtc="2025-07-04T04:14:00Z"/>
                <w:lang w:val="vi-VN"/>
              </w:rPr>
            </w:pPr>
            <w:ins w:id="2797" w:author="Do Thanh Trung" w:date="2025-07-04T11:14:00Z" w16du:dateUtc="2025-07-04T04:14:00Z">
              <w:r w:rsidRPr="001529FD">
                <w:rPr>
                  <w:lang w:val="vi-VN"/>
                </w:rPr>
                <w:t>Optionset</w:t>
              </w:r>
            </w:ins>
          </w:p>
        </w:tc>
        <w:tc>
          <w:tcPr>
            <w:tcW w:w="1025" w:type="dxa"/>
            <w:tcPrChange w:id="2798" w:author="Do Thanh Trung" w:date="2025-07-04T11:16:00Z" w16du:dateUtc="2025-07-04T04:16:00Z">
              <w:tcPr>
                <w:tcW w:w="1682" w:type="dxa"/>
                <w:gridSpan w:val="2"/>
              </w:tcPr>
            </w:tcPrChange>
          </w:tcPr>
          <w:p w14:paraId="25C5FCB1" w14:textId="29B92188" w:rsidR="00C70D64" w:rsidRDefault="00C70D64" w:rsidP="00C70D64">
            <w:pPr>
              <w:rPr>
                <w:ins w:id="2799" w:author="Do Thanh Trung" w:date="2025-07-04T11:14:00Z" w16du:dateUtc="2025-07-04T04:14:00Z"/>
              </w:rPr>
            </w:pPr>
            <w:ins w:id="2800" w:author="Do Thanh Trung" w:date="2025-07-04T11:14:00Z" w16du:dateUtc="2025-07-04T04:14:00Z">
              <w:r>
                <w:t>X</w:t>
              </w:r>
            </w:ins>
          </w:p>
        </w:tc>
        <w:tc>
          <w:tcPr>
            <w:tcW w:w="810" w:type="dxa"/>
            <w:tcPrChange w:id="2801" w:author="Do Thanh Trung" w:date="2025-07-04T11:16:00Z" w16du:dateUtc="2025-07-04T04:16:00Z">
              <w:tcPr>
                <w:tcW w:w="1036" w:type="dxa"/>
                <w:gridSpan w:val="2"/>
              </w:tcPr>
            </w:tcPrChange>
          </w:tcPr>
          <w:p w14:paraId="377BEB3E" w14:textId="77777777" w:rsidR="00C70D64" w:rsidRPr="001529FD" w:rsidRDefault="00C70D64" w:rsidP="00C70D64">
            <w:pPr>
              <w:rPr>
                <w:ins w:id="2802" w:author="Do Thanh Trung" w:date="2025-07-04T11:14:00Z" w16du:dateUtc="2025-07-04T04:14:00Z"/>
                <w:lang w:val="vi-VN"/>
              </w:rPr>
            </w:pPr>
          </w:p>
        </w:tc>
        <w:tc>
          <w:tcPr>
            <w:tcW w:w="3019" w:type="dxa"/>
            <w:tcPrChange w:id="2803" w:author="Do Thanh Trung" w:date="2025-07-04T11:16:00Z" w16du:dateUtc="2025-07-04T04:16:00Z">
              <w:tcPr>
                <w:tcW w:w="2415" w:type="dxa"/>
              </w:tcPr>
            </w:tcPrChange>
          </w:tcPr>
          <w:p w14:paraId="27FC744E" w14:textId="4E32A9C1" w:rsidR="00C70D64" w:rsidRPr="001529FD" w:rsidRDefault="00B860FC" w:rsidP="00C70D64">
            <w:pPr>
              <w:rPr>
                <w:ins w:id="2804" w:author="Do Thanh Trung" w:date="2025-07-04T11:14:00Z" w16du:dateUtc="2025-07-04T04:14:00Z"/>
                <w:lang w:val="vi-VN"/>
              </w:rPr>
            </w:pPr>
            <w:ins w:id="2805" w:author="Do Thanh Trung" w:date="2025-07-04T11:17:00Z" w16du:dateUtc="2025-07-04T04:17:00Z">
              <w:r>
                <w:fldChar w:fldCharType="begin"/>
              </w:r>
              <w:r>
                <w:instrText>HYPERLINK  \l "_Danh_mục_đầu_1"</w:instrText>
              </w:r>
              <w:r>
                <w:fldChar w:fldCharType="separate"/>
              </w:r>
              <w:r w:rsidRPr="00B860FC">
                <w:rPr>
                  <w:rStyle w:val="Hyperlink"/>
                  <w:kern w:val="2"/>
                  <w14:ligatures w14:val="standardContextual"/>
                </w:rPr>
                <w:t>Danh m</w:t>
              </w:r>
              <w:r w:rsidRPr="00B860FC">
                <w:rPr>
                  <w:rStyle w:val="Hyperlink"/>
                </w:rPr>
                <w:t>ục đầu tư tài sản không qua sàn</w:t>
              </w:r>
              <w:r>
                <w:fldChar w:fldCharType="end"/>
              </w:r>
              <w:r>
                <w:t xml:space="preserve"> – [Mã Tài sản]</w:t>
              </w:r>
            </w:ins>
          </w:p>
        </w:tc>
        <w:tc>
          <w:tcPr>
            <w:tcW w:w="3636" w:type="dxa"/>
            <w:vAlign w:val="center"/>
            <w:tcPrChange w:id="2806" w:author="Do Thanh Trung" w:date="2025-07-04T11:16:00Z" w16du:dateUtc="2025-07-04T04:16:00Z">
              <w:tcPr>
                <w:tcW w:w="3952" w:type="dxa"/>
                <w:vAlign w:val="center"/>
              </w:tcPr>
            </w:tcPrChange>
          </w:tcPr>
          <w:p w14:paraId="1B069274" w14:textId="3E481CAC" w:rsidR="00C70D64" w:rsidRPr="001529FD" w:rsidRDefault="00C70D64" w:rsidP="00C70D64">
            <w:pPr>
              <w:rPr>
                <w:ins w:id="2807" w:author="Do Thanh Trung" w:date="2025-07-04T11:14:00Z" w16du:dateUtc="2025-07-04T04:14:00Z"/>
                <w:lang w:val="vi-VN"/>
              </w:rPr>
            </w:pPr>
            <w:ins w:id="2808" w:author="Do Thanh Trung" w:date="2025-07-04T11:14:00Z" w16du:dateUtc="2025-07-04T04:14:00Z">
              <w:r w:rsidRPr="001529FD">
                <w:rPr>
                  <w:lang w:val="vi-VN"/>
                </w:rPr>
                <w:t>Mã Tài sản Hiện đang sở hữu</w:t>
              </w:r>
            </w:ins>
          </w:p>
        </w:tc>
      </w:tr>
      <w:tr w:rsidR="00C70D64" w:rsidRPr="001529FD" w14:paraId="32C3DDE0" w14:textId="77777777" w:rsidTr="00B860FC">
        <w:trPr>
          <w:trHeight w:val="785"/>
          <w:trPrChange w:id="2809" w:author="Do Thanh Trung" w:date="2025-07-04T11:16:00Z" w16du:dateUtc="2025-07-04T04:16:00Z">
            <w:trPr>
              <w:trHeight w:val="785"/>
            </w:trPr>
          </w:trPrChange>
        </w:trPr>
        <w:tc>
          <w:tcPr>
            <w:tcW w:w="668" w:type="dxa"/>
            <w:vAlign w:val="center"/>
            <w:tcPrChange w:id="2810" w:author="Do Thanh Trung" w:date="2025-07-04T11:16:00Z" w16du:dateUtc="2025-07-04T04:16:00Z">
              <w:tcPr>
                <w:tcW w:w="626" w:type="dxa"/>
                <w:vAlign w:val="center"/>
              </w:tcPr>
            </w:tcPrChange>
          </w:tcPr>
          <w:p w14:paraId="3C39ECB9" w14:textId="330319DF" w:rsidR="00C70D64" w:rsidRPr="001529FD" w:rsidRDefault="00C70D64" w:rsidP="00C70D64">
            <w:pPr>
              <w:rPr>
                <w:lang w:val="vi-VN"/>
              </w:rPr>
            </w:pPr>
            <w:ins w:id="2811" w:author="Do Thanh Trung" w:date="2025-07-04T11:14:00Z" w16du:dateUtc="2025-07-04T04:14:00Z">
              <w:r>
                <w:t>03</w:t>
              </w:r>
            </w:ins>
            <w:del w:id="2812" w:author="Do Thanh Trung" w:date="2025-07-04T11:14:00Z" w16du:dateUtc="2025-07-04T04:14:00Z">
              <w:r w:rsidRPr="001529FD" w:rsidDel="00C70D64">
                <w:rPr>
                  <w:lang w:val="vi-VN"/>
                </w:rPr>
                <w:delText>09</w:delText>
              </w:r>
            </w:del>
          </w:p>
        </w:tc>
        <w:tc>
          <w:tcPr>
            <w:tcW w:w="1747" w:type="dxa"/>
            <w:vAlign w:val="center"/>
            <w:tcPrChange w:id="2813" w:author="Do Thanh Trung" w:date="2025-07-04T11:16:00Z" w16du:dateUtc="2025-07-04T04:16:00Z">
              <w:tcPr>
                <w:tcW w:w="1837" w:type="dxa"/>
                <w:vAlign w:val="center"/>
              </w:tcPr>
            </w:tcPrChange>
          </w:tcPr>
          <w:p w14:paraId="153B3FEA" w14:textId="77777777" w:rsidR="00C70D64" w:rsidRPr="001529FD" w:rsidRDefault="00C70D64" w:rsidP="00C70D64">
            <w:pPr>
              <w:rPr>
                <w:lang w:val="vi-VN"/>
              </w:rPr>
            </w:pPr>
            <w:r w:rsidRPr="001529FD">
              <w:rPr>
                <w:lang w:val="vi-VN"/>
              </w:rPr>
              <w:t>Số lượng sở hữu</w:t>
            </w:r>
          </w:p>
        </w:tc>
        <w:tc>
          <w:tcPr>
            <w:tcW w:w="2045" w:type="dxa"/>
            <w:vAlign w:val="center"/>
            <w:tcPrChange w:id="2814" w:author="Do Thanh Trung" w:date="2025-07-04T11:16:00Z" w16du:dateUtc="2025-07-04T04:16:00Z">
              <w:tcPr>
                <w:tcW w:w="1402" w:type="dxa"/>
                <w:vAlign w:val="center"/>
              </w:tcPr>
            </w:tcPrChange>
          </w:tcPr>
          <w:p w14:paraId="1D0FAB28" w14:textId="77777777" w:rsidR="00C70D64" w:rsidRPr="001529FD" w:rsidRDefault="00C70D64" w:rsidP="00C70D64">
            <w:pPr>
              <w:rPr>
                <w:lang w:val="vi-VN"/>
              </w:rPr>
            </w:pPr>
            <w:r w:rsidRPr="001529FD">
              <w:rPr>
                <w:lang w:val="vi-VN"/>
              </w:rPr>
              <w:t>Lookup</w:t>
            </w:r>
          </w:p>
        </w:tc>
        <w:tc>
          <w:tcPr>
            <w:tcW w:w="1025" w:type="dxa"/>
            <w:tcPrChange w:id="2815" w:author="Do Thanh Trung" w:date="2025-07-04T11:16:00Z" w16du:dateUtc="2025-07-04T04:16:00Z">
              <w:tcPr>
                <w:tcW w:w="1682" w:type="dxa"/>
                <w:gridSpan w:val="2"/>
              </w:tcPr>
            </w:tcPrChange>
          </w:tcPr>
          <w:p w14:paraId="1A097A0B" w14:textId="1C32B6FD" w:rsidR="00C70D64" w:rsidRDefault="00C70D64" w:rsidP="00C70D64">
            <w:ins w:id="2816" w:author="Do Thanh Trung" w:date="2025-07-04T11:12:00Z" w16du:dateUtc="2025-07-04T04:12:00Z">
              <w:r>
                <w:t>X</w:t>
              </w:r>
            </w:ins>
          </w:p>
        </w:tc>
        <w:tc>
          <w:tcPr>
            <w:tcW w:w="810" w:type="dxa"/>
            <w:tcPrChange w:id="2817" w:author="Do Thanh Trung" w:date="2025-07-04T11:16:00Z" w16du:dateUtc="2025-07-04T04:16:00Z">
              <w:tcPr>
                <w:tcW w:w="1036" w:type="dxa"/>
                <w:gridSpan w:val="2"/>
              </w:tcPr>
            </w:tcPrChange>
          </w:tcPr>
          <w:p w14:paraId="06F2E8CF" w14:textId="25512A4F" w:rsidR="00C70D64" w:rsidRDefault="00C70D64" w:rsidP="00C70D64">
            <w:ins w:id="2818" w:author="Do Thanh Trung" w:date="2025-07-04T11:12:00Z" w16du:dateUtc="2025-07-04T04:12:00Z">
              <w:r>
                <w:t>X</w:t>
              </w:r>
            </w:ins>
          </w:p>
        </w:tc>
        <w:tc>
          <w:tcPr>
            <w:tcW w:w="3019" w:type="dxa"/>
            <w:tcPrChange w:id="2819" w:author="Do Thanh Trung" w:date="2025-07-04T11:16:00Z" w16du:dateUtc="2025-07-04T04:16:00Z">
              <w:tcPr>
                <w:tcW w:w="2415" w:type="dxa"/>
              </w:tcPr>
            </w:tcPrChange>
          </w:tcPr>
          <w:p w14:paraId="018004F9" w14:textId="3C6EE25F" w:rsidR="00C70D64" w:rsidRDefault="00B860FC" w:rsidP="00C70D64">
            <w:ins w:id="2820" w:author="Do Thanh Trung" w:date="2025-07-04T11:17:00Z" w16du:dateUtc="2025-07-04T04:17:00Z">
              <w:r>
                <w:fldChar w:fldCharType="begin"/>
              </w:r>
              <w:r>
                <w:instrText>HYPERLINK  \l "_Danh_mục_đầu_1"</w:instrText>
              </w:r>
              <w:r>
                <w:fldChar w:fldCharType="separate"/>
              </w:r>
              <w:r w:rsidRPr="00B860FC">
                <w:rPr>
                  <w:rStyle w:val="Hyperlink"/>
                  <w:kern w:val="2"/>
                  <w14:ligatures w14:val="standardContextual"/>
                </w:rPr>
                <w:t>Danh m</w:t>
              </w:r>
              <w:r w:rsidRPr="00B860FC">
                <w:rPr>
                  <w:rStyle w:val="Hyperlink"/>
                </w:rPr>
                <w:t>ục đầu tư tài sản không qua sàn</w:t>
              </w:r>
              <w:r>
                <w:fldChar w:fldCharType="end"/>
              </w:r>
              <w:r>
                <w:t xml:space="preserve"> – [Số lượng]</w:t>
              </w:r>
            </w:ins>
          </w:p>
        </w:tc>
        <w:tc>
          <w:tcPr>
            <w:tcW w:w="3636" w:type="dxa"/>
            <w:vAlign w:val="center"/>
            <w:tcPrChange w:id="2821" w:author="Do Thanh Trung" w:date="2025-07-04T11:16:00Z" w16du:dateUtc="2025-07-04T04:16:00Z">
              <w:tcPr>
                <w:tcW w:w="3952" w:type="dxa"/>
                <w:vAlign w:val="center"/>
              </w:tcPr>
            </w:tcPrChange>
          </w:tcPr>
          <w:p w14:paraId="7D25EB61" w14:textId="6AC77929" w:rsidR="00C70D64" w:rsidRPr="00EC1450" w:rsidRDefault="00C70D64" w:rsidP="00C70D64">
            <w:r>
              <w:t>Số lượng hiện đang sở hữu với Mã Tài sản tương ứng</w:t>
            </w:r>
          </w:p>
        </w:tc>
      </w:tr>
      <w:tr w:rsidR="00C70D64" w:rsidRPr="001529FD" w14:paraId="1629F68D" w14:textId="77777777" w:rsidTr="00B860FC">
        <w:trPr>
          <w:trHeight w:val="785"/>
          <w:trPrChange w:id="2822" w:author="Do Thanh Trung" w:date="2025-07-04T11:16:00Z" w16du:dateUtc="2025-07-04T04:16:00Z">
            <w:trPr>
              <w:trHeight w:val="785"/>
            </w:trPr>
          </w:trPrChange>
        </w:trPr>
        <w:tc>
          <w:tcPr>
            <w:tcW w:w="668" w:type="dxa"/>
            <w:vAlign w:val="center"/>
            <w:tcPrChange w:id="2823" w:author="Do Thanh Trung" w:date="2025-07-04T11:16:00Z" w16du:dateUtc="2025-07-04T04:16:00Z">
              <w:tcPr>
                <w:tcW w:w="626" w:type="dxa"/>
                <w:vAlign w:val="center"/>
              </w:tcPr>
            </w:tcPrChange>
          </w:tcPr>
          <w:p w14:paraId="1F23BB1C" w14:textId="50DA39D8" w:rsidR="00C70D64" w:rsidRPr="001529FD" w:rsidRDefault="00C70D64" w:rsidP="00C70D64">
            <w:pPr>
              <w:rPr>
                <w:lang w:val="vi-VN"/>
              </w:rPr>
            </w:pPr>
            <w:ins w:id="2824" w:author="Do Thanh Trung" w:date="2025-07-04T11:14:00Z" w16du:dateUtc="2025-07-04T04:14:00Z">
              <w:r>
                <w:t>04</w:t>
              </w:r>
            </w:ins>
            <w:del w:id="2825" w:author="Do Thanh Trung" w:date="2025-07-04T11:14:00Z" w16du:dateUtc="2025-07-04T04:14:00Z">
              <w:r w:rsidRPr="001529FD" w:rsidDel="00C70D64">
                <w:rPr>
                  <w:lang w:val="vi-VN"/>
                </w:rPr>
                <w:delText>10</w:delText>
              </w:r>
            </w:del>
          </w:p>
        </w:tc>
        <w:tc>
          <w:tcPr>
            <w:tcW w:w="1747" w:type="dxa"/>
            <w:vAlign w:val="center"/>
            <w:tcPrChange w:id="2826" w:author="Do Thanh Trung" w:date="2025-07-04T11:16:00Z" w16du:dateUtc="2025-07-04T04:16:00Z">
              <w:tcPr>
                <w:tcW w:w="1837" w:type="dxa"/>
                <w:vAlign w:val="center"/>
              </w:tcPr>
            </w:tcPrChange>
          </w:tcPr>
          <w:p w14:paraId="38CDE7C1" w14:textId="77777777" w:rsidR="00C70D64" w:rsidRPr="001529FD" w:rsidRDefault="00C70D64" w:rsidP="00C70D64">
            <w:pPr>
              <w:rPr>
                <w:lang w:val="vi-VN"/>
              </w:rPr>
            </w:pPr>
            <w:r w:rsidRPr="001529FD">
              <w:rPr>
                <w:lang w:val="vi-VN"/>
              </w:rPr>
              <w:t>Giá trị sở hữu</w:t>
            </w:r>
          </w:p>
        </w:tc>
        <w:tc>
          <w:tcPr>
            <w:tcW w:w="2045" w:type="dxa"/>
            <w:vAlign w:val="center"/>
            <w:tcPrChange w:id="2827" w:author="Do Thanh Trung" w:date="2025-07-04T11:16:00Z" w16du:dateUtc="2025-07-04T04:16:00Z">
              <w:tcPr>
                <w:tcW w:w="1402" w:type="dxa"/>
                <w:vAlign w:val="center"/>
              </w:tcPr>
            </w:tcPrChange>
          </w:tcPr>
          <w:p w14:paraId="4E40B4FF" w14:textId="77777777" w:rsidR="00C70D64" w:rsidRPr="001529FD" w:rsidRDefault="00C70D64" w:rsidP="00C70D64">
            <w:pPr>
              <w:rPr>
                <w:lang w:val="vi-VN"/>
              </w:rPr>
            </w:pPr>
            <w:r w:rsidRPr="001529FD">
              <w:rPr>
                <w:lang w:val="vi-VN"/>
              </w:rPr>
              <w:t>Lookup</w:t>
            </w:r>
          </w:p>
        </w:tc>
        <w:tc>
          <w:tcPr>
            <w:tcW w:w="1025" w:type="dxa"/>
            <w:tcPrChange w:id="2828" w:author="Do Thanh Trung" w:date="2025-07-04T11:16:00Z" w16du:dateUtc="2025-07-04T04:16:00Z">
              <w:tcPr>
                <w:tcW w:w="1682" w:type="dxa"/>
                <w:gridSpan w:val="2"/>
              </w:tcPr>
            </w:tcPrChange>
          </w:tcPr>
          <w:p w14:paraId="6FA98EEA" w14:textId="038A6FEF" w:rsidR="00C70D64" w:rsidRDefault="00C70D64" w:rsidP="00C70D64">
            <w:ins w:id="2829" w:author="Do Thanh Trung" w:date="2025-07-04T11:12:00Z" w16du:dateUtc="2025-07-04T04:12:00Z">
              <w:r>
                <w:t>X</w:t>
              </w:r>
            </w:ins>
          </w:p>
        </w:tc>
        <w:tc>
          <w:tcPr>
            <w:tcW w:w="810" w:type="dxa"/>
            <w:tcPrChange w:id="2830" w:author="Do Thanh Trung" w:date="2025-07-04T11:16:00Z" w16du:dateUtc="2025-07-04T04:16:00Z">
              <w:tcPr>
                <w:tcW w:w="1036" w:type="dxa"/>
                <w:gridSpan w:val="2"/>
              </w:tcPr>
            </w:tcPrChange>
          </w:tcPr>
          <w:p w14:paraId="1C1ABC16" w14:textId="684D51F5" w:rsidR="00C70D64" w:rsidRDefault="00C70D64" w:rsidP="00C70D64">
            <w:ins w:id="2831" w:author="Do Thanh Trung" w:date="2025-07-04T11:12:00Z" w16du:dateUtc="2025-07-04T04:12:00Z">
              <w:r>
                <w:t>X</w:t>
              </w:r>
            </w:ins>
          </w:p>
        </w:tc>
        <w:tc>
          <w:tcPr>
            <w:tcW w:w="3019" w:type="dxa"/>
            <w:tcPrChange w:id="2832" w:author="Do Thanh Trung" w:date="2025-07-04T11:16:00Z" w16du:dateUtc="2025-07-04T04:16:00Z">
              <w:tcPr>
                <w:tcW w:w="2415" w:type="dxa"/>
              </w:tcPr>
            </w:tcPrChange>
          </w:tcPr>
          <w:p w14:paraId="43E1FA67" w14:textId="4090A884" w:rsidR="00C70D64" w:rsidRDefault="00B860FC" w:rsidP="00C70D64">
            <w:ins w:id="2833" w:author="Do Thanh Trung" w:date="2025-07-04T11:17:00Z" w16du:dateUtc="2025-07-04T04:17:00Z">
              <w:r>
                <w:fldChar w:fldCharType="begin"/>
              </w:r>
              <w:r>
                <w:instrText>HYPERLINK  \l "_Danh_mục_đầu_1"</w:instrText>
              </w:r>
              <w:r>
                <w:fldChar w:fldCharType="separate"/>
              </w:r>
              <w:r w:rsidRPr="00B860FC">
                <w:rPr>
                  <w:rStyle w:val="Hyperlink"/>
                  <w:kern w:val="2"/>
                  <w14:ligatures w14:val="standardContextual"/>
                </w:rPr>
                <w:t>Danh m</w:t>
              </w:r>
              <w:r w:rsidRPr="00B860FC">
                <w:rPr>
                  <w:rStyle w:val="Hyperlink"/>
                </w:rPr>
                <w:t>ục đầu tư tài sản không qua sàn</w:t>
              </w:r>
              <w:r>
                <w:fldChar w:fldCharType="end"/>
              </w:r>
              <w:r>
                <w:t xml:space="preserve"> – [Giá trị]</w:t>
              </w:r>
            </w:ins>
          </w:p>
        </w:tc>
        <w:tc>
          <w:tcPr>
            <w:tcW w:w="3636" w:type="dxa"/>
            <w:vAlign w:val="center"/>
            <w:tcPrChange w:id="2834" w:author="Do Thanh Trung" w:date="2025-07-04T11:16:00Z" w16du:dateUtc="2025-07-04T04:16:00Z">
              <w:tcPr>
                <w:tcW w:w="3952" w:type="dxa"/>
                <w:vAlign w:val="center"/>
              </w:tcPr>
            </w:tcPrChange>
          </w:tcPr>
          <w:p w14:paraId="236C8B55" w14:textId="6CE2624C" w:rsidR="00C70D64" w:rsidRPr="00EC1450" w:rsidRDefault="00C70D64" w:rsidP="00C70D64">
            <w:r>
              <w:t>Giá trị sở hữu tài sản theo mã Tài sản tương ứng</w:t>
            </w:r>
          </w:p>
        </w:tc>
      </w:tr>
      <w:tr w:rsidR="00C70D64" w:rsidRPr="009B1FA4" w14:paraId="42908402" w14:textId="77777777" w:rsidTr="00B860FC">
        <w:trPr>
          <w:trHeight w:val="144"/>
          <w:trPrChange w:id="2835" w:author="Do Thanh Trung" w:date="2025-07-04T11:16:00Z" w16du:dateUtc="2025-07-04T04:16:00Z">
            <w:trPr>
              <w:trHeight w:val="144"/>
            </w:trPr>
          </w:trPrChange>
        </w:trPr>
        <w:tc>
          <w:tcPr>
            <w:tcW w:w="668" w:type="dxa"/>
            <w:vAlign w:val="center"/>
            <w:tcPrChange w:id="2836" w:author="Do Thanh Trung" w:date="2025-07-04T11:16:00Z" w16du:dateUtc="2025-07-04T04:16:00Z">
              <w:tcPr>
                <w:tcW w:w="626" w:type="dxa"/>
                <w:vAlign w:val="center"/>
              </w:tcPr>
            </w:tcPrChange>
          </w:tcPr>
          <w:p w14:paraId="46D7EC4D" w14:textId="525D1EDF" w:rsidR="00C70D64" w:rsidRPr="001529FD" w:rsidRDefault="00C70D64" w:rsidP="00C70D64">
            <w:pPr>
              <w:rPr>
                <w:lang w:val="vi-VN"/>
              </w:rPr>
            </w:pPr>
            <w:ins w:id="2837" w:author="Do Thanh Trung" w:date="2025-07-04T11:14:00Z" w16du:dateUtc="2025-07-04T04:14:00Z">
              <w:r>
                <w:t>05</w:t>
              </w:r>
            </w:ins>
            <w:del w:id="2838" w:author="Do Thanh Trung" w:date="2025-07-04T11:14:00Z" w16du:dateUtc="2025-07-04T04:14:00Z">
              <w:r w:rsidRPr="001529FD" w:rsidDel="00C70D64">
                <w:rPr>
                  <w:lang w:val="vi-VN"/>
                </w:rPr>
                <w:delText>14</w:delText>
              </w:r>
            </w:del>
          </w:p>
        </w:tc>
        <w:tc>
          <w:tcPr>
            <w:tcW w:w="1747" w:type="dxa"/>
            <w:vAlign w:val="center"/>
            <w:tcPrChange w:id="2839" w:author="Do Thanh Trung" w:date="2025-07-04T11:16:00Z" w16du:dateUtc="2025-07-04T04:16:00Z">
              <w:tcPr>
                <w:tcW w:w="1837" w:type="dxa"/>
                <w:vAlign w:val="center"/>
              </w:tcPr>
            </w:tcPrChange>
          </w:tcPr>
          <w:p w14:paraId="6491292D" w14:textId="77777777" w:rsidR="00C70D64" w:rsidRPr="001529FD" w:rsidRDefault="00C70D64" w:rsidP="00C70D64">
            <w:pPr>
              <w:rPr>
                <w:lang w:val="vi-VN"/>
              </w:rPr>
            </w:pPr>
            <w:r w:rsidRPr="001529FD">
              <w:rPr>
                <w:lang w:val="vi-VN"/>
              </w:rPr>
              <w:t>Ngày bán dự kiến</w:t>
            </w:r>
          </w:p>
        </w:tc>
        <w:tc>
          <w:tcPr>
            <w:tcW w:w="2045" w:type="dxa"/>
            <w:vAlign w:val="center"/>
            <w:tcPrChange w:id="2840" w:author="Do Thanh Trung" w:date="2025-07-04T11:16:00Z" w16du:dateUtc="2025-07-04T04:16:00Z">
              <w:tcPr>
                <w:tcW w:w="1402" w:type="dxa"/>
                <w:vAlign w:val="center"/>
              </w:tcPr>
            </w:tcPrChange>
          </w:tcPr>
          <w:p w14:paraId="2FE59012" w14:textId="77777777" w:rsidR="00C70D64" w:rsidRPr="001529FD" w:rsidRDefault="00C70D64" w:rsidP="00C70D64">
            <w:pPr>
              <w:rPr>
                <w:lang w:val="vi-VN"/>
              </w:rPr>
            </w:pPr>
            <w:r w:rsidRPr="001529FD">
              <w:rPr>
                <w:lang w:val="vi-VN"/>
              </w:rPr>
              <w:t>Date</w:t>
            </w:r>
          </w:p>
        </w:tc>
        <w:tc>
          <w:tcPr>
            <w:tcW w:w="1025" w:type="dxa"/>
            <w:tcPrChange w:id="2841" w:author="Do Thanh Trung" w:date="2025-07-04T11:16:00Z" w16du:dateUtc="2025-07-04T04:16:00Z">
              <w:tcPr>
                <w:tcW w:w="1682" w:type="dxa"/>
                <w:gridSpan w:val="2"/>
              </w:tcPr>
            </w:tcPrChange>
          </w:tcPr>
          <w:p w14:paraId="7BA136AB" w14:textId="10116CB3" w:rsidR="00C70D64" w:rsidRPr="00E06213" w:rsidRDefault="00C70D64" w:rsidP="00C70D64">
            <w:pPr>
              <w:rPr>
                <w:rPrChange w:id="2842" w:author="Do Thanh Trung" w:date="2025-07-04T11:12:00Z" w16du:dateUtc="2025-07-04T04:12:00Z">
                  <w:rPr>
                    <w:lang w:val="vi-VN"/>
                  </w:rPr>
                </w:rPrChange>
              </w:rPr>
            </w:pPr>
            <w:ins w:id="2843" w:author="Do Thanh Trung" w:date="2025-07-04T11:12:00Z" w16du:dateUtc="2025-07-04T04:12:00Z">
              <w:r>
                <w:t>X</w:t>
              </w:r>
            </w:ins>
          </w:p>
        </w:tc>
        <w:tc>
          <w:tcPr>
            <w:tcW w:w="810" w:type="dxa"/>
            <w:tcPrChange w:id="2844" w:author="Do Thanh Trung" w:date="2025-07-04T11:16:00Z" w16du:dateUtc="2025-07-04T04:16:00Z">
              <w:tcPr>
                <w:tcW w:w="1036" w:type="dxa"/>
                <w:gridSpan w:val="2"/>
              </w:tcPr>
            </w:tcPrChange>
          </w:tcPr>
          <w:p w14:paraId="40BC3B87" w14:textId="77777777" w:rsidR="00C70D64" w:rsidRPr="001529FD" w:rsidRDefault="00C70D64" w:rsidP="00C70D64">
            <w:pPr>
              <w:rPr>
                <w:lang w:val="vi-VN"/>
              </w:rPr>
            </w:pPr>
          </w:p>
        </w:tc>
        <w:tc>
          <w:tcPr>
            <w:tcW w:w="3019" w:type="dxa"/>
            <w:tcPrChange w:id="2845" w:author="Do Thanh Trung" w:date="2025-07-04T11:16:00Z" w16du:dateUtc="2025-07-04T04:16:00Z">
              <w:tcPr>
                <w:tcW w:w="2415" w:type="dxa"/>
              </w:tcPr>
            </w:tcPrChange>
          </w:tcPr>
          <w:p w14:paraId="2F031653" w14:textId="77777777" w:rsidR="00C70D64" w:rsidRPr="001529FD" w:rsidRDefault="00C70D64" w:rsidP="00C70D64">
            <w:pPr>
              <w:rPr>
                <w:lang w:val="vi-VN"/>
              </w:rPr>
            </w:pPr>
          </w:p>
        </w:tc>
        <w:tc>
          <w:tcPr>
            <w:tcW w:w="3636" w:type="dxa"/>
            <w:vAlign w:val="center"/>
            <w:tcPrChange w:id="2846" w:author="Do Thanh Trung" w:date="2025-07-04T11:16:00Z" w16du:dateUtc="2025-07-04T04:16:00Z">
              <w:tcPr>
                <w:tcW w:w="3952" w:type="dxa"/>
                <w:vAlign w:val="center"/>
              </w:tcPr>
            </w:tcPrChange>
          </w:tcPr>
          <w:p w14:paraId="14D4CB86" w14:textId="0B64A463" w:rsidR="00C70D64" w:rsidRPr="001529FD" w:rsidRDefault="00C70D64" w:rsidP="00C70D64">
            <w:pPr>
              <w:rPr>
                <w:lang w:val="vi-VN"/>
              </w:rPr>
            </w:pPr>
            <w:r w:rsidRPr="001529FD">
              <w:rPr>
                <w:lang w:val="vi-VN"/>
              </w:rPr>
              <w:t>Người dùng nhập ngày bán dự kiến</w:t>
            </w:r>
          </w:p>
        </w:tc>
      </w:tr>
      <w:tr w:rsidR="00C70D64" w:rsidRPr="009B1FA4" w14:paraId="44D37AF7" w14:textId="77777777" w:rsidTr="00B860FC">
        <w:trPr>
          <w:trHeight w:val="144"/>
          <w:trPrChange w:id="2847" w:author="Do Thanh Trung" w:date="2025-07-04T11:16:00Z" w16du:dateUtc="2025-07-04T04:16:00Z">
            <w:trPr>
              <w:trHeight w:val="144"/>
            </w:trPr>
          </w:trPrChange>
        </w:trPr>
        <w:tc>
          <w:tcPr>
            <w:tcW w:w="668" w:type="dxa"/>
            <w:vAlign w:val="center"/>
            <w:tcPrChange w:id="2848" w:author="Do Thanh Trung" w:date="2025-07-04T11:16:00Z" w16du:dateUtc="2025-07-04T04:16:00Z">
              <w:tcPr>
                <w:tcW w:w="626" w:type="dxa"/>
                <w:vAlign w:val="center"/>
              </w:tcPr>
            </w:tcPrChange>
          </w:tcPr>
          <w:p w14:paraId="3D2520A3" w14:textId="29AE4B42" w:rsidR="00C70D64" w:rsidRPr="001529FD" w:rsidRDefault="00C70D64" w:rsidP="00C70D64">
            <w:pPr>
              <w:rPr>
                <w:lang w:val="vi-VN"/>
              </w:rPr>
            </w:pPr>
            <w:ins w:id="2849" w:author="Do Thanh Trung" w:date="2025-07-04T11:14:00Z" w16du:dateUtc="2025-07-04T04:14:00Z">
              <w:r>
                <w:t>06</w:t>
              </w:r>
            </w:ins>
            <w:del w:id="2850" w:author="Do Thanh Trung" w:date="2025-07-04T11:14:00Z" w16du:dateUtc="2025-07-04T04:14:00Z">
              <w:r w:rsidRPr="001529FD" w:rsidDel="00C70D64">
                <w:rPr>
                  <w:lang w:val="vi-VN"/>
                </w:rPr>
                <w:delText>15</w:delText>
              </w:r>
            </w:del>
          </w:p>
        </w:tc>
        <w:tc>
          <w:tcPr>
            <w:tcW w:w="1747" w:type="dxa"/>
            <w:vAlign w:val="center"/>
            <w:tcPrChange w:id="2851" w:author="Do Thanh Trung" w:date="2025-07-04T11:16:00Z" w16du:dateUtc="2025-07-04T04:16:00Z">
              <w:tcPr>
                <w:tcW w:w="1837" w:type="dxa"/>
                <w:vAlign w:val="center"/>
              </w:tcPr>
            </w:tcPrChange>
          </w:tcPr>
          <w:p w14:paraId="5461D3DF" w14:textId="77777777" w:rsidR="00C70D64" w:rsidRPr="001529FD" w:rsidRDefault="00C70D64" w:rsidP="00C70D64">
            <w:pPr>
              <w:rPr>
                <w:lang w:val="vi-VN"/>
              </w:rPr>
            </w:pPr>
            <w:r w:rsidRPr="001529FD">
              <w:rPr>
                <w:lang w:val="vi-VN"/>
              </w:rPr>
              <w:t>Số lượng bán</w:t>
            </w:r>
          </w:p>
        </w:tc>
        <w:tc>
          <w:tcPr>
            <w:tcW w:w="2045" w:type="dxa"/>
            <w:vAlign w:val="center"/>
            <w:tcPrChange w:id="2852" w:author="Do Thanh Trung" w:date="2025-07-04T11:16:00Z" w16du:dateUtc="2025-07-04T04:16:00Z">
              <w:tcPr>
                <w:tcW w:w="1402" w:type="dxa"/>
                <w:vAlign w:val="center"/>
              </w:tcPr>
            </w:tcPrChange>
          </w:tcPr>
          <w:p w14:paraId="4809F6DD" w14:textId="77777777" w:rsidR="00C70D64" w:rsidRPr="001529FD" w:rsidRDefault="00C70D64" w:rsidP="00C70D64">
            <w:pPr>
              <w:rPr>
                <w:lang w:val="vi-VN"/>
              </w:rPr>
            </w:pPr>
            <w:r w:rsidRPr="001529FD">
              <w:rPr>
                <w:lang w:val="vi-VN"/>
              </w:rPr>
              <w:t>Number</w:t>
            </w:r>
          </w:p>
        </w:tc>
        <w:tc>
          <w:tcPr>
            <w:tcW w:w="1025" w:type="dxa"/>
            <w:tcPrChange w:id="2853" w:author="Do Thanh Trung" w:date="2025-07-04T11:16:00Z" w16du:dateUtc="2025-07-04T04:16:00Z">
              <w:tcPr>
                <w:tcW w:w="1682" w:type="dxa"/>
                <w:gridSpan w:val="2"/>
              </w:tcPr>
            </w:tcPrChange>
          </w:tcPr>
          <w:p w14:paraId="5F330016" w14:textId="048D4400" w:rsidR="00C70D64" w:rsidRPr="00E06213" w:rsidRDefault="00C70D64" w:rsidP="00C70D64">
            <w:pPr>
              <w:rPr>
                <w:rPrChange w:id="2854" w:author="Do Thanh Trung" w:date="2025-07-04T11:12:00Z" w16du:dateUtc="2025-07-04T04:12:00Z">
                  <w:rPr>
                    <w:lang w:val="vi-VN"/>
                  </w:rPr>
                </w:rPrChange>
              </w:rPr>
            </w:pPr>
            <w:ins w:id="2855" w:author="Do Thanh Trung" w:date="2025-07-04T11:12:00Z" w16du:dateUtc="2025-07-04T04:12:00Z">
              <w:r>
                <w:t>X</w:t>
              </w:r>
            </w:ins>
          </w:p>
        </w:tc>
        <w:tc>
          <w:tcPr>
            <w:tcW w:w="810" w:type="dxa"/>
            <w:tcPrChange w:id="2856" w:author="Do Thanh Trung" w:date="2025-07-04T11:16:00Z" w16du:dateUtc="2025-07-04T04:16:00Z">
              <w:tcPr>
                <w:tcW w:w="1036" w:type="dxa"/>
                <w:gridSpan w:val="2"/>
              </w:tcPr>
            </w:tcPrChange>
          </w:tcPr>
          <w:p w14:paraId="40ABD46A" w14:textId="77777777" w:rsidR="00C70D64" w:rsidRPr="001529FD" w:rsidRDefault="00C70D64" w:rsidP="00C70D64">
            <w:pPr>
              <w:rPr>
                <w:lang w:val="vi-VN"/>
              </w:rPr>
            </w:pPr>
          </w:p>
        </w:tc>
        <w:tc>
          <w:tcPr>
            <w:tcW w:w="3019" w:type="dxa"/>
            <w:tcPrChange w:id="2857" w:author="Do Thanh Trung" w:date="2025-07-04T11:16:00Z" w16du:dateUtc="2025-07-04T04:16:00Z">
              <w:tcPr>
                <w:tcW w:w="2415" w:type="dxa"/>
              </w:tcPr>
            </w:tcPrChange>
          </w:tcPr>
          <w:p w14:paraId="4BA7E2E6" w14:textId="77777777" w:rsidR="00C70D64" w:rsidRPr="001529FD" w:rsidRDefault="00C70D64" w:rsidP="00C70D64">
            <w:pPr>
              <w:rPr>
                <w:lang w:val="vi-VN"/>
              </w:rPr>
            </w:pPr>
          </w:p>
        </w:tc>
        <w:tc>
          <w:tcPr>
            <w:tcW w:w="3636" w:type="dxa"/>
            <w:vAlign w:val="center"/>
            <w:tcPrChange w:id="2858" w:author="Do Thanh Trung" w:date="2025-07-04T11:16:00Z" w16du:dateUtc="2025-07-04T04:16:00Z">
              <w:tcPr>
                <w:tcW w:w="3952" w:type="dxa"/>
                <w:vAlign w:val="center"/>
              </w:tcPr>
            </w:tcPrChange>
          </w:tcPr>
          <w:p w14:paraId="415068DB" w14:textId="070E538C" w:rsidR="00C70D64" w:rsidRPr="001529FD" w:rsidRDefault="00C70D64" w:rsidP="00C70D64">
            <w:pPr>
              <w:rPr>
                <w:lang w:val="vi-VN"/>
              </w:rPr>
            </w:pPr>
            <w:r w:rsidRPr="001529FD">
              <w:rPr>
                <w:lang w:val="vi-VN"/>
              </w:rPr>
              <w:t>Người dùng nhập số lượng bán</w:t>
            </w:r>
          </w:p>
        </w:tc>
      </w:tr>
      <w:tr w:rsidR="00C70D64" w:rsidRPr="009B1FA4" w14:paraId="45B04730" w14:textId="77777777" w:rsidTr="00B860FC">
        <w:trPr>
          <w:trHeight w:val="144"/>
          <w:trPrChange w:id="2859" w:author="Do Thanh Trung" w:date="2025-07-04T11:16:00Z" w16du:dateUtc="2025-07-04T04:16:00Z">
            <w:trPr>
              <w:trHeight w:val="144"/>
            </w:trPr>
          </w:trPrChange>
        </w:trPr>
        <w:tc>
          <w:tcPr>
            <w:tcW w:w="668" w:type="dxa"/>
            <w:vAlign w:val="center"/>
            <w:tcPrChange w:id="2860" w:author="Do Thanh Trung" w:date="2025-07-04T11:16:00Z" w16du:dateUtc="2025-07-04T04:16:00Z">
              <w:tcPr>
                <w:tcW w:w="626" w:type="dxa"/>
                <w:vAlign w:val="center"/>
              </w:tcPr>
            </w:tcPrChange>
          </w:tcPr>
          <w:p w14:paraId="002134AB" w14:textId="723FE758" w:rsidR="00C70D64" w:rsidRPr="001529FD" w:rsidRDefault="00C70D64" w:rsidP="00C70D64">
            <w:pPr>
              <w:rPr>
                <w:lang w:val="vi-VN"/>
              </w:rPr>
            </w:pPr>
            <w:ins w:id="2861" w:author="Do Thanh Trung" w:date="2025-07-04T11:14:00Z" w16du:dateUtc="2025-07-04T04:14:00Z">
              <w:r>
                <w:t>07</w:t>
              </w:r>
            </w:ins>
            <w:del w:id="2862" w:author="Do Thanh Trung" w:date="2025-07-04T11:14:00Z" w16du:dateUtc="2025-07-04T04:14:00Z">
              <w:r w:rsidRPr="001529FD" w:rsidDel="00C70D64">
                <w:rPr>
                  <w:lang w:val="vi-VN"/>
                </w:rPr>
                <w:delText>16</w:delText>
              </w:r>
            </w:del>
          </w:p>
        </w:tc>
        <w:tc>
          <w:tcPr>
            <w:tcW w:w="1747" w:type="dxa"/>
            <w:vAlign w:val="center"/>
            <w:tcPrChange w:id="2863" w:author="Do Thanh Trung" w:date="2025-07-04T11:16:00Z" w16du:dateUtc="2025-07-04T04:16:00Z">
              <w:tcPr>
                <w:tcW w:w="1837" w:type="dxa"/>
                <w:vAlign w:val="center"/>
              </w:tcPr>
            </w:tcPrChange>
          </w:tcPr>
          <w:p w14:paraId="14EE3CEB" w14:textId="77777777" w:rsidR="00C70D64" w:rsidRPr="001529FD" w:rsidRDefault="00C70D64" w:rsidP="00C70D64">
            <w:pPr>
              <w:rPr>
                <w:lang w:val="vi-VN"/>
              </w:rPr>
            </w:pPr>
            <w:r w:rsidRPr="001529FD">
              <w:rPr>
                <w:lang w:val="vi-VN"/>
              </w:rPr>
              <w:t>Đơn giá bán dự kiến</w:t>
            </w:r>
          </w:p>
        </w:tc>
        <w:tc>
          <w:tcPr>
            <w:tcW w:w="2045" w:type="dxa"/>
            <w:vAlign w:val="center"/>
            <w:tcPrChange w:id="2864" w:author="Do Thanh Trung" w:date="2025-07-04T11:16:00Z" w16du:dateUtc="2025-07-04T04:16:00Z">
              <w:tcPr>
                <w:tcW w:w="1402" w:type="dxa"/>
                <w:vAlign w:val="center"/>
              </w:tcPr>
            </w:tcPrChange>
          </w:tcPr>
          <w:p w14:paraId="12A3D114" w14:textId="77777777" w:rsidR="00C70D64" w:rsidRPr="001529FD" w:rsidRDefault="00C70D64" w:rsidP="00C70D64">
            <w:pPr>
              <w:rPr>
                <w:lang w:val="vi-VN"/>
              </w:rPr>
            </w:pPr>
            <w:r w:rsidRPr="001529FD">
              <w:rPr>
                <w:lang w:val="vi-VN"/>
              </w:rPr>
              <w:t>Number</w:t>
            </w:r>
          </w:p>
        </w:tc>
        <w:tc>
          <w:tcPr>
            <w:tcW w:w="1025" w:type="dxa"/>
            <w:tcPrChange w:id="2865" w:author="Do Thanh Trung" w:date="2025-07-04T11:16:00Z" w16du:dateUtc="2025-07-04T04:16:00Z">
              <w:tcPr>
                <w:tcW w:w="1682" w:type="dxa"/>
                <w:gridSpan w:val="2"/>
              </w:tcPr>
            </w:tcPrChange>
          </w:tcPr>
          <w:p w14:paraId="7C3539E6" w14:textId="70D49D72" w:rsidR="00C70D64" w:rsidRPr="00E06213" w:rsidRDefault="00C70D64" w:rsidP="00C70D64">
            <w:pPr>
              <w:rPr>
                <w:rPrChange w:id="2866" w:author="Do Thanh Trung" w:date="2025-07-04T11:12:00Z" w16du:dateUtc="2025-07-04T04:12:00Z">
                  <w:rPr>
                    <w:lang w:val="vi-VN"/>
                  </w:rPr>
                </w:rPrChange>
              </w:rPr>
            </w:pPr>
            <w:ins w:id="2867" w:author="Do Thanh Trung" w:date="2025-07-04T11:12:00Z" w16du:dateUtc="2025-07-04T04:12:00Z">
              <w:r>
                <w:t>X</w:t>
              </w:r>
            </w:ins>
          </w:p>
        </w:tc>
        <w:tc>
          <w:tcPr>
            <w:tcW w:w="810" w:type="dxa"/>
            <w:tcPrChange w:id="2868" w:author="Do Thanh Trung" w:date="2025-07-04T11:16:00Z" w16du:dateUtc="2025-07-04T04:16:00Z">
              <w:tcPr>
                <w:tcW w:w="1036" w:type="dxa"/>
                <w:gridSpan w:val="2"/>
              </w:tcPr>
            </w:tcPrChange>
          </w:tcPr>
          <w:p w14:paraId="79008299" w14:textId="77777777" w:rsidR="00C70D64" w:rsidRPr="001529FD" w:rsidRDefault="00C70D64" w:rsidP="00C70D64">
            <w:pPr>
              <w:rPr>
                <w:lang w:val="vi-VN"/>
              </w:rPr>
            </w:pPr>
          </w:p>
        </w:tc>
        <w:tc>
          <w:tcPr>
            <w:tcW w:w="3019" w:type="dxa"/>
            <w:tcPrChange w:id="2869" w:author="Do Thanh Trung" w:date="2025-07-04T11:16:00Z" w16du:dateUtc="2025-07-04T04:16:00Z">
              <w:tcPr>
                <w:tcW w:w="2415" w:type="dxa"/>
              </w:tcPr>
            </w:tcPrChange>
          </w:tcPr>
          <w:p w14:paraId="00A770B4" w14:textId="77777777" w:rsidR="00C70D64" w:rsidRPr="001529FD" w:rsidRDefault="00C70D64" w:rsidP="00C70D64">
            <w:pPr>
              <w:rPr>
                <w:lang w:val="vi-VN"/>
              </w:rPr>
            </w:pPr>
          </w:p>
        </w:tc>
        <w:tc>
          <w:tcPr>
            <w:tcW w:w="3636" w:type="dxa"/>
            <w:vAlign w:val="center"/>
            <w:tcPrChange w:id="2870" w:author="Do Thanh Trung" w:date="2025-07-04T11:16:00Z" w16du:dateUtc="2025-07-04T04:16:00Z">
              <w:tcPr>
                <w:tcW w:w="3952" w:type="dxa"/>
                <w:vAlign w:val="center"/>
              </w:tcPr>
            </w:tcPrChange>
          </w:tcPr>
          <w:p w14:paraId="3198959C" w14:textId="21F64AFC" w:rsidR="00C70D64" w:rsidRPr="001529FD" w:rsidRDefault="00C70D64" w:rsidP="00C70D64">
            <w:pPr>
              <w:rPr>
                <w:lang w:val="vi-VN"/>
              </w:rPr>
            </w:pPr>
            <w:r w:rsidRPr="001529FD">
              <w:rPr>
                <w:lang w:val="vi-VN"/>
              </w:rPr>
              <w:t>Người dùng nhập đơn giá bán</w:t>
            </w:r>
          </w:p>
        </w:tc>
      </w:tr>
      <w:tr w:rsidR="00C70D64" w:rsidRPr="001529FD" w14:paraId="262CB2C1" w14:textId="77777777" w:rsidTr="00B860FC">
        <w:trPr>
          <w:trHeight w:val="144"/>
          <w:trPrChange w:id="2871" w:author="Do Thanh Trung" w:date="2025-07-04T11:16:00Z" w16du:dateUtc="2025-07-04T04:16:00Z">
            <w:trPr>
              <w:trHeight w:val="144"/>
            </w:trPr>
          </w:trPrChange>
        </w:trPr>
        <w:tc>
          <w:tcPr>
            <w:tcW w:w="668" w:type="dxa"/>
            <w:vAlign w:val="center"/>
            <w:tcPrChange w:id="2872" w:author="Do Thanh Trung" w:date="2025-07-04T11:16:00Z" w16du:dateUtc="2025-07-04T04:16:00Z">
              <w:tcPr>
                <w:tcW w:w="626" w:type="dxa"/>
                <w:vAlign w:val="center"/>
              </w:tcPr>
            </w:tcPrChange>
          </w:tcPr>
          <w:p w14:paraId="16A7CD5D" w14:textId="072DA6E9" w:rsidR="00C70D64" w:rsidRPr="001529FD" w:rsidRDefault="00C70D64" w:rsidP="00C70D64">
            <w:pPr>
              <w:rPr>
                <w:lang w:val="vi-VN"/>
              </w:rPr>
            </w:pPr>
            <w:ins w:id="2873" w:author="Do Thanh Trung" w:date="2025-07-04T11:14:00Z" w16du:dateUtc="2025-07-04T04:14:00Z">
              <w:r>
                <w:t>08</w:t>
              </w:r>
            </w:ins>
            <w:del w:id="2874" w:author="Do Thanh Trung" w:date="2025-07-04T11:14:00Z" w16du:dateUtc="2025-07-04T04:14:00Z">
              <w:r w:rsidRPr="001529FD" w:rsidDel="00C70D64">
                <w:rPr>
                  <w:lang w:val="vi-VN"/>
                </w:rPr>
                <w:delText>17</w:delText>
              </w:r>
            </w:del>
          </w:p>
        </w:tc>
        <w:tc>
          <w:tcPr>
            <w:tcW w:w="1747" w:type="dxa"/>
            <w:vAlign w:val="center"/>
            <w:tcPrChange w:id="2875" w:author="Do Thanh Trung" w:date="2025-07-04T11:16:00Z" w16du:dateUtc="2025-07-04T04:16:00Z">
              <w:tcPr>
                <w:tcW w:w="1837" w:type="dxa"/>
                <w:vAlign w:val="center"/>
              </w:tcPr>
            </w:tcPrChange>
          </w:tcPr>
          <w:p w14:paraId="3E7E22DB" w14:textId="77777777" w:rsidR="00C70D64" w:rsidRPr="001529FD" w:rsidRDefault="00C70D64" w:rsidP="00C70D64">
            <w:pPr>
              <w:rPr>
                <w:lang w:val="vi-VN"/>
              </w:rPr>
            </w:pPr>
            <w:r w:rsidRPr="001529FD">
              <w:rPr>
                <w:lang w:val="vi-VN"/>
              </w:rPr>
              <w:t>Tổng Giá trị bán</w:t>
            </w:r>
          </w:p>
        </w:tc>
        <w:tc>
          <w:tcPr>
            <w:tcW w:w="2045" w:type="dxa"/>
            <w:vAlign w:val="center"/>
            <w:tcPrChange w:id="2876" w:author="Do Thanh Trung" w:date="2025-07-04T11:16:00Z" w16du:dateUtc="2025-07-04T04:16:00Z">
              <w:tcPr>
                <w:tcW w:w="1402" w:type="dxa"/>
                <w:vAlign w:val="center"/>
              </w:tcPr>
            </w:tcPrChange>
          </w:tcPr>
          <w:p w14:paraId="080BFCA2" w14:textId="77777777" w:rsidR="00C70D64" w:rsidRPr="001529FD" w:rsidRDefault="00C70D64" w:rsidP="00C70D64">
            <w:pPr>
              <w:rPr>
                <w:lang w:val="vi-VN"/>
              </w:rPr>
            </w:pPr>
            <w:r w:rsidRPr="001529FD">
              <w:rPr>
                <w:lang w:val="vi-VN"/>
              </w:rPr>
              <w:t>Number</w:t>
            </w:r>
          </w:p>
        </w:tc>
        <w:tc>
          <w:tcPr>
            <w:tcW w:w="1025" w:type="dxa"/>
            <w:tcPrChange w:id="2877" w:author="Do Thanh Trung" w:date="2025-07-04T11:16:00Z" w16du:dateUtc="2025-07-04T04:16:00Z">
              <w:tcPr>
                <w:tcW w:w="1682" w:type="dxa"/>
                <w:gridSpan w:val="2"/>
              </w:tcPr>
            </w:tcPrChange>
          </w:tcPr>
          <w:p w14:paraId="168BC1C8" w14:textId="6919A22A" w:rsidR="00C70D64" w:rsidRPr="00E06213" w:rsidRDefault="00C70D64">
            <w:pPr>
              <w:rPr>
                <w:noProof/>
                <w:rPrChange w:id="2878" w:author="Do Thanh Trung" w:date="2025-07-04T11:12:00Z" w16du:dateUtc="2025-07-04T04:12:00Z">
                  <w:rPr>
                    <w:noProof/>
                    <w:lang w:val="vi-VN"/>
                  </w:rPr>
                </w:rPrChange>
              </w:rPr>
              <w:pPrChange w:id="2879" w:author="Do Thanh Trung" w:date="2025-07-04T11:12:00Z" w16du:dateUtc="2025-07-04T04:12:00Z">
                <w:pPr>
                  <w:jc w:val="center"/>
                </w:pPr>
              </w:pPrChange>
            </w:pPr>
            <w:ins w:id="2880" w:author="Do Thanh Trung" w:date="2025-07-04T11:12:00Z" w16du:dateUtc="2025-07-04T04:12:00Z">
              <w:r>
                <w:rPr>
                  <w:noProof/>
                </w:rPr>
                <w:t>X</w:t>
              </w:r>
            </w:ins>
          </w:p>
        </w:tc>
        <w:tc>
          <w:tcPr>
            <w:tcW w:w="810" w:type="dxa"/>
            <w:tcPrChange w:id="2881" w:author="Do Thanh Trung" w:date="2025-07-04T11:16:00Z" w16du:dateUtc="2025-07-04T04:16:00Z">
              <w:tcPr>
                <w:tcW w:w="1036" w:type="dxa"/>
                <w:gridSpan w:val="2"/>
              </w:tcPr>
            </w:tcPrChange>
          </w:tcPr>
          <w:p w14:paraId="181955A3" w14:textId="0C988971" w:rsidR="00C70D64" w:rsidRPr="00E06213" w:rsidRDefault="00C70D64" w:rsidP="00C70D64">
            <w:pPr>
              <w:jc w:val="center"/>
              <w:rPr>
                <w:noProof/>
                <w:rPrChange w:id="2882" w:author="Do Thanh Trung" w:date="2025-07-04T11:12:00Z" w16du:dateUtc="2025-07-04T04:12:00Z">
                  <w:rPr>
                    <w:noProof/>
                    <w:lang w:val="vi-VN"/>
                  </w:rPr>
                </w:rPrChange>
              </w:rPr>
            </w:pPr>
            <w:ins w:id="2883" w:author="Do Thanh Trung" w:date="2025-07-04T11:12:00Z" w16du:dateUtc="2025-07-04T04:12:00Z">
              <w:r>
                <w:rPr>
                  <w:noProof/>
                </w:rPr>
                <w:t>X</w:t>
              </w:r>
            </w:ins>
          </w:p>
        </w:tc>
        <w:tc>
          <w:tcPr>
            <w:tcW w:w="3019" w:type="dxa"/>
            <w:tcPrChange w:id="2884" w:author="Do Thanh Trung" w:date="2025-07-04T11:16:00Z" w16du:dateUtc="2025-07-04T04:16:00Z">
              <w:tcPr>
                <w:tcW w:w="2415" w:type="dxa"/>
              </w:tcPr>
            </w:tcPrChange>
          </w:tcPr>
          <w:p w14:paraId="61C87B58" w14:textId="77777777" w:rsidR="00C70D64" w:rsidRPr="001529FD" w:rsidRDefault="00C70D64" w:rsidP="00C70D64">
            <w:pPr>
              <w:jc w:val="center"/>
              <w:rPr>
                <w:noProof/>
                <w:lang w:val="vi-VN"/>
              </w:rPr>
            </w:pPr>
          </w:p>
        </w:tc>
        <w:tc>
          <w:tcPr>
            <w:tcW w:w="3636" w:type="dxa"/>
            <w:vAlign w:val="center"/>
            <w:tcPrChange w:id="2885" w:author="Do Thanh Trung" w:date="2025-07-04T11:16:00Z" w16du:dateUtc="2025-07-04T04:16:00Z">
              <w:tcPr>
                <w:tcW w:w="3952" w:type="dxa"/>
                <w:vAlign w:val="center"/>
              </w:tcPr>
            </w:tcPrChange>
          </w:tcPr>
          <w:p w14:paraId="4EE79ADB" w14:textId="5123B44B" w:rsidR="00C70D64" w:rsidRPr="001529FD" w:rsidRDefault="00C70D64" w:rsidP="00C70D64">
            <w:pPr>
              <w:jc w:val="center"/>
              <w:rPr>
                <w:lang w:val="vi-VN"/>
              </w:rPr>
            </w:pPr>
            <w:r w:rsidRPr="001529FD">
              <w:rPr>
                <w:noProof/>
                <w:lang w:val="vi-VN"/>
              </w:rPr>
              <w:t>(</w:t>
            </w:r>
            <w:r w:rsidRPr="001529FD">
              <w:rPr>
                <w:noProof/>
              </w:rPr>
              <w:t>15</w:t>
            </w:r>
            <w:r w:rsidRPr="001529FD">
              <w:rPr>
                <w:noProof/>
                <w:lang w:val="vi-VN"/>
              </w:rPr>
              <w:t>) * (1</w:t>
            </w:r>
            <w:r w:rsidRPr="001529FD">
              <w:rPr>
                <w:noProof/>
              </w:rPr>
              <w:t>6</w:t>
            </w:r>
            <w:r w:rsidRPr="001529FD">
              <w:rPr>
                <w:noProof/>
                <w:lang w:val="vi-VN"/>
              </w:rPr>
              <w:t>)</w:t>
            </w:r>
          </w:p>
        </w:tc>
      </w:tr>
    </w:tbl>
    <w:p w14:paraId="17C56F84" w14:textId="77777777" w:rsidR="00AD7EF9" w:rsidRDefault="00AD7EF9" w:rsidP="00AD7EF9">
      <w:pPr>
        <w:rPr>
          <w:ins w:id="2886" w:author="Do Thanh Trung" w:date="2025-07-01T16:28:00Z" w16du:dateUtc="2025-07-01T09:28:00Z"/>
        </w:rPr>
      </w:pPr>
    </w:p>
    <w:p w14:paraId="1D17B3CE" w14:textId="77777777" w:rsidR="009B7AA2" w:rsidRDefault="009B7AA2" w:rsidP="00AD7EF9">
      <w:pPr>
        <w:rPr>
          <w:ins w:id="2887" w:author="Do Thanh Trung" w:date="2025-06-12T14:54:00Z" w16du:dateUtc="2025-06-12T07:54:00Z"/>
        </w:rPr>
      </w:pPr>
    </w:p>
    <w:p w14:paraId="09F49A37" w14:textId="32FEA492" w:rsidR="00B11FDF" w:rsidRDefault="00F77656" w:rsidP="00B11FDF">
      <w:pPr>
        <w:pStyle w:val="Heading3"/>
        <w:rPr>
          <w:ins w:id="2888" w:author="Do Thanh Trung" w:date="2025-06-12T15:52:00Z" w16du:dateUtc="2025-06-12T08:52:00Z"/>
        </w:rPr>
      </w:pPr>
      <w:ins w:id="2889" w:author="Do Thanh Trung" w:date="2025-06-25T11:32:00Z" w16du:dateUtc="2025-06-25T04:32:00Z">
        <w:r>
          <w:lastRenderedPageBreak/>
          <w:t>Danh mục đầu tư</w:t>
        </w:r>
      </w:ins>
      <w:ins w:id="2890" w:author="Do Thanh Trung" w:date="2025-06-12T15:52:00Z" w16du:dateUtc="2025-06-12T08:52:00Z">
        <w:r w:rsidR="00B11FDF">
          <w:t xml:space="preserve"> tài sản không qua sàn</w:t>
        </w:r>
      </w:ins>
    </w:p>
    <w:p w14:paraId="735B0885" w14:textId="53320478" w:rsidR="00D53300" w:rsidRDefault="00F65374" w:rsidP="00B11FDF">
      <w:pPr>
        <w:pStyle w:val="Heading6"/>
        <w:rPr>
          <w:ins w:id="2891" w:author="Do Thanh Trung" w:date="2025-06-12T14:55:00Z" w16du:dateUtc="2025-06-12T07:55:00Z"/>
        </w:rPr>
      </w:pPr>
      <w:ins w:id="2892" w:author="Do Thanh Trung" w:date="2025-06-12T14:55:00Z" w16du:dateUtc="2025-06-12T07:55:00Z">
        <w:r>
          <w:t>Lịch sử giao dịch tài sản không qua sàn</w:t>
        </w:r>
      </w:ins>
    </w:p>
    <w:tbl>
      <w:tblPr>
        <w:tblStyle w:val="TableGrid"/>
        <w:tblW w:w="13454" w:type="dxa"/>
        <w:tblLook w:val="04A0" w:firstRow="1" w:lastRow="0" w:firstColumn="1" w:lastColumn="0" w:noHBand="0" w:noVBand="1"/>
        <w:tblPrChange w:id="2893" w:author="Do Thanh Trung" w:date="2025-07-04T14:54:00Z" w16du:dateUtc="2025-07-04T07:54:00Z">
          <w:tblPr>
            <w:tblStyle w:val="TableGrid"/>
            <w:tblW w:w="13454" w:type="dxa"/>
            <w:tblLook w:val="04A0" w:firstRow="1" w:lastRow="0" w:firstColumn="1" w:lastColumn="0" w:noHBand="0" w:noVBand="1"/>
          </w:tblPr>
        </w:tblPrChange>
      </w:tblPr>
      <w:tblGrid>
        <w:gridCol w:w="576"/>
        <w:gridCol w:w="1742"/>
        <w:gridCol w:w="1070"/>
        <w:gridCol w:w="835"/>
        <w:gridCol w:w="781"/>
        <w:gridCol w:w="3143"/>
        <w:gridCol w:w="5307"/>
        <w:tblGridChange w:id="2894">
          <w:tblGrid>
            <w:gridCol w:w="576"/>
            <w:gridCol w:w="1078"/>
            <w:gridCol w:w="664"/>
            <w:gridCol w:w="912"/>
            <w:gridCol w:w="158"/>
            <w:gridCol w:w="544"/>
            <w:gridCol w:w="291"/>
            <w:gridCol w:w="608"/>
            <w:gridCol w:w="173"/>
            <w:gridCol w:w="3040"/>
            <w:gridCol w:w="103"/>
            <w:gridCol w:w="5307"/>
          </w:tblGrid>
        </w:tblGridChange>
      </w:tblGrid>
      <w:tr w:rsidR="00E970BC" w:rsidRPr="0022498F" w14:paraId="3F567A21" w14:textId="77777777" w:rsidTr="00392423">
        <w:trPr>
          <w:trHeight w:val="358"/>
          <w:tblHeader/>
          <w:ins w:id="2895" w:author="Do Thanh Trung" w:date="2025-06-12T15:54:00Z"/>
          <w:trPrChange w:id="2896" w:author="Do Thanh Trung" w:date="2025-07-04T14:54:00Z" w16du:dateUtc="2025-07-04T07:54:00Z">
            <w:trPr>
              <w:trHeight w:val="358"/>
              <w:tblHeader/>
            </w:trPr>
          </w:trPrChange>
        </w:trPr>
        <w:tc>
          <w:tcPr>
            <w:tcW w:w="576" w:type="dxa"/>
            <w:tcPrChange w:id="2897" w:author="Do Thanh Trung" w:date="2025-07-04T14:54:00Z" w16du:dateUtc="2025-07-04T07:54:00Z">
              <w:tcPr>
                <w:tcW w:w="576" w:type="dxa"/>
              </w:tcPr>
            </w:tcPrChange>
          </w:tcPr>
          <w:p w14:paraId="55D54F75" w14:textId="77777777" w:rsidR="00E970BC" w:rsidRPr="0022498F" w:rsidRDefault="00E970BC" w:rsidP="00F46638">
            <w:pPr>
              <w:jc w:val="center"/>
              <w:rPr>
                <w:ins w:id="2898" w:author="Do Thanh Trung" w:date="2025-06-12T15:54:00Z" w16du:dateUtc="2025-06-12T08:54:00Z"/>
                <w:b/>
                <w:bCs/>
              </w:rPr>
            </w:pPr>
            <w:ins w:id="2899" w:author="Do Thanh Trung" w:date="2025-06-12T15:54:00Z" w16du:dateUtc="2025-06-12T08:54:00Z">
              <w:r w:rsidRPr="0022498F">
                <w:rPr>
                  <w:b/>
                  <w:bCs/>
                </w:rPr>
                <w:t>STT</w:t>
              </w:r>
            </w:ins>
          </w:p>
        </w:tc>
        <w:tc>
          <w:tcPr>
            <w:tcW w:w="1742" w:type="dxa"/>
            <w:tcPrChange w:id="2900" w:author="Do Thanh Trung" w:date="2025-07-04T14:54:00Z" w16du:dateUtc="2025-07-04T07:54:00Z">
              <w:tcPr>
                <w:tcW w:w="1078" w:type="dxa"/>
              </w:tcPr>
            </w:tcPrChange>
          </w:tcPr>
          <w:p w14:paraId="73561138" w14:textId="77777777" w:rsidR="00E970BC" w:rsidRPr="0022498F" w:rsidRDefault="00E970BC" w:rsidP="00F46638">
            <w:pPr>
              <w:jc w:val="center"/>
              <w:rPr>
                <w:ins w:id="2901" w:author="Do Thanh Trung" w:date="2025-06-12T15:54:00Z" w16du:dateUtc="2025-06-12T08:54:00Z"/>
                <w:rFonts w:cs="Arial"/>
                <w:b/>
                <w:bCs/>
              </w:rPr>
            </w:pPr>
            <w:ins w:id="2902" w:author="Do Thanh Trung" w:date="2025-06-12T15:54:00Z" w16du:dateUtc="2025-06-12T08:54:00Z">
              <w:r w:rsidRPr="0022498F">
                <w:rPr>
                  <w:rFonts w:cs="Arial"/>
                  <w:b/>
                  <w:bCs/>
                </w:rPr>
                <w:t>Tên trường</w:t>
              </w:r>
            </w:ins>
          </w:p>
        </w:tc>
        <w:tc>
          <w:tcPr>
            <w:tcW w:w="1070" w:type="dxa"/>
            <w:tcPrChange w:id="2903" w:author="Do Thanh Trung" w:date="2025-07-04T14:54:00Z" w16du:dateUtc="2025-07-04T07:54:00Z">
              <w:tcPr>
                <w:tcW w:w="1581" w:type="dxa"/>
                <w:gridSpan w:val="2"/>
              </w:tcPr>
            </w:tcPrChange>
          </w:tcPr>
          <w:p w14:paraId="47DF89C1" w14:textId="77777777" w:rsidR="00E970BC" w:rsidRPr="0022498F" w:rsidRDefault="00E970BC" w:rsidP="00F46638">
            <w:pPr>
              <w:jc w:val="center"/>
              <w:rPr>
                <w:ins w:id="2904" w:author="Do Thanh Trung" w:date="2025-06-12T15:54:00Z" w16du:dateUtc="2025-06-12T08:54:00Z"/>
                <w:b/>
                <w:bCs/>
              </w:rPr>
            </w:pPr>
            <w:ins w:id="2905" w:author="Do Thanh Trung" w:date="2025-06-12T15:54:00Z" w16du:dateUtc="2025-06-12T08:54:00Z">
              <w:r>
                <w:rPr>
                  <w:b/>
                  <w:bCs/>
                </w:rPr>
                <w:t>Loại dữ liệu</w:t>
              </w:r>
            </w:ins>
          </w:p>
        </w:tc>
        <w:tc>
          <w:tcPr>
            <w:tcW w:w="835" w:type="dxa"/>
            <w:tcPrChange w:id="2906" w:author="Do Thanh Trung" w:date="2025-07-04T14:54:00Z" w16du:dateUtc="2025-07-04T07:54:00Z">
              <w:tcPr>
                <w:tcW w:w="630" w:type="dxa"/>
                <w:gridSpan w:val="2"/>
              </w:tcPr>
            </w:tcPrChange>
          </w:tcPr>
          <w:p w14:paraId="65B4870E" w14:textId="77777777" w:rsidR="00E970BC" w:rsidRDefault="00E970BC" w:rsidP="00F46638">
            <w:pPr>
              <w:jc w:val="center"/>
              <w:rPr>
                <w:ins w:id="2907" w:author="Do Thanh Trung" w:date="2025-06-12T15:54:00Z" w16du:dateUtc="2025-06-12T08:54:00Z"/>
                <w:b/>
                <w:bCs/>
              </w:rPr>
            </w:pPr>
            <w:ins w:id="2908" w:author="Do Thanh Trung" w:date="2025-06-12T15:54:00Z" w16du:dateUtc="2025-06-12T08:54:00Z">
              <w:r>
                <w:rPr>
                  <w:b/>
                  <w:bCs/>
                </w:rPr>
                <w:t>Bắt buộc</w:t>
              </w:r>
            </w:ins>
          </w:p>
        </w:tc>
        <w:tc>
          <w:tcPr>
            <w:tcW w:w="781" w:type="dxa"/>
            <w:tcPrChange w:id="2909" w:author="Do Thanh Trung" w:date="2025-07-04T14:54:00Z" w16du:dateUtc="2025-07-04T07:54:00Z">
              <w:tcPr>
                <w:tcW w:w="900" w:type="dxa"/>
                <w:gridSpan w:val="2"/>
              </w:tcPr>
            </w:tcPrChange>
          </w:tcPr>
          <w:p w14:paraId="59AE0B09" w14:textId="77777777" w:rsidR="00E970BC" w:rsidRPr="0022498F" w:rsidRDefault="00E970BC" w:rsidP="00F46638">
            <w:pPr>
              <w:jc w:val="center"/>
              <w:rPr>
                <w:ins w:id="2910" w:author="Do Thanh Trung" w:date="2025-06-12T15:54:00Z" w16du:dateUtc="2025-06-12T08:54:00Z"/>
                <w:b/>
                <w:bCs/>
              </w:rPr>
            </w:pPr>
            <w:ins w:id="2911" w:author="Do Thanh Trung" w:date="2025-06-12T15:54:00Z" w16du:dateUtc="2025-06-12T08:54:00Z">
              <w:r>
                <w:rPr>
                  <w:b/>
                  <w:bCs/>
                </w:rPr>
                <w:t>Read-Only?</w:t>
              </w:r>
            </w:ins>
          </w:p>
        </w:tc>
        <w:tc>
          <w:tcPr>
            <w:tcW w:w="3143" w:type="dxa"/>
            <w:tcPrChange w:id="2912" w:author="Do Thanh Trung" w:date="2025-07-04T14:54:00Z" w16du:dateUtc="2025-07-04T07:54:00Z">
              <w:tcPr>
                <w:tcW w:w="3240" w:type="dxa"/>
                <w:gridSpan w:val="2"/>
              </w:tcPr>
            </w:tcPrChange>
          </w:tcPr>
          <w:p w14:paraId="3D7B604D" w14:textId="027A90A1" w:rsidR="00E970BC" w:rsidRPr="0022498F" w:rsidRDefault="00561FDA" w:rsidP="00F46638">
            <w:pPr>
              <w:jc w:val="center"/>
              <w:rPr>
                <w:ins w:id="2913" w:author="Do Thanh Trung" w:date="2025-07-04T14:53:00Z" w16du:dateUtc="2025-07-04T07:53:00Z"/>
                <w:b/>
                <w:bCs/>
              </w:rPr>
            </w:pPr>
            <w:ins w:id="2914" w:author="Do Thanh Trung" w:date="2025-07-04T14:54:00Z" w16du:dateUtc="2025-07-04T07:54:00Z">
              <w:r>
                <w:rPr>
                  <w:b/>
                  <w:bCs/>
                </w:rPr>
                <w:t>Dữ liệu tham chiếu</w:t>
              </w:r>
            </w:ins>
          </w:p>
        </w:tc>
        <w:tc>
          <w:tcPr>
            <w:tcW w:w="5307" w:type="dxa"/>
            <w:tcPrChange w:id="2915" w:author="Do Thanh Trung" w:date="2025-07-04T14:54:00Z" w16du:dateUtc="2025-07-04T07:54:00Z">
              <w:tcPr>
                <w:tcW w:w="5449" w:type="dxa"/>
                <w:gridSpan w:val="2"/>
              </w:tcPr>
            </w:tcPrChange>
          </w:tcPr>
          <w:p w14:paraId="04EA4824" w14:textId="2485D64F" w:rsidR="00E970BC" w:rsidRPr="0022498F" w:rsidRDefault="00E970BC" w:rsidP="00F46638">
            <w:pPr>
              <w:jc w:val="center"/>
              <w:rPr>
                <w:ins w:id="2916" w:author="Do Thanh Trung" w:date="2025-06-12T15:54:00Z" w16du:dateUtc="2025-06-12T08:54:00Z"/>
                <w:b/>
                <w:bCs/>
              </w:rPr>
            </w:pPr>
            <w:ins w:id="2917" w:author="Do Thanh Trung" w:date="2025-06-12T15:54:00Z" w16du:dateUtc="2025-06-12T08:54:00Z">
              <w:r w:rsidRPr="0022498F">
                <w:rPr>
                  <w:b/>
                  <w:bCs/>
                </w:rPr>
                <w:t>Diê</w:t>
              </w:r>
              <w:r w:rsidRPr="0022498F">
                <w:rPr>
                  <w:rFonts w:cs="Arial"/>
                  <w:b/>
                  <w:bCs/>
                  <w:lang w:val="vi-VN"/>
                </w:rPr>
                <w:t>̃</w:t>
              </w:r>
              <w:r w:rsidRPr="0022498F">
                <w:rPr>
                  <w:rFonts w:cs="Arial"/>
                  <w:b/>
                  <w:bCs/>
                </w:rPr>
                <w:t>n giải</w:t>
              </w:r>
            </w:ins>
          </w:p>
        </w:tc>
      </w:tr>
      <w:tr w:rsidR="00E970BC" w14:paraId="477A32CB" w14:textId="77777777" w:rsidTr="00392423">
        <w:trPr>
          <w:trHeight w:val="755"/>
          <w:ins w:id="2918" w:author="Do Thanh Trung" w:date="2025-06-12T15:54:00Z"/>
          <w:trPrChange w:id="2919" w:author="Do Thanh Trung" w:date="2025-07-04T14:54:00Z" w16du:dateUtc="2025-07-04T07:54:00Z">
            <w:trPr>
              <w:trHeight w:val="755"/>
            </w:trPr>
          </w:trPrChange>
        </w:trPr>
        <w:tc>
          <w:tcPr>
            <w:tcW w:w="576" w:type="dxa"/>
            <w:tcPrChange w:id="2920" w:author="Do Thanh Trung" w:date="2025-07-04T14:54:00Z" w16du:dateUtc="2025-07-04T07:54:00Z">
              <w:tcPr>
                <w:tcW w:w="576" w:type="dxa"/>
              </w:tcPr>
            </w:tcPrChange>
          </w:tcPr>
          <w:p w14:paraId="2C762CB7" w14:textId="77777777" w:rsidR="00E970BC" w:rsidRPr="00CE67E1" w:rsidRDefault="00E970BC" w:rsidP="00F46638">
            <w:pPr>
              <w:rPr>
                <w:ins w:id="2921" w:author="Do Thanh Trung" w:date="2025-06-12T15:54:00Z" w16du:dateUtc="2025-06-12T08:54:00Z"/>
              </w:rPr>
            </w:pPr>
            <w:ins w:id="2922" w:author="Do Thanh Trung" w:date="2025-06-12T15:54:00Z" w16du:dateUtc="2025-06-12T08:54:00Z">
              <w:r w:rsidRPr="00CE67E1">
                <w:t>01</w:t>
              </w:r>
            </w:ins>
          </w:p>
        </w:tc>
        <w:tc>
          <w:tcPr>
            <w:tcW w:w="1742" w:type="dxa"/>
            <w:tcPrChange w:id="2923" w:author="Do Thanh Trung" w:date="2025-07-04T14:54:00Z" w16du:dateUtc="2025-07-04T07:54:00Z">
              <w:tcPr>
                <w:tcW w:w="1078" w:type="dxa"/>
              </w:tcPr>
            </w:tcPrChange>
          </w:tcPr>
          <w:p w14:paraId="4C9E31C3" w14:textId="77777777" w:rsidR="00E970BC" w:rsidRPr="00CE67E1" w:rsidRDefault="00E970BC" w:rsidP="00F46638">
            <w:pPr>
              <w:rPr>
                <w:ins w:id="2924" w:author="Do Thanh Trung" w:date="2025-06-12T15:54:00Z" w16du:dateUtc="2025-06-12T08:54:00Z"/>
                <w:rFonts w:cs="Arial"/>
              </w:rPr>
            </w:pPr>
            <w:ins w:id="2925" w:author="Do Thanh Trung" w:date="2025-06-12T15:54:00Z" w16du:dateUtc="2025-06-12T08:54:00Z">
              <w:r>
                <w:rPr>
                  <w:rFonts w:cs="Arial"/>
                </w:rPr>
                <w:t>Ngày giao dịch</w:t>
              </w:r>
            </w:ins>
          </w:p>
        </w:tc>
        <w:tc>
          <w:tcPr>
            <w:tcW w:w="1070" w:type="dxa"/>
            <w:tcPrChange w:id="2926" w:author="Do Thanh Trung" w:date="2025-07-04T14:54:00Z" w16du:dateUtc="2025-07-04T07:54:00Z">
              <w:tcPr>
                <w:tcW w:w="1581" w:type="dxa"/>
                <w:gridSpan w:val="2"/>
              </w:tcPr>
            </w:tcPrChange>
          </w:tcPr>
          <w:p w14:paraId="6BE7D20A" w14:textId="77777777" w:rsidR="00E970BC" w:rsidRDefault="00E970BC" w:rsidP="00F46638">
            <w:pPr>
              <w:rPr>
                <w:ins w:id="2927" w:author="Do Thanh Trung" w:date="2025-06-12T15:54:00Z" w16du:dateUtc="2025-06-12T08:54:00Z"/>
                <w:rFonts w:cs="Arial"/>
              </w:rPr>
            </w:pPr>
            <w:ins w:id="2928" w:author="Do Thanh Trung" w:date="2025-06-12T15:54:00Z" w16du:dateUtc="2025-06-12T08:54:00Z">
              <w:r>
                <w:rPr>
                  <w:rFonts w:cs="Arial"/>
                </w:rPr>
                <w:t>Date</w:t>
              </w:r>
            </w:ins>
          </w:p>
        </w:tc>
        <w:tc>
          <w:tcPr>
            <w:tcW w:w="835" w:type="dxa"/>
            <w:tcPrChange w:id="2929" w:author="Do Thanh Trung" w:date="2025-07-04T14:54:00Z" w16du:dateUtc="2025-07-04T07:54:00Z">
              <w:tcPr>
                <w:tcW w:w="630" w:type="dxa"/>
                <w:gridSpan w:val="2"/>
              </w:tcPr>
            </w:tcPrChange>
          </w:tcPr>
          <w:p w14:paraId="3771BF6C" w14:textId="77777777" w:rsidR="00E970BC" w:rsidRDefault="00E970BC" w:rsidP="00F46638">
            <w:pPr>
              <w:jc w:val="center"/>
              <w:rPr>
                <w:ins w:id="2930" w:author="Do Thanh Trung" w:date="2025-06-12T15:54:00Z" w16du:dateUtc="2025-06-12T08:54:00Z"/>
                <w:rFonts w:cs="Arial"/>
              </w:rPr>
            </w:pPr>
            <w:ins w:id="2931" w:author="Do Thanh Trung" w:date="2025-06-12T15:54:00Z" w16du:dateUtc="2025-06-12T08:54:00Z">
              <w:r>
                <w:rPr>
                  <w:rFonts w:cs="Arial"/>
                </w:rPr>
                <w:t>X</w:t>
              </w:r>
            </w:ins>
          </w:p>
        </w:tc>
        <w:tc>
          <w:tcPr>
            <w:tcW w:w="781" w:type="dxa"/>
            <w:tcPrChange w:id="2932" w:author="Do Thanh Trung" w:date="2025-07-04T14:54:00Z" w16du:dateUtc="2025-07-04T07:54:00Z">
              <w:tcPr>
                <w:tcW w:w="900" w:type="dxa"/>
                <w:gridSpan w:val="2"/>
              </w:tcPr>
            </w:tcPrChange>
          </w:tcPr>
          <w:p w14:paraId="21C95A64" w14:textId="77777777" w:rsidR="00E970BC" w:rsidRDefault="00E970BC" w:rsidP="00F46638">
            <w:pPr>
              <w:jc w:val="center"/>
              <w:rPr>
                <w:ins w:id="2933" w:author="Do Thanh Trung" w:date="2025-06-12T15:54:00Z" w16du:dateUtc="2025-06-12T08:54:00Z"/>
                <w:rFonts w:cs="Arial"/>
              </w:rPr>
            </w:pPr>
            <w:ins w:id="2934" w:author="Do Thanh Trung" w:date="2025-06-12T15:54:00Z" w16du:dateUtc="2025-06-12T08:54:00Z">
              <w:r>
                <w:rPr>
                  <w:rFonts w:cs="Arial"/>
                </w:rPr>
                <w:t>X</w:t>
              </w:r>
            </w:ins>
          </w:p>
        </w:tc>
        <w:tc>
          <w:tcPr>
            <w:tcW w:w="3143" w:type="dxa"/>
            <w:tcPrChange w:id="2935" w:author="Do Thanh Trung" w:date="2025-07-04T14:54:00Z" w16du:dateUtc="2025-07-04T07:54:00Z">
              <w:tcPr>
                <w:tcW w:w="3240" w:type="dxa"/>
                <w:gridSpan w:val="2"/>
              </w:tcPr>
            </w:tcPrChange>
          </w:tcPr>
          <w:p w14:paraId="6457B73E" w14:textId="77777777" w:rsidR="00E970BC" w:rsidRDefault="00E970BC" w:rsidP="00F46638">
            <w:pPr>
              <w:rPr>
                <w:ins w:id="2936" w:author="Do Thanh Trung" w:date="2025-07-04T14:53:00Z" w16du:dateUtc="2025-07-04T07:53:00Z"/>
                <w:rFonts w:cs="Arial"/>
              </w:rPr>
            </w:pPr>
          </w:p>
        </w:tc>
        <w:tc>
          <w:tcPr>
            <w:tcW w:w="5307" w:type="dxa"/>
            <w:tcPrChange w:id="2937" w:author="Do Thanh Trung" w:date="2025-07-04T14:54:00Z" w16du:dateUtc="2025-07-04T07:54:00Z">
              <w:tcPr>
                <w:tcW w:w="5449" w:type="dxa"/>
                <w:gridSpan w:val="2"/>
              </w:tcPr>
            </w:tcPrChange>
          </w:tcPr>
          <w:p w14:paraId="449D8518" w14:textId="09718DC0" w:rsidR="00E970BC" w:rsidRDefault="00E970BC" w:rsidP="00F46638">
            <w:pPr>
              <w:rPr>
                <w:ins w:id="2938" w:author="Do Thanh Trung" w:date="2025-06-12T15:54:00Z" w16du:dateUtc="2025-06-12T08:54:00Z"/>
                <w:rFonts w:cs="Arial"/>
              </w:rPr>
            </w:pPr>
            <w:ins w:id="2939" w:author="Do Thanh Trung" w:date="2025-06-12T15:54:00Z" w16du:dateUtc="2025-06-12T08:54:00Z">
              <w:r>
                <w:rPr>
                  <w:rFonts w:cs="Arial"/>
                </w:rPr>
                <w:t>Ngày ghi nhận lệnh khớp</w:t>
              </w:r>
            </w:ins>
          </w:p>
        </w:tc>
      </w:tr>
      <w:tr w:rsidR="00E970BC" w14:paraId="48D5E06D" w14:textId="77777777" w:rsidTr="00392423">
        <w:trPr>
          <w:trHeight w:val="755"/>
          <w:ins w:id="2940" w:author="Do Thanh Trung" w:date="2025-06-12T15:54:00Z"/>
          <w:trPrChange w:id="2941" w:author="Do Thanh Trung" w:date="2025-07-04T14:54:00Z" w16du:dateUtc="2025-07-04T07:54:00Z">
            <w:trPr>
              <w:trHeight w:val="755"/>
            </w:trPr>
          </w:trPrChange>
        </w:trPr>
        <w:tc>
          <w:tcPr>
            <w:tcW w:w="576" w:type="dxa"/>
            <w:tcPrChange w:id="2942" w:author="Do Thanh Trung" w:date="2025-07-04T14:54:00Z" w16du:dateUtc="2025-07-04T07:54:00Z">
              <w:tcPr>
                <w:tcW w:w="576" w:type="dxa"/>
              </w:tcPr>
            </w:tcPrChange>
          </w:tcPr>
          <w:p w14:paraId="48DA401E" w14:textId="77777777" w:rsidR="00E970BC" w:rsidRPr="00CE67E1" w:rsidRDefault="00E970BC" w:rsidP="00F46638">
            <w:pPr>
              <w:rPr>
                <w:ins w:id="2943" w:author="Do Thanh Trung" w:date="2025-06-12T15:54:00Z" w16du:dateUtc="2025-06-12T08:54:00Z"/>
              </w:rPr>
            </w:pPr>
            <w:ins w:id="2944" w:author="Do Thanh Trung" w:date="2025-06-12T15:54:00Z" w16du:dateUtc="2025-06-12T08:54:00Z">
              <w:r>
                <w:t>02</w:t>
              </w:r>
            </w:ins>
          </w:p>
        </w:tc>
        <w:tc>
          <w:tcPr>
            <w:tcW w:w="1742" w:type="dxa"/>
            <w:tcPrChange w:id="2945" w:author="Do Thanh Trung" w:date="2025-07-04T14:54:00Z" w16du:dateUtc="2025-07-04T07:54:00Z">
              <w:tcPr>
                <w:tcW w:w="1078" w:type="dxa"/>
              </w:tcPr>
            </w:tcPrChange>
          </w:tcPr>
          <w:p w14:paraId="77DAA420" w14:textId="77777777" w:rsidR="00E970BC" w:rsidRDefault="00E970BC" w:rsidP="00F46638">
            <w:pPr>
              <w:rPr>
                <w:ins w:id="2946" w:author="Do Thanh Trung" w:date="2025-06-12T15:54:00Z" w16du:dateUtc="2025-06-12T08:54:00Z"/>
                <w:rFonts w:cs="Arial"/>
              </w:rPr>
            </w:pPr>
            <w:ins w:id="2947" w:author="Do Thanh Trung" w:date="2025-06-12T15:54:00Z" w16du:dateUtc="2025-06-12T08:54:00Z">
              <w:r>
                <w:rPr>
                  <w:rFonts w:cs="Arial"/>
                </w:rPr>
                <w:t>Tài khoản Quỹ</w:t>
              </w:r>
            </w:ins>
          </w:p>
        </w:tc>
        <w:tc>
          <w:tcPr>
            <w:tcW w:w="1070" w:type="dxa"/>
            <w:tcPrChange w:id="2948" w:author="Do Thanh Trung" w:date="2025-07-04T14:54:00Z" w16du:dateUtc="2025-07-04T07:54:00Z">
              <w:tcPr>
                <w:tcW w:w="1581" w:type="dxa"/>
                <w:gridSpan w:val="2"/>
              </w:tcPr>
            </w:tcPrChange>
          </w:tcPr>
          <w:p w14:paraId="19D748AD" w14:textId="77777777" w:rsidR="00E970BC" w:rsidRDefault="00E970BC" w:rsidP="00F46638">
            <w:pPr>
              <w:rPr>
                <w:ins w:id="2949" w:author="Do Thanh Trung" w:date="2025-06-12T15:54:00Z" w16du:dateUtc="2025-06-12T08:54:00Z"/>
                <w:rFonts w:cs="Arial"/>
              </w:rPr>
            </w:pPr>
            <w:ins w:id="2950" w:author="Do Thanh Trung" w:date="2025-06-12T15:54:00Z" w16du:dateUtc="2025-06-12T08:54:00Z">
              <w:r>
                <w:rPr>
                  <w:rFonts w:cs="Arial"/>
                </w:rPr>
                <w:t>Text</w:t>
              </w:r>
            </w:ins>
          </w:p>
        </w:tc>
        <w:tc>
          <w:tcPr>
            <w:tcW w:w="835" w:type="dxa"/>
            <w:tcPrChange w:id="2951" w:author="Do Thanh Trung" w:date="2025-07-04T14:54:00Z" w16du:dateUtc="2025-07-04T07:54:00Z">
              <w:tcPr>
                <w:tcW w:w="630" w:type="dxa"/>
                <w:gridSpan w:val="2"/>
              </w:tcPr>
            </w:tcPrChange>
          </w:tcPr>
          <w:p w14:paraId="730BE1CC" w14:textId="77777777" w:rsidR="00E970BC" w:rsidRDefault="00E970BC" w:rsidP="00F46638">
            <w:pPr>
              <w:jc w:val="center"/>
              <w:rPr>
                <w:ins w:id="2952" w:author="Do Thanh Trung" w:date="2025-06-12T15:54:00Z" w16du:dateUtc="2025-06-12T08:54:00Z"/>
                <w:rFonts w:cs="Arial"/>
              </w:rPr>
            </w:pPr>
            <w:ins w:id="2953" w:author="Do Thanh Trung" w:date="2025-06-12T15:54:00Z" w16du:dateUtc="2025-06-12T08:54:00Z">
              <w:r>
                <w:rPr>
                  <w:rFonts w:cs="Arial"/>
                </w:rPr>
                <w:t>X</w:t>
              </w:r>
            </w:ins>
          </w:p>
        </w:tc>
        <w:tc>
          <w:tcPr>
            <w:tcW w:w="781" w:type="dxa"/>
            <w:tcPrChange w:id="2954" w:author="Do Thanh Trung" w:date="2025-07-04T14:54:00Z" w16du:dateUtc="2025-07-04T07:54:00Z">
              <w:tcPr>
                <w:tcW w:w="900" w:type="dxa"/>
                <w:gridSpan w:val="2"/>
              </w:tcPr>
            </w:tcPrChange>
          </w:tcPr>
          <w:p w14:paraId="29E23DDB" w14:textId="77777777" w:rsidR="00E970BC" w:rsidRDefault="00E970BC" w:rsidP="00F46638">
            <w:pPr>
              <w:jc w:val="center"/>
              <w:rPr>
                <w:ins w:id="2955" w:author="Do Thanh Trung" w:date="2025-06-12T15:54:00Z" w16du:dateUtc="2025-06-12T08:54:00Z"/>
                <w:rFonts w:cs="Arial"/>
              </w:rPr>
            </w:pPr>
            <w:ins w:id="2956" w:author="Do Thanh Trung" w:date="2025-06-12T15:54:00Z" w16du:dateUtc="2025-06-12T08:54:00Z">
              <w:r>
                <w:rPr>
                  <w:rFonts w:cs="Arial"/>
                </w:rPr>
                <w:t>X</w:t>
              </w:r>
            </w:ins>
          </w:p>
        </w:tc>
        <w:tc>
          <w:tcPr>
            <w:tcW w:w="3143" w:type="dxa"/>
            <w:tcPrChange w:id="2957" w:author="Do Thanh Trung" w:date="2025-07-04T14:54:00Z" w16du:dateUtc="2025-07-04T07:54:00Z">
              <w:tcPr>
                <w:tcW w:w="3240" w:type="dxa"/>
                <w:gridSpan w:val="2"/>
              </w:tcPr>
            </w:tcPrChange>
          </w:tcPr>
          <w:p w14:paraId="64FA83C5" w14:textId="754F3BB0" w:rsidR="00E970BC" w:rsidRDefault="00392423" w:rsidP="00F46638">
            <w:pPr>
              <w:rPr>
                <w:ins w:id="2958" w:author="Do Thanh Trung" w:date="2025-07-04T14:53:00Z" w16du:dateUtc="2025-07-04T07:53:00Z"/>
                <w:rFonts w:cs="Arial"/>
              </w:rPr>
            </w:pPr>
            <w:ins w:id="2959" w:author="Do Thanh Trung" w:date="2025-07-04T14:57:00Z" w16du:dateUtc="2025-07-04T07:57:00Z">
              <w:r>
                <w:rPr>
                  <w:rFonts w:cs="Arial"/>
                </w:rPr>
                <w:fldChar w:fldCharType="begin"/>
              </w:r>
              <w:r>
                <w:rPr>
                  <w:rFonts w:cs="Arial"/>
                </w:rPr>
                <w:instrText>HYPERLINK  \l "_Nhân_viên_quản"</w:instrText>
              </w:r>
              <w:r>
                <w:rPr>
                  <w:rFonts w:cs="Arial"/>
                </w:rPr>
              </w:r>
              <w:r>
                <w:rPr>
                  <w:rFonts w:cs="Arial"/>
                </w:rPr>
                <w:fldChar w:fldCharType="separate"/>
              </w:r>
              <w:r w:rsidRPr="00392423">
                <w:rPr>
                  <w:rStyle w:val="Hyperlink"/>
                  <w:rFonts w:cs="Arial"/>
                  <w:kern w:val="2"/>
                  <w14:ligatures w14:val="standardContextual"/>
                </w:rPr>
                <w:t>Nh</w:t>
              </w:r>
              <w:r w:rsidRPr="00392423">
                <w:rPr>
                  <w:rStyle w:val="Hyperlink"/>
                  <w:rFonts w:cs="Arial"/>
                </w:rPr>
                <w:t>ân viên quản lý tài khoản</w:t>
              </w:r>
              <w:r>
                <w:rPr>
                  <w:rFonts w:cs="Arial"/>
                </w:rPr>
                <w:fldChar w:fldCharType="end"/>
              </w:r>
              <w:r>
                <w:rPr>
                  <w:rFonts w:cs="Arial"/>
                </w:rPr>
                <w:t xml:space="preserve"> </w:t>
              </w:r>
            </w:ins>
            <w:ins w:id="2960" w:author="Do Thanh Trung" w:date="2025-07-04T14:54:00Z" w16du:dateUtc="2025-07-04T07:54:00Z">
              <w:r w:rsidR="00561FDA">
                <w:rPr>
                  <w:rFonts w:cs="Arial"/>
                </w:rPr>
                <w:t>– [Mã quỹ]</w:t>
              </w:r>
            </w:ins>
          </w:p>
        </w:tc>
        <w:tc>
          <w:tcPr>
            <w:tcW w:w="5307" w:type="dxa"/>
            <w:tcPrChange w:id="2961" w:author="Do Thanh Trung" w:date="2025-07-04T14:54:00Z" w16du:dateUtc="2025-07-04T07:54:00Z">
              <w:tcPr>
                <w:tcW w:w="5449" w:type="dxa"/>
                <w:gridSpan w:val="2"/>
              </w:tcPr>
            </w:tcPrChange>
          </w:tcPr>
          <w:p w14:paraId="2BB241E8" w14:textId="34D3C110" w:rsidR="00E970BC" w:rsidRDefault="00E970BC" w:rsidP="00F46638">
            <w:pPr>
              <w:rPr>
                <w:ins w:id="2962" w:author="Do Thanh Trung" w:date="2025-06-12T15:54:00Z" w16du:dateUtc="2025-06-12T08:54:00Z"/>
                <w:rFonts w:cs="Arial"/>
              </w:rPr>
            </w:pPr>
            <w:ins w:id="2963" w:author="Do Thanh Trung" w:date="2025-06-12T15:54:00Z" w16du:dateUtc="2025-06-12T08:54:00Z">
              <w:r>
                <w:rPr>
                  <w:rFonts w:cs="Arial"/>
                </w:rPr>
                <w:t>Tài khoản Quỹ giao dịch</w:t>
              </w:r>
            </w:ins>
          </w:p>
        </w:tc>
      </w:tr>
      <w:tr w:rsidR="00E970BC" w14:paraId="4B0FE794" w14:textId="77777777" w:rsidTr="00392423">
        <w:trPr>
          <w:trHeight w:val="755"/>
          <w:ins w:id="2964" w:author="Do Thanh Trung" w:date="2025-06-12T15:54:00Z"/>
          <w:trPrChange w:id="2965" w:author="Do Thanh Trung" w:date="2025-07-04T14:54:00Z" w16du:dateUtc="2025-07-04T07:54:00Z">
            <w:trPr>
              <w:trHeight w:val="755"/>
            </w:trPr>
          </w:trPrChange>
        </w:trPr>
        <w:tc>
          <w:tcPr>
            <w:tcW w:w="576" w:type="dxa"/>
            <w:tcPrChange w:id="2966" w:author="Do Thanh Trung" w:date="2025-07-04T14:54:00Z" w16du:dateUtc="2025-07-04T07:54:00Z">
              <w:tcPr>
                <w:tcW w:w="576" w:type="dxa"/>
              </w:tcPr>
            </w:tcPrChange>
          </w:tcPr>
          <w:p w14:paraId="7034DA70" w14:textId="77777777" w:rsidR="00E970BC" w:rsidRDefault="00E970BC" w:rsidP="00F46638">
            <w:pPr>
              <w:rPr>
                <w:ins w:id="2967" w:author="Do Thanh Trung" w:date="2025-06-12T15:54:00Z" w16du:dateUtc="2025-06-12T08:54:00Z"/>
              </w:rPr>
            </w:pPr>
            <w:ins w:id="2968" w:author="Do Thanh Trung" w:date="2025-06-12T15:54:00Z" w16du:dateUtc="2025-06-12T08:54:00Z">
              <w:r>
                <w:t>03</w:t>
              </w:r>
            </w:ins>
          </w:p>
        </w:tc>
        <w:tc>
          <w:tcPr>
            <w:tcW w:w="1742" w:type="dxa"/>
            <w:tcPrChange w:id="2969" w:author="Do Thanh Trung" w:date="2025-07-04T14:54:00Z" w16du:dateUtc="2025-07-04T07:54:00Z">
              <w:tcPr>
                <w:tcW w:w="1078" w:type="dxa"/>
              </w:tcPr>
            </w:tcPrChange>
          </w:tcPr>
          <w:p w14:paraId="36ACEB9B" w14:textId="1C662B78" w:rsidR="00E970BC" w:rsidRDefault="00E970BC" w:rsidP="00F46638">
            <w:pPr>
              <w:rPr>
                <w:ins w:id="2970" w:author="Do Thanh Trung" w:date="2025-06-12T15:54:00Z" w16du:dateUtc="2025-06-12T08:54:00Z"/>
                <w:rFonts w:cs="Arial"/>
              </w:rPr>
            </w:pPr>
            <w:ins w:id="2971" w:author="Do Thanh Trung" w:date="2025-06-12T15:55:00Z" w16du:dateUtc="2025-06-12T08:55:00Z">
              <w:r>
                <w:rPr>
                  <w:rFonts w:cs="Arial"/>
                </w:rPr>
                <w:t>Loại Tài sản</w:t>
              </w:r>
            </w:ins>
          </w:p>
        </w:tc>
        <w:tc>
          <w:tcPr>
            <w:tcW w:w="1070" w:type="dxa"/>
            <w:tcPrChange w:id="2972" w:author="Do Thanh Trung" w:date="2025-07-04T14:54:00Z" w16du:dateUtc="2025-07-04T07:54:00Z">
              <w:tcPr>
                <w:tcW w:w="1581" w:type="dxa"/>
                <w:gridSpan w:val="2"/>
              </w:tcPr>
            </w:tcPrChange>
          </w:tcPr>
          <w:p w14:paraId="22D768F6" w14:textId="791AC9AD" w:rsidR="00E970BC" w:rsidRDefault="00E970BC" w:rsidP="00F46638">
            <w:pPr>
              <w:rPr>
                <w:ins w:id="2973" w:author="Do Thanh Trung" w:date="2025-06-12T15:54:00Z" w16du:dateUtc="2025-06-12T08:54:00Z"/>
                <w:rFonts w:cs="Arial"/>
              </w:rPr>
            </w:pPr>
            <w:ins w:id="2974" w:author="Do Thanh Trung" w:date="2025-06-12T16:11:00Z" w16du:dateUtc="2025-06-12T09:11:00Z">
              <w:r>
                <w:rPr>
                  <w:rFonts w:cs="Arial"/>
                </w:rPr>
                <w:t>Text</w:t>
              </w:r>
            </w:ins>
          </w:p>
        </w:tc>
        <w:tc>
          <w:tcPr>
            <w:tcW w:w="835" w:type="dxa"/>
            <w:tcPrChange w:id="2975" w:author="Do Thanh Trung" w:date="2025-07-04T14:54:00Z" w16du:dateUtc="2025-07-04T07:54:00Z">
              <w:tcPr>
                <w:tcW w:w="630" w:type="dxa"/>
                <w:gridSpan w:val="2"/>
              </w:tcPr>
            </w:tcPrChange>
          </w:tcPr>
          <w:p w14:paraId="3CE25C11" w14:textId="28665776" w:rsidR="00E970BC" w:rsidRDefault="00E970BC" w:rsidP="00F46638">
            <w:pPr>
              <w:jc w:val="center"/>
              <w:rPr>
                <w:ins w:id="2976" w:author="Do Thanh Trung" w:date="2025-06-12T15:54:00Z" w16du:dateUtc="2025-06-12T08:54:00Z"/>
                <w:rFonts w:cs="Arial"/>
              </w:rPr>
            </w:pPr>
            <w:ins w:id="2977" w:author="Do Thanh Trung" w:date="2025-06-12T16:11:00Z" w16du:dateUtc="2025-06-12T09:11:00Z">
              <w:r>
                <w:rPr>
                  <w:rFonts w:cs="Arial"/>
                </w:rPr>
                <w:t>X</w:t>
              </w:r>
            </w:ins>
          </w:p>
        </w:tc>
        <w:tc>
          <w:tcPr>
            <w:tcW w:w="781" w:type="dxa"/>
            <w:tcPrChange w:id="2978" w:author="Do Thanh Trung" w:date="2025-07-04T14:54:00Z" w16du:dateUtc="2025-07-04T07:54:00Z">
              <w:tcPr>
                <w:tcW w:w="900" w:type="dxa"/>
                <w:gridSpan w:val="2"/>
              </w:tcPr>
            </w:tcPrChange>
          </w:tcPr>
          <w:p w14:paraId="52F2C294" w14:textId="6A6AA449" w:rsidR="00E970BC" w:rsidRDefault="00E970BC" w:rsidP="00F46638">
            <w:pPr>
              <w:jc w:val="center"/>
              <w:rPr>
                <w:ins w:id="2979" w:author="Do Thanh Trung" w:date="2025-06-12T15:54:00Z" w16du:dateUtc="2025-06-12T08:54:00Z"/>
                <w:rFonts w:cs="Arial"/>
              </w:rPr>
            </w:pPr>
            <w:ins w:id="2980" w:author="Do Thanh Trung" w:date="2025-06-12T16:11:00Z" w16du:dateUtc="2025-06-12T09:11:00Z">
              <w:r>
                <w:rPr>
                  <w:rFonts w:cs="Arial"/>
                </w:rPr>
                <w:t>X</w:t>
              </w:r>
            </w:ins>
          </w:p>
        </w:tc>
        <w:tc>
          <w:tcPr>
            <w:tcW w:w="3143" w:type="dxa"/>
            <w:tcPrChange w:id="2981" w:author="Do Thanh Trung" w:date="2025-07-04T14:54:00Z" w16du:dateUtc="2025-07-04T07:54:00Z">
              <w:tcPr>
                <w:tcW w:w="3240" w:type="dxa"/>
                <w:gridSpan w:val="2"/>
              </w:tcPr>
            </w:tcPrChange>
          </w:tcPr>
          <w:p w14:paraId="234243ED" w14:textId="5BDC92E0" w:rsidR="00392423" w:rsidRDefault="00392423" w:rsidP="00392423">
            <w:pPr>
              <w:rPr>
                <w:ins w:id="2982" w:author="Do Thanh Trung" w:date="2025-07-04T14:55:00Z" w16du:dateUtc="2025-07-04T07:55:00Z"/>
                <w:rFonts w:cs="Arial"/>
              </w:rPr>
            </w:pPr>
            <w:ins w:id="2983" w:author="Do Thanh Trung" w:date="2025-07-04T14:56:00Z" w16du:dateUtc="2025-07-04T07:56:00Z">
              <w:r>
                <w:rPr>
                  <w:rFonts w:cs="Arial"/>
                </w:rPr>
                <w:fldChar w:fldCharType="begin"/>
              </w:r>
              <w:r>
                <w:rPr>
                  <w:rFonts w:cs="Arial"/>
                </w:rPr>
                <w:instrText>HYPERLINK  \l "_Giao_dịch_mua"</w:instrText>
              </w:r>
              <w:r>
                <w:rPr>
                  <w:rFonts w:cs="Arial"/>
                </w:rPr>
              </w:r>
              <w:r>
                <w:rPr>
                  <w:rFonts w:cs="Arial"/>
                </w:rPr>
                <w:fldChar w:fldCharType="separate"/>
              </w:r>
              <w:r w:rsidRPr="00392423">
                <w:rPr>
                  <w:rStyle w:val="Hyperlink"/>
                  <w:rFonts w:cs="Arial"/>
                  <w:kern w:val="2"/>
                  <w14:ligatures w14:val="standardContextual"/>
                </w:rPr>
                <w:t>Giao dịc</w:t>
              </w:r>
              <w:r w:rsidRPr="00392423">
                <w:rPr>
                  <w:rStyle w:val="Hyperlink"/>
                  <w:rFonts w:cs="Arial"/>
                </w:rPr>
                <w:t>h Mua Tài sản không qua sàn</w:t>
              </w:r>
              <w:r>
                <w:rPr>
                  <w:rFonts w:cs="Arial"/>
                </w:rPr>
                <w:fldChar w:fldCharType="end"/>
              </w:r>
            </w:ins>
            <w:ins w:id="2984" w:author="Do Thanh Trung" w:date="2025-07-04T14:55:00Z" w16du:dateUtc="2025-07-04T07:55:00Z">
              <w:r>
                <w:rPr>
                  <w:rFonts w:cs="Arial"/>
                </w:rPr>
                <w:t xml:space="preserve"> – [Loại Tài sản]</w:t>
              </w:r>
            </w:ins>
          </w:p>
          <w:p w14:paraId="640CEF5A" w14:textId="6EBBC4A7" w:rsidR="00E970BC" w:rsidRDefault="00392423" w:rsidP="00392423">
            <w:pPr>
              <w:rPr>
                <w:ins w:id="2985" w:author="Do Thanh Trung" w:date="2025-07-04T14:53:00Z" w16du:dateUtc="2025-07-04T07:53:00Z"/>
                <w:rFonts w:cs="Arial"/>
              </w:rPr>
            </w:pPr>
            <w:ins w:id="2986" w:author="Do Thanh Trung" w:date="2025-07-04T14:56:00Z" w16du:dateUtc="2025-07-04T07:56:00Z">
              <w:r>
                <w:rPr>
                  <w:rFonts w:cs="Arial"/>
                </w:rPr>
                <w:fldChar w:fldCharType="begin"/>
              </w:r>
              <w:r>
                <w:rPr>
                  <w:rFonts w:cs="Arial"/>
                </w:rPr>
                <w:instrText>HYPERLINK  \l "_Giao_dịch_bán"</w:instrText>
              </w:r>
              <w:r>
                <w:rPr>
                  <w:rFonts w:cs="Arial"/>
                </w:rPr>
              </w:r>
              <w:r>
                <w:rPr>
                  <w:rFonts w:cs="Arial"/>
                </w:rPr>
                <w:fldChar w:fldCharType="separate"/>
              </w:r>
              <w:r w:rsidRPr="00392423">
                <w:rPr>
                  <w:rStyle w:val="Hyperlink"/>
                  <w:rFonts w:cs="Arial"/>
                  <w:kern w:val="2"/>
                  <w14:ligatures w14:val="standardContextual"/>
                </w:rPr>
                <w:t>Giao dịch bán Tài sản không qua sàn</w:t>
              </w:r>
              <w:r>
                <w:rPr>
                  <w:rFonts w:cs="Arial"/>
                </w:rPr>
                <w:fldChar w:fldCharType="end"/>
              </w:r>
            </w:ins>
            <w:ins w:id="2987" w:author="Do Thanh Trung" w:date="2025-07-04T14:55:00Z" w16du:dateUtc="2025-07-04T07:55:00Z">
              <w:r>
                <w:rPr>
                  <w:rFonts w:cs="Arial"/>
                </w:rPr>
                <w:t xml:space="preserve"> – [Loại Tài sản]</w:t>
              </w:r>
            </w:ins>
          </w:p>
        </w:tc>
        <w:tc>
          <w:tcPr>
            <w:tcW w:w="5307" w:type="dxa"/>
            <w:tcPrChange w:id="2988" w:author="Do Thanh Trung" w:date="2025-07-04T14:54:00Z" w16du:dateUtc="2025-07-04T07:54:00Z">
              <w:tcPr>
                <w:tcW w:w="5449" w:type="dxa"/>
                <w:gridSpan w:val="2"/>
              </w:tcPr>
            </w:tcPrChange>
          </w:tcPr>
          <w:p w14:paraId="43DB308A" w14:textId="7925601F" w:rsidR="00E970BC" w:rsidRDefault="00E970BC" w:rsidP="00392423">
            <w:pPr>
              <w:rPr>
                <w:ins w:id="2989" w:author="Do Thanh Trung" w:date="2025-06-12T15:54:00Z" w16du:dateUtc="2025-06-12T08:54:00Z"/>
                <w:rFonts w:cs="Arial"/>
              </w:rPr>
            </w:pPr>
            <w:ins w:id="2990" w:author="Do Thanh Trung" w:date="2025-06-12T16:11:00Z" w16du:dateUtc="2025-06-12T09:11:00Z">
              <w:r>
                <w:rPr>
                  <w:rFonts w:cs="Arial"/>
                </w:rPr>
                <w:t xml:space="preserve">Loại tài sản </w:t>
              </w:r>
            </w:ins>
            <w:ins w:id="2991" w:author="Do Thanh Trung" w:date="2025-06-12T16:22:00Z" w16du:dateUtc="2025-06-12T09:22:00Z">
              <w:r>
                <w:rPr>
                  <w:rFonts w:cs="Arial"/>
                </w:rPr>
                <w:t>giao dịch</w:t>
              </w:r>
            </w:ins>
          </w:p>
        </w:tc>
      </w:tr>
      <w:tr w:rsidR="00392423" w14:paraId="374C78B4" w14:textId="77777777" w:rsidTr="00392423">
        <w:trPr>
          <w:trHeight w:val="755"/>
          <w:ins w:id="2992" w:author="Do Thanh Trung" w:date="2025-06-12T15:54:00Z"/>
          <w:trPrChange w:id="2993" w:author="Do Thanh Trung" w:date="2025-07-04T14:54:00Z" w16du:dateUtc="2025-07-04T07:54:00Z">
            <w:trPr>
              <w:trHeight w:val="755"/>
            </w:trPr>
          </w:trPrChange>
        </w:trPr>
        <w:tc>
          <w:tcPr>
            <w:tcW w:w="576" w:type="dxa"/>
            <w:tcPrChange w:id="2994" w:author="Do Thanh Trung" w:date="2025-07-04T14:54:00Z" w16du:dateUtc="2025-07-04T07:54:00Z">
              <w:tcPr>
                <w:tcW w:w="576" w:type="dxa"/>
              </w:tcPr>
            </w:tcPrChange>
          </w:tcPr>
          <w:p w14:paraId="582411F3" w14:textId="77777777" w:rsidR="00392423" w:rsidRDefault="00392423" w:rsidP="00392423">
            <w:pPr>
              <w:rPr>
                <w:ins w:id="2995" w:author="Do Thanh Trung" w:date="2025-06-12T15:54:00Z" w16du:dateUtc="2025-06-12T08:54:00Z"/>
              </w:rPr>
            </w:pPr>
            <w:ins w:id="2996" w:author="Do Thanh Trung" w:date="2025-06-12T15:54:00Z" w16du:dateUtc="2025-06-12T08:54:00Z">
              <w:r>
                <w:t>04</w:t>
              </w:r>
            </w:ins>
          </w:p>
        </w:tc>
        <w:tc>
          <w:tcPr>
            <w:tcW w:w="1742" w:type="dxa"/>
            <w:tcPrChange w:id="2997" w:author="Do Thanh Trung" w:date="2025-07-04T14:54:00Z" w16du:dateUtc="2025-07-04T07:54:00Z">
              <w:tcPr>
                <w:tcW w:w="1078" w:type="dxa"/>
              </w:tcPr>
            </w:tcPrChange>
          </w:tcPr>
          <w:p w14:paraId="7AD17BFA" w14:textId="0642B746" w:rsidR="00392423" w:rsidRDefault="00392423" w:rsidP="00392423">
            <w:pPr>
              <w:rPr>
                <w:ins w:id="2998" w:author="Do Thanh Trung" w:date="2025-06-12T15:54:00Z" w16du:dateUtc="2025-06-12T08:54:00Z"/>
                <w:rFonts w:cs="Arial"/>
              </w:rPr>
            </w:pPr>
            <w:ins w:id="2999" w:author="Do Thanh Trung" w:date="2025-06-12T15:55:00Z" w16du:dateUtc="2025-06-12T08:55:00Z">
              <w:r>
                <w:rPr>
                  <w:rFonts w:cs="Arial"/>
                </w:rPr>
                <w:t>Mã Tài sản</w:t>
              </w:r>
            </w:ins>
          </w:p>
        </w:tc>
        <w:tc>
          <w:tcPr>
            <w:tcW w:w="1070" w:type="dxa"/>
            <w:tcPrChange w:id="3000" w:author="Do Thanh Trung" w:date="2025-07-04T14:54:00Z" w16du:dateUtc="2025-07-04T07:54:00Z">
              <w:tcPr>
                <w:tcW w:w="1581" w:type="dxa"/>
                <w:gridSpan w:val="2"/>
              </w:tcPr>
            </w:tcPrChange>
          </w:tcPr>
          <w:p w14:paraId="518E2AD1" w14:textId="1A0F5966" w:rsidR="00392423" w:rsidRDefault="00392423" w:rsidP="00392423">
            <w:pPr>
              <w:rPr>
                <w:ins w:id="3001" w:author="Do Thanh Trung" w:date="2025-06-12T15:54:00Z" w16du:dateUtc="2025-06-12T08:54:00Z"/>
                <w:rFonts w:cs="Arial"/>
              </w:rPr>
            </w:pPr>
            <w:ins w:id="3002" w:author="Do Thanh Trung" w:date="2025-06-12T16:18:00Z" w16du:dateUtc="2025-06-12T09:18:00Z">
              <w:r>
                <w:rPr>
                  <w:rFonts w:cs="Arial"/>
                </w:rPr>
                <w:t>Text</w:t>
              </w:r>
            </w:ins>
          </w:p>
        </w:tc>
        <w:tc>
          <w:tcPr>
            <w:tcW w:w="835" w:type="dxa"/>
            <w:tcPrChange w:id="3003" w:author="Do Thanh Trung" w:date="2025-07-04T14:54:00Z" w16du:dateUtc="2025-07-04T07:54:00Z">
              <w:tcPr>
                <w:tcW w:w="630" w:type="dxa"/>
                <w:gridSpan w:val="2"/>
              </w:tcPr>
            </w:tcPrChange>
          </w:tcPr>
          <w:p w14:paraId="560D7DA6" w14:textId="369E1FFC" w:rsidR="00392423" w:rsidRDefault="00392423" w:rsidP="00392423">
            <w:pPr>
              <w:jc w:val="center"/>
              <w:rPr>
                <w:ins w:id="3004" w:author="Do Thanh Trung" w:date="2025-06-12T15:54:00Z" w16du:dateUtc="2025-06-12T08:54:00Z"/>
                <w:rFonts w:cs="Arial"/>
              </w:rPr>
            </w:pPr>
            <w:ins w:id="3005" w:author="Do Thanh Trung" w:date="2025-06-12T16:18:00Z" w16du:dateUtc="2025-06-12T09:18:00Z">
              <w:r>
                <w:rPr>
                  <w:rFonts w:cs="Arial"/>
                </w:rPr>
                <w:t>X</w:t>
              </w:r>
            </w:ins>
          </w:p>
        </w:tc>
        <w:tc>
          <w:tcPr>
            <w:tcW w:w="781" w:type="dxa"/>
            <w:tcPrChange w:id="3006" w:author="Do Thanh Trung" w:date="2025-07-04T14:54:00Z" w16du:dateUtc="2025-07-04T07:54:00Z">
              <w:tcPr>
                <w:tcW w:w="900" w:type="dxa"/>
                <w:gridSpan w:val="2"/>
              </w:tcPr>
            </w:tcPrChange>
          </w:tcPr>
          <w:p w14:paraId="5E9A2E75" w14:textId="231B8E66" w:rsidR="00392423" w:rsidRDefault="00392423" w:rsidP="00392423">
            <w:pPr>
              <w:jc w:val="center"/>
              <w:rPr>
                <w:ins w:id="3007" w:author="Do Thanh Trung" w:date="2025-06-12T15:54:00Z" w16du:dateUtc="2025-06-12T08:54:00Z"/>
                <w:rFonts w:cs="Arial"/>
              </w:rPr>
            </w:pPr>
            <w:ins w:id="3008" w:author="Do Thanh Trung" w:date="2025-06-12T16:18:00Z" w16du:dateUtc="2025-06-12T09:18:00Z">
              <w:r>
                <w:rPr>
                  <w:rFonts w:cs="Arial"/>
                </w:rPr>
                <w:t>X</w:t>
              </w:r>
            </w:ins>
          </w:p>
        </w:tc>
        <w:tc>
          <w:tcPr>
            <w:tcW w:w="3143" w:type="dxa"/>
            <w:tcPrChange w:id="3009" w:author="Do Thanh Trung" w:date="2025-07-04T14:54:00Z" w16du:dateUtc="2025-07-04T07:54:00Z">
              <w:tcPr>
                <w:tcW w:w="3240" w:type="dxa"/>
                <w:gridSpan w:val="2"/>
              </w:tcPr>
            </w:tcPrChange>
          </w:tcPr>
          <w:p w14:paraId="63A91238" w14:textId="76199753" w:rsidR="00392423" w:rsidRDefault="00392423" w:rsidP="00392423">
            <w:pPr>
              <w:rPr>
                <w:ins w:id="3010" w:author="Do Thanh Trung" w:date="2025-07-04T14:56:00Z" w16du:dateUtc="2025-07-04T07:56:00Z"/>
                <w:rFonts w:cs="Arial"/>
              </w:rPr>
            </w:pPr>
            <w:ins w:id="3011" w:author="Do Thanh Trung" w:date="2025-07-04T14:56:00Z" w16du:dateUtc="2025-07-04T07:56:00Z">
              <w:r>
                <w:rPr>
                  <w:rFonts w:cs="Arial"/>
                </w:rPr>
                <w:fldChar w:fldCharType="begin"/>
              </w:r>
              <w:r>
                <w:rPr>
                  <w:rFonts w:cs="Arial"/>
                </w:rPr>
                <w:instrText>HYPERLINK  \l "_Giao_dịch_mua"</w:instrText>
              </w:r>
              <w:r>
                <w:rPr>
                  <w:rFonts w:cs="Arial"/>
                </w:rPr>
              </w:r>
              <w:r>
                <w:rPr>
                  <w:rFonts w:cs="Arial"/>
                </w:rPr>
                <w:fldChar w:fldCharType="separate"/>
              </w:r>
              <w:r w:rsidRPr="00392423">
                <w:rPr>
                  <w:rStyle w:val="Hyperlink"/>
                  <w:rFonts w:cs="Arial"/>
                  <w:kern w:val="2"/>
                  <w14:ligatures w14:val="standardContextual"/>
                </w:rPr>
                <w:t>Giao dịc</w:t>
              </w:r>
              <w:r w:rsidRPr="00392423">
                <w:rPr>
                  <w:rStyle w:val="Hyperlink"/>
                  <w:rFonts w:cs="Arial"/>
                </w:rPr>
                <w:t>h Mua Tài sản không qua sàn</w:t>
              </w:r>
              <w:r>
                <w:rPr>
                  <w:rFonts w:cs="Arial"/>
                </w:rPr>
                <w:fldChar w:fldCharType="end"/>
              </w:r>
              <w:r>
                <w:rPr>
                  <w:rFonts w:cs="Arial"/>
                </w:rPr>
                <w:t xml:space="preserve"> – [Mã Tài sản]</w:t>
              </w:r>
            </w:ins>
          </w:p>
          <w:p w14:paraId="5D631841" w14:textId="7C43655B" w:rsidR="00392423" w:rsidRDefault="00392423" w:rsidP="00392423">
            <w:pPr>
              <w:rPr>
                <w:ins w:id="3012" w:author="Do Thanh Trung" w:date="2025-07-04T14:53:00Z" w16du:dateUtc="2025-07-04T07:53:00Z"/>
                <w:rFonts w:cs="Arial"/>
              </w:rPr>
            </w:pPr>
            <w:ins w:id="3013" w:author="Do Thanh Trung" w:date="2025-07-04T14:56:00Z" w16du:dateUtc="2025-07-04T07:56:00Z">
              <w:r>
                <w:rPr>
                  <w:rFonts w:cs="Arial"/>
                </w:rPr>
                <w:fldChar w:fldCharType="begin"/>
              </w:r>
              <w:r>
                <w:rPr>
                  <w:rFonts w:cs="Arial"/>
                </w:rPr>
                <w:instrText>HYPERLINK  \l "_Giao_dịch_bán"</w:instrText>
              </w:r>
              <w:r>
                <w:rPr>
                  <w:rFonts w:cs="Arial"/>
                </w:rPr>
              </w:r>
              <w:r>
                <w:rPr>
                  <w:rFonts w:cs="Arial"/>
                </w:rPr>
                <w:fldChar w:fldCharType="separate"/>
              </w:r>
              <w:r w:rsidRPr="00392423">
                <w:rPr>
                  <w:rStyle w:val="Hyperlink"/>
                  <w:rFonts w:cs="Arial"/>
                  <w:kern w:val="2"/>
                  <w14:ligatures w14:val="standardContextual"/>
                </w:rPr>
                <w:t>Giao dịch bán Tài sản không qua sàn</w:t>
              </w:r>
              <w:r>
                <w:rPr>
                  <w:rFonts w:cs="Arial"/>
                </w:rPr>
                <w:fldChar w:fldCharType="end"/>
              </w:r>
              <w:r>
                <w:rPr>
                  <w:rFonts w:cs="Arial"/>
                </w:rPr>
                <w:t xml:space="preserve"> – [</w:t>
              </w:r>
            </w:ins>
            <w:ins w:id="3014" w:author="Do Thanh Trung" w:date="2025-07-04T14:57:00Z" w16du:dateUtc="2025-07-04T07:57:00Z">
              <w:r>
                <w:rPr>
                  <w:rFonts w:cs="Arial"/>
                </w:rPr>
                <w:t>Mã</w:t>
              </w:r>
            </w:ins>
            <w:ins w:id="3015" w:author="Do Thanh Trung" w:date="2025-07-04T14:56:00Z" w16du:dateUtc="2025-07-04T07:56:00Z">
              <w:r>
                <w:rPr>
                  <w:rFonts w:cs="Arial"/>
                </w:rPr>
                <w:t xml:space="preserve"> Tài sản]</w:t>
              </w:r>
            </w:ins>
          </w:p>
        </w:tc>
        <w:tc>
          <w:tcPr>
            <w:tcW w:w="5307" w:type="dxa"/>
            <w:tcPrChange w:id="3016" w:author="Do Thanh Trung" w:date="2025-07-04T14:54:00Z" w16du:dateUtc="2025-07-04T07:54:00Z">
              <w:tcPr>
                <w:tcW w:w="5449" w:type="dxa"/>
                <w:gridSpan w:val="2"/>
              </w:tcPr>
            </w:tcPrChange>
          </w:tcPr>
          <w:p w14:paraId="572501AE" w14:textId="5D8F4BFD" w:rsidR="00392423" w:rsidRDefault="00392423" w:rsidP="00392423">
            <w:pPr>
              <w:rPr>
                <w:ins w:id="3017" w:author="Do Thanh Trung" w:date="2025-06-12T16:22:00Z" w16du:dateUtc="2025-06-12T09:22:00Z"/>
                <w:rFonts w:cs="Arial"/>
              </w:rPr>
            </w:pPr>
            <w:ins w:id="3018" w:author="Do Thanh Trung" w:date="2025-06-12T16:22:00Z" w16du:dateUtc="2025-06-12T09:22:00Z">
              <w:r>
                <w:rPr>
                  <w:rFonts w:cs="Arial"/>
                </w:rPr>
                <w:t>Mã Tài sản giao dịch</w:t>
              </w:r>
            </w:ins>
          </w:p>
          <w:p w14:paraId="147954F7" w14:textId="1D43F0A9" w:rsidR="00392423" w:rsidRDefault="00392423" w:rsidP="00392423">
            <w:pPr>
              <w:rPr>
                <w:ins w:id="3019" w:author="Do Thanh Trung" w:date="2025-06-12T16:22:00Z" w16du:dateUtc="2025-06-12T09:22:00Z"/>
                <w:rFonts w:cs="Arial"/>
              </w:rPr>
            </w:pPr>
            <w:ins w:id="3020" w:author="Do Thanh Trung" w:date="2025-06-12T16:22:00Z" w16du:dateUtc="2025-06-12T09:22:00Z">
              <w:r>
                <w:rPr>
                  <w:rFonts w:cs="Arial"/>
                </w:rPr>
                <w:t>** Bảng 1</w:t>
              </w:r>
            </w:ins>
            <w:ins w:id="3021" w:author="Do Thanh Trung" w:date="2025-07-01T11:25:00Z" w16du:dateUtc="2025-07-01T04:25:00Z">
              <w:r>
                <w:rPr>
                  <w:rFonts w:cs="Arial"/>
                </w:rPr>
                <w:t>4</w:t>
              </w:r>
            </w:ins>
            <w:ins w:id="3022" w:author="Do Thanh Trung" w:date="2025-06-12T16:22:00Z" w16du:dateUtc="2025-06-12T09:22:00Z">
              <w:r>
                <w:rPr>
                  <w:rFonts w:cs="Arial"/>
                </w:rPr>
                <w:t xml:space="preserve"> – Giao dịch Mua Tài sản không qua sàn – [Mã Tài sản]</w:t>
              </w:r>
            </w:ins>
          </w:p>
          <w:p w14:paraId="65EFEB6A" w14:textId="462B1A5C" w:rsidR="00392423" w:rsidRDefault="00392423" w:rsidP="00392423">
            <w:pPr>
              <w:rPr>
                <w:ins w:id="3023" w:author="Do Thanh Trung" w:date="2025-06-12T15:54:00Z" w16du:dateUtc="2025-06-12T08:54:00Z"/>
                <w:rFonts w:cs="Arial"/>
              </w:rPr>
            </w:pPr>
            <w:ins w:id="3024" w:author="Do Thanh Trung" w:date="2025-06-12T16:22:00Z" w16du:dateUtc="2025-06-12T09:22:00Z">
              <w:r>
                <w:rPr>
                  <w:rFonts w:cs="Arial"/>
                </w:rPr>
                <w:t>** Bảng 1</w:t>
              </w:r>
            </w:ins>
            <w:ins w:id="3025" w:author="Do Thanh Trung" w:date="2025-07-01T11:25:00Z" w16du:dateUtc="2025-07-01T04:25:00Z">
              <w:r>
                <w:rPr>
                  <w:rFonts w:cs="Arial"/>
                </w:rPr>
                <w:t>5</w:t>
              </w:r>
            </w:ins>
            <w:ins w:id="3026" w:author="Do Thanh Trung" w:date="2025-06-12T16:22:00Z" w16du:dateUtc="2025-06-12T09:22:00Z">
              <w:r>
                <w:rPr>
                  <w:rFonts w:cs="Arial"/>
                </w:rPr>
                <w:t xml:space="preserve"> – Giao dịch bán Tài sản không qua sàn – [Mã Tài sản]</w:t>
              </w:r>
            </w:ins>
          </w:p>
        </w:tc>
      </w:tr>
      <w:tr w:rsidR="00392423" w14:paraId="36D011FC" w14:textId="77777777" w:rsidTr="00392423">
        <w:trPr>
          <w:trHeight w:val="755"/>
          <w:ins w:id="3027" w:author="Do Thanh Trung" w:date="2025-06-12T15:54:00Z"/>
          <w:trPrChange w:id="3028" w:author="Do Thanh Trung" w:date="2025-07-04T14:54:00Z" w16du:dateUtc="2025-07-04T07:54:00Z">
            <w:trPr>
              <w:trHeight w:val="755"/>
            </w:trPr>
          </w:trPrChange>
        </w:trPr>
        <w:tc>
          <w:tcPr>
            <w:tcW w:w="576" w:type="dxa"/>
            <w:tcPrChange w:id="3029" w:author="Do Thanh Trung" w:date="2025-07-04T14:54:00Z" w16du:dateUtc="2025-07-04T07:54:00Z">
              <w:tcPr>
                <w:tcW w:w="576" w:type="dxa"/>
              </w:tcPr>
            </w:tcPrChange>
          </w:tcPr>
          <w:p w14:paraId="384DEBA0" w14:textId="77777777" w:rsidR="00392423" w:rsidRDefault="00392423" w:rsidP="00392423">
            <w:pPr>
              <w:rPr>
                <w:ins w:id="3030" w:author="Do Thanh Trung" w:date="2025-06-12T15:54:00Z" w16du:dateUtc="2025-06-12T08:54:00Z"/>
              </w:rPr>
            </w:pPr>
            <w:ins w:id="3031" w:author="Do Thanh Trung" w:date="2025-06-12T15:54:00Z" w16du:dateUtc="2025-06-12T08:54:00Z">
              <w:r>
                <w:t>05</w:t>
              </w:r>
            </w:ins>
          </w:p>
        </w:tc>
        <w:tc>
          <w:tcPr>
            <w:tcW w:w="1742" w:type="dxa"/>
            <w:tcPrChange w:id="3032" w:author="Do Thanh Trung" w:date="2025-07-04T14:54:00Z" w16du:dateUtc="2025-07-04T07:54:00Z">
              <w:tcPr>
                <w:tcW w:w="1078" w:type="dxa"/>
              </w:tcPr>
            </w:tcPrChange>
          </w:tcPr>
          <w:p w14:paraId="20552122" w14:textId="5AFDC376" w:rsidR="00392423" w:rsidRDefault="00392423" w:rsidP="00392423">
            <w:pPr>
              <w:rPr>
                <w:ins w:id="3033" w:author="Do Thanh Trung" w:date="2025-06-12T15:54:00Z" w16du:dateUtc="2025-06-12T08:54:00Z"/>
                <w:rFonts w:cs="Arial"/>
              </w:rPr>
            </w:pPr>
            <w:ins w:id="3034" w:author="Do Thanh Trung" w:date="2025-06-12T16:19:00Z" w16du:dateUtc="2025-06-12T09:19:00Z">
              <w:r>
                <w:rPr>
                  <w:rFonts w:cs="Arial"/>
                </w:rPr>
                <w:t>Mua/Bán</w:t>
              </w:r>
            </w:ins>
          </w:p>
        </w:tc>
        <w:tc>
          <w:tcPr>
            <w:tcW w:w="1070" w:type="dxa"/>
            <w:tcPrChange w:id="3035" w:author="Do Thanh Trung" w:date="2025-07-04T14:54:00Z" w16du:dateUtc="2025-07-04T07:54:00Z">
              <w:tcPr>
                <w:tcW w:w="1581" w:type="dxa"/>
                <w:gridSpan w:val="2"/>
              </w:tcPr>
            </w:tcPrChange>
          </w:tcPr>
          <w:p w14:paraId="7CE4DE2E" w14:textId="5752980C" w:rsidR="00392423" w:rsidRDefault="00392423" w:rsidP="00392423">
            <w:pPr>
              <w:rPr>
                <w:ins w:id="3036" w:author="Do Thanh Trung" w:date="2025-06-12T15:54:00Z" w16du:dateUtc="2025-06-12T08:54:00Z"/>
                <w:rFonts w:cs="Arial"/>
              </w:rPr>
            </w:pPr>
            <w:ins w:id="3037" w:author="Do Thanh Trung" w:date="2025-06-12T16:19:00Z" w16du:dateUtc="2025-06-12T09:19:00Z">
              <w:r>
                <w:rPr>
                  <w:rFonts w:cs="Arial"/>
                </w:rPr>
                <w:t>Text</w:t>
              </w:r>
            </w:ins>
          </w:p>
        </w:tc>
        <w:tc>
          <w:tcPr>
            <w:tcW w:w="835" w:type="dxa"/>
            <w:tcPrChange w:id="3038" w:author="Do Thanh Trung" w:date="2025-07-04T14:54:00Z" w16du:dateUtc="2025-07-04T07:54:00Z">
              <w:tcPr>
                <w:tcW w:w="630" w:type="dxa"/>
                <w:gridSpan w:val="2"/>
              </w:tcPr>
            </w:tcPrChange>
          </w:tcPr>
          <w:p w14:paraId="732C79D4" w14:textId="7A103EE0" w:rsidR="00392423" w:rsidRDefault="00392423" w:rsidP="00392423">
            <w:pPr>
              <w:jc w:val="center"/>
              <w:rPr>
                <w:ins w:id="3039" w:author="Do Thanh Trung" w:date="2025-06-12T15:54:00Z" w16du:dateUtc="2025-06-12T08:54:00Z"/>
                <w:rFonts w:cs="Arial"/>
              </w:rPr>
            </w:pPr>
            <w:ins w:id="3040" w:author="Do Thanh Trung" w:date="2025-06-12T16:19:00Z" w16du:dateUtc="2025-06-12T09:19:00Z">
              <w:r>
                <w:rPr>
                  <w:rFonts w:cs="Arial"/>
                </w:rPr>
                <w:t>X</w:t>
              </w:r>
            </w:ins>
          </w:p>
        </w:tc>
        <w:tc>
          <w:tcPr>
            <w:tcW w:w="781" w:type="dxa"/>
            <w:tcPrChange w:id="3041" w:author="Do Thanh Trung" w:date="2025-07-04T14:54:00Z" w16du:dateUtc="2025-07-04T07:54:00Z">
              <w:tcPr>
                <w:tcW w:w="900" w:type="dxa"/>
                <w:gridSpan w:val="2"/>
              </w:tcPr>
            </w:tcPrChange>
          </w:tcPr>
          <w:p w14:paraId="0C4AA23F" w14:textId="38671ABE" w:rsidR="00392423" w:rsidRDefault="00392423" w:rsidP="00392423">
            <w:pPr>
              <w:jc w:val="center"/>
              <w:rPr>
                <w:ins w:id="3042" w:author="Do Thanh Trung" w:date="2025-06-12T15:54:00Z" w16du:dateUtc="2025-06-12T08:54:00Z"/>
                <w:rFonts w:cs="Arial"/>
              </w:rPr>
            </w:pPr>
            <w:ins w:id="3043" w:author="Do Thanh Trung" w:date="2025-06-12T16:19:00Z" w16du:dateUtc="2025-06-12T09:19:00Z">
              <w:r>
                <w:rPr>
                  <w:rFonts w:cs="Arial"/>
                </w:rPr>
                <w:t>X</w:t>
              </w:r>
            </w:ins>
          </w:p>
        </w:tc>
        <w:tc>
          <w:tcPr>
            <w:tcW w:w="3143" w:type="dxa"/>
            <w:tcPrChange w:id="3044" w:author="Do Thanh Trung" w:date="2025-07-04T14:54:00Z" w16du:dateUtc="2025-07-04T07:54:00Z">
              <w:tcPr>
                <w:tcW w:w="3240" w:type="dxa"/>
                <w:gridSpan w:val="2"/>
              </w:tcPr>
            </w:tcPrChange>
          </w:tcPr>
          <w:p w14:paraId="5A964059" w14:textId="77777777" w:rsidR="00392423" w:rsidRDefault="00392423" w:rsidP="00392423">
            <w:pPr>
              <w:rPr>
                <w:ins w:id="3045" w:author="Do Thanh Trung" w:date="2025-07-04T14:53:00Z" w16du:dateUtc="2025-07-04T07:53:00Z"/>
                <w:rFonts w:cs="Arial"/>
              </w:rPr>
            </w:pPr>
          </w:p>
        </w:tc>
        <w:tc>
          <w:tcPr>
            <w:tcW w:w="5307" w:type="dxa"/>
            <w:tcPrChange w:id="3046" w:author="Do Thanh Trung" w:date="2025-07-04T14:54:00Z" w16du:dateUtc="2025-07-04T07:54:00Z">
              <w:tcPr>
                <w:tcW w:w="5449" w:type="dxa"/>
                <w:gridSpan w:val="2"/>
              </w:tcPr>
            </w:tcPrChange>
          </w:tcPr>
          <w:p w14:paraId="263EF17A" w14:textId="7A10338A" w:rsidR="00392423" w:rsidRDefault="00392423" w:rsidP="00392423">
            <w:pPr>
              <w:rPr>
                <w:ins w:id="3047" w:author="Do Thanh Trung" w:date="2025-06-12T15:54:00Z" w16du:dateUtc="2025-06-12T08:54:00Z"/>
                <w:rFonts w:cs="Arial"/>
              </w:rPr>
            </w:pPr>
            <w:ins w:id="3048" w:author="Do Thanh Trung" w:date="2025-06-12T16:19:00Z" w16du:dateUtc="2025-06-12T09:19:00Z">
              <w:r>
                <w:rPr>
                  <w:rFonts w:cs="Arial"/>
                </w:rPr>
                <w:t>Mua/Bán</w:t>
              </w:r>
            </w:ins>
          </w:p>
        </w:tc>
      </w:tr>
      <w:tr w:rsidR="00392423" w14:paraId="4D9F2038" w14:textId="77777777" w:rsidTr="00392423">
        <w:trPr>
          <w:trHeight w:val="755"/>
          <w:ins w:id="3049" w:author="Do Thanh Trung" w:date="2025-06-12T15:54:00Z"/>
          <w:trPrChange w:id="3050" w:author="Do Thanh Trung" w:date="2025-07-04T14:54:00Z" w16du:dateUtc="2025-07-04T07:54:00Z">
            <w:trPr>
              <w:trHeight w:val="755"/>
            </w:trPr>
          </w:trPrChange>
        </w:trPr>
        <w:tc>
          <w:tcPr>
            <w:tcW w:w="576" w:type="dxa"/>
            <w:tcPrChange w:id="3051" w:author="Do Thanh Trung" w:date="2025-07-04T14:54:00Z" w16du:dateUtc="2025-07-04T07:54:00Z">
              <w:tcPr>
                <w:tcW w:w="576" w:type="dxa"/>
              </w:tcPr>
            </w:tcPrChange>
          </w:tcPr>
          <w:p w14:paraId="6028C7B3" w14:textId="77777777" w:rsidR="00392423" w:rsidRDefault="00392423" w:rsidP="00392423">
            <w:pPr>
              <w:rPr>
                <w:ins w:id="3052" w:author="Do Thanh Trung" w:date="2025-06-12T15:54:00Z" w16du:dateUtc="2025-06-12T08:54:00Z"/>
              </w:rPr>
            </w:pPr>
            <w:ins w:id="3053" w:author="Do Thanh Trung" w:date="2025-06-12T15:54:00Z" w16du:dateUtc="2025-06-12T08:54:00Z">
              <w:r>
                <w:t>06</w:t>
              </w:r>
            </w:ins>
          </w:p>
        </w:tc>
        <w:tc>
          <w:tcPr>
            <w:tcW w:w="1742" w:type="dxa"/>
            <w:tcPrChange w:id="3054" w:author="Do Thanh Trung" w:date="2025-07-04T14:54:00Z" w16du:dateUtc="2025-07-04T07:54:00Z">
              <w:tcPr>
                <w:tcW w:w="1078" w:type="dxa"/>
              </w:tcPr>
            </w:tcPrChange>
          </w:tcPr>
          <w:p w14:paraId="1781F88B" w14:textId="28285DD1" w:rsidR="00392423" w:rsidRDefault="00392423" w:rsidP="00392423">
            <w:pPr>
              <w:rPr>
                <w:ins w:id="3055" w:author="Do Thanh Trung" w:date="2025-06-12T15:54:00Z" w16du:dateUtc="2025-06-12T08:54:00Z"/>
                <w:rFonts w:cs="Arial"/>
              </w:rPr>
            </w:pPr>
            <w:ins w:id="3056" w:author="Do Thanh Trung" w:date="2025-06-12T16:19:00Z" w16du:dateUtc="2025-06-12T09:19:00Z">
              <w:r>
                <w:rPr>
                  <w:rFonts w:cs="Arial"/>
                </w:rPr>
                <w:t>Số lượng giao dịch</w:t>
              </w:r>
            </w:ins>
          </w:p>
        </w:tc>
        <w:tc>
          <w:tcPr>
            <w:tcW w:w="1070" w:type="dxa"/>
            <w:tcPrChange w:id="3057" w:author="Do Thanh Trung" w:date="2025-07-04T14:54:00Z" w16du:dateUtc="2025-07-04T07:54:00Z">
              <w:tcPr>
                <w:tcW w:w="1581" w:type="dxa"/>
                <w:gridSpan w:val="2"/>
              </w:tcPr>
            </w:tcPrChange>
          </w:tcPr>
          <w:p w14:paraId="7028B027" w14:textId="302205CD" w:rsidR="00392423" w:rsidRDefault="00392423" w:rsidP="00392423">
            <w:pPr>
              <w:rPr>
                <w:ins w:id="3058" w:author="Do Thanh Trung" w:date="2025-06-12T15:54:00Z" w16du:dateUtc="2025-06-12T08:54:00Z"/>
                <w:rFonts w:cs="Arial"/>
              </w:rPr>
            </w:pPr>
            <w:ins w:id="3059" w:author="Do Thanh Trung" w:date="2025-06-12T16:19:00Z" w16du:dateUtc="2025-06-12T09:19:00Z">
              <w:r>
                <w:rPr>
                  <w:rFonts w:cs="Arial"/>
                </w:rPr>
                <w:t>Number</w:t>
              </w:r>
            </w:ins>
          </w:p>
        </w:tc>
        <w:tc>
          <w:tcPr>
            <w:tcW w:w="835" w:type="dxa"/>
            <w:tcPrChange w:id="3060" w:author="Do Thanh Trung" w:date="2025-07-04T14:54:00Z" w16du:dateUtc="2025-07-04T07:54:00Z">
              <w:tcPr>
                <w:tcW w:w="630" w:type="dxa"/>
                <w:gridSpan w:val="2"/>
              </w:tcPr>
            </w:tcPrChange>
          </w:tcPr>
          <w:p w14:paraId="63FAC931" w14:textId="6DF5AFE2" w:rsidR="00392423" w:rsidRDefault="00392423" w:rsidP="00392423">
            <w:pPr>
              <w:jc w:val="center"/>
              <w:rPr>
                <w:ins w:id="3061" w:author="Do Thanh Trung" w:date="2025-06-12T15:54:00Z" w16du:dateUtc="2025-06-12T08:54:00Z"/>
                <w:rFonts w:cs="Arial"/>
              </w:rPr>
            </w:pPr>
            <w:ins w:id="3062" w:author="Do Thanh Trung" w:date="2025-06-12T16:19:00Z" w16du:dateUtc="2025-06-12T09:19:00Z">
              <w:r>
                <w:rPr>
                  <w:rFonts w:cs="Arial"/>
                </w:rPr>
                <w:t>X</w:t>
              </w:r>
            </w:ins>
          </w:p>
        </w:tc>
        <w:tc>
          <w:tcPr>
            <w:tcW w:w="781" w:type="dxa"/>
            <w:tcPrChange w:id="3063" w:author="Do Thanh Trung" w:date="2025-07-04T14:54:00Z" w16du:dateUtc="2025-07-04T07:54:00Z">
              <w:tcPr>
                <w:tcW w:w="900" w:type="dxa"/>
                <w:gridSpan w:val="2"/>
              </w:tcPr>
            </w:tcPrChange>
          </w:tcPr>
          <w:p w14:paraId="270554EA" w14:textId="6883825D" w:rsidR="00392423" w:rsidRDefault="00392423" w:rsidP="00392423">
            <w:pPr>
              <w:jc w:val="center"/>
              <w:rPr>
                <w:ins w:id="3064" w:author="Do Thanh Trung" w:date="2025-06-12T15:54:00Z" w16du:dateUtc="2025-06-12T08:54:00Z"/>
                <w:rFonts w:cs="Arial"/>
              </w:rPr>
            </w:pPr>
            <w:ins w:id="3065" w:author="Do Thanh Trung" w:date="2025-06-12T16:19:00Z" w16du:dateUtc="2025-06-12T09:19:00Z">
              <w:r>
                <w:rPr>
                  <w:rFonts w:cs="Arial"/>
                </w:rPr>
                <w:t>X</w:t>
              </w:r>
            </w:ins>
          </w:p>
        </w:tc>
        <w:tc>
          <w:tcPr>
            <w:tcW w:w="3143" w:type="dxa"/>
            <w:tcPrChange w:id="3066" w:author="Do Thanh Trung" w:date="2025-07-04T14:54:00Z" w16du:dateUtc="2025-07-04T07:54:00Z">
              <w:tcPr>
                <w:tcW w:w="3240" w:type="dxa"/>
                <w:gridSpan w:val="2"/>
              </w:tcPr>
            </w:tcPrChange>
          </w:tcPr>
          <w:p w14:paraId="3F1FBF8F" w14:textId="77777777" w:rsidR="00392423" w:rsidRDefault="00392423" w:rsidP="00392423">
            <w:pPr>
              <w:rPr>
                <w:ins w:id="3067" w:author="Do Thanh Trung" w:date="2025-07-04T14:53:00Z" w16du:dateUtc="2025-07-04T07:53:00Z"/>
                <w:rFonts w:cs="Arial"/>
              </w:rPr>
            </w:pPr>
          </w:p>
        </w:tc>
        <w:tc>
          <w:tcPr>
            <w:tcW w:w="5307" w:type="dxa"/>
            <w:tcPrChange w:id="3068" w:author="Do Thanh Trung" w:date="2025-07-04T14:54:00Z" w16du:dateUtc="2025-07-04T07:54:00Z">
              <w:tcPr>
                <w:tcW w:w="5449" w:type="dxa"/>
                <w:gridSpan w:val="2"/>
              </w:tcPr>
            </w:tcPrChange>
          </w:tcPr>
          <w:p w14:paraId="12974F01" w14:textId="340857DE" w:rsidR="00392423" w:rsidRDefault="00392423" w:rsidP="00392423">
            <w:pPr>
              <w:rPr>
                <w:ins w:id="3069" w:author="Do Thanh Trung" w:date="2025-06-12T15:54:00Z" w16du:dateUtc="2025-06-12T08:54:00Z"/>
                <w:rFonts w:cs="Arial"/>
              </w:rPr>
            </w:pPr>
            <w:ins w:id="3070" w:author="Do Thanh Trung" w:date="2025-06-12T16:19:00Z" w16du:dateUtc="2025-06-12T09:19:00Z">
              <w:r>
                <w:rPr>
                  <w:rFonts w:cs="Arial"/>
                </w:rPr>
                <w:t>Số lượng tài sản giao dịch</w:t>
              </w:r>
            </w:ins>
          </w:p>
        </w:tc>
      </w:tr>
      <w:tr w:rsidR="00392423" w14:paraId="1F2E7575" w14:textId="77777777" w:rsidTr="00392423">
        <w:trPr>
          <w:trHeight w:val="755"/>
          <w:ins w:id="3071" w:author="Do Thanh Trung" w:date="2025-06-12T15:54:00Z"/>
          <w:trPrChange w:id="3072" w:author="Do Thanh Trung" w:date="2025-07-04T14:54:00Z" w16du:dateUtc="2025-07-04T07:54:00Z">
            <w:trPr>
              <w:trHeight w:val="755"/>
            </w:trPr>
          </w:trPrChange>
        </w:trPr>
        <w:tc>
          <w:tcPr>
            <w:tcW w:w="576" w:type="dxa"/>
            <w:tcPrChange w:id="3073" w:author="Do Thanh Trung" w:date="2025-07-04T14:54:00Z" w16du:dateUtc="2025-07-04T07:54:00Z">
              <w:tcPr>
                <w:tcW w:w="576" w:type="dxa"/>
              </w:tcPr>
            </w:tcPrChange>
          </w:tcPr>
          <w:p w14:paraId="1991FEB9" w14:textId="77777777" w:rsidR="00392423" w:rsidRDefault="00392423" w:rsidP="00392423">
            <w:pPr>
              <w:rPr>
                <w:ins w:id="3074" w:author="Do Thanh Trung" w:date="2025-06-12T15:54:00Z" w16du:dateUtc="2025-06-12T08:54:00Z"/>
              </w:rPr>
            </w:pPr>
            <w:ins w:id="3075" w:author="Do Thanh Trung" w:date="2025-06-12T15:54:00Z" w16du:dateUtc="2025-06-12T08:54:00Z">
              <w:r>
                <w:t>07</w:t>
              </w:r>
            </w:ins>
          </w:p>
        </w:tc>
        <w:tc>
          <w:tcPr>
            <w:tcW w:w="1742" w:type="dxa"/>
            <w:tcPrChange w:id="3076" w:author="Do Thanh Trung" w:date="2025-07-04T14:54:00Z" w16du:dateUtc="2025-07-04T07:54:00Z">
              <w:tcPr>
                <w:tcW w:w="1078" w:type="dxa"/>
              </w:tcPr>
            </w:tcPrChange>
          </w:tcPr>
          <w:p w14:paraId="10E5C7AA" w14:textId="2FA3D3DF" w:rsidR="00392423" w:rsidRDefault="00392423" w:rsidP="00392423">
            <w:pPr>
              <w:rPr>
                <w:ins w:id="3077" w:author="Do Thanh Trung" w:date="2025-06-12T15:54:00Z" w16du:dateUtc="2025-06-12T08:54:00Z"/>
                <w:rFonts w:cs="Arial"/>
              </w:rPr>
            </w:pPr>
            <w:ins w:id="3078" w:author="Do Thanh Trung" w:date="2025-06-12T16:19:00Z" w16du:dateUtc="2025-06-12T09:19:00Z">
              <w:r>
                <w:rPr>
                  <w:rFonts w:cs="Arial"/>
                </w:rPr>
                <w:t>Đơn giá giao dịch</w:t>
              </w:r>
            </w:ins>
          </w:p>
        </w:tc>
        <w:tc>
          <w:tcPr>
            <w:tcW w:w="1070" w:type="dxa"/>
            <w:tcPrChange w:id="3079" w:author="Do Thanh Trung" w:date="2025-07-04T14:54:00Z" w16du:dateUtc="2025-07-04T07:54:00Z">
              <w:tcPr>
                <w:tcW w:w="1581" w:type="dxa"/>
                <w:gridSpan w:val="2"/>
              </w:tcPr>
            </w:tcPrChange>
          </w:tcPr>
          <w:p w14:paraId="5A299109" w14:textId="649B56EF" w:rsidR="00392423" w:rsidRDefault="00392423" w:rsidP="00392423">
            <w:pPr>
              <w:rPr>
                <w:ins w:id="3080" w:author="Do Thanh Trung" w:date="2025-06-12T15:54:00Z" w16du:dateUtc="2025-06-12T08:54:00Z"/>
                <w:rFonts w:cs="Arial"/>
              </w:rPr>
            </w:pPr>
            <w:ins w:id="3081" w:author="Do Thanh Trung" w:date="2025-06-12T16:19:00Z" w16du:dateUtc="2025-06-12T09:19:00Z">
              <w:r>
                <w:rPr>
                  <w:rFonts w:cs="Arial"/>
                </w:rPr>
                <w:t>Number</w:t>
              </w:r>
            </w:ins>
          </w:p>
        </w:tc>
        <w:tc>
          <w:tcPr>
            <w:tcW w:w="835" w:type="dxa"/>
            <w:tcPrChange w:id="3082" w:author="Do Thanh Trung" w:date="2025-07-04T14:54:00Z" w16du:dateUtc="2025-07-04T07:54:00Z">
              <w:tcPr>
                <w:tcW w:w="630" w:type="dxa"/>
                <w:gridSpan w:val="2"/>
              </w:tcPr>
            </w:tcPrChange>
          </w:tcPr>
          <w:p w14:paraId="07ADDCAA" w14:textId="5636DA30" w:rsidR="00392423" w:rsidRDefault="00392423" w:rsidP="00392423">
            <w:pPr>
              <w:jc w:val="center"/>
              <w:rPr>
                <w:ins w:id="3083" w:author="Do Thanh Trung" w:date="2025-06-12T15:54:00Z" w16du:dateUtc="2025-06-12T08:54:00Z"/>
                <w:rFonts w:cs="Arial"/>
              </w:rPr>
            </w:pPr>
            <w:ins w:id="3084" w:author="Do Thanh Trung" w:date="2025-06-12T16:19:00Z" w16du:dateUtc="2025-06-12T09:19:00Z">
              <w:r>
                <w:rPr>
                  <w:rFonts w:cs="Arial"/>
                </w:rPr>
                <w:t>X</w:t>
              </w:r>
            </w:ins>
          </w:p>
        </w:tc>
        <w:tc>
          <w:tcPr>
            <w:tcW w:w="781" w:type="dxa"/>
            <w:tcPrChange w:id="3085" w:author="Do Thanh Trung" w:date="2025-07-04T14:54:00Z" w16du:dateUtc="2025-07-04T07:54:00Z">
              <w:tcPr>
                <w:tcW w:w="900" w:type="dxa"/>
                <w:gridSpan w:val="2"/>
              </w:tcPr>
            </w:tcPrChange>
          </w:tcPr>
          <w:p w14:paraId="33F729CB" w14:textId="4B8C6D66" w:rsidR="00392423" w:rsidRDefault="00392423" w:rsidP="00392423">
            <w:pPr>
              <w:jc w:val="center"/>
              <w:rPr>
                <w:ins w:id="3086" w:author="Do Thanh Trung" w:date="2025-06-12T15:54:00Z" w16du:dateUtc="2025-06-12T08:54:00Z"/>
                <w:rFonts w:cs="Arial"/>
              </w:rPr>
            </w:pPr>
            <w:ins w:id="3087" w:author="Do Thanh Trung" w:date="2025-06-12T16:19:00Z" w16du:dateUtc="2025-06-12T09:19:00Z">
              <w:r>
                <w:rPr>
                  <w:rFonts w:cs="Arial"/>
                </w:rPr>
                <w:t>X</w:t>
              </w:r>
            </w:ins>
          </w:p>
        </w:tc>
        <w:tc>
          <w:tcPr>
            <w:tcW w:w="3143" w:type="dxa"/>
            <w:tcPrChange w:id="3088" w:author="Do Thanh Trung" w:date="2025-07-04T14:54:00Z" w16du:dateUtc="2025-07-04T07:54:00Z">
              <w:tcPr>
                <w:tcW w:w="3240" w:type="dxa"/>
                <w:gridSpan w:val="2"/>
              </w:tcPr>
            </w:tcPrChange>
          </w:tcPr>
          <w:p w14:paraId="2BE02DA4" w14:textId="77777777" w:rsidR="00392423" w:rsidRDefault="00392423" w:rsidP="00392423">
            <w:pPr>
              <w:rPr>
                <w:ins w:id="3089" w:author="Do Thanh Trung" w:date="2025-07-04T14:53:00Z" w16du:dateUtc="2025-07-04T07:53:00Z"/>
                <w:rFonts w:cs="Arial"/>
              </w:rPr>
            </w:pPr>
          </w:p>
        </w:tc>
        <w:tc>
          <w:tcPr>
            <w:tcW w:w="5307" w:type="dxa"/>
            <w:tcPrChange w:id="3090" w:author="Do Thanh Trung" w:date="2025-07-04T14:54:00Z" w16du:dateUtc="2025-07-04T07:54:00Z">
              <w:tcPr>
                <w:tcW w:w="5449" w:type="dxa"/>
                <w:gridSpan w:val="2"/>
              </w:tcPr>
            </w:tcPrChange>
          </w:tcPr>
          <w:p w14:paraId="2C0B27E4" w14:textId="23E1E378" w:rsidR="00392423" w:rsidRDefault="00392423" w:rsidP="00392423">
            <w:pPr>
              <w:rPr>
                <w:ins w:id="3091" w:author="Do Thanh Trung" w:date="2025-06-12T15:54:00Z" w16du:dateUtc="2025-06-12T08:54:00Z"/>
                <w:rFonts w:cs="Arial"/>
              </w:rPr>
            </w:pPr>
            <w:ins w:id="3092" w:author="Do Thanh Trung" w:date="2025-06-12T16:19:00Z" w16du:dateUtc="2025-06-12T09:19:00Z">
              <w:r>
                <w:rPr>
                  <w:rFonts w:cs="Arial"/>
                </w:rPr>
                <w:t>Đơn giá tài sản giao dịc</w:t>
              </w:r>
            </w:ins>
            <w:ins w:id="3093" w:author="Do Thanh Trung" w:date="2025-06-12T16:20:00Z" w16du:dateUtc="2025-06-12T09:20:00Z">
              <w:r>
                <w:rPr>
                  <w:rFonts w:cs="Arial"/>
                </w:rPr>
                <w:t>h</w:t>
              </w:r>
            </w:ins>
          </w:p>
        </w:tc>
      </w:tr>
      <w:tr w:rsidR="00392423" w14:paraId="72B8E933" w14:textId="77777777" w:rsidTr="00392423">
        <w:trPr>
          <w:trHeight w:val="755"/>
          <w:ins w:id="3094" w:author="Do Thanh Trung" w:date="2025-06-12T15:54:00Z"/>
          <w:trPrChange w:id="3095" w:author="Do Thanh Trung" w:date="2025-07-04T14:54:00Z" w16du:dateUtc="2025-07-04T07:54:00Z">
            <w:trPr>
              <w:trHeight w:val="755"/>
            </w:trPr>
          </w:trPrChange>
        </w:trPr>
        <w:tc>
          <w:tcPr>
            <w:tcW w:w="576" w:type="dxa"/>
            <w:tcPrChange w:id="3096" w:author="Do Thanh Trung" w:date="2025-07-04T14:54:00Z" w16du:dateUtc="2025-07-04T07:54:00Z">
              <w:tcPr>
                <w:tcW w:w="576" w:type="dxa"/>
              </w:tcPr>
            </w:tcPrChange>
          </w:tcPr>
          <w:p w14:paraId="5B0CD695" w14:textId="77777777" w:rsidR="00392423" w:rsidRDefault="00392423" w:rsidP="00392423">
            <w:pPr>
              <w:rPr>
                <w:ins w:id="3097" w:author="Do Thanh Trung" w:date="2025-06-12T15:54:00Z" w16du:dateUtc="2025-06-12T08:54:00Z"/>
              </w:rPr>
            </w:pPr>
            <w:ins w:id="3098" w:author="Do Thanh Trung" w:date="2025-06-12T15:54:00Z" w16du:dateUtc="2025-06-12T08:54:00Z">
              <w:r>
                <w:lastRenderedPageBreak/>
                <w:t>08</w:t>
              </w:r>
            </w:ins>
          </w:p>
        </w:tc>
        <w:tc>
          <w:tcPr>
            <w:tcW w:w="1742" w:type="dxa"/>
            <w:tcPrChange w:id="3099" w:author="Do Thanh Trung" w:date="2025-07-04T14:54:00Z" w16du:dateUtc="2025-07-04T07:54:00Z">
              <w:tcPr>
                <w:tcW w:w="1078" w:type="dxa"/>
              </w:tcPr>
            </w:tcPrChange>
          </w:tcPr>
          <w:p w14:paraId="1690F93C" w14:textId="3B03EDA6" w:rsidR="00392423" w:rsidRDefault="00392423" w:rsidP="00392423">
            <w:pPr>
              <w:rPr>
                <w:ins w:id="3100" w:author="Do Thanh Trung" w:date="2025-06-12T15:54:00Z" w16du:dateUtc="2025-06-12T08:54:00Z"/>
                <w:rFonts w:cs="Arial"/>
              </w:rPr>
            </w:pPr>
            <w:ins w:id="3101" w:author="Do Thanh Trung" w:date="2025-06-12T16:19:00Z" w16du:dateUtc="2025-06-12T09:19:00Z">
              <w:r>
                <w:rPr>
                  <w:rFonts w:cs="Arial"/>
                </w:rPr>
                <w:t>Giá trị giao dịch</w:t>
              </w:r>
            </w:ins>
          </w:p>
        </w:tc>
        <w:tc>
          <w:tcPr>
            <w:tcW w:w="1070" w:type="dxa"/>
            <w:tcPrChange w:id="3102" w:author="Do Thanh Trung" w:date="2025-07-04T14:54:00Z" w16du:dateUtc="2025-07-04T07:54:00Z">
              <w:tcPr>
                <w:tcW w:w="1581" w:type="dxa"/>
                <w:gridSpan w:val="2"/>
              </w:tcPr>
            </w:tcPrChange>
          </w:tcPr>
          <w:p w14:paraId="52B623E0" w14:textId="0839EE64" w:rsidR="00392423" w:rsidRDefault="00392423" w:rsidP="00392423">
            <w:pPr>
              <w:rPr>
                <w:ins w:id="3103" w:author="Do Thanh Trung" w:date="2025-06-12T15:54:00Z" w16du:dateUtc="2025-06-12T08:54:00Z"/>
                <w:rFonts w:cs="Arial"/>
              </w:rPr>
            </w:pPr>
            <w:ins w:id="3104" w:author="Do Thanh Trung" w:date="2025-06-12T16:20:00Z" w16du:dateUtc="2025-06-12T09:20:00Z">
              <w:r>
                <w:rPr>
                  <w:rFonts w:cs="Arial"/>
                </w:rPr>
                <w:t>Number</w:t>
              </w:r>
            </w:ins>
          </w:p>
        </w:tc>
        <w:tc>
          <w:tcPr>
            <w:tcW w:w="835" w:type="dxa"/>
            <w:tcPrChange w:id="3105" w:author="Do Thanh Trung" w:date="2025-07-04T14:54:00Z" w16du:dateUtc="2025-07-04T07:54:00Z">
              <w:tcPr>
                <w:tcW w:w="630" w:type="dxa"/>
                <w:gridSpan w:val="2"/>
              </w:tcPr>
            </w:tcPrChange>
          </w:tcPr>
          <w:p w14:paraId="308B213E" w14:textId="4E4B1491" w:rsidR="00392423" w:rsidRDefault="00392423" w:rsidP="00392423">
            <w:pPr>
              <w:jc w:val="center"/>
              <w:rPr>
                <w:ins w:id="3106" w:author="Do Thanh Trung" w:date="2025-06-12T15:54:00Z" w16du:dateUtc="2025-06-12T08:54:00Z"/>
                <w:rFonts w:cs="Arial"/>
              </w:rPr>
            </w:pPr>
            <w:ins w:id="3107" w:author="Do Thanh Trung" w:date="2025-06-12T16:20:00Z" w16du:dateUtc="2025-06-12T09:20:00Z">
              <w:r>
                <w:rPr>
                  <w:rFonts w:cs="Arial"/>
                </w:rPr>
                <w:t>X</w:t>
              </w:r>
            </w:ins>
          </w:p>
        </w:tc>
        <w:tc>
          <w:tcPr>
            <w:tcW w:w="781" w:type="dxa"/>
            <w:tcPrChange w:id="3108" w:author="Do Thanh Trung" w:date="2025-07-04T14:54:00Z" w16du:dateUtc="2025-07-04T07:54:00Z">
              <w:tcPr>
                <w:tcW w:w="900" w:type="dxa"/>
                <w:gridSpan w:val="2"/>
              </w:tcPr>
            </w:tcPrChange>
          </w:tcPr>
          <w:p w14:paraId="64870B55" w14:textId="6731F5CD" w:rsidR="00392423" w:rsidRDefault="00392423" w:rsidP="00392423">
            <w:pPr>
              <w:jc w:val="center"/>
              <w:rPr>
                <w:ins w:id="3109" w:author="Do Thanh Trung" w:date="2025-06-12T15:54:00Z" w16du:dateUtc="2025-06-12T08:54:00Z"/>
                <w:rFonts w:cs="Arial"/>
              </w:rPr>
            </w:pPr>
            <w:ins w:id="3110" w:author="Do Thanh Trung" w:date="2025-06-12T16:20:00Z" w16du:dateUtc="2025-06-12T09:20:00Z">
              <w:r>
                <w:rPr>
                  <w:rFonts w:cs="Arial"/>
                </w:rPr>
                <w:t>X</w:t>
              </w:r>
            </w:ins>
          </w:p>
        </w:tc>
        <w:tc>
          <w:tcPr>
            <w:tcW w:w="3143" w:type="dxa"/>
            <w:tcPrChange w:id="3111" w:author="Do Thanh Trung" w:date="2025-07-04T14:54:00Z" w16du:dateUtc="2025-07-04T07:54:00Z">
              <w:tcPr>
                <w:tcW w:w="3240" w:type="dxa"/>
                <w:gridSpan w:val="2"/>
              </w:tcPr>
            </w:tcPrChange>
          </w:tcPr>
          <w:p w14:paraId="3A5999AA" w14:textId="77777777" w:rsidR="00392423" w:rsidRDefault="00392423" w:rsidP="00392423">
            <w:pPr>
              <w:jc w:val="center"/>
              <w:rPr>
                <w:ins w:id="3112" w:author="Do Thanh Trung" w:date="2025-07-04T14:53:00Z" w16du:dateUtc="2025-07-04T07:53:00Z"/>
                <w:rFonts w:cs="Arial"/>
              </w:rPr>
            </w:pPr>
          </w:p>
        </w:tc>
        <w:tc>
          <w:tcPr>
            <w:tcW w:w="5307" w:type="dxa"/>
            <w:tcPrChange w:id="3113" w:author="Do Thanh Trung" w:date="2025-07-04T14:54:00Z" w16du:dateUtc="2025-07-04T07:54:00Z">
              <w:tcPr>
                <w:tcW w:w="5449" w:type="dxa"/>
                <w:gridSpan w:val="2"/>
              </w:tcPr>
            </w:tcPrChange>
          </w:tcPr>
          <w:p w14:paraId="2BCAA47B" w14:textId="553DAE6E" w:rsidR="00392423" w:rsidRDefault="00392423">
            <w:pPr>
              <w:jc w:val="center"/>
              <w:rPr>
                <w:ins w:id="3114" w:author="Do Thanh Trung" w:date="2025-06-12T15:54:00Z" w16du:dateUtc="2025-06-12T08:54:00Z"/>
                <w:rFonts w:cs="Arial"/>
              </w:rPr>
              <w:pPrChange w:id="3115" w:author="Do Thanh Trung" w:date="2025-06-12T16:20:00Z" w16du:dateUtc="2025-06-12T09:20:00Z">
                <w:pPr/>
              </w:pPrChange>
            </w:pPr>
            <w:ins w:id="3116" w:author="Do Thanh Trung" w:date="2025-06-12T16:20:00Z" w16du:dateUtc="2025-06-12T09:20:00Z">
              <w:r>
                <w:rPr>
                  <w:rFonts w:cs="Arial"/>
                </w:rPr>
                <w:t>(6) * (7)</w:t>
              </w:r>
            </w:ins>
          </w:p>
        </w:tc>
      </w:tr>
      <w:tr w:rsidR="00392423" w14:paraId="6682C71A" w14:textId="77777777" w:rsidTr="00392423">
        <w:trPr>
          <w:trHeight w:val="755"/>
          <w:ins w:id="3117" w:author="Do Thanh Trung" w:date="2025-06-12T15:54:00Z"/>
          <w:trPrChange w:id="3118" w:author="Do Thanh Trung" w:date="2025-07-04T14:54:00Z" w16du:dateUtc="2025-07-04T07:54:00Z">
            <w:trPr>
              <w:trHeight w:val="755"/>
            </w:trPr>
          </w:trPrChange>
        </w:trPr>
        <w:tc>
          <w:tcPr>
            <w:tcW w:w="576" w:type="dxa"/>
            <w:tcPrChange w:id="3119" w:author="Do Thanh Trung" w:date="2025-07-04T14:54:00Z" w16du:dateUtc="2025-07-04T07:54:00Z">
              <w:tcPr>
                <w:tcW w:w="576" w:type="dxa"/>
              </w:tcPr>
            </w:tcPrChange>
          </w:tcPr>
          <w:p w14:paraId="70E46ECD" w14:textId="77777777" w:rsidR="00392423" w:rsidRDefault="00392423" w:rsidP="00392423">
            <w:pPr>
              <w:rPr>
                <w:ins w:id="3120" w:author="Do Thanh Trung" w:date="2025-06-12T15:54:00Z" w16du:dateUtc="2025-06-12T08:54:00Z"/>
              </w:rPr>
            </w:pPr>
            <w:ins w:id="3121" w:author="Do Thanh Trung" w:date="2025-06-12T15:54:00Z" w16du:dateUtc="2025-06-12T08:54:00Z">
              <w:r>
                <w:t>09</w:t>
              </w:r>
            </w:ins>
          </w:p>
        </w:tc>
        <w:tc>
          <w:tcPr>
            <w:tcW w:w="1742" w:type="dxa"/>
            <w:tcPrChange w:id="3122" w:author="Do Thanh Trung" w:date="2025-07-04T14:54:00Z" w16du:dateUtc="2025-07-04T07:54:00Z">
              <w:tcPr>
                <w:tcW w:w="1078" w:type="dxa"/>
              </w:tcPr>
            </w:tcPrChange>
          </w:tcPr>
          <w:p w14:paraId="067BA025" w14:textId="4464FA4E" w:rsidR="00392423" w:rsidRDefault="00392423" w:rsidP="00392423">
            <w:pPr>
              <w:rPr>
                <w:ins w:id="3123" w:author="Do Thanh Trung" w:date="2025-06-12T15:54:00Z" w16du:dateUtc="2025-06-12T08:54:00Z"/>
                <w:rFonts w:cs="Arial"/>
              </w:rPr>
            </w:pPr>
            <w:ins w:id="3124" w:author="Do Thanh Trung" w:date="2025-06-12T16:21:00Z" w16du:dateUtc="2025-06-12T09:21:00Z">
              <w:r>
                <w:rPr>
                  <w:rFonts w:cs="Arial"/>
                </w:rPr>
                <w:t>Nhân viên đặt lệnh</w:t>
              </w:r>
            </w:ins>
          </w:p>
        </w:tc>
        <w:tc>
          <w:tcPr>
            <w:tcW w:w="1070" w:type="dxa"/>
            <w:tcPrChange w:id="3125" w:author="Do Thanh Trung" w:date="2025-07-04T14:54:00Z" w16du:dateUtc="2025-07-04T07:54:00Z">
              <w:tcPr>
                <w:tcW w:w="1581" w:type="dxa"/>
                <w:gridSpan w:val="2"/>
              </w:tcPr>
            </w:tcPrChange>
          </w:tcPr>
          <w:p w14:paraId="4FBB4DAF" w14:textId="70E34984" w:rsidR="00392423" w:rsidRDefault="00392423" w:rsidP="00392423">
            <w:pPr>
              <w:rPr>
                <w:ins w:id="3126" w:author="Do Thanh Trung" w:date="2025-06-12T15:54:00Z" w16du:dateUtc="2025-06-12T08:54:00Z"/>
                <w:rFonts w:cs="Arial"/>
              </w:rPr>
            </w:pPr>
            <w:ins w:id="3127" w:author="Do Thanh Trung" w:date="2025-06-12T16:21:00Z" w16du:dateUtc="2025-06-12T09:21:00Z">
              <w:r>
                <w:rPr>
                  <w:rFonts w:cs="Arial"/>
                </w:rPr>
                <w:t>Text</w:t>
              </w:r>
            </w:ins>
          </w:p>
        </w:tc>
        <w:tc>
          <w:tcPr>
            <w:tcW w:w="835" w:type="dxa"/>
            <w:tcPrChange w:id="3128" w:author="Do Thanh Trung" w:date="2025-07-04T14:54:00Z" w16du:dateUtc="2025-07-04T07:54:00Z">
              <w:tcPr>
                <w:tcW w:w="630" w:type="dxa"/>
                <w:gridSpan w:val="2"/>
              </w:tcPr>
            </w:tcPrChange>
          </w:tcPr>
          <w:p w14:paraId="5FA00CC9" w14:textId="5A883C38" w:rsidR="00392423" w:rsidRDefault="00392423" w:rsidP="00392423">
            <w:pPr>
              <w:jc w:val="center"/>
              <w:rPr>
                <w:ins w:id="3129" w:author="Do Thanh Trung" w:date="2025-06-12T15:54:00Z" w16du:dateUtc="2025-06-12T08:54:00Z"/>
                <w:rFonts w:cs="Arial"/>
              </w:rPr>
            </w:pPr>
            <w:ins w:id="3130" w:author="Do Thanh Trung" w:date="2025-06-12T16:21:00Z" w16du:dateUtc="2025-06-12T09:21:00Z">
              <w:r>
                <w:rPr>
                  <w:rFonts w:cs="Arial"/>
                </w:rPr>
                <w:t>X</w:t>
              </w:r>
            </w:ins>
          </w:p>
        </w:tc>
        <w:tc>
          <w:tcPr>
            <w:tcW w:w="781" w:type="dxa"/>
            <w:tcPrChange w:id="3131" w:author="Do Thanh Trung" w:date="2025-07-04T14:54:00Z" w16du:dateUtc="2025-07-04T07:54:00Z">
              <w:tcPr>
                <w:tcW w:w="900" w:type="dxa"/>
                <w:gridSpan w:val="2"/>
              </w:tcPr>
            </w:tcPrChange>
          </w:tcPr>
          <w:p w14:paraId="1A176F89" w14:textId="377B2682" w:rsidR="00392423" w:rsidRDefault="00392423" w:rsidP="00392423">
            <w:pPr>
              <w:jc w:val="center"/>
              <w:rPr>
                <w:ins w:id="3132" w:author="Do Thanh Trung" w:date="2025-06-12T15:54:00Z" w16du:dateUtc="2025-06-12T08:54:00Z"/>
                <w:rFonts w:cs="Arial"/>
              </w:rPr>
            </w:pPr>
            <w:ins w:id="3133" w:author="Do Thanh Trung" w:date="2025-06-12T16:21:00Z" w16du:dateUtc="2025-06-12T09:21:00Z">
              <w:r>
                <w:rPr>
                  <w:rFonts w:cs="Arial"/>
                </w:rPr>
                <w:t>X</w:t>
              </w:r>
            </w:ins>
          </w:p>
        </w:tc>
        <w:tc>
          <w:tcPr>
            <w:tcW w:w="3143" w:type="dxa"/>
            <w:tcPrChange w:id="3134" w:author="Do Thanh Trung" w:date="2025-07-04T14:54:00Z" w16du:dateUtc="2025-07-04T07:54:00Z">
              <w:tcPr>
                <w:tcW w:w="3240" w:type="dxa"/>
                <w:gridSpan w:val="2"/>
              </w:tcPr>
            </w:tcPrChange>
          </w:tcPr>
          <w:p w14:paraId="2D0A8F54" w14:textId="77777777" w:rsidR="00392423" w:rsidRDefault="00392423" w:rsidP="00392423">
            <w:pPr>
              <w:jc w:val="left"/>
              <w:rPr>
                <w:ins w:id="3135" w:author="Do Thanh Trung" w:date="2025-07-04T14:53:00Z" w16du:dateUtc="2025-07-04T07:53:00Z"/>
                <w:rFonts w:cs="Arial"/>
              </w:rPr>
            </w:pPr>
          </w:p>
        </w:tc>
        <w:tc>
          <w:tcPr>
            <w:tcW w:w="5307" w:type="dxa"/>
            <w:tcPrChange w:id="3136" w:author="Do Thanh Trung" w:date="2025-07-04T14:54:00Z" w16du:dateUtc="2025-07-04T07:54:00Z">
              <w:tcPr>
                <w:tcW w:w="5449" w:type="dxa"/>
                <w:gridSpan w:val="2"/>
              </w:tcPr>
            </w:tcPrChange>
          </w:tcPr>
          <w:p w14:paraId="101E9F8F" w14:textId="2742141E" w:rsidR="00392423" w:rsidRDefault="00392423">
            <w:pPr>
              <w:jc w:val="left"/>
              <w:rPr>
                <w:ins w:id="3137" w:author="Do Thanh Trung" w:date="2025-06-12T15:54:00Z" w16du:dateUtc="2025-06-12T08:54:00Z"/>
                <w:rFonts w:cs="Arial"/>
              </w:rPr>
              <w:pPrChange w:id="3138" w:author="Do Thanh Trung" w:date="2025-06-12T16:21:00Z" w16du:dateUtc="2025-06-12T09:21:00Z">
                <w:pPr>
                  <w:jc w:val="center"/>
                </w:pPr>
              </w:pPrChange>
            </w:pPr>
            <w:ins w:id="3139" w:author="Do Thanh Trung" w:date="2025-06-12T16:21:00Z" w16du:dateUtc="2025-06-12T09:21:00Z">
              <w:r>
                <w:rPr>
                  <w:rFonts w:cs="Arial"/>
                </w:rPr>
                <w:t>ID của nhân viên đặt lệnh</w:t>
              </w:r>
            </w:ins>
          </w:p>
        </w:tc>
      </w:tr>
      <w:tr w:rsidR="00392423" w14:paraId="6BAAFF3A" w14:textId="77777777" w:rsidTr="00392423">
        <w:trPr>
          <w:trHeight w:val="755"/>
          <w:ins w:id="3140" w:author="Do Thanh Trung" w:date="2025-06-12T15:54:00Z"/>
          <w:trPrChange w:id="3141" w:author="Do Thanh Trung" w:date="2025-07-04T14:54:00Z" w16du:dateUtc="2025-07-04T07:54:00Z">
            <w:trPr>
              <w:trHeight w:val="755"/>
            </w:trPr>
          </w:trPrChange>
        </w:trPr>
        <w:tc>
          <w:tcPr>
            <w:tcW w:w="576" w:type="dxa"/>
            <w:tcPrChange w:id="3142" w:author="Do Thanh Trung" w:date="2025-07-04T14:54:00Z" w16du:dateUtc="2025-07-04T07:54:00Z">
              <w:tcPr>
                <w:tcW w:w="576" w:type="dxa"/>
              </w:tcPr>
            </w:tcPrChange>
          </w:tcPr>
          <w:p w14:paraId="6A614C14" w14:textId="77777777" w:rsidR="00392423" w:rsidRDefault="00392423" w:rsidP="00392423">
            <w:pPr>
              <w:rPr>
                <w:ins w:id="3143" w:author="Do Thanh Trung" w:date="2025-06-12T15:54:00Z" w16du:dateUtc="2025-06-12T08:54:00Z"/>
              </w:rPr>
            </w:pPr>
            <w:ins w:id="3144" w:author="Do Thanh Trung" w:date="2025-06-12T15:54:00Z" w16du:dateUtc="2025-06-12T08:54:00Z">
              <w:r>
                <w:t>10</w:t>
              </w:r>
            </w:ins>
          </w:p>
        </w:tc>
        <w:tc>
          <w:tcPr>
            <w:tcW w:w="1742" w:type="dxa"/>
            <w:tcPrChange w:id="3145" w:author="Do Thanh Trung" w:date="2025-07-04T14:54:00Z" w16du:dateUtc="2025-07-04T07:54:00Z">
              <w:tcPr>
                <w:tcW w:w="1078" w:type="dxa"/>
              </w:tcPr>
            </w:tcPrChange>
          </w:tcPr>
          <w:p w14:paraId="31B099AC" w14:textId="13FD9973" w:rsidR="00392423" w:rsidRDefault="00392423" w:rsidP="00392423">
            <w:pPr>
              <w:rPr>
                <w:ins w:id="3146" w:author="Do Thanh Trung" w:date="2025-06-12T15:54:00Z" w16du:dateUtc="2025-06-12T08:54:00Z"/>
                <w:rFonts w:cs="Arial"/>
              </w:rPr>
            </w:pPr>
            <w:ins w:id="3147" w:author="Do Thanh Trung" w:date="2025-06-12T16:21:00Z" w16du:dateUtc="2025-06-12T09:21:00Z">
              <w:r>
                <w:rPr>
                  <w:rFonts w:cs="Arial"/>
                </w:rPr>
                <w:t>Nhân viên quản lý tài khoản</w:t>
              </w:r>
            </w:ins>
          </w:p>
        </w:tc>
        <w:tc>
          <w:tcPr>
            <w:tcW w:w="1070" w:type="dxa"/>
            <w:tcPrChange w:id="3148" w:author="Do Thanh Trung" w:date="2025-07-04T14:54:00Z" w16du:dateUtc="2025-07-04T07:54:00Z">
              <w:tcPr>
                <w:tcW w:w="1581" w:type="dxa"/>
                <w:gridSpan w:val="2"/>
              </w:tcPr>
            </w:tcPrChange>
          </w:tcPr>
          <w:p w14:paraId="5F04365F" w14:textId="02F4932B" w:rsidR="00392423" w:rsidRDefault="00392423" w:rsidP="00392423">
            <w:pPr>
              <w:rPr>
                <w:ins w:id="3149" w:author="Do Thanh Trung" w:date="2025-06-12T15:54:00Z" w16du:dateUtc="2025-06-12T08:54:00Z"/>
                <w:rFonts w:cs="Arial"/>
              </w:rPr>
            </w:pPr>
            <w:ins w:id="3150" w:author="Do Thanh Trung" w:date="2025-06-12T16:21:00Z" w16du:dateUtc="2025-06-12T09:21:00Z">
              <w:r>
                <w:rPr>
                  <w:rFonts w:cs="Arial"/>
                </w:rPr>
                <w:t>Text</w:t>
              </w:r>
            </w:ins>
          </w:p>
        </w:tc>
        <w:tc>
          <w:tcPr>
            <w:tcW w:w="835" w:type="dxa"/>
            <w:tcPrChange w:id="3151" w:author="Do Thanh Trung" w:date="2025-07-04T14:54:00Z" w16du:dateUtc="2025-07-04T07:54:00Z">
              <w:tcPr>
                <w:tcW w:w="630" w:type="dxa"/>
                <w:gridSpan w:val="2"/>
              </w:tcPr>
            </w:tcPrChange>
          </w:tcPr>
          <w:p w14:paraId="3FA6C104" w14:textId="7BBE898C" w:rsidR="00392423" w:rsidRDefault="00392423" w:rsidP="00392423">
            <w:pPr>
              <w:jc w:val="center"/>
              <w:rPr>
                <w:ins w:id="3152" w:author="Do Thanh Trung" w:date="2025-06-12T15:54:00Z" w16du:dateUtc="2025-06-12T08:54:00Z"/>
                <w:rFonts w:cs="Arial"/>
              </w:rPr>
            </w:pPr>
            <w:ins w:id="3153" w:author="Do Thanh Trung" w:date="2025-06-12T16:21:00Z" w16du:dateUtc="2025-06-12T09:21:00Z">
              <w:r>
                <w:rPr>
                  <w:rFonts w:cs="Arial"/>
                </w:rPr>
                <w:t>X</w:t>
              </w:r>
            </w:ins>
          </w:p>
        </w:tc>
        <w:tc>
          <w:tcPr>
            <w:tcW w:w="781" w:type="dxa"/>
            <w:tcPrChange w:id="3154" w:author="Do Thanh Trung" w:date="2025-07-04T14:54:00Z" w16du:dateUtc="2025-07-04T07:54:00Z">
              <w:tcPr>
                <w:tcW w:w="900" w:type="dxa"/>
                <w:gridSpan w:val="2"/>
              </w:tcPr>
            </w:tcPrChange>
          </w:tcPr>
          <w:p w14:paraId="7B477C82" w14:textId="57AFB127" w:rsidR="00392423" w:rsidRDefault="00392423" w:rsidP="00392423">
            <w:pPr>
              <w:jc w:val="center"/>
              <w:rPr>
                <w:ins w:id="3155" w:author="Do Thanh Trung" w:date="2025-06-12T15:54:00Z" w16du:dateUtc="2025-06-12T08:54:00Z"/>
                <w:rFonts w:cs="Arial"/>
              </w:rPr>
            </w:pPr>
            <w:ins w:id="3156" w:author="Do Thanh Trung" w:date="2025-06-12T16:21:00Z" w16du:dateUtc="2025-06-12T09:21:00Z">
              <w:r>
                <w:rPr>
                  <w:rFonts w:cs="Arial"/>
                </w:rPr>
                <w:t>X</w:t>
              </w:r>
            </w:ins>
          </w:p>
        </w:tc>
        <w:tc>
          <w:tcPr>
            <w:tcW w:w="3143" w:type="dxa"/>
            <w:tcPrChange w:id="3157" w:author="Do Thanh Trung" w:date="2025-07-04T14:54:00Z" w16du:dateUtc="2025-07-04T07:54:00Z">
              <w:tcPr>
                <w:tcW w:w="3240" w:type="dxa"/>
                <w:gridSpan w:val="2"/>
              </w:tcPr>
            </w:tcPrChange>
          </w:tcPr>
          <w:p w14:paraId="36B7B8F3" w14:textId="1AC87A63" w:rsidR="00392423" w:rsidRDefault="00392423" w:rsidP="00392423">
            <w:pPr>
              <w:rPr>
                <w:ins w:id="3158" w:author="Do Thanh Trung" w:date="2025-07-04T14:53:00Z" w16du:dateUtc="2025-07-04T07:53:00Z"/>
                <w:rFonts w:cs="Arial"/>
              </w:rPr>
            </w:pPr>
            <w:ins w:id="3159" w:author="Do Thanh Trung" w:date="2025-07-04T14:57:00Z" w16du:dateUtc="2025-07-04T07:57:00Z">
              <w:r>
                <w:rPr>
                  <w:rFonts w:cs="Arial"/>
                </w:rPr>
                <w:fldChar w:fldCharType="begin"/>
              </w:r>
              <w:r>
                <w:rPr>
                  <w:rFonts w:cs="Arial"/>
                </w:rPr>
                <w:instrText>HYPERLINK  \l "_Nhân_viên_quản"</w:instrText>
              </w:r>
              <w:r>
                <w:rPr>
                  <w:rFonts w:cs="Arial"/>
                </w:rPr>
              </w:r>
              <w:r>
                <w:rPr>
                  <w:rFonts w:cs="Arial"/>
                </w:rPr>
                <w:fldChar w:fldCharType="separate"/>
              </w:r>
              <w:r w:rsidRPr="00392423">
                <w:rPr>
                  <w:rStyle w:val="Hyperlink"/>
                  <w:rFonts w:cs="Arial"/>
                  <w:kern w:val="2"/>
                  <w14:ligatures w14:val="standardContextual"/>
                </w:rPr>
                <w:t>Nh</w:t>
              </w:r>
              <w:r w:rsidRPr="00392423">
                <w:rPr>
                  <w:rStyle w:val="Hyperlink"/>
                  <w:rFonts w:cs="Arial"/>
                </w:rPr>
                <w:t>ân viên quản lý tài khoản</w:t>
              </w:r>
              <w:r>
                <w:rPr>
                  <w:rFonts w:cs="Arial"/>
                </w:rPr>
                <w:fldChar w:fldCharType="end"/>
              </w:r>
              <w:r>
                <w:rPr>
                  <w:rFonts w:cs="Arial"/>
                </w:rPr>
                <w:t xml:space="preserve"> – [Nhân sự phụ trách mới]</w:t>
              </w:r>
            </w:ins>
          </w:p>
        </w:tc>
        <w:tc>
          <w:tcPr>
            <w:tcW w:w="5307" w:type="dxa"/>
            <w:tcPrChange w:id="3160" w:author="Do Thanh Trung" w:date="2025-07-04T14:54:00Z" w16du:dateUtc="2025-07-04T07:54:00Z">
              <w:tcPr>
                <w:tcW w:w="5449" w:type="dxa"/>
                <w:gridSpan w:val="2"/>
              </w:tcPr>
            </w:tcPrChange>
          </w:tcPr>
          <w:p w14:paraId="00808110" w14:textId="514E7876" w:rsidR="00392423" w:rsidRDefault="00392423" w:rsidP="00392423">
            <w:pPr>
              <w:rPr>
                <w:ins w:id="3161" w:author="Do Thanh Trung" w:date="2025-06-12T15:54:00Z" w16du:dateUtc="2025-06-12T08:54:00Z"/>
                <w:rFonts w:cs="Arial"/>
              </w:rPr>
            </w:pPr>
            <w:ins w:id="3162" w:author="Do Thanh Trung" w:date="2025-06-12T16:21:00Z" w16du:dateUtc="2025-06-12T09:21:00Z">
              <w:r>
                <w:rPr>
                  <w:rFonts w:cs="Arial"/>
                </w:rPr>
                <w:t>ID của nhân viên quản lý tài khoản quỹ</w:t>
              </w:r>
            </w:ins>
          </w:p>
        </w:tc>
      </w:tr>
      <w:tr w:rsidR="00392423" w14:paraId="770BD4B9" w14:textId="77777777" w:rsidTr="00392423">
        <w:trPr>
          <w:trHeight w:val="755"/>
          <w:ins w:id="3163" w:author="Do Thanh Trung" w:date="2025-06-12T15:54:00Z"/>
          <w:trPrChange w:id="3164" w:author="Do Thanh Trung" w:date="2025-07-04T14:54:00Z" w16du:dateUtc="2025-07-04T07:54:00Z">
            <w:trPr>
              <w:trHeight w:val="755"/>
            </w:trPr>
          </w:trPrChange>
        </w:trPr>
        <w:tc>
          <w:tcPr>
            <w:tcW w:w="576" w:type="dxa"/>
            <w:tcPrChange w:id="3165" w:author="Do Thanh Trung" w:date="2025-07-04T14:54:00Z" w16du:dateUtc="2025-07-04T07:54:00Z">
              <w:tcPr>
                <w:tcW w:w="576" w:type="dxa"/>
              </w:tcPr>
            </w:tcPrChange>
          </w:tcPr>
          <w:p w14:paraId="3271AF47" w14:textId="77777777" w:rsidR="00392423" w:rsidRDefault="00392423" w:rsidP="00392423">
            <w:pPr>
              <w:rPr>
                <w:ins w:id="3166" w:author="Do Thanh Trung" w:date="2025-06-12T15:54:00Z" w16du:dateUtc="2025-06-12T08:54:00Z"/>
              </w:rPr>
            </w:pPr>
            <w:ins w:id="3167" w:author="Do Thanh Trung" w:date="2025-06-12T15:54:00Z" w16du:dateUtc="2025-06-12T08:54:00Z">
              <w:r>
                <w:t>11</w:t>
              </w:r>
            </w:ins>
          </w:p>
        </w:tc>
        <w:tc>
          <w:tcPr>
            <w:tcW w:w="1742" w:type="dxa"/>
            <w:tcPrChange w:id="3168" w:author="Do Thanh Trung" w:date="2025-07-04T14:54:00Z" w16du:dateUtc="2025-07-04T07:54:00Z">
              <w:tcPr>
                <w:tcW w:w="1078" w:type="dxa"/>
              </w:tcPr>
            </w:tcPrChange>
          </w:tcPr>
          <w:p w14:paraId="4E5E0EC2" w14:textId="043D89E4" w:rsidR="00392423" w:rsidRDefault="00392423" w:rsidP="00392423">
            <w:pPr>
              <w:rPr>
                <w:ins w:id="3169" w:author="Do Thanh Trung" w:date="2025-06-12T15:54:00Z" w16du:dateUtc="2025-06-12T08:54:00Z"/>
                <w:rFonts w:cs="Arial"/>
              </w:rPr>
            </w:pPr>
            <w:ins w:id="3170" w:author="Do Thanh Trung" w:date="2025-06-12T16:21:00Z" w16du:dateUtc="2025-06-12T09:21:00Z">
              <w:r>
                <w:rPr>
                  <w:rFonts w:cs="Arial"/>
                </w:rPr>
                <w:t>Thời gian khớp lệnh</w:t>
              </w:r>
            </w:ins>
          </w:p>
        </w:tc>
        <w:tc>
          <w:tcPr>
            <w:tcW w:w="1070" w:type="dxa"/>
            <w:tcPrChange w:id="3171" w:author="Do Thanh Trung" w:date="2025-07-04T14:54:00Z" w16du:dateUtc="2025-07-04T07:54:00Z">
              <w:tcPr>
                <w:tcW w:w="1581" w:type="dxa"/>
                <w:gridSpan w:val="2"/>
              </w:tcPr>
            </w:tcPrChange>
          </w:tcPr>
          <w:p w14:paraId="09690BC3" w14:textId="47DF9FC8" w:rsidR="00392423" w:rsidRDefault="00392423" w:rsidP="00392423">
            <w:pPr>
              <w:rPr>
                <w:ins w:id="3172" w:author="Do Thanh Trung" w:date="2025-06-12T15:54:00Z" w16du:dateUtc="2025-06-12T08:54:00Z"/>
                <w:rFonts w:cs="Arial"/>
              </w:rPr>
            </w:pPr>
            <w:ins w:id="3173" w:author="Do Thanh Trung" w:date="2025-06-12T16:21:00Z" w16du:dateUtc="2025-06-12T09:21:00Z">
              <w:r>
                <w:rPr>
                  <w:rFonts w:cs="Arial"/>
                </w:rPr>
                <w:t>Datetime</w:t>
              </w:r>
            </w:ins>
          </w:p>
        </w:tc>
        <w:tc>
          <w:tcPr>
            <w:tcW w:w="835" w:type="dxa"/>
            <w:tcPrChange w:id="3174" w:author="Do Thanh Trung" w:date="2025-07-04T14:54:00Z" w16du:dateUtc="2025-07-04T07:54:00Z">
              <w:tcPr>
                <w:tcW w:w="630" w:type="dxa"/>
                <w:gridSpan w:val="2"/>
              </w:tcPr>
            </w:tcPrChange>
          </w:tcPr>
          <w:p w14:paraId="1DF4DECE" w14:textId="69019F15" w:rsidR="00392423" w:rsidRDefault="00392423" w:rsidP="00392423">
            <w:pPr>
              <w:jc w:val="center"/>
              <w:rPr>
                <w:ins w:id="3175" w:author="Do Thanh Trung" w:date="2025-06-12T15:54:00Z" w16du:dateUtc="2025-06-12T08:54:00Z"/>
                <w:rFonts w:cs="Arial"/>
              </w:rPr>
            </w:pPr>
            <w:ins w:id="3176" w:author="Do Thanh Trung" w:date="2025-06-12T16:21:00Z" w16du:dateUtc="2025-06-12T09:21:00Z">
              <w:r>
                <w:rPr>
                  <w:rFonts w:cs="Arial"/>
                </w:rPr>
                <w:t>X</w:t>
              </w:r>
            </w:ins>
          </w:p>
        </w:tc>
        <w:tc>
          <w:tcPr>
            <w:tcW w:w="781" w:type="dxa"/>
            <w:tcPrChange w:id="3177" w:author="Do Thanh Trung" w:date="2025-07-04T14:54:00Z" w16du:dateUtc="2025-07-04T07:54:00Z">
              <w:tcPr>
                <w:tcW w:w="900" w:type="dxa"/>
                <w:gridSpan w:val="2"/>
              </w:tcPr>
            </w:tcPrChange>
          </w:tcPr>
          <w:p w14:paraId="561449B2" w14:textId="7E40EA40" w:rsidR="00392423" w:rsidRDefault="00392423" w:rsidP="00392423">
            <w:pPr>
              <w:jc w:val="center"/>
              <w:rPr>
                <w:ins w:id="3178" w:author="Do Thanh Trung" w:date="2025-06-12T15:54:00Z" w16du:dateUtc="2025-06-12T08:54:00Z"/>
                <w:rFonts w:cs="Arial"/>
              </w:rPr>
            </w:pPr>
            <w:ins w:id="3179" w:author="Do Thanh Trung" w:date="2025-06-12T16:21:00Z" w16du:dateUtc="2025-06-12T09:21:00Z">
              <w:r>
                <w:rPr>
                  <w:rFonts w:cs="Arial"/>
                </w:rPr>
                <w:t>X</w:t>
              </w:r>
            </w:ins>
          </w:p>
        </w:tc>
        <w:tc>
          <w:tcPr>
            <w:tcW w:w="3143" w:type="dxa"/>
            <w:tcPrChange w:id="3180" w:author="Do Thanh Trung" w:date="2025-07-04T14:54:00Z" w16du:dateUtc="2025-07-04T07:54:00Z">
              <w:tcPr>
                <w:tcW w:w="3240" w:type="dxa"/>
                <w:gridSpan w:val="2"/>
              </w:tcPr>
            </w:tcPrChange>
          </w:tcPr>
          <w:p w14:paraId="0DB7217B" w14:textId="77777777" w:rsidR="00392423" w:rsidRDefault="00392423" w:rsidP="00392423">
            <w:pPr>
              <w:rPr>
                <w:ins w:id="3181" w:author="Do Thanh Trung" w:date="2025-07-04T14:53:00Z" w16du:dateUtc="2025-07-04T07:53:00Z"/>
                <w:rFonts w:cs="Arial"/>
              </w:rPr>
            </w:pPr>
          </w:p>
        </w:tc>
        <w:tc>
          <w:tcPr>
            <w:tcW w:w="5307" w:type="dxa"/>
            <w:tcPrChange w:id="3182" w:author="Do Thanh Trung" w:date="2025-07-04T14:54:00Z" w16du:dateUtc="2025-07-04T07:54:00Z">
              <w:tcPr>
                <w:tcW w:w="5449" w:type="dxa"/>
                <w:gridSpan w:val="2"/>
              </w:tcPr>
            </w:tcPrChange>
          </w:tcPr>
          <w:p w14:paraId="5CC7CA52" w14:textId="79B772AC" w:rsidR="00392423" w:rsidRDefault="00392423" w:rsidP="00392423">
            <w:pPr>
              <w:rPr>
                <w:ins w:id="3183" w:author="Do Thanh Trung" w:date="2025-06-12T15:54:00Z" w16du:dateUtc="2025-06-12T08:54:00Z"/>
                <w:rFonts w:cs="Arial"/>
              </w:rPr>
            </w:pPr>
            <w:ins w:id="3184" w:author="Do Thanh Trung" w:date="2025-06-12T16:21:00Z" w16du:dateUtc="2025-06-12T09:21:00Z">
              <w:r>
                <w:rPr>
                  <w:rFonts w:cs="Arial"/>
                </w:rPr>
                <w:t>Thời gian ghi nhận lệnh khớp</w:t>
              </w:r>
            </w:ins>
          </w:p>
        </w:tc>
      </w:tr>
    </w:tbl>
    <w:p w14:paraId="4F557FDF" w14:textId="5418C89F" w:rsidR="00F65374" w:rsidDel="000F7F46" w:rsidRDefault="00F65374" w:rsidP="000F7F46">
      <w:pPr>
        <w:pStyle w:val="Heading6"/>
        <w:rPr>
          <w:del w:id="3185" w:author="Do Thanh Trung" w:date="2025-06-12T15:54:00Z" w16du:dateUtc="2025-06-12T08:54:00Z"/>
        </w:rPr>
      </w:pPr>
    </w:p>
    <w:p w14:paraId="7F12CA54" w14:textId="77777777" w:rsidR="000F7F46" w:rsidRPr="000F7F46" w:rsidRDefault="000F7F46" w:rsidP="000F7F46">
      <w:pPr>
        <w:rPr>
          <w:ins w:id="3186" w:author="Do Thanh Trung" w:date="2025-07-01T14:17:00Z" w16du:dateUtc="2025-07-01T07:17:00Z"/>
        </w:rPr>
      </w:pPr>
    </w:p>
    <w:p w14:paraId="7E85801D" w14:textId="731D204A" w:rsidR="000F7F46" w:rsidRDefault="000F7F46">
      <w:pPr>
        <w:pStyle w:val="Heading6"/>
        <w:rPr>
          <w:ins w:id="3187" w:author="Do Thanh Trung" w:date="2025-07-01T14:16:00Z" w16du:dateUtc="2025-07-01T07:16:00Z"/>
        </w:rPr>
        <w:pPrChange w:id="3188" w:author="Do Thanh Trung" w:date="2025-07-01T14:17:00Z" w16du:dateUtc="2025-07-01T07:17:00Z">
          <w:pPr>
            <w:pStyle w:val="Heading3"/>
          </w:pPr>
        </w:pPrChange>
      </w:pPr>
      <w:bookmarkStart w:id="3189" w:name="_Danh_mục_đầu_1"/>
      <w:bookmarkEnd w:id="3189"/>
      <w:ins w:id="3190" w:author="Do Thanh Trung" w:date="2025-07-01T14:16:00Z" w16du:dateUtc="2025-07-01T07:16:00Z">
        <w:r>
          <w:t xml:space="preserve">Danh mục đầu tư tài sản không qua sàn </w:t>
        </w:r>
      </w:ins>
    </w:p>
    <w:tbl>
      <w:tblPr>
        <w:tblStyle w:val="TableGrid"/>
        <w:tblW w:w="13343" w:type="dxa"/>
        <w:tblLook w:val="04A0" w:firstRow="1" w:lastRow="0" w:firstColumn="1" w:lastColumn="0" w:noHBand="0" w:noVBand="1"/>
        <w:tblPrChange w:id="3191" w:author="Do Thanh Trung" w:date="2025-07-04T11:18:00Z" w16du:dateUtc="2025-07-04T04:18:00Z">
          <w:tblPr>
            <w:tblStyle w:val="TableGrid"/>
            <w:tblW w:w="13343" w:type="dxa"/>
            <w:tblLook w:val="04A0" w:firstRow="1" w:lastRow="0" w:firstColumn="1" w:lastColumn="0" w:noHBand="0" w:noVBand="1"/>
          </w:tblPr>
        </w:tblPrChange>
      </w:tblPr>
      <w:tblGrid>
        <w:gridCol w:w="577"/>
        <w:gridCol w:w="1649"/>
        <w:gridCol w:w="1259"/>
        <w:gridCol w:w="807"/>
        <w:gridCol w:w="1073"/>
        <w:gridCol w:w="3353"/>
        <w:gridCol w:w="4625"/>
        <w:tblGridChange w:id="3192">
          <w:tblGrid>
            <w:gridCol w:w="577"/>
            <w:gridCol w:w="1064"/>
            <w:gridCol w:w="585"/>
            <w:gridCol w:w="674"/>
            <w:gridCol w:w="585"/>
            <w:gridCol w:w="650"/>
            <w:gridCol w:w="157"/>
            <w:gridCol w:w="923"/>
            <w:gridCol w:w="150"/>
            <w:gridCol w:w="3270"/>
            <w:gridCol w:w="83"/>
            <w:gridCol w:w="4625"/>
          </w:tblGrid>
        </w:tblGridChange>
      </w:tblGrid>
      <w:tr w:rsidR="00B860FC" w:rsidRPr="0022498F" w14:paraId="0198CAD0" w14:textId="77777777" w:rsidTr="00032A13">
        <w:trPr>
          <w:trHeight w:val="389"/>
          <w:tblHeader/>
          <w:ins w:id="3193" w:author="Do Thanh Trung" w:date="2025-07-01T15:31:00Z"/>
          <w:trPrChange w:id="3194" w:author="Do Thanh Trung" w:date="2025-07-04T11:18:00Z" w16du:dateUtc="2025-07-04T04:18:00Z">
            <w:trPr>
              <w:trHeight w:val="389"/>
              <w:tblHeader/>
            </w:trPr>
          </w:trPrChange>
        </w:trPr>
        <w:tc>
          <w:tcPr>
            <w:tcW w:w="577" w:type="dxa"/>
            <w:tcPrChange w:id="3195" w:author="Do Thanh Trung" w:date="2025-07-04T11:18:00Z" w16du:dateUtc="2025-07-04T04:18:00Z">
              <w:tcPr>
                <w:tcW w:w="577" w:type="dxa"/>
              </w:tcPr>
            </w:tcPrChange>
          </w:tcPr>
          <w:p w14:paraId="4FE678F1" w14:textId="77777777" w:rsidR="00B860FC" w:rsidRPr="0022498F" w:rsidRDefault="00B860FC" w:rsidP="0089303D">
            <w:pPr>
              <w:jc w:val="center"/>
              <w:rPr>
                <w:ins w:id="3196" w:author="Do Thanh Trung" w:date="2025-07-01T15:31:00Z" w16du:dateUtc="2025-07-01T08:31:00Z"/>
                <w:b/>
                <w:bCs/>
              </w:rPr>
            </w:pPr>
            <w:ins w:id="3197" w:author="Do Thanh Trung" w:date="2025-07-01T15:31:00Z" w16du:dateUtc="2025-07-01T08:31:00Z">
              <w:r w:rsidRPr="0022498F">
                <w:rPr>
                  <w:b/>
                  <w:bCs/>
                </w:rPr>
                <w:t>STT</w:t>
              </w:r>
            </w:ins>
          </w:p>
        </w:tc>
        <w:tc>
          <w:tcPr>
            <w:tcW w:w="1649" w:type="dxa"/>
            <w:tcPrChange w:id="3198" w:author="Do Thanh Trung" w:date="2025-07-04T11:18:00Z" w16du:dateUtc="2025-07-04T04:18:00Z">
              <w:tcPr>
                <w:tcW w:w="1064" w:type="dxa"/>
              </w:tcPr>
            </w:tcPrChange>
          </w:tcPr>
          <w:p w14:paraId="57BA881F" w14:textId="77777777" w:rsidR="00B860FC" w:rsidRPr="0022498F" w:rsidRDefault="00B860FC" w:rsidP="0089303D">
            <w:pPr>
              <w:jc w:val="center"/>
              <w:rPr>
                <w:ins w:id="3199" w:author="Do Thanh Trung" w:date="2025-07-01T15:31:00Z" w16du:dateUtc="2025-07-01T08:31:00Z"/>
                <w:rFonts w:cs="Arial"/>
                <w:b/>
                <w:bCs/>
              </w:rPr>
            </w:pPr>
            <w:ins w:id="3200" w:author="Do Thanh Trung" w:date="2025-07-01T15:31:00Z" w16du:dateUtc="2025-07-01T08:31:00Z">
              <w:r w:rsidRPr="0022498F">
                <w:rPr>
                  <w:rFonts w:cs="Arial"/>
                  <w:b/>
                  <w:bCs/>
                </w:rPr>
                <w:t>Tên trường</w:t>
              </w:r>
            </w:ins>
          </w:p>
        </w:tc>
        <w:tc>
          <w:tcPr>
            <w:tcW w:w="1259" w:type="dxa"/>
            <w:tcPrChange w:id="3201" w:author="Do Thanh Trung" w:date="2025-07-04T11:18:00Z" w16du:dateUtc="2025-07-04T04:18:00Z">
              <w:tcPr>
                <w:tcW w:w="1259" w:type="dxa"/>
                <w:gridSpan w:val="2"/>
              </w:tcPr>
            </w:tcPrChange>
          </w:tcPr>
          <w:p w14:paraId="2A04ED8C" w14:textId="77777777" w:rsidR="00B860FC" w:rsidRPr="0022498F" w:rsidRDefault="00B860FC" w:rsidP="0089303D">
            <w:pPr>
              <w:jc w:val="center"/>
              <w:rPr>
                <w:ins w:id="3202" w:author="Do Thanh Trung" w:date="2025-07-01T15:31:00Z" w16du:dateUtc="2025-07-01T08:31:00Z"/>
                <w:b/>
                <w:bCs/>
              </w:rPr>
            </w:pPr>
            <w:ins w:id="3203" w:author="Do Thanh Trung" w:date="2025-07-01T15:31:00Z" w16du:dateUtc="2025-07-01T08:31:00Z">
              <w:r>
                <w:rPr>
                  <w:b/>
                  <w:bCs/>
                </w:rPr>
                <w:t>Loại dữ liệu</w:t>
              </w:r>
            </w:ins>
          </w:p>
        </w:tc>
        <w:tc>
          <w:tcPr>
            <w:tcW w:w="807" w:type="dxa"/>
            <w:tcPrChange w:id="3204" w:author="Do Thanh Trung" w:date="2025-07-04T11:18:00Z" w16du:dateUtc="2025-07-04T04:18:00Z">
              <w:tcPr>
                <w:tcW w:w="1235" w:type="dxa"/>
                <w:gridSpan w:val="2"/>
              </w:tcPr>
            </w:tcPrChange>
          </w:tcPr>
          <w:p w14:paraId="1A19D6FF" w14:textId="77777777" w:rsidR="00B860FC" w:rsidRDefault="00B860FC" w:rsidP="0089303D">
            <w:pPr>
              <w:jc w:val="center"/>
              <w:rPr>
                <w:ins w:id="3205" w:author="Do Thanh Trung" w:date="2025-07-01T15:31:00Z" w16du:dateUtc="2025-07-01T08:31:00Z"/>
                <w:b/>
                <w:bCs/>
              </w:rPr>
            </w:pPr>
            <w:ins w:id="3206" w:author="Do Thanh Trung" w:date="2025-07-01T15:31:00Z" w16du:dateUtc="2025-07-01T08:31:00Z">
              <w:r>
                <w:rPr>
                  <w:b/>
                  <w:bCs/>
                </w:rPr>
                <w:t>Bắt buộc</w:t>
              </w:r>
            </w:ins>
          </w:p>
        </w:tc>
        <w:tc>
          <w:tcPr>
            <w:tcW w:w="1073" w:type="dxa"/>
            <w:tcPrChange w:id="3207" w:author="Do Thanh Trung" w:date="2025-07-04T11:18:00Z" w16du:dateUtc="2025-07-04T04:18:00Z">
              <w:tcPr>
                <w:tcW w:w="1080" w:type="dxa"/>
                <w:gridSpan w:val="2"/>
              </w:tcPr>
            </w:tcPrChange>
          </w:tcPr>
          <w:p w14:paraId="6C59C4E2" w14:textId="77777777" w:rsidR="00B860FC" w:rsidRPr="0022498F" w:rsidRDefault="00B860FC" w:rsidP="0089303D">
            <w:pPr>
              <w:jc w:val="center"/>
              <w:rPr>
                <w:ins w:id="3208" w:author="Do Thanh Trung" w:date="2025-07-01T15:31:00Z" w16du:dateUtc="2025-07-01T08:31:00Z"/>
                <w:b/>
                <w:bCs/>
              </w:rPr>
            </w:pPr>
            <w:ins w:id="3209" w:author="Do Thanh Trung" w:date="2025-07-01T15:31:00Z" w16du:dateUtc="2025-07-01T08:31:00Z">
              <w:r>
                <w:rPr>
                  <w:b/>
                  <w:bCs/>
                </w:rPr>
                <w:t>Read-Only?</w:t>
              </w:r>
            </w:ins>
          </w:p>
        </w:tc>
        <w:tc>
          <w:tcPr>
            <w:tcW w:w="3353" w:type="dxa"/>
            <w:tcPrChange w:id="3210" w:author="Do Thanh Trung" w:date="2025-07-04T11:18:00Z" w16du:dateUtc="2025-07-04T04:18:00Z">
              <w:tcPr>
                <w:tcW w:w="3420" w:type="dxa"/>
                <w:gridSpan w:val="2"/>
              </w:tcPr>
            </w:tcPrChange>
          </w:tcPr>
          <w:p w14:paraId="3348661C" w14:textId="4EC0D574" w:rsidR="00B860FC" w:rsidRPr="0022498F" w:rsidRDefault="00B860FC" w:rsidP="0089303D">
            <w:pPr>
              <w:jc w:val="center"/>
              <w:rPr>
                <w:ins w:id="3211" w:author="Do Thanh Trung" w:date="2025-07-04T11:17:00Z" w16du:dateUtc="2025-07-04T04:17:00Z"/>
                <w:b/>
                <w:bCs/>
              </w:rPr>
            </w:pPr>
            <w:ins w:id="3212" w:author="Do Thanh Trung" w:date="2025-07-04T11:18:00Z" w16du:dateUtc="2025-07-04T04:18:00Z">
              <w:r>
                <w:rPr>
                  <w:b/>
                  <w:bCs/>
                </w:rPr>
                <w:t>Dữ liệu tham chiếu</w:t>
              </w:r>
            </w:ins>
          </w:p>
        </w:tc>
        <w:tc>
          <w:tcPr>
            <w:tcW w:w="4625" w:type="dxa"/>
            <w:tcPrChange w:id="3213" w:author="Do Thanh Trung" w:date="2025-07-04T11:18:00Z" w16du:dateUtc="2025-07-04T04:18:00Z">
              <w:tcPr>
                <w:tcW w:w="4708" w:type="dxa"/>
                <w:gridSpan w:val="2"/>
              </w:tcPr>
            </w:tcPrChange>
          </w:tcPr>
          <w:p w14:paraId="4AE3008C" w14:textId="0F5E64A9" w:rsidR="00B860FC" w:rsidRPr="0022498F" w:rsidRDefault="00B860FC" w:rsidP="0089303D">
            <w:pPr>
              <w:jc w:val="center"/>
              <w:rPr>
                <w:ins w:id="3214" w:author="Do Thanh Trung" w:date="2025-07-01T15:31:00Z" w16du:dateUtc="2025-07-01T08:31:00Z"/>
                <w:b/>
                <w:bCs/>
              </w:rPr>
            </w:pPr>
            <w:ins w:id="3215" w:author="Do Thanh Trung" w:date="2025-07-01T15:31:00Z" w16du:dateUtc="2025-07-01T08:31:00Z">
              <w:r w:rsidRPr="0022498F">
                <w:rPr>
                  <w:b/>
                  <w:bCs/>
                </w:rPr>
                <w:t>Diê</w:t>
              </w:r>
              <w:r w:rsidRPr="0022498F">
                <w:rPr>
                  <w:rFonts w:cs="Arial"/>
                  <w:b/>
                  <w:bCs/>
                  <w:lang w:val="vi-VN"/>
                </w:rPr>
                <w:t>̃</w:t>
              </w:r>
              <w:r w:rsidRPr="0022498F">
                <w:rPr>
                  <w:rFonts w:cs="Arial"/>
                  <w:b/>
                  <w:bCs/>
                </w:rPr>
                <w:t>n giải</w:t>
              </w:r>
            </w:ins>
          </w:p>
        </w:tc>
      </w:tr>
      <w:tr w:rsidR="00032A13" w14:paraId="6BA86AB2" w14:textId="77777777" w:rsidTr="00032A13">
        <w:trPr>
          <w:trHeight w:val="819"/>
          <w:ins w:id="3216" w:author="Do Thanh Trung" w:date="2025-07-01T15:31:00Z"/>
          <w:trPrChange w:id="3217" w:author="Do Thanh Trung" w:date="2025-07-04T11:18:00Z" w16du:dateUtc="2025-07-04T04:18:00Z">
            <w:trPr>
              <w:trHeight w:val="819"/>
            </w:trPr>
          </w:trPrChange>
        </w:trPr>
        <w:tc>
          <w:tcPr>
            <w:tcW w:w="577" w:type="dxa"/>
            <w:tcPrChange w:id="3218" w:author="Do Thanh Trung" w:date="2025-07-04T11:18:00Z" w16du:dateUtc="2025-07-04T04:18:00Z">
              <w:tcPr>
                <w:tcW w:w="577" w:type="dxa"/>
              </w:tcPr>
            </w:tcPrChange>
          </w:tcPr>
          <w:p w14:paraId="5DA939C5" w14:textId="77777777" w:rsidR="00032A13" w:rsidRPr="00CE67E1" w:rsidRDefault="00032A13" w:rsidP="00032A13">
            <w:pPr>
              <w:rPr>
                <w:ins w:id="3219" w:author="Do Thanh Trung" w:date="2025-07-01T15:31:00Z" w16du:dateUtc="2025-07-01T08:31:00Z"/>
              </w:rPr>
            </w:pPr>
            <w:ins w:id="3220" w:author="Do Thanh Trung" w:date="2025-07-01T15:31:00Z" w16du:dateUtc="2025-07-01T08:31:00Z">
              <w:r w:rsidRPr="00CE67E1">
                <w:t>01</w:t>
              </w:r>
            </w:ins>
          </w:p>
        </w:tc>
        <w:tc>
          <w:tcPr>
            <w:tcW w:w="1649" w:type="dxa"/>
            <w:tcPrChange w:id="3221" w:author="Do Thanh Trung" w:date="2025-07-04T11:18:00Z" w16du:dateUtc="2025-07-04T04:18:00Z">
              <w:tcPr>
                <w:tcW w:w="1064" w:type="dxa"/>
              </w:tcPr>
            </w:tcPrChange>
          </w:tcPr>
          <w:p w14:paraId="401A1ADA" w14:textId="77777777" w:rsidR="00032A13" w:rsidRPr="00CE67E1" w:rsidRDefault="00032A13" w:rsidP="00032A13">
            <w:pPr>
              <w:rPr>
                <w:ins w:id="3222" w:author="Do Thanh Trung" w:date="2025-07-01T15:31:00Z" w16du:dateUtc="2025-07-01T08:31:00Z"/>
                <w:rFonts w:cs="Arial"/>
              </w:rPr>
            </w:pPr>
            <w:ins w:id="3223" w:author="Do Thanh Trung" w:date="2025-07-01T15:31:00Z" w16du:dateUtc="2025-07-01T08:31:00Z">
              <w:r>
                <w:rPr>
                  <w:rFonts w:cs="Arial"/>
                </w:rPr>
                <w:t>Tài khoản Quỹ</w:t>
              </w:r>
            </w:ins>
          </w:p>
        </w:tc>
        <w:tc>
          <w:tcPr>
            <w:tcW w:w="1259" w:type="dxa"/>
            <w:tcPrChange w:id="3224" w:author="Do Thanh Trung" w:date="2025-07-04T11:18:00Z" w16du:dateUtc="2025-07-04T04:18:00Z">
              <w:tcPr>
                <w:tcW w:w="1259" w:type="dxa"/>
                <w:gridSpan w:val="2"/>
              </w:tcPr>
            </w:tcPrChange>
          </w:tcPr>
          <w:p w14:paraId="4484EBCC" w14:textId="77777777" w:rsidR="00032A13" w:rsidRDefault="00032A13" w:rsidP="00032A13">
            <w:pPr>
              <w:rPr>
                <w:ins w:id="3225" w:author="Do Thanh Trung" w:date="2025-07-01T15:31:00Z" w16du:dateUtc="2025-07-01T08:31:00Z"/>
                <w:rFonts w:cs="Arial"/>
              </w:rPr>
            </w:pPr>
            <w:ins w:id="3226" w:author="Do Thanh Trung" w:date="2025-07-01T15:31:00Z" w16du:dateUtc="2025-07-01T08:31:00Z">
              <w:r>
                <w:rPr>
                  <w:rFonts w:cs="Arial"/>
                </w:rPr>
                <w:t>Text</w:t>
              </w:r>
            </w:ins>
          </w:p>
        </w:tc>
        <w:tc>
          <w:tcPr>
            <w:tcW w:w="807" w:type="dxa"/>
            <w:tcPrChange w:id="3227" w:author="Do Thanh Trung" w:date="2025-07-04T11:18:00Z" w16du:dateUtc="2025-07-04T04:18:00Z">
              <w:tcPr>
                <w:tcW w:w="1235" w:type="dxa"/>
                <w:gridSpan w:val="2"/>
              </w:tcPr>
            </w:tcPrChange>
          </w:tcPr>
          <w:p w14:paraId="3A56B957" w14:textId="77777777" w:rsidR="00032A13" w:rsidRDefault="00032A13" w:rsidP="00032A13">
            <w:pPr>
              <w:jc w:val="center"/>
              <w:rPr>
                <w:ins w:id="3228" w:author="Do Thanh Trung" w:date="2025-07-01T15:31:00Z" w16du:dateUtc="2025-07-01T08:31:00Z"/>
                <w:rFonts w:cs="Arial"/>
              </w:rPr>
            </w:pPr>
            <w:ins w:id="3229" w:author="Do Thanh Trung" w:date="2025-07-01T15:31:00Z" w16du:dateUtc="2025-07-01T08:31:00Z">
              <w:r>
                <w:rPr>
                  <w:rFonts w:cs="Arial"/>
                </w:rPr>
                <w:t>X</w:t>
              </w:r>
            </w:ins>
          </w:p>
        </w:tc>
        <w:tc>
          <w:tcPr>
            <w:tcW w:w="1073" w:type="dxa"/>
            <w:tcPrChange w:id="3230" w:author="Do Thanh Trung" w:date="2025-07-04T11:18:00Z" w16du:dateUtc="2025-07-04T04:18:00Z">
              <w:tcPr>
                <w:tcW w:w="1080" w:type="dxa"/>
                <w:gridSpan w:val="2"/>
              </w:tcPr>
            </w:tcPrChange>
          </w:tcPr>
          <w:p w14:paraId="2C111C58" w14:textId="77777777" w:rsidR="00032A13" w:rsidRDefault="00032A13" w:rsidP="00032A13">
            <w:pPr>
              <w:jc w:val="center"/>
              <w:rPr>
                <w:ins w:id="3231" w:author="Do Thanh Trung" w:date="2025-07-01T15:31:00Z" w16du:dateUtc="2025-07-01T08:31:00Z"/>
                <w:rFonts w:cs="Arial"/>
              </w:rPr>
            </w:pPr>
            <w:ins w:id="3232" w:author="Do Thanh Trung" w:date="2025-07-01T15:31:00Z" w16du:dateUtc="2025-07-01T08:31:00Z">
              <w:r>
                <w:rPr>
                  <w:rFonts w:cs="Arial"/>
                </w:rPr>
                <w:t>X</w:t>
              </w:r>
            </w:ins>
          </w:p>
        </w:tc>
        <w:tc>
          <w:tcPr>
            <w:tcW w:w="3353" w:type="dxa"/>
            <w:tcPrChange w:id="3233" w:author="Do Thanh Trung" w:date="2025-07-04T11:18:00Z" w16du:dateUtc="2025-07-04T04:18:00Z">
              <w:tcPr>
                <w:tcW w:w="3420" w:type="dxa"/>
                <w:gridSpan w:val="2"/>
              </w:tcPr>
            </w:tcPrChange>
          </w:tcPr>
          <w:p w14:paraId="309748FA" w14:textId="79B119FD" w:rsidR="00032A13" w:rsidRDefault="00032A13" w:rsidP="00032A13">
            <w:pPr>
              <w:rPr>
                <w:ins w:id="3234" w:author="Do Thanh Trung" w:date="2025-07-04T11:17:00Z" w16du:dateUtc="2025-07-04T04:17:00Z"/>
                <w:rFonts w:cs="Arial"/>
              </w:rPr>
            </w:pPr>
            <w:ins w:id="3235" w:author="Do Thanh Trung" w:date="2025-07-04T11:20:00Z" w16du:dateUtc="2025-07-04T04:20:00Z">
              <w:r>
                <w:rPr>
                  <w:rFonts w:cs="Arial"/>
                </w:rPr>
                <w:fldChar w:fldCharType="begin"/>
              </w:r>
              <w:r>
                <w:rPr>
                  <w:rFonts w:cs="Arial"/>
                </w:rPr>
                <w:instrText>HYPERLINK  \l "_Nhân_viên_quản"</w:instrText>
              </w:r>
              <w:r>
                <w:rPr>
                  <w:rFonts w:cs="Arial"/>
                </w:rPr>
              </w:r>
              <w:r>
                <w:rPr>
                  <w:rFonts w:cs="Arial"/>
                </w:rPr>
                <w:fldChar w:fldCharType="separate"/>
              </w:r>
              <w:r w:rsidRPr="00BA5331">
                <w:rPr>
                  <w:rStyle w:val="Hyperlink"/>
                  <w:rFonts w:cs="Arial"/>
                  <w:kern w:val="2"/>
                  <w14:ligatures w14:val="standardContextual"/>
                </w:rPr>
                <w:t>Nh</w:t>
              </w:r>
              <w:r w:rsidRPr="00BA5331">
                <w:rPr>
                  <w:rStyle w:val="Hyperlink"/>
                  <w:rFonts w:cs="Arial"/>
                </w:rPr>
                <w:t>ân viên quản lý tài khoản</w:t>
              </w:r>
              <w:r>
                <w:rPr>
                  <w:rFonts w:cs="Arial"/>
                </w:rPr>
                <w:fldChar w:fldCharType="end"/>
              </w:r>
              <w:r>
                <w:rPr>
                  <w:rFonts w:cs="Arial"/>
                </w:rPr>
                <w:t xml:space="preserve"> – [Tài khoản Quỹ]</w:t>
              </w:r>
            </w:ins>
          </w:p>
        </w:tc>
        <w:tc>
          <w:tcPr>
            <w:tcW w:w="4625" w:type="dxa"/>
            <w:tcPrChange w:id="3236" w:author="Do Thanh Trung" w:date="2025-07-04T11:18:00Z" w16du:dateUtc="2025-07-04T04:18:00Z">
              <w:tcPr>
                <w:tcW w:w="4708" w:type="dxa"/>
                <w:gridSpan w:val="2"/>
              </w:tcPr>
            </w:tcPrChange>
          </w:tcPr>
          <w:p w14:paraId="2779185D" w14:textId="26193873" w:rsidR="00032A13" w:rsidRDefault="00032A13" w:rsidP="00032A13">
            <w:pPr>
              <w:rPr>
                <w:ins w:id="3237" w:author="Do Thanh Trung" w:date="2025-07-01T15:31:00Z" w16du:dateUtc="2025-07-01T08:31:00Z"/>
                <w:rFonts w:cs="Arial"/>
              </w:rPr>
            </w:pPr>
            <w:ins w:id="3238" w:author="Do Thanh Trung" w:date="2025-07-01T15:31:00Z" w16du:dateUtc="2025-07-01T08:31:00Z">
              <w:r>
                <w:rPr>
                  <w:rFonts w:cs="Arial"/>
                </w:rPr>
                <w:t>Tài khoản Quỹ Đầu tư</w:t>
              </w:r>
            </w:ins>
          </w:p>
        </w:tc>
      </w:tr>
      <w:tr w:rsidR="00032A13" w14:paraId="544CE6F3" w14:textId="77777777" w:rsidTr="00032A13">
        <w:trPr>
          <w:trHeight w:val="819"/>
          <w:ins w:id="3239" w:author="Do Thanh Trung" w:date="2025-07-01T15:31:00Z"/>
          <w:trPrChange w:id="3240" w:author="Do Thanh Trung" w:date="2025-07-04T11:18:00Z" w16du:dateUtc="2025-07-04T04:18:00Z">
            <w:trPr>
              <w:trHeight w:val="819"/>
            </w:trPr>
          </w:trPrChange>
        </w:trPr>
        <w:tc>
          <w:tcPr>
            <w:tcW w:w="577" w:type="dxa"/>
            <w:tcPrChange w:id="3241" w:author="Do Thanh Trung" w:date="2025-07-04T11:18:00Z" w16du:dateUtc="2025-07-04T04:18:00Z">
              <w:tcPr>
                <w:tcW w:w="577" w:type="dxa"/>
              </w:tcPr>
            </w:tcPrChange>
          </w:tcPr>
          <w:p w14:paraId="3712105F" w14:textId="77777777" w:rsidR="00032A13" w:rsidRPr="00CE67E1" w:rsidRDefault="00032A13" w:rsidP="00032A13">
            <w:pPr>
              <w:rPr>
                <w:ins w:id="3242" w:author="Do Thanh Trung" w:date="2025-07-01T15:31:00Z" w16du:dateUtc="2025-07-01T08:31:00Z"/>
              </w:rPr>
            </w:pPr>
            <w:ins w:id="3243" w:author="Do Thanh Trung" w:date="2025-07-01T15:31:00Z" w16du:dateUtc="2025-07-01T08:31:00Z">
              <w:r>
                <w:t>02</w:t>
              </w:r>
            </w:ins>
          </w:p>
        </w:tc>
        <w:tc>
          <w:tcPr>
            <w:tcW w:w="1649" w:type="dxa"/>
            <w:tcPrChange w:id="3244" w:author="Do Thanh Trung" w:date="2025-07-04T11:18:00Z" w16du:dateUtc="2025-07-04T04:18:00Z">
              <w:tcPr>
                <w:tcW w:w="1064" w:type="dxa"/>
              </w:tcPr>
            </w:tcPrChange>
          </w:tcPr>
          <w:p w14:paraId="4B0AE0F5" w14:textId="77777777" w:rsidR="00032A13" w:rsidRDefault="00032A13" w:rsidP="00032A13">
            <w:pPr>
              <w:rPr>
                <w:ins w:id="3245" w:author="Do Thanh Trung" w:date="2025-07-01T15:31:00Z" w16du:dateUtc="2025-07-01T08:31:00Z"/>
                <w:rFonts w:cs="Arial"/>
              </w:rPr>
            </w:pPr>
            <w:ins w:id="3246" w:author="Do Thanh Trung" w:date="2025-07-01T15:31:00Z" w16du:dateUtc="2025-07-01T08:31:00Z">
              <w:r>
                <w:rPr>
                  <w:rFonts w:cs="Arial"/>
                </w:rPr>
                <w:t>Nhân viên QLTK</w:t>
              </w:r>
            </w:ins>
          </w:p>
        </w:tc>
        <w:tc>
          <w:tcPr>
            <w:tcW w:w="1259" w:type="dxa"/>
            <w:tcPrChange w:id="3247" w:author="Do Thanh Trung" w:date="2025-07-04T11:18:00Z" w16du:dateUtc="2025-07-04T04:18:00Z">
              <w:tcPr>
                <w:tcW w:w="1259" w:type="dxa"/>
                <w:gridSpan w:val="2"/>
              </w:tcPr>
            </w:tcPrChange>
          </w:tcPr>
          <w:p w14:paraId="7B64E5AD" w14:textId="77777777" w:rsidR="00032A13" w:rsidRDefault="00032A13" w:rsidP="00032A13">
            <w:pPr>
              <w:rPr>
                <w:ins w:id="3248" w:author="Do Thanh Trung" w:date="2025-07-01T15:31:00Z" w16du:dateUtc="2025-07-01T08:31:00Z"/>
                <w:rFonts w:cs="Arial"/>
              </w:rPr>
            </w:pPr>
            <w:ins w:id="3249" w:author="Do Thanh Trung" w:date="2025-07-01T15:31:00Z" w16du:dateUtc="2025-07-01T08:31:00Z">
              <w:r>
                <w:rPr>
                  <w:rFonts w:cs="Arial"/>
                </w:rPr>
                <w:t>Text</w:t>
              </w:r>
            </w:ins>
          </w:p>
        </w:tc>
        <w:tc>
          <w:tcPr>
            <w:tcW w:w="807" w:type="dxa"/>
            <w:tcPrChange w:id="3250" w:author="Do Thanh Trung" w:date="2025-07-04T11:18:00Z" w16du:dateUtc="2025-07-04T04:18:00Z">
              <w:tcPr>
                <w:tcW w:w="1235" w:type="dxa"/>
                <w:gridSpan w:val="2"/>
              </w:tcPr>
            </w:tcPrChange>
          </w:tcPr>
          <w:p w14:paraId="68CC1368" w14:textId="77777777" w:rsidR="00032A13" w:rsidRDefault="00032A13" w:rsidP="00032A13">
            <w:pPr>
              <w:jc w:val="center"/>
              <w:rPr>
                <w:ins w:id="3251" w:author="Do Thanh Trung" w:date="2025-07-01T15:31:00Z" w16du:dateUtc="2025-07-01T08:31:00Z"/>
                <w:rFonts w:cs="Arial"/>
              </w:rPr>
            </w:pPr>
            <w:ins w:id="3252" w:author="Do Thanh Trung" w:date="2025-07-01T15:31:00Z" w16du:dateUtc="2025-07-01T08:31:00Z">
              <w:r>
                <w:rPr>
                  <w:rFonts w:cs="Arial"/>
                </w:rPr>
                <w:t>X</w:t>
              </w:r>
            </w:ins>
          </w:p>
        </w:tc>
        <w:tc>
          <w:tcPr>
            <w:tcW w:w="1073" w:type="dxa"/>
            <w:tcPrChange w:id="3253" w:author="Do Thanh Trung" w:date="2025-07-04T11:18:00Z" w16du:dateUtc="2025-07-04T04:18:00Z">
              <w:tcPr>
                <w:tcW w:w="1080" w:type="dxa"/>
                <w:gridSpan w:val="2"/>
              </w:tcPr>
            </w:tcPrChange>
          </w:tcPr>
          <w:p w14:paraId="78117CD5" w14:textId="77777777" w:rsidR="00032A13" w:rsidRDefault="00032A13" w:rsidP="00032A13">
            <w:pPr>
              <w:jc w:val="center"/>
              <w:rPr>
                <w:ins w:id="3254" w:author="Do Thanh Trung" w:date="2025-07-01T15:31:00Z" w16du:dateUtc="2025-07-01T08:31:00Z"/>
                <w:rFonts w:cs="Arial"/>
              </w:rPr>
            </w:pPr>
            <w:ins w:id="3255" w:author="Do Thanh Trung" w:date="2025-07-01T15:31:00Z" w16du:dateUtc="2025-07-01T08:31:00Z">
              <w:r>
                <w:rPr>
                  <w:rFonts w:cs="Arial"/>
                </w:rPr>
                <w:t>X</w:t>
              </w:r>
            </w:ins>
          </w:p>
        </w:tc>
        <w:tc>
          <w:tcPr>
            <w:tcW w:w="3353" w:type="dxa"/>
            <w:tcPrChange w:id="3256" w:author="Do Thanh Trung" w:date="2025-07-04T11:18:00Z" w16du:dateUtc="2025-07-04T04:18:00Z">
              <w:tcPr>
                <w:tcW w:w="3420" w:type="dxa"/>
                <w:gridSpan w:val="2"/>
              </w:tcPr>
            </w:tcPrChange>
          </w:tcPr>
          <w:p w14:paraId="6293FB40" w14:textId="1A3EE50A" w:rsidR="00032A13" w:rsidRDefault="00032A13" w:rsidP="00032A13">
            <w:pPr>
              <w:rPr>
                <w:ins w:id="3257" w:author="Do Thanh Trung" w:date="2025-07-04T11:17:00Z" w16du:dateUtc="2025-07-04T04:17:00Z"/>
                <w:rFonts w:cs="Arial"/>
              </w:rPr>
            </w:pPr>
            <w:ins w:id="3258" w:author="Do Thanh Trung" w:date="2025-07-04T11:20:00Z" w16du:dateUtc="2025-07-04T04:20:00Z">
              <w:r>
                <w:rPr>
                  <w:rFonts w:cs="Arial"/>
                </w:rPr>
                <w:fldChar w:fldCharType="begin"/>
              </w:r>
              <w:r>
                <w:rPr>
                  <w:rFonts w:cs="Arial"/>
                </w:rPr>
                <w:instrText>HYPERLINK  \l "_Nhân_viên_quản"</w:instrText>
              </w:r>
              <w:r>
                <w:rPr>
                  <w:rFonts w:cs="Arial"/>
                </w:rPr>
              </w:r>
              <w:r>
                <w:rPr>
                  <w:rFonts w:cs="Arial"/>
                </w:rPr>
                <w:fldChar w:fldCharType="separate"/>
              </w:r>
              <w:r w:rsidRPr="00BA5331">
                <w:rPr>
                  <w:rStyle w:val="Hyperlink"/>
                  <w:rFonts w:cs="Arial"/>
                  <w:kern w:val="2"/>
                  <w14:ligatures w14:val="standardContextual"/>
                </w:rPr>
                <w:t>Nh</w:t>
              </w:r>
              <w:r w:rsidRPr="00BA5331">
                <w:rPr>
                  <w:rStyle w:val="Hyperlink"/>
                  <w:rFonts w:cs="Arial"/>
                </w:rPr>
                <w:t>ân viên quản lý tài khoản</w:t>
              </w:r>
              <w:r>
                <w:rPr>
                  <w:rFonts w:cs="Arial"/>
                </w:rPr>
                <w:fldChar w:fldCharType="end"/>
              </w:r>
              <w:r>
                <w:rPr>
                  <w:rFonts w:cs="Arial"/>
                </w:rPr>
                <w:t xml:space="preserve"> – [Nhân sự phụ trách mới]</w:t>
              </w:r>
            </w:ins>
          </w:p>
        </w:tc>
        <w:tc>
          <w:tcPr>
            <w:tcW w:w="4625" w:type="dxa"/>
            <w:tcPrChange w:id="3259" w:author="Do Thanh Trung" w:date="2025-07-04T11:18:00Z" w16du:dateUtc="2025-07-04T04:18:00Z">
              <w:tcPr>
                <w:tcW w:w="4708" w:type="dxa"/>
                <w:gridSpan w:val="2"/>
              </w:tcPr>
            </w:tcPrChange>
          </w:tcPr>
          <w:p w14:paraId="51EEE17A" w14:textId="0B3A9C89" w:rsidR="00032A13" w:rsidRDefault="00032A13" w:rsidP="00032A13">
            <w:pPr>
              <w:rPr>
                <w:ins w:id="3260" w:author="Do Thanh Trung" w:date="2025-07-01T15:31:00Z" w16du:dateUtc="2025-07-01T08:31:00Z"/>
                <w:rFonts w:cs="Arial"/>
              </w:rPr>
            </w:pPr>
            <w:ins w:id="3261" w:author="Do Thanh Trung" w:date="2025-07-01T15:31:00Z" w16du:dateUtc="2025-07-01T08:31:00Z">
              <w:r>
                <w:rPr>
                  <w:rFonts w:cs="Arial"/>
                </w:rPr>
                <w:t>Nhân viên quản lý Tài khoản QUỹ</w:t>
              </w:r>
            </w:ins>
          </w:p>
        </w:tc>
      </w:tr>
      <w:tr w:rsidR="00032A13" w14:paraId="20FA62C6" w14:textId="77777777" w:rsidTr="00032A13">
        <w:trPr>
          <w:trHeight w:val="819"/>
          <w:ins w:id="3262" w:author="Do Thanh Trung" w:date="2025-07-01T15:31:00Z"/>
          <w:trPrChange w:id="3263" w:author="Do Thanh Trung" w:date="2025-07-04T11:18:00Z" w16du:dateUtc="2025-07-04T04:18:00Z">
            <w:trPr>
              <w:trHeight w:val="819"/>
            </w:trPr>
          </w:trPrChange>
        </w:trPr>
        <w:tc>
          <w:tcPr>
            <w:tcW w:w="577" w:type="dxa"/>
            <w:tcPrChange w:id="3264" w:author="Do Thanh Trung" w:date="2025-07-04T11:18:00Z" w16du:dateUtc="2025-07-04T04:18:00Z">
              <w:tcPr>
                <w:tcW w:w="577" w:type="dxa"/>
              </w:tcPr>
            </w:tcPrChange>
          </w:tcPr>
          <w:p w14:paraId="2544EC1E" w14:textId="77777777" w:rsidR="00032A13" w:rsidRPr="00CE67E1" w:rsidRDefault="00032A13" w:rsidP="00032A13">
            <w:pPr>
              <w:rPr>
                <w:ins w:id="3265" w:author="Do Thanh Trung" w:date="2025-07-01T15:31:00Z" w16du:dateUtc="2025-07-01T08:31:00Z"/>
              </w:rPr>
            </w:pPr>
            <w:ins w:id="3266" w:author="Do Thanh Trung" w:date="2025-07-01T15:31:00Z" w16du:dateUtc="2025-07-01T08:31:00Z">
              <w:r>
                <w:t>03</w:t>
              </w:r>
            </w:ins>
          </w:p>
        </w:tc>
        <w:tc>
          <w:tcPr>
            <w:tcW w:w="1649" w:type="dxa"/>
            <w:tcPrChange w:id="3267" w:author="Do Thanh Trung" w:date="2025-07-04T11:18:00Z" w16du:dateUtc="2025-07-04T04:18:00Z">
              <w:tcPr>
                <w:tcW w:w="1064" w:type="dxa"/>
              </w:tcPr>
            </w:tcPrChange>
          </w:tcPr>
          <w:p w14:paraId="60230DB1" w14:textId="40C77DB7" w:rsidR="00032A13" w:rsidRDefault="00032A13" w:rsidP="00032A13">
            <w:pPr>
              <w:rPr>
                <w:ins w:id="3268" w:author="Do Thanh Trung" w:date="2025-07-01T15:31:00Z" w16du:dateUtc="2025-07-01T08:31:00Z"/>
                <w:rFonts w:cs="Arial"/>
              </w:rPr>
            </w:pPr>
            <w:ins w:id="3269" w:author="Do Thanh Trung" w:date="2025-07-01T15:33:00Z" w16du:dateUtc="2025-07-01T08:33:00Z">
              <w:r>
                <w:rPr>
                  <w:rFonts w:cs="Arial"/>
                </w:rPr>
                <w:t>Loại Tài sản</w:t>
              </w:r>
            </w:ins>
          </w:p>
        </w:tc>
        <w:tc>
          <w:tcPr>
            <w:tcW w:w="1259" w:type="dxa"/>
            <w:tcPrChange w:id="3270" w:author="Do Thanh Trung" w:date="2025-07-04T11:18:00Z" w16du:dateUtc="2025-07-04T04:18:00Z">
              <w:tcPr>
                <w:tcW w:w="1259" w:type="dxa"/>
                <w:gridSpan w:val="2"/>
              </w:tcPr>
            </w:tcPrChange>
          </w:tcPr>
          <w:p w14:paraId="3BD1347D" w14:textId="49C6E9E2" w:rsidR="00032A13" w:rsidRDefault="00032A13" w:rsidP="00032A13">
            <w:pPr>
              <w:rPr>
                <w:ins w:id="3271" w:author="Do Thanh Trung" w:date="2025-07-01T15:31:00Z" w16du:dateUtc="2025-07-01T08:31:00Z"/>
                <w:rFonts w:cs="Arial"/>
              </w:rPr>
            </w:pPr>
            <w:ins w:id="3272" w:author="Do Thanh Trung" w:date="2025-07-01T15:33:00Z" w16du:dateUtc="2025-07-01T08:33:00Z">
              <w:r>
                <w:rPr>
                  <w:rFonts w:cs="Arial"/>
                </w:rPr>
                <w:t>Text</w:t>
              </w:r>
            </w:ins>
          </w:p>
        </w:tc>
        <w:tc>
          <w:tcPr>
            <w:tcW w:w="807" w:type="dxa"/>
            <w:tcPrChange w:id="3273" w:author="Do Thanh Trung" w:date="2025-07-04T11:18:00Z" w16du:dateUtc="2025-07-04T04:18:00Z">
              <w:tcPr>
                <w:tcW w:w="1235" w:type="dxa"/>
                <w:gridSpan w:val="2"/>
              </w:tcPr>
            </w:tcPrChange>
          </w:tcPr>
          <w:p w14:paraId="63D77C8B" w14:textId="33A4CDEE" w:rsidR="00032A13" w:rsidRDefault="00032A13" w:rsidP="00032A13">
            <w:pPr>
              <w:jc w:val="center"/>
              <w:rPr>
                <w:ins w:id="3274" w:author="Do Thanh Trung" w:date="2025-07-01T15:31:00Z" w16du:dateUtc="2025-07-01T08:31:00Z"/>
                <w:rFonts w:cs="Arial"/>
              </w:rPr>
            </w:pPr>
            <w:ins w:id="3275" w:author="Do Thanh Trung" w:date="2025-07-01T15:33:00Z" w16du:dateUtc="2025-07-01T08:33:00Z">
              <w:r>
                <w:rPr>
                  <w:rFonts w:cs="Arial"/>
                </w:rPr>
                <w:t>X</w:t>
              </w:r>
            </w:ins>
          </w:p>
        </w:tc>
        <w:tc>
          <w:tcPr>
            <w:tcW w:w="1073" w:type="dxa"/>
            <w:tcPrChange w:id="3276" w:author="Do Thanh Trung" w:date="2025-07-04T11:18:00Z" w16du:dateUtc="2025-07-04T04:18:00Z">
              <w:tcPr>
                <w:tcW w:w="1080" w:type="dxa"/>
                <w:gridSpan w:val="2"/>
              </w:tcPr>
            </w:tcPrChange>
          </w:tcPr>
          <w:p w14:paraId="5CD1D83B" w14:textId="5AB4431F" w:rsidR="00032A13" w:rsidRDefault="00032A13" w:rsidP="00032A13">
            <w:pPr>
              <w:jc w:val="center"/>
              <w:rPr>
                <w:ins w:id="3277" w:author="Do Thanh Trung" w:date="2025-07-01T15:31:00Z" w16du:dateUtc="2025-07-01T08:31:00Z"/>
                <w:rFonts w:cs="Arial"/>
              </w:rPr>
            </w:pPr>
            <w:ins w:id="3278" w:author="Do Thanh Trung" w:date="2025-07-01T15:33:00Z" w16du:dateUtc="2025-07-01T08:33:00Z">
              <w:r>
                <w:rPr>
                  <w:rFonts w:cs="Arial"/>
                </w:rPr>
                <w:t>X</w:t>
              </w:r>
            </w:ins>
          </w:p>
        </w:tc>
        <w:tc>
          <w:tcPr>
            <w:tcW w:w="3353" w:type="dxa"/>
            <w:tcPrChange w:id="3279" w:author="Do Thanh Trung" w:date="2025-07-04T11:18:00Z" w16du:dateUtc="2025-07-04T04:18:00Z">
              <w:tcPr>
                <w:tcW w:w="3420" w:type="dxa"/>
                <w:gridSpan w:val="2"/>
              </w:tcPr>
            </w:tcPrChange>
          </w:tcPr>
          <w:p w14:paraId="70FF4E2A" w14:textId="185D6A55" w:rsidR="00032A13" w:rsidRDefault="00032A13" w:rsidP="00032A13">
            <w:pPr>
              <w:rPr>
                <w:ins w:id="3280" w:author="Do Thanh Trung" w:date="2025-07-04T11:17:00Z" w16du:dateUtc="2025-07-04T04:17:00Z"/>
                <w:rFonts w:cs="Arial"/>
              </w:rPr>
            </w:pPr>
          </w:p>
        </w:tc>
        <w:tc>
          <w:tcPr>
            <w:tcW w:w="4625" w:type="dxa"/>
            <w:tcPrChange w:id="3281" w:author="Do Thanh Trung" w:date="2025-07-04T11:18:00Z" w16du:dateUtc="2025-07-04T04:18:00Z">
              <w:tcPr>
                <w:tcW w:w="4708" w:type="dxa"/>
                <w:gridSpan w:val="2"/>
              </w:tcPr>
            </w:tcPrChange>
          </w:tcPr>
          <w:p w14:paraId="7961334F" w14:textId="7DE5B936" w:rsidR="00032A13" w:rsidRDefault="00032A13" w:rsidP="00032A13">
            <w:pPr>
              <w:rPr>
                <w:ins w:id="3282" w:author="Do Thanh Trung" w:date="2025-07-01T15:31:00Z" w16du:dateUtc="2025-07-01T08:31:00Z"/>
                <w:rFonts w:cs="Arial"/>
              </w:rPr>
            </w:pPr>
            <w:ins w:id="3283" w:author="Do Thanh Trung" w:date="2025-07-01T15:33:00Z" w16du:dateUtc="2025-07-01T08:33:00Z">
              <w:r>
                <w:rPr>
                  <w:rFonts w:cs="Arial"/>
                </w:rPr>
                <w:t>Loại Tài sản đầu tư</w:t>
              </w:r>
            </w:ins>
          </w:p>
        </w:tc>
      </w:tr>
      <w:tr w:rsidR="00032A13" w14:paraId="0EFAF305" w14:textId="77777777" w:rsidTr="00032A13">
        <w:trPr>
          <w:trHeight w:val="819"/>
          <w:ins w:id="3284" w:author="Do Thanh Trung" w:date="2025-07-01T15:32:00Z"/>
          <w:trPrChange w:id="3285" w:author="Do Thanh Trung" w:date="2025-07-04T11:18:00Z" w16du:dateUtc="2025-07-04T04:18:00Z">
            <w:trPr>
              <w:trHeight w:val="819"/>
            </w:trPr>
          </w:trPrChange>
        </w:trPr>
        <w:tc>
          <w:tcPr>
            <w:tcW w:w="577" w:type="dxa"/>
            <w:tcPrChange w:id="3286" w:author="Do Thanh Trung" w:date="2025-07-04T11:18:00Z" w16du:dateUtc="2025-07-04T04:18:00Z">
              <w:tcPr>
                <w:tcW w:w="577" w:type="dxa"/>
              </w:tcPr>
            </w:tcPrChange>
          </w:tcPr>
          <w:p w14:paraId="684DEAE1" w14:textId="156A7996" w:rsidR="00032A13" w:rsidRDefault="00032A13" w:rsidP="00032A13">
            <w:pPr>
              <w:rPr>
                <w:ins w:id="3287" w:author="Do Thanh Trung" w:date="2025-07-01T15:32:00Z" w16du:dateUtc="2025-07-01T08:32:00Z"/>
              </w:rPr>
            </w:pPr>
            <w:ins w:id="3288" w:author="Do Thanh Trung" w:date="2025-07-01T15:32:00Z" w16du:dateUtc="2025-07-01T08:32:00Z">
              <w:r>
                <w:t>04</w:t>
              </w:r>
            </w:ins>
          </w:p>
        </w:tc>
        <w:tc>
          <w:tcPr>
            <w:tcW w:w="1649" w:type="dxa"/>
            <w:tcPrChange w:id="3289" w:author="Do Thanh Trung" w:date="2025-07-04T11:18:00Z" w16du:dateUtc="2025-07-04T04:18:00Z">
              <w:tcPr>
                <w:tcW w:w="1064" w:type="dxa"/>
              </w:tcPr>
            </w:tcPrChange>
          </w:tcPr>
          <w:p w14:paraId="1038A543" w14:textId="5D83CD3F" w:rsidR="00032A13" w:rsidRDefault="00032A13" w:rsidP="00032A13">
            <w:pPr>
              <w:rPr>
                <w:ins w:id="3290" w:author="Do Thanh Trung" w:date="2025-07-01T15:32:00Z" w16du:dateUtc="2025-07-01T08:32:00Z"/>
                <w:rFonts w:cs="Arial"/>
              </w:rPr>
            </w:pPr>
            <w:ins w:id="3291" w:author="Do Thanh Trung" w:date="2025-07-01T15:32:00Z" w16du:dateUtc="2025-07-01T08:32:00Z">
              <w:r>
                <w:rPr>
                  <w:rFonts w:cs="Arial"/>
                </w:rPr>
                <w:t>Mã Tài sản</w:t>
              </w:r>
            </w:ins>
          </w:p>
        </w:tc>
        <w:tc>
          <w:tcPr>
            <w:tcW w:w="1259" w:type="dxa"/>
            <w:tcPrChange w:id="3292" w:author="Do Thanh Trung" w:date="2025-07-04T11:18:00Z" w16du:dateUtc="2025-07-04T04:18:00Z">
              <w:tcPr>
                <w:tcW w:w="1259" w:type="dxa"/>
                <w:gridSpan w:val="2"/>
              </w:tcPr>
            </w:tcPrChange>
          </w:tcPr>
          <w:p w14:paraId="6828C7EA" w14:textId="42B7CEBF" w:rsidR="00032A13" w:rsidRDefault="00032A13" w:rsidP="00032A13">
            <w:pPr>
              <w:rPr>
                <w:ins w:id="3293" w:author="Do Thanh Trung" w:date="2025-07-01T15:32:00Z" w16du:dateUtc="2025-07-01T08:32:00Z"/>
                <w:rFonts w:cs="Arial"/>
              </w:rPr>
            </w:pPr>
            <w:ins w:id="3294" w:author="Do Thanh Trung" w:date="2025-07-01T15:32:00Z" w16du:dateUtc="2025-07-01T08:32:00Z">
              <w:r>
                <w:rPr>
                  <w:rFonts w:cs="Arial"/>
                </w:rPr>
                <w:t>Text</w:t>
              </w:r>
            </w:ins>
          </w:p>
        </w:tc>
        <w:tc>
          <w:tcPr>
            <w:tcW w:w="807" w:type="dxa"/>
            <w:tcPrChange w:id="3295" w:author="Do Thanh Trung" w:date="2025-07-04T11:18:00Z" w16du:dateUtc="2025-07-04T04:18:00Z">
              <w:tcPr>
                <w:tcW w:w="1235" w:type="dxa"/>
                <w:gridSpan w:val="2"/>
              </w:tcPr>
            </w:tcPrChange>
          </w:tcPr>
          <w:p w14:paraId="7F8A4E45" w14:textId="20834CAE" w:rsidR="00032A13" w:rsidRDefault="00032A13" w:rsidP="00032A13">
            <w:pPr>
              <w:jc w:val="center"/>
              <w:rPr>
                <w:ins w:id="3296" w:author="Do Thanh Trung" w:date="2025-07-01T15:32:00Z" w16du:dateUtc="2025-07-01T08:32:00Z"/>
                <w:rFonts w:cs="Arial"/>
              </w:rPr>
            </w:pPr>
            <w:ins w:id="3297" w:author="Do Thanh Trung" w:date="2025-07-01T15:32:00Z" w16du:dateUtc="2025-07-01T08:32:00Z">
              <w:r>
                <w:rPr>
                  <w:rFonts w:cs="Arial"/>
                </w:rPr>
                <w:t>X</w:t>
              </w:r>
            </w:ins>
          </w:p>
        </w:tc>
        <w:tc>
          <w:tcPr>
            <w:tcW w:w="1073" w:type="dxa"/>
            <w:tcPrChange w:id="3298" w:author="Do Thanh Trung" w:date="2025-07-04T11:18:00Z" w16du:dateUtc="2025-07-04T04:18:00Z">
              <w:tcPr>
                <w:tcW w:w="1080" w:type="dxa"/>
                <w:gridSpan w:val="2"/>
              </w:tcPr>
            </w:tcPrChange>
          </w:tcPr>
          <w:p w14:paraId="77E9AD57" w14:textId="68217A23" w:rsidR="00032A13" w:rsidRDefault="00032A13" w:rsidP="00032A13">
            <w:pPr>
              <w:jc w:val="center"/>
              <w:rPr>
                <w:ins w:id="3299" w:author="Do Thanh Trung" w:date="2025-07-01T15:32:00Z" w16du:dateUtc="2025-07-01T08:32:00Z"/>
                <w:rFonts w:cs="Arial"/>
              </w:rPr>
            </w:pPr>
            <w:ins w:id="3300" w:author="Do Thanh Trung" w:date="2025-07-01T15:32:00Z" w16du:dateUtc="2025-07-01T08:32:00Z">
              <w:r>
                <w:rPr>
                  <w:rFonts w:cs="Arial"/>
                </w:rPr>
                <w:t>X</w:t>
              </w:r>
            </w:ins>
          </w:p>
        </w:tc>
        <w:tc>
          <w:tcPr>
            <w:tcW w:w="3353" w:type="dxa"/>
            <w:tcPrChange w:id="3301" w:author="Do Thanh Trung" w:date="2025-07-04T11:18:00Z" w16du:dateUtc="2025-07-04T04:18:00Z">
              <w:tcPr>
                <w:tcW w:w="3420" w:type="dxa"/>
                <w:gridSpan w:val="2"/>
              </w:tcPr>
            </w:tcPrChange>
          </w:tcPr>
          <w:p w14:paraId="34CC62E1" w14:textId="77777777" w:rsidR="00032A13" w:rsidRDefault="00032A13" w:rsidP="00032A13">
            <w:pPr>
              <w:rPr>
                <w:ins w:id="3302" w:author="Do Thanh Trung" w:date="2025-07-04T11:17:00Z" w16du:dateUtc="2025-07-04T04:17:00Z"/>
                <w:rFonts w:cs="Arial"/>
              </w:rPr>
            </w:pPr>
          </w:p>
        </w:tc>
        <w:tc>
          <w:tcPr>
            <w:tcW w:w="4625" w:type="dxa"/>
            <w:tcPrChange w:id="3303" w:author="Do Thanh Trung" w:date="2025-07-04T11:18:00Z" w16du:dateUtc="2025-07-04T04:18:00Z">
              <w:tcPr>
                <w:tcW w:w="4708" w:type="dxa"/>
                <w:gridSpan w:val="2"/>
              </w:tcPr>
            </w:tcPrChange>
          </w:tcPr>
          <w:p w14:paraId="5AABE19C" w14:textId="51EAB91D" w:rsidR="00032A13" w:rsidRDefault="00032A13" w:rsidP="00032A13">
            <w:pPr>
              <w:rPr>
                <w:ins w:id="3304" w:author="Do Thanh Trung" w:date="2025-07-01T15:32:00Z" w16du:dateUtc="2025-07-01T08:32:00Z"/>
                <w:rFonts w:cs="Arial"/>
              </w:rPr>
            </w:pPr>
            <w:ins w:id="3305" w:author="Do Thanh Trung" w:date="2025-07-01T15:32:00Z" w16du:dateUtc="2025-07-01T08:32:00Z">
              <w:r>
                <w:rPr>
                  <w:rFonts w:cs="Arial"/>
                </w:rPr>
                <w:t xml:space="preserve">Mã </w:t>
              </w:r>
            </w:ins>
            <w:ins w:id="3306" w:author="Do Thanh Trung" w:date="2025-07-01T15:33:00Z" w16du:dateUtc="2025-07-01T08:33:00Z">
              <w:r>
                <w:rPr>
                  <w:rFonts w:cs="Arial"/>
                </w:rPr>
                <w:t>Tài sản</w:t>
              </w:r>
            </w:ins>
            <w:ins w:id="3307" w:author="Do Thanh Trung" w:date="2025-07-01T15:32:00Z" w16du:dateUtc="2025-07-01T08:32:00Z">
              <w:r>
                <w:rPr>
                  <w:rFonts w:cs="Arial"/>
                </w:rPr>
                <w:t xml:space="preserve"> hiện đang nắm giữ (có số dư &gt;0)</w:t>
              </w:r>
            </w:ins>
          </w:p>
        </w:tc>
      </w:tr>
      <w:tr w:rsidR="00032A13" w14:paraId="52EF125B" w14:textId="77777777" w:rsidTr="00032A13">
        <w:trPr>
          <w:trHeight w:val="819"/>
          <w:ins w:id="3308" w:author="Do Thanh Trung" w:date="2025-07-01T15:31:00Z"/>
          <w:trPrChange w:id="3309" w:author="Do Thanh Trung" w:date="2025-07-04T11:18:00Z" w16du:dateUtc="2025-07-04T04:18:00Z">
            <w:trPr>
              <w:trHeight w:val="819"/>
            </w:trPr>
          </w:trPrChange>
        </w:trPr>
        <w:tc>
          <w:tcPr>
            <w:tcW w:w="577" w:type="dxa"/>
            <w:tcPrChange w:id="3310" w:author="Do Thanh Trung" w:date="2025-07-04T11:18:00Z" w16du:dateUtc="2025-07-04T04:18:00Z">
              <w:tcPr>
                <w:tcW w:w="577" w:type="dxa"/>
              </w:tcPr>
            </w:tcPrChange>
          </w:tcPr>
          <w:p w14:paraId="40AC102F" w14:textId="30C71EFF" w:rsidR="00032A13" w:rsidRDefault="00032A13" w:rsidP="00032A13">
            <w:pPr>
              <w:rPr>
                <w:ins w:id="3311" w:author="Do Thanh Trung" w:date="2025-07-01T15:31:00Z" w16du:dateUtc="2025-07-01T08:31:00Z"/>
              </w:rPr>
            </w:pPr>
            <w:ins w:id="3312" w:author="Do Thanh Trung" w:date="2025-07-01T15:32:00Z" w16du:dateUtc="2025-07-01T08:32:00Z">
              <w:r>
                <w:lastRenderedPageBreak/>
                <w:t>05</w:t>
              </w:r>
            </w:ins>
          </w:p>
        </w:tc>
        <w:tc>
          <w:tcPr>
            <w:tcW w:w="1649" w:type="dxa"/>
            <w:tcPrChange w:id="3313" w:author="Do Thanh Trung" w:date="2025-07-04T11:18:00Z" w16du:dateUtc="2025-07-04T04:18:00Z">
              <w:tcPr>
                <w:tcW w:w="1064" w:type="dxa"/>
              </w:tcPr>
            </w:tcPrChange>
          </w:tcPr>
          <w:p w14:paraId="23F5B524" w14:textId="77777777" w:rsidR="00032A13" w:rsidRDefault="00032A13" w:rsidP="00032A13">
            <w:pPr>
              <w:rPr>
                <w:ins w:id="3314" w:author="Do Thanh Trung" w:date="2025-07-01T15:31:00Z" w16du:dateUtc="2025-07-01T08:31:00Z"/>
                <w:rFonts w:cs="Arial"/>
              </w:rPr>
            </w:pPr>
            <w:ins w:id="3315" w:author="Do Thanh Trung" w:date="2025-07-01T15:31:00Z" w16du:dateUtc="2025-07-01T08:31:00Z">
              <w:r>
                <w:rPr>
                  <w:rFonts w:cs="Arial"/>
                </w:rPr>
                <w:t>Giá vốn</w:t>
              </w:r>
            </w:ins>
          </w:p>
        </w:tc>
        <w:tc>
          <w:tcPr>
            <w:tcW w:w="1259" w:type="dxa"/>
            <w:tcPrChange w:id="3316" w:author="Do Thanh Trung" w:date="2025-07-04T11:18:00Z" w16du:dateUtc="2025-07-04T04:18:00Z">
              <w:tcPr>
                <w:tcW w:w="1259" w:type="dxa"/>
                <w:gridSpan w:val="2"/>
              </w:tcPr>
            </w:tcPrChange>
          </w:tcPr>
          <w:p w14:paraId="2432E64B" w14:textId="77777777" w:rsidR="00032A13" w:rsidRDefault="00032A13" w:rsidP="00032A13">
            <w:pPr>
              <w:rPr>
                <w:ins w:id="3317" w:author="Do Thanh Trung" w:date="2025-07-01T15:31:00Z" w16du:dateUtc="2025-07-01T08:31:00Z"/>
                <w:rFonts w:cs="Arial"/>
              </w:rPr>
            </w:pPr>
            <w:ins w:id="3318" w:author="Do Thanh Trung" w:date="2025-07-01T15:31:00Z" w16du:dateUtc="2025-07-01T08:31:00Z">
              <w:r>
                <w:rPr>
                  <w:rFonts w:cs="Arial"/>
                </w:rPr>
                <w:t>Number</w:t>
              </w:r>
            </w:ins>
          </w:p>
        </w:tc>
        <w:tc>
          <w:tcPr>
            <w:tcW w:w="807" w:type="dxa"/>
            <w:tcPrChange w:id="3319" w:author="Do Thanh Trung" w:date="2025-07-04T11:18:00Z" w16du:dateUtc="2025-07-04T04:18:00Z">
              <w:tcPr>
                <w:tcW w:w="1235" w:type="dxa"/>
                <w:gridSpan w:val="2"/>
              </w:tcPr>
            </w:tcPrChange>
          </w:tcPr>
          <w:p w14:paraId="4FB99846" w14:textId="77777777" w:rsidR="00032A13" w:rsidRDefault="00032A13" w:rsidP="00032A13">
            <w:pPr>
              <w:jc w:val="center"/>
              <w:rPr>
                <w:ins w:id="3320" w:author="Do Thanh Trung" w:date="2025-07-01T15:31:00Z" w16du:dateUtc="2025-07-01T08:31:00Z"/>
                <w:rFonts w:cs="Arial"/>
              </w:rPr>
            </w:pPr>
            <w:ins w:id="3321" w:author="Do Thanh Trung" w:date="2025-07-01T15:31:00Z" w16du:dateUtc="2025-07-01T08:31:00Z">
              <w:r>
                <w:rPr>
                  <w:rFonts w:cs="Arial"/>
                </w:rPr>
                <w:t>X</w:t>
              </w:r>
            </w:ins>
          </w:p>
        </w:tc>
        <w:tc>
          <w:tcPr>
            <w:tcW w:w="1073" w:type="dxa"/>
            <w:tcPrChange w:id="3322" w:author="Do Thanh Trung" w:date="2025-07-04T11:18:00Z" w16du:dateUtc="2025-07-04T04:18:00Z">
              <w:tcPr>
                <w:tcW w:w="1080" w:type="dxa"/>
                <w:gridSpan w:val="2"/>
              </w:tcPr>
            </w:tcPrChange>
          </w:tcPr>
          <w:p w14:paraId="1E1384C8" w14:textId="77777777" w:rsidR="00032A13" w:rsidRDefault="00032A13" w:rsidP="00032A13">
            <w:pPr>
              <w:jc w:val="center"/>
              <w:rPr>
                <w:ins w:id="3323" w:author="Do Thanh Trung" w:date="2025-07-01T15:31:00Z" w16du:dateUtc="2025-07-01T08:31:00Z"/>
                <w:rFonts w:cs="Arial"/>
              </w:rPr>
            </w:pPr>
            <w:ins w:id="3324" w:author="Do Thanh Trung" w:date="2025-07-01T15:31:00Z" w16du:dateUtc="2025-07-01T08:31:00Z">
              <w:r>
                <w:rPr>
                  <w:rFonts w:cs="Arial"/>
                </w:rPr>
                <w:t>X</w:t>
              </w:r>
            </w:ins>
          </w:p>
        </w:tc>
        <w:tc>
          <w:tcPr>
            <w:tcW w:w="3353" w:type="dxa"/>
            <w:tcPrChange w:id="3325" w:author="Do Thanh Trung" w:date="2025-07-04T11:18:00Z" w16du:dateUtc="2025-07-04T04:18:00Z">
              <w:tcPr>
                <w:tcW w:w="3420" w:type="dxa"/>
                <w:gridSpan w:val="2"/>
              </w:tcPr>
            </w:tcPrChange>
          </w:tcPr>
          <w:p w14:paraId="0719D9F0" w14:textId="77777777" w:rsidR="00032A13" w:rsidRDefault="00032A13" w:rsidP="00032A13">
            <w:pPr>
              <w:rPr>
                <w:ins w:id="3326" w:author="Do Thanh Trung" w:date="2025-07-04T11:17:00Z" w16du:dateUtc="2025-07-04T04:17:00Z"/>
                <w:rFonts w:cs="Arial"/>
              </w:rPr>
            </w:pPr>
          </w:p>
        </w:tc>
        <w:tc>
          <w:tcPr>
            <w:tcW w:w="4625" w:type="dxa"/>
            <w:tcPrChange w:id="3327" w:author="Do Thanh Trung" w:date="2025-07-04T11:18:00Z" w16du:dateUtc="2025-07-04T04:18:00Z">
              <w:tcPr>
                <w:tcW w:w="4708" w:type="dxa"/>
                <w:gridSpan w:val="2"/>
              </w:tcPr>
            </w:tcPrChange>
          </w:tcPr>
          <w:p w14:paraId="6DD9ADD7" w14:textId="588E517B" w:rsidR="00032A13" w:rsidRDefault="00032A13" w:rsidP="00032A13">
            <w:pPr>
              <w:rPr>
                <w:ins w:id="3328" w:author="Do Thanh Trung" w:date="2025-07-01T15:31:00Z" w16du:dateUtc="2025-07-01T08:31:00Z"/>
                <w:rFonts w:cs="Arial"/>
              </w:rPr>
            </w:pPr>
            <w:ins w:id="3329" w:author="Do Thanh Trung" w:date="2025-07-01T15:31:00Z" w16du:dateUtc="2025-07-01T08:31:00Z">
              <w:r>
                <w:rPr>
                  <w:rFonts w:cs="Arial"/>
                </w:rPr>
                <w:t xml:space="preserve">Giá vốn theo Mã </w:t>
              </w:r>
            </w:ins>
            <w:ins w:id="3330" w:author="Do Thanh Trung" w:date="2025-07-01T15:33:00Z" w16du:dateUtc="2025-07-01T08:33:00Z">
              <w:r>
                <w:rPr>
                  <w:rFonts w:cs="Arial"/>
                </w:rPr>
                <w:t>Tài sản</w:t>
              </w:r>
            </w:ins>
            <w:ins w:id="3331" w:author="Do Thanh Trung" w:date="2025-07-01T15:31:00Z" w16du:dateUtc="2025-07-01T08:31:00Z">
              <w:r>
                <w:rPr>
                  <w:rFonts w:cs="Arial"/>
                </w:rPr>
                <w:t xml:space="preserve"> được tính theo phương pháp bình quân gia quyền</w:t>
              </w:r>
            </w:ins>
          </w:p>
        </w:tc>
      </w:tr>
      <w:tr w:rsidR="00032A13" w14:paraId="55A07F2A" w14:textId="77777777" w:rsidTr="00032A13">
        <w:trPr>
          <w:trHeight w:val="819"/>
          <w:ins w:id="3332" w:author="Do Thanh Trung" w:date="2025-07-01T15:31:00Z"/>
          <w:trPrChange w:id="3333" w:author="Do Thanh Trung" w:date="2025-07-04T11:18:00Z" w16du:dateUtc="2025-07-04T04:18:00Z">
            <w:trPr>
              <w:trHeight w:val="819"/>
            </w:trPr>
          </w:trPrChange>
        </w:trPr>
        <w:tc>
          <w:tcPr>
            <w:tcW w:w="577" w:type="dxa"/>
            <w:tcPrChange w:id="3334" w:author="Do Thanh Trung" w:date="2025-07-04T11:18:00Z" w16du:dateUtc="2025-07-04T04:18:00Z">
              <w:tcPr>
                <w:tcW w:w="577" w:type="dxa"/>
              </w:tcPr>
            </w:tcPrChange>
          </w:tcPr>
          <w:p w14:paraId="38A013A3" w14:textId="61FCFC9E" w:rsidR="00032A13" w:rsidRDefault="00032A13" w:rsidP="00032A13">
            <w:pPr>
              <w:rPr>
                <w:ins w:id="3335" w:author="Do Thanh Trung" w:date="2025-07-01T15:31:00Z" w16du:dateUtc="2025-07-01T08:31:00Z"/>
              </w:rPr>
            </w:pPr>
            <w:ins w:id="3336" w:author="Do Thanh Trung" w:date="2025-07-01T15:32:00Z" w16du:dateUtc="2025-07-01T08:32:00Z">
              <w:r>
                <w:t>06</w:t>
              </w:r>
            </w:ins>
          </w:p>
        </w:tc>
        <w:tc>
          <w:tcPr>
            <w:tcW w:w="1649" w:type="dxa"/>
            <w:tcPrChange w:id="3337" w:author="Do Thanh Trung" w:date="2025-07-04T11:18:00Z" w16du:dateUtc="2025-07-04T04:18:00Z">
              <w:tcPr>
                <w:tcW w:w="1064" w:type="dxa"/>
              </w:tcPr>
            </w:tcPrChange>
          </w:tcPr>
          <w:p w14:paraId="701E213D" w14:textId="77777777" w:rsidR="00032A13" w:rsidRDefault="00032A13" w:rsidP="00032A13">
            <w:pPr>
              <w:rPr>
                <w:ins w:id="3338" w:author="Do Thanh Trung" w:date="2025-07-01T15:31:00Z" w16du:dateUtc="2025-07-01T08:31:00Z"/>
                <w:rFonts w:cs="Arial"/>
              </w:rPr>
            </w:pPr>
            <w:ins w:id="3339" w:author="Do Thanh Trung" w:date="2025-07-01T15:31:00Z" w16du:dateUtc="2025-07-01T08:31:00Z">
              <w:r>
                <w:rPr>
                  <w:rFonts w:cs="Arial"/>
                </w:rPr>
                <w:t>Số lượng</w:t>
              </w:r>
            </w:ins>
          </w:p>
        </w:tc>
        <w:tc>
          <w:tcPr>
            <w:tcW w:w="1259" w:type="dxa"/>
            <w:tcPrChange w:id="3340" w:author="Do Thanh Trung" w:date="2025-07-04T11:18:00Z" w16du:dateUtc="2025-07-04T04:18:00Z">
              <w:tcPr>
                <w:tcW w:w="1259" w:type="dxa"/>
                <w:gridSpan w:val="2"/>
              </w:tcPr>
            </w:tcPrChange>
          </w:tcPr>
          <w:p w14:paraId="4EEE16DF" w14:textId="77777777" w:rsidR="00032A13" w:rsidRDefault="00032A13" w:rsidP="00032A13">
            <w:pPr>
              <w:rPr>
                <w:ins w:id="3341" w:author="Do Thanh Trung" w:date="2025-07-01T15:31:00Z" w16du:dateUtc="2025-07-01T08:31:00Z"/>
                <w:rFonts w:cs="Arial"/>
              </w:rPr>
            </w:pPr>
            <w:ins w:id="3342" w:author="Do Thanh Trung" w:date="2025-07-01T15:31:00Z" w16du:dateUtc="2025-07-01T08:31:00Z">
              <w:r>
                <w:rPr>
                  <w:rFonts w:cs="Arial"/>
                </w:rPr>
                <w:t>Number</w:t>
              </w:r>
            </w:ins>
          </w:p>
        </w:tc>
        <w:tc>
          <w:tcPr>
            <w:tcW w:w="807" w:type="dxa"/>
            <w:tcPrChange w:id="3343" w:author="Do Thanh Trung" w:date="2025-07-04T11:18:00Z" w16du:dateUtc="2025-07-04T04:18:00Z">
              <w:tcPr>
                <w:tcW w:w="1235" w:type="dxa"/>
                <w:gridSpan w:val="2"/>
              </w:tcPr>
            </w:tcPrChange>
          </w:tcPr>
          <w:p w14:paraId="1EF050A4" w14:textId="77777777" w:rsidR="00032A13" w:rsidRDefault="00032A13" w:rsidP="00032A13">
            <w:pPr>
              <w:jc w:val="center"/>
              <w:rPr>
                <w:ins w:id="3344" w:author="Do Thanh Trung" w:date="2025-07-01T15:31:00Z" w16du:dateUtc="2025-07-01T08:31:00Z"/>
                <w:rFonts w:cs="Arial"/>
              </w:rPr>
            </w:pPr>
            <w:ins w:id="3345" w:author="Do Thanh Trung" w:date="2025-07-01T15:31:00Z" w16du:dateUtc="2025-07-01T08:31:00Z">
              <w:r>
                <w:rPr>
                  <w:rFonts w:cs="Arial"/>
                </w:rPr>
                <w:t>X</w:t>
              </w:r>
            </w:ins>
          </w:p>
        </w:tc>
        <w:tc>
          <w:tcPr>
            <w:tcW w:w="1073" w:type="dxa"/>
            <w:tcPrChange w:id="3346" w:author="Do Thanh Trung" w:date="2025-07-04T11:18:00Z" w16du:dateUtc="2025-07-04T04:18:00Z">
              <w:tcPr>
                <w:tcW w:w="1080" w:type="dxa"/>
                <w:gridSpan w:val="2"/>
              </w:tcPr>
            </w:tcPrChange>
          </w:tcPr>
          <w:p w14:paraId="04525F13" w14:textId="77777777" w:rsidR="00032A13" w:rsidRDefault="00032A13" w:rsidP="00032A13">
            <w:pPr>
              <w:jc w:val="center"/>
              <w:rPr>
                <w:ins w:id="3347" w:author="Do Thanh Trung" w:date="2025-07-01T15:31:00Z" w16du:dateUtc="2025-07-01T08:31:00Z"/>
                <w:rFonts w:cs="Arial"/>
              </w:rPr>
            </w:pPr>
            <w:ins w:id="3348" w:author="Do Thanh Trung" w:date="2025-07-01T15:31:00Z" w16du:dateUtc="2025-07-01T08:31:00Z">
              <w:r>
                <w:rPr>
                  <w:rFonts w:cs="Arial"/>
                </w:rPr>
                <w:t>X</w:t>
              </w:r>
            </w:ins>
          </w:p>
        </w:tc>
        <w:tc>
          <w:tcPr>
            <w:tcW w:w="3353" w:type="dxa"/>
            <w:tcPrChange w:id="3349" w:author="Do Thanh Trung" w:date="2025-07-04T11:18:00Z" w16du:dateUtc="2025-07-04T04:18:00Z">
              <w:tcPr>
                <w:tcW w:w="3420" w:type="dxa"/>
                <w:gridSpan w:val="2"/>
              </w:tcPr>
            </w:tcPrChange>
          </w:tcPr>
          <w:p w14:paraId="77B73C21" w14:textId="77777777" w:rsidR="00032A13" w:rsidRDefault="00032A13" w:rsidP="00032A13">
            <w:pPr>
              <w:rPr>
                <w:ins w:id="3350" w:author="Do Thanh Trung" w:date="2025-07-04T11:17:00Z" w16du:dateUtc="2025-07-04T04:17:00Z"/>
                <w:rFonts w:cs="Arial"/>
              </w:rPr>
            </w:pPr>
          </w:p>
        </w:tc>
        <w:tc>
          <w:tcPr>
            <w:tcW w:w="4625" w:type="dxa"/>
            <w:tcPrChange w:id="3351" w:author="Do Thanh Trung" w:date="2025-07-04T11:18:00Z" w16du:dateUtc="2025-07-04T04:18:00Z">
              <w:tcPr>
                <w:tcW w:w="4708" w:type="dxa"/>
                <w:gridSpan w:val="2"/>
              </w:tcPr>
            </w:tcPrChange>
          </w:tcPr>
          <w:p w14:paraId="671617EB" w14:textId="29352AC9" w:rsidR="00032A13" w:rsidRDefault="00032A13" w:rsidP="00032A13">
            <w:pPr>
              <w:rPr>
                <w:ins w:id="3352" w:author="Do Thanh Trung" w:date="2025-07-01T15:31:00Z" w16du:dateUtc="2025-07-01T08:31:00Z"/>
                <w:rFonts w:cs="Arial"/>
              </w:rPr>
            </w:pPr>
            <w:ins w:id="3353" w:author="Do Thanh Trung" w:date="2025-07-01T15:31:00Z" w16du:dateUtc="2025-07-01T08:31:00Z">
              <w:r>
                <w:rPr>
                  <w:rFonts w:cs="Arial"/>
                </w:rPr>
                <w:t xml:space="preserve">Số lượng nắm giữ của Mã </w:t>
              </w:r>
            </w:ins>
            <w:ins w:id="3354" w:author="Do Thanh Trung" w:date="2025-07-01T15:33:00Z" w16du:dateUtc="2025-07-01T08:33:00Z">
              <w:r>
                <w:rPr>
                  <w:rFonts w:cs="Arial"/>
                </w:rPr>
                <w:t>Tài sản</w:t>
              </w:r>
            </w:ins>
          </w:p>
        </w:tc>
      </w:tr>
      <w:tr w:rsidR="00032A13" w14:paraId="5FD17D3C" w14:textId="77777777" w:rsidTr="00032A13">
        <w:trPr>
          <w:trHeight w:val="819"/>
          <w:ins w:id="3355" w:author="Do Thanh Trung" w:date="2025-07-01T15:31:00Z"/>
          <w:trPrChange w:id="3356" w:author="Do Thanh Trung" w:date="2025-07-04T11:18:00Z" w16du:dateUtc="2025-07-04T04:18:00Z">
            <w:trPr>
              <w:trHeight w:val="819"/>
            </w:trPr>
          </w:trPrChange>
        </w:trPr>
        <w:tc>
          <w:tcPr>
            <w:tcW w:w="577" w:type="dxa"/>
            <w:tcPrChange w:id="3357" w:author="Do Thanh Trung" w:date="2025-07-04T11:18:00Z" w16du:dateUtc="2025-07-04T04:18:00Z">
              <w:tcPr>
                <w:tcW w:w="577" w:type="dxa"/>
              </w:tcPr>
            </w:tcPrChange>
          </w:tcPr>
          <w:p w14:paraId="093B6493" w14:textId="6CD33656" w:rsidR="00032A13" w:rsidRDefault="00032A13" w:rsidP="00032A13">
            <w:pPr>
              <w:rPr>
                <w:ins w:id="3358" w:author="Do Thanh Trung" w:date="2025-07-01T15:31:00Z" w16du:dateUtc="2025-07-01T08:31:00Z"/>
              </w:rPr>
            </w:pPr>
            <w:ins w:id="3359" w:author="Do Thanh Trung" w:date="2025-07-01T15:32:00Z" w16du:dateUtc="2025-07-01T08:32:00Z">
              <w:r>
                <w:t>07</w:t>
              </w:r>
            </w:ins>
          </w:p>
        </w:tc>
        <w:tc>
          <w:tcPr>
            <w:tcW w:w="1649" w:type="dxa"/>
            <w:tcPrChange w:id="3360" w:author="Do Thanh Trung" w:date="2025-07-04T11:18:00Z" w16du:dateUtc="2025-07-04T04:18:00Z">
              <w:tcPr>
                <w:tcW w:w="1064" w:type="dxa"/>
              </w:tcPr>
            </w:tcPrChange>
          </w:tcPr>
          <w:p w14:paraId="468E079C" w14:textId="77777777" w:rsidR="00032A13" w:rsidRDefault="00032A13" w:rsidP="00032A13">
            <w:pPr>
              <w:rPr>
                <w:ins w:id="3361" w:author="Do Thanh Trung" w:date="2025-07-01T15:31:00Z" w16du:dateUtc="2025-07-01T08:31:00Z"/>
                <w:rFonts w:cs="Arial"/>
              </w:rPr>
            </w:pPr>
            <w:ins w:id="3362" w:author="Do Thanh Trung" w:date="2025-07-01T15:31:00Z" w16du:dateUtc="2025-07-01T08:31:00Z">
              <w:r>
                <w:rPr>
                  <w:rFonts w:cs="Arial"/>
                </w:rPr>
                <w:t>Giá trị</w:t>
              </w:r>
            </w:ins>
          </w:p>
        </w:tc>
        <w:tc>
          <w:tcPr>
            <w:tcW w:w="1259" w:type="dxa"/>
            <w:tcPrChange w:id="3363" w:author="Do Thanh Trung" w:date="2025-07-04T11:18:00Z" w16du:dateUtc="2025-07-04T04:18:00Z">
              <w:tcPr>
                <w:tcW w:w="1259" w:type="dxa"/>
                <w:gridSpan w:val="2"/>
              </w:tcPr>
            </w:tcPrChange>
          </w:tcPr>
          <w:p w14:paraId="51C6CBF4" w14:textId="77777777" w:rsidR="00032A13" w:rsidRDefault="00032A13" w:rsidP="00032A13">
            <w:pPr>
              <w:rPr>
                <w:ins w:id="3364" w:author="Do Thanh Trung" w:date="2025-07-01T15:31:00Z" w16du:dateUtc="2025-07-01T08:31:00Z"/>
                <w:rFonts w:cs="Arial"/>
              </w:rPr>
            </w:pPr>
            <w:ins w:id="3365" w:author="Do Thanh Trung" w:date="2025-07-01T15:31:00Z" w16du:dateUtc="2025-07-01T08:31:00Z">
              <w:r>
                <w:rPr>
                  <w:rFonts w:cs="Arial"/>
                </w:rPr>
                <w:t>Number</w:t>
              </w:r>
            </w:ins>
          </w:p>
        </w:tc>
        <w:tc>
          <w:tcPr>
            <w:tcW w:w="807" w:type="dxa"/>
            <w:tcPrChange w:id="3366" w:author="Do Thanh Trung" w:date="2025-07-04T11:18:00Z" w16du:dateUtc="2025-07-04T04:18:00Z">
              <w:tcPr>
                <w:tcW w:w="1235" w:type="dxa"/>
                <w:gridSpan w:val="2"/>
              </w:tcPr>
            </w:tcPrChange>
          </w:tcPr>
          <w:p w14:paraId="528B3924" w14:textId="77777777" w:rsidR="00032A13" w:rsidRDefault="00032A13" w:rsidP="00032A13">
            <w:pPr>
              <w:jc w:val="center"/>
              <w:rPr>
                <w:ins w:id="3367" w:author="Do Thanh Trung" w:date="2025-07-01T15:31:00Z" w16du:dateUtc="2025-07-01T08:31:00Z"/>
                <w:rFonts w:cs="Arial"/>
              </w:rPr>
            </w:pPr>
            <w:ins w:id="3368" w:author="Do Thanh Trung" w:date="2025-07-01T15:31:00Z" w16du:dateUtc="2025-07-01T08:31:00Z">
              <w:r>
                <w:rPr>
                  <w:rFonts w:cs="Arial"/>
                </w:rPr>
                <w:t>X</w:t>
              </w:r>
            </w:ins>
          </w:p>
        </w:tc>
        <w:tc>
          <w:tcPr>
            <w:tcW w:w="1073" w:type="dxa"/>
            <w:tcPrChange w:id="3369" w:author="Do Thanh Trung" w:date="2025-07-04T11:18:00Z" w16du:dateUtc="2025-07-04T04:18:00Z">
              <w:tcPr>
                <w:tcW w:w="1080" w:type="dxa"/>
                <w:gridSpan w:val="2"/>
              </w:tcPr>
            </w:tcPrChange>
          </w:tcPr>
          <w:p w14:paraId="421BEA54" w14:textId="77777777" w:rsidR="00032A13" w:rsidRDefault="00032A13" w:rsidP="00032A13">
            <w:pPr>
              <w:jc w:val="center"/>
              <w:rPr>
                <w:ins w:id="3370" w:author="Do Thanh Trung" w:date="2025-07-01T15:31:00Z" w16du:dateUtc="2025-07-01T08:31:00Z"/>
                <w:rFonts w:cs="Arial"/>
              </w:rPr>
            </w:pPr>
            <w:ins w:id="3371" w:author="Do Thanh Trung" w:date="2025-07-01T15:31:00Z" w16du:dateUtc="2025-07-01T08:31:00Z">
              <w:r>
                <w:rPr>
                  <w:rFonts w:cs="Arial"/>
                </w:rPr>
                <w:t>X</w:t>
              </w:r>
            </w:ins>
          </w:p>
        </w:tc>
        <w:tc>
          <w:tcPr>
            <w:tcW w:w="3353" w:type="dxa"/>
            <w:tcPrChange w:id="3372" w:author="Do Thanh Trung" w:date="2025-07-04T11:18:00Z" w16du:dateUtc="2025-07-04T04:18:00Z">
              <w:tcPr>
                <w:tcW w:w="3420" w:type="dxa"/>
                <w:gridSpan w:val="2"/>
              </w:tcPr>
            </w:tcPrChange>
          </w:tcPr>
          <w:p w14:paraId="5E0E9778" w14:textId="77777777" w:rsidR="00032A13" w:rsidRDefault="00032A13" w:rsidP="00032A13">
            <w:pPr>
              <w:rPr>
                <w:ins w:id="3373" w:author="Do Thanh Trung" w:date="2025-07-04T11:17:00Z" w16du:dateUtc="2025-07-04T04:17:00Z"/>
                <w:rFonts w:cs="Arial"/>
              </w:rPr>
            </w:pPr>
          </w:p>
        </w:tc>
        <w:tc>
          <w:tcPr>
            <w:tcW w:w="4625" w:type="dxa"/>
            <w:tcPrChange w:id="3374" w:author="Do Thanh Trung" w:date="2025-07-04T11:18:00Z" w16du:dateUtc="2025-07-04T04:18:00Z">
              <w:tcPr>
                <w:tcW w:w="4708" w:type="dxa"/>
                <w:gridSpan w:val="2"/>
              </w:tcPr>
            </w:tcPrChange>
          </w:tcPr>
          <w:p w14:paraId="43F96099" w14:textId="5E257537" w:rsidR="00032A13" w:rsidRDefault="00032A13" w:rsidP="00032A13">
            <w:pPr>
              <w:rPr>
                <w:ins w:id="3375" w:author="Do Thanh Trung" w:date="2025-07-01T15:31:00Z" w16du:dateUtc="2025-07-01T08:31:00Z"/>
                <w:rFonts w:cs="Arial"/>
              </w:rPr>
            </w:pPr>
            <w:ins w:id="3376" w:author="Do Thanh Trung" w:date="2025-07-01T15:31:00Z" w16du:dateUtc="2025-07-01T08:31:00Z">
              <w:r>
                <w:rPr>
                  <w:rFonts w:cs="Arial"/>
                </w:rPr>
                <w:t>Tổng giá trị hiện đang đầu tư</w:t>
              </w:r>
            </w:ins>
          </w:p>
          <w:p w14:paraId="50FB9D61" w14:textId="65B045C8" w:rsidR="00032A13" w:rsidRDefault="00032A13" w:rsidP="00032A13">
            <w:pPr>
              <w:jc w:val="center"/>
              <w:rPr>
                <w:ins w:id="3377" w:author="Do Thanh Trung" w:date="2025-07-01T15:31:00Z" w16du:dateUtc="2025-07-01T08:31:00Z"/>
                <w:rFonts w:cs="Arial"/>
              </w:rPr>
            </w:pPr>
            <w:ins w:id="3378" w:author="Do Thanh Trung" w:date="2025-07-01T15:31:00Z" w16du:dateUtc="2025-07-01T08:31:00Z">
              <w:r>
                <w:rPr>
                  <w:rFonts w:cs="Arial"/>
                </w:rPr>
                <w:t>(</w:t>
              </w:r>
            </w:ins>
            <w:ins w:id="3379" w:author="Do Thanh Trung" w:date="2025-07-01T15:34:00Z" w16du:dateUtc="2025-07-01T08:34:00Z">
              <w:r>
                <w:rPr>
                  <w:rFonts w:cs="Arial"/>
                </w:rPr>
                <w:t>5</w:t>
              </w:r>
            </w:ins>
            <w:ins w:id="3380" w:author="Do Thanh Trung" w:date="2025-07-01T15:31:00Z" w16du:dateUtc="2025-07-01T08:31:00Z">
              <w:r>
                <w:rPr>
                  <w:rFonts w:cs="Arial"/>
                </w:rPr>
                <w:t>) * (</w:t>
              </w:r>
            </w:ins>
            <w:ins w:id="3381" w:author="Do Thanh Trung" w:date="2025-07-01T15:34:00Z" w16du:dateUtc="2025-07-01T08:34:00Z">
              <w:r>
                <w:rPr>
                  <w:rFonts w:cs="Arial"/>
                </w:rPr>
                <w:t>6</w:t>
              </w:r>
            </w:ins>
            <w:ins w:id="3382" w:author="Do Thanh Trung" w:date="2025-07-01T15:31:00Z" w16du:dateUtc="2025-07-01T08:31:00Z">
              <w:r>
                <w:rPr>
                  <w:rFonts w:cs="Arial"/>
                </w:rPr>
                <w:t>)</w:t>
              </w:r>
            </w:ins>
          </w:p>
        </w:tc>
      </w:tr>
      <w:tr w:rsidR="00032A13" w14:paraId="3C9C71EA" w14:textId="77777777" w:rsidTr="00032A13">
        <w:trPr>
          <w:trHeight w:val="819"/>
          <w:ins w:id="3383" w:author="Do Thanh Trung" w:date="2025-07-01T15:43:00Z"/>
          <w:trPrChange w:id="3384" w:author="Do Thanh Trung" w:date="2025-07-04T11:18:00Z" w16du:dateUtc="2025-07-04T04:18:00Z">
            <w:trPr>
              <w:trHeight w:val="819"/>
            </w:trPr>
          </w:trPrChange>
        </w:trPr>
        <w:tc>
          <w:tcPr>
            <w:tcW w:w="577" w:type="dxa"/>
            <w:tcPrChange w:id="3385" w:author="Do Thanh Trung" w:date="2025-07-04T11:18:00Z" w16du:dateUtc="2025-07-04T04:18:00Z">
              <w:tcPr>
                <w:tcW w:w="577" w:type="dxa"/>
              </w:tcPr>
            </w:tcPrChange>
          </w:tcPr>
          <w:p w14:paraId="1B8B070F" w14:textId="63A3E40D" w:rsidR="00032A13" w:rsidRDefault="00032A13" w:rsidP="00032A13">
            <w:pPr>
              <w:rPr>
                <w:ins w:id="3386" w:author="Do Thanh Trung" w:date="2025-07-01T15:43:00Z" w16du:dateUtc="2025-07-01T08:43:00Z"/>
              </w:rPr>
            </w:pPr>
            <w:ins w:id="3387" w:author="Do Thanh Trung" w:date="2025-07-01T15:45:00Z" w16du:dateUtc="2025-07-01T08:45:00Z">
              <w:r>
                <w:t>08</w:t>
              </w:r>
            </w:ins>
          </w:p>
        </w:tc>
        <w:tc>
          <w:tcPr>
            <w:tcW w:w="1649" w:type="dxa"/>
            <w:tcPrChange w:id="3388" w:author="Do Thanh Trung" w:date="2025-07-04T11:18:00Z" w16du:dateUtc="2025-07-04T04:18:00Z">
              <w:tcPr>
                <w:tcW w:w="1064" w:type="dxa"/>
              </w:tcPr>
            </w:tcPrChange>
          </w:tcPr>
          <w:p w14:paraId="3F9A90CF" w14:textId="768139E7" w:rsidR="00032A13" w:rsidRDefault="00032A13" w:rsidP="00032A13">
            <w:pPr>
              <w:rPr>
                <w:ins w:id="3389" w:author="Do Thanh Trung" w:date="2025-07-01T15:43:00Z" w16du:dateUtc="2025-07-01T08:43:00Z"/>
                <w:rFonts w:cs="Arial"/>
              </w:rPr>
            </w:pPr>
            <w:ins w:id="3390" w:author="Do Thanh Trung" w:date="2025-07-01T15:45:00Z" w16du:dateUtc="2025-07-01T08:45:00Z">
              <w:r>
                <w:rPr>
                  <w:rFonts w:cs="Arial"/>
                </w:rPr>
                <w:t>Lãi suất</w:t>
              </w:r>
            </w:ins>
          </w:p>
        </w:tc>
        <w:tc>
          <w:tcPr>
            <w:tcW w:w="1259" w:type="dxa"/>
            <w:tcPrChange w:id="3391" w:author="Do Thanh Trung" w:date="2025-07-04T11:18:00Z" w16du:dateUtc="2025-07-04T04:18:00Z">
              <w:tcPr>
                <w:tcW w:w="1259" w:type="dxa"/>
                <w:gridSpan w:val="2"/>
              </w:tcPr>
            </w:tcPrChange>
          </w:tcPr>
          <w:p w14:paraId="27B21E2E" w14:textId="337CB42D" w:rsidR="00032A13" w:rsidRDefault="00032A13" w:rsidP="00032A13">
            <w:pPr>
              <w:rPr>
                <w:ins w:id="3392" w:author="Do Thanh Trung" w:date="2025-07-01T15:43:00Z" w16du:dateUtc="2025-07-01T08:43:00Z"/>
                <w:rFonts w:cs="Arial"/>
              </w:rPr>
            </w:pPr>
            <w:ins w:id="3393" w:author="Do Thanh Trung" w:date="2025-07-01T15:45:00Z" w16du:dateUtc="2025-07-01T08:45:00Z">
              <w:r>
                <w:rPr>
                  <w:rFonts w:cs="Arial"/>
                </w:rPr>
                <w:t>Percentage</w:t>
              </w:r>
            </w:ins>
          </w:p>
        </w:tc>
        <w:tc>
          <w:tcPr>
            <w:tcW w:w="807" w:type="dxa"/>
            <w:tcPrChange w:id="3394" w:author="Do Thanh Trung" w:date="2025-07-04T11:18:00Z" w16du:dateUtc="2025-07-04T04:18:00Z">
              <w:tcPr>
                <w:tcW w:w="1235" w:type="dxa"/>
                <w:gridSpan w:val="2"/>
              </w:tcPr>
            </w:tcPrChange>
          </w:tcPr>
          <w:p w14:paraId="773CA166" w14:textId="5FED7C98" w:rsidR="00032A13" w:rsidRDefault="00032A13" w:rsidP="00032A13">
            <w:pPr>
              <w:jc w:val="center"/>
              <w:rPr>
                <w:ins w:id="3395" w:author="Do Thanh Trung" w:date="2025-07-01T15:43:00Z" w16du:dateUtc="2025-07-01T08:43:00Z"/>
                <w:rFonts w:cs="Arial"/>
              </w:rPr>
            </w:pPr>
            <w:ins w:id="3396" w:author="Do Thanh Trung" w:date="2025-07-01T15:45:00Z" w16du:dateUtc="2025-07-01T08:45:00Z">
              <w:r>
                <w:rPr>
                  <w:rFonts w:cs="Arial"/>
                </w:rPr>
                <w:t>X</w:t>
              </w:r>
            </w:ins>
          </w:p>
        </w:tc>
        <w:tc>
          <w:tcPr>
            <w:tcW w:w="1073" w:type="dxa"/>
            <w:tcPrChange w:id="3397" w:author="Do Thanh Trung" w:date="2025-07-04T11:18:00Z" w16du:dateUtc="2025-07-04T04:18:00Z">
              <w:tcPr>
                <w:tcW w:w="1080" w:type="dxa"/>
                <w:gridSpan w:val="2"/>
              </w:tcPr>
            </w:tcPrChange>
          </w:tcPr>
          <w:p w14:paraId="6C08CC53" w14:textId="5111FB76" w:rsidR="00032A13" w:rsidRDefault="00032A13" w:rsidP="00032A13">
            <w:pPr>
              <w:jc w:val="center"/>
              <w:rPr>
                <w:ins w:id="3398" w:author="Do Thanh Trung" w:date="2025-07-01T15:43:00Z" w16du:dateUtc="2025-07-01T08:43:00Z"/>
                <w:rFonts w:cs="Arial"/>
              </w:rPr>
            </w:pPr>
            <w:ins w:id="3399" w:author="Do Thanh Trung" w:date="2025-07-01T15:45:00Z" w16du:dateUtc="2025-07-01T08:45:00Z">
              <w:r>
                <w:rPr>
                  <w:rFonts w:cs="Arial"/>
                </w:rPr>
                <w:t>X</w:t>
              </w:r>
            </w:ins>
          </w:p>
        </w:tc>
        <w:tc>
          <w:tcPr>
            <w:tcW w:w="3353" w:type="dxa"/>
            <w:tcPrChange w:id="3400" w:author="Do Thanh Trung" w:date="2025-07-04T11:18:00Z" w16du:dateUtc="2025-07-04T04:18:00Z">
              <w:tcPr>
                <w:tcW w:w="3420" w:type="dxa"/>
                <w:gridSpan w:val="2"/>
              </w:tcPr>
            </w:tcPrChange>
          </w:tcPr>
          <w:p w14:paraId="05AF4B60" w14:textId="77777777" w:rsidR="00032A13" w:rsidRPr="0051317C" w:rsidRDefault="00032A13">
            <w:pPr>
              <w:rPr>
                <w:ins w:id="3401" w:author="Do Thanh Trung" w:date="2025-07-04T11:17:00Z" w16du:dateUtc="2025-07-04T04:17:00Z"/>
                <w:rFonts w:cs="Arial"/>
              </w:rPr>
              <w:pPrChange w:id="3402" w:author="Do Thanh Trung" w:date="2025-07-04T14:58:00Z" w16du:dateUtc="2025-07-04T07:58:00Z">
                <w:pPr>
                  <w:pStyle w:val="ListParagraph"/>
                  <w:numPr>
                    <w:numId w:val="9"/>
                  </w:numPr>
                  <w:ind w:left="428" w:hanging="360"/>
                </w:pPr>
              </w:pPrChange>
            </w:pPr>
          </w:p>
        </w:tc>
        <w:tc>
          <w:tcPr>
            <w:tcW w:w="4625" w:type="dxa"/>
            <w:tcPrChange w:id="3403" w:author="Do Thanh Trung" w:date="2025-07-04T11:18:00Z" w16du:dateUtc="2025-07-04T04:18:00Z">
              <w:tcPr>
                <w:tcW w:w="4708" w:type="dxa"/>
                <w:gridSpan w:val="2"/>
              </w:tcPr>
            </w:tcPrChange>
          </w:tcPr>
          <w:p w14:paraId="40B922FC" w14:textId="7EA9A980" w:rsidR="00032A13" w:rsidRDefault="00032A13" w:rsidP="00032A13">
            <w:pPr>
              <w:pStyle w:val="ListParagraph"/>
              <w:numPr>
                <w:ilvl w:val="0"/>
                <w:numId w:val="9"/>
              </w:numPr>
              <w:ind w:left="428"/>
              <w:rPr>
                <w:ins w:id="3404" w:author="Do Thanh Trung" w:date="2025-07-01T15:53:00Z" w16du:dateUtc="2025-07-01T08:53:00Z"/>
                <w:rFonts w:cs="Arial"/>
              </w:rPr>
            </w:pPr>
            <w:ins w:id="3405" w:author="Do Thanh Trung" w:date="2025-07-01T15:52:00Z" w16du:dateUtc="2025-07-01T08:52:00Z">
              <w:r>
                <w:rPr>
                  <w:rFonts w:cs="Arial"/>
                </w:rPr>
                <w:t xml:space="preserve">Trường hợp Loại Tài sản là </w:t>
              </w:r>
            </w:ins>
            <w:ins w:id="3406" w:author="Do Thanh Trung" w:date="2025-07-04T14:58:00Z" w16du:dateUtc="2025-07-04T07:58:00Z">
              <w:r w:rsidR="00392423">
                <w:rPr>
                  <w:rFonts w:cs="Arial"/>
                </w:rPr>
                <w:t>[</w:t>
              </w:r>
            </w:ins>
            <w:ins w:id="3407" w:author="Do Thanh Trung" w:date="2025-07-01T15:52:00Z" w16du:dateUtc="2025-07-01T08:52:00Z">
              <w:r>
                <w:rPr>
                  <w:rFonts w:cs="Arial"/>
                </w:rPr>
                <w:t>Hợp đồng tiền gửi</w:t>
              </w:r>
            </w:ins>
            <w:ins w:id="3408" w:author="Do Thanh Trung" w:date="2025-07-04T14:58:00Z" w16du:dateUtc="2025-07-04T07:58:00Z">
              <w:r w:rsidR="00392423">
                <w:rPr>
                  <w:rFonts w:cs="Arial"/>
                </w:rPr>
                <w:t>]</w:t>
              </w:r>
            </w:ins>
            <w:ins w:id="3409" w:author="Do Thanh Trung" w:date="2025-07-01T15:52:00Z" w16du:dateUtc="2025-07-01T08:52:00Z">
              <w:r>
                <w:rPr>
                  <w:rFonts w:cs="Arial"/>
                </w:rPr>
                <w:t xml:space="preserve">, Lãi suất sẽ là </w:t>
              </w:r>
            </w:ins>
            <w:ins w:id="3410" w:author="Do Thanh Trung" w:date="2025-07-04T14:58:00Z" w16du:dateUtc="2025-07-04T07:58:00Z">
              <w:r w:rsidR="00392423">
                <w:rPr>
                  <w:rFonts w:cs="Arial"/>
                </w:rPr>
                <w:t>[</w:t>
              </w:r>
            </w:ins>
            <w:ins w:id="3411" w:author="Do Thanh Trung" w:date="2025-07-01T15:53:00Z" w16du:dateUtc="2025-07-01T08:53:00Z">
              <w:r>
                <w:rPr>
                  <w:rFonts w:cs="Arial"/>
                </w:rPr>
                <w:t>% Lãi suất</w:t>
              </w:r>
            </w:ins>
            <w:ins w:id="3412" w:author="Do Thanh Trung" w:date="2025-07-04T14:58:00Z" w16du:dateUtc="2025-07-04T07:58:00Z">
              <w:r w:rsidR="00392423">
                <w:rPr>
                  <w:rFonts w:cs="Arial"/>
                </w:rPr>
                <w:t>]</w:t>
              </w:r>
            </w:ins>
          </w:p>
          <w:p w14:paraId="2893792D" w14:textId="7C2A7FB4" w:rsidR="00032A13" w:rsidRPr="001067CF" w:rsidRDefault="00032A13">
            <w:pPr>
              <w:pStyle w:val="ListParagraph"/>
              <w:numPr>
                <w:ilvl w:val="0"/>
                <w:numId w:val="9"/>
              </w:numPr>
              <w:ind w:left="428"/>
              <w:rPr>
                <w:ins w:id="3413" w:author="Do Thanh Trung" w:date="2025-07-01T15:43:00Z" w16du:dateUtc="2025-07-01T08:43:00Z"/>
                <w:rFonts w:cs="Arial"/>
              </w:rPr>
              <w:pPrChange w:id="3414" w:author="Do Thanh Trung" w:date="2025-07-01T15:53:00Z" w16du:dateUtc="2025-07-01T08:53:00Z">
                <w:pPr/>
              </w:pPrChange>
            </w:pPr>
            <w:ins w:id="3415" w:author="Do Thanh Trung" w:date="2025-07-01T15:53:00Z" w16du:dateUtc="2025-07-01T08:53:00Z">
              <w:r>
                <w:rPr>
                  <w:rFonts w:cs="Arial"/>
                </w:rPr>
                <w:t xml:space="preserve">Trường hợp Loại Tài sản là </w:t>
              </w:r>
            </w:ins>
            <w:ins w:id="3416" w:author="Do Thanh Trung" w:date="2025-07-04T14:58:00Z" w16du:dateUtc="2025-07-04T07:58:00Z">
              <w:r w:rsidR="0051317C">
                <w:rPr>
                  <w:rFonts w:cs="Arial"/>
                </w:rPr>
                <w:t>[</w:t>
              </w:r>
            </w:ins>
            <w:ins w:id="3417" w:author="Do Thanh Trung" w:date="2025-07-01T15:53:00Z" w16du:dateUtc="2025-07-01T08:53:00Z">
              <w:r>
                <w:rPr>
                  <w:rFonts w:cs="Arial"/>
                </w:rPr>
                <w:t>Trái phiếu</w:t>
              </w:r>
            </w:ins>
            <w:ins w:id="3418" w:author="Do Thanh Trung" w:date="2025-07-04T14:58:00Z" w16du:dateUtc="2025-07-04T07:58:00Z">
              <w:r w:rsidR="0051317C">
                <w:rPr>
                  <w:rFonts w:cs="Arial"/>
                </w:rPr>
                <w:t>]</w:t>
              </w:r>
            </w:ins>
            <w:ins w:id="3419" w:author="Do Thanh Trung" w:date="2025-07-01T15:53:00Z" w16du:dateUtc="2025-07-01T08:53:00Z">
              <w:r>
                <w:rPr>
                  <w:rFonts w:cs="Arial"/>
                </w:rPr>
                <w:t xml:space="preserve">, Lãi suất sẽ là </w:t>
              </w:r>
            </w:ins>
            <w:ins w:id="3420" w:author="Do Thanh Trung" w:date="2025-07-04T14:58:00Z" w16du:dateUtc="2025-07-04T07:58:00Z">
              <w:r w:rsidR="0051317C">
                <w:rPr>
                  <w:rFonts w:cs="Arial"/>
                </w:rPr>
                <w:t>[</w:t>
              </w:r>
            </w:ins>
            <w:ins w:id="3421" w:author="Do Thanh Trung" w:date="2025-07-01T15:53:00Z" w16du:dateUtc="2025-07-01T08:53:00Z">
              <w:r>
                <w:rPr>
                  <w:rFonts w:cs="Arial"/>
                </w:rPr>
                <w:t>% Coupon</w:t>
              </w:r>
            </w:ins>
            <w:ins w:id="3422" w:author="Do Thanh Trung" w:date="2025-07-04T14:58:00Z" w16du:dateUtc="2025-07-04T07:58:00Z">
              <w:r w:rsidR="0051317C">
                <w:rPr>
                  <w:rFonts w:cs="Arial"/>
                </w:rPr>
                <w:t>]</w:t>
              </w:r>
            </w:ins>
          </w:p>
        </w:tc>
      </w:tr>
    </w:tbl>
    <w:p w14:paraId="6FF6E3F0" w14:textId="77777777" w:rsidR="00EC2085" w:rsidRPr="00EC2085" w:rsidRDefault="00EC2085" w:rsidP="00EC2085">
      <w:pPr>
        <w:rPr>
          <w:ins w:id="3423" w:author="Do Thanh Trung" w:date="2025-06-12T16:22:00Z" w16du:dateUtc="2025-06-12T09:22:00Z"/>
        </w:rPr>
      </w:pPr>
    </w:p>
    <w:p w14:paraId="2E5B826E" w14:textId="6809253B" w:rsidR="00537AA1" w:rsidRDefault="00537AA1" w:rsidP="0005205A">
      <w:pPr>
        <w:pStyle w:val="Heading3"/>
      </w:pPr>
      <w:r>
        <w:t xml:space="preserve">Quy trình </w:t>
      </w:r>
      <w:r w:rsidR="006E3B4C">
        <w:t>Hợp đồng tiền gửi</w:t>
      </w:r>
    </w:p>
    <w:p w14:paraId="0911668D" w14:textId="77777777" w:rsidR="001F75E0" w:rsidRDefault="001F75E0" w:rsidP="001F75E0">
      <w:r w:rsidRPr="001529FD">
        <w:rPr>
          <w:b/>
          <w:lang w:val="vi-VN"/>
        </w:rPr>
        <w:t>Mục đích:</w:t>
      </w:r>
      <w:r w:rsidRPr="001529FD">
        <w:rPr>
          <w:lang w:val="vi-VN"/>
        </w:rPr>
        <w:t xml:space="preserve"> </w:t>
      </w:r>
      <w:r>
        <w:t>Chức năng</w:t>
      </w:r>
      <w:r w:rsidRPr="001529FD">
        <w:rPr>
          <w:lang w:val="vi-VN"/>
        </w:rPr>
        <w:t xml:space="preserve"> được xây dựng nhằm mục đích dự tính lãi </w:t>
      </w:r>
      <w:r>
        <w:t>Hợp đồng tiền gửi</w:t>
      </w:r>
      <w:r w:rsidRPr="001529FD">
        <w:rPr>
          <w:lang w:val="vi-VN"/>
        </w:rPr>
        <w:t xml:space="preserve"> thu được trong quá trình đầu tư </w:t>
      </w:r>
      <w:r>
        <w:t>Hợp đồng tiền gửi</w:t>
      </w:r>
      <w:r w:rsidRPr="001529FD">
        <w:rPr>
          <w:lang w:val="vi-VN"/>
        </w:rPr>
        <w:t>, đồng thời đối chiếu giữa giá trị thực nhận và giải trị dự thu trong quá trình đầu tư</w:t>
      </w:r>
    </w:p>
    <w:p w14:paraId="7B97E205" w14:textId="77777777" w:rsidR="001F75E0" w:rsidRDefault="001F75E0" w:rsidP="001F75E0">
      <w:r>
        <w:t xml:space="preserve">Hệ thống liệt kê tất cả các Hợp đồng tiền gửi đã và đang đầu tư, căn cứ vào các thông số đầu vào đã khai báo ở </w:t>
      </w:r>
      <w:hyperlink w:anchor="_Quy_trình_thực" w:history="1">
        <w:r w:rsidRPr="00F8203D">
          <w:rPr>
            <w:rStyle w:val="Hyperlink"/>
          </w:rPr>
          <w:t>Quy trình thực hiện đầu tư tài sản khác</w:t>
        </w:r>
      </w:hyperlink>
      <w:r>
        <w:t xml:space="preserve"> để thực hiện tính lãi dự thu, bao gồm:</w:t>
      </w:r>
    </w:p>
    <w:p w14:paraId="0CC6DFDE" w14:textId="2C6B6273" w:rsidR="001F75E0" w:rsidRDefault="001F75E0" w:rsidP="001F75E0">
      <w:pPr>
        <w:pStyle w:val="ListParagraph"/>
        <w:numPr>
          <w:ilvl w:val="0"/>
          <w:numId w:val="9"/>
        </w:numPr>
      </w:pPr>
      <w:r>
        <w:t xml:space="preserve">Loại Tài sản = </w:t>
      </w:r>
      <w:ins w:id="3424" w:author="Do Thanh Trung" w:date="2025-07-07T15:28:00Z" w16du:dateUtc="2025-07-07T08:28:00Z">
        <w:r w:rsidR="006618E2">
          <w:t>[</w:t>
        </w:r>
      </w:ins>
      <w:del w:id="3425" w:author="Do Thanh Trung" w:date="2025-07-07T15:28:00Z" w16du:dateUtc="2025-07-07T08:28:00Z">
        <w:r w:rsidDel="006618E2">
          <w:delText xml:space="preserve">&lt; </w:delText>
        </w:r>
      </w:del>
      <w:r>
        <w:t>Hợp đồng tiền gửi</w:t>
      </w:r>
      <w:ins w:id="3426" w:author="Do Thanh Trung" w:date="2025-07-07T15:28:00Z" w16du:dateUtc="2025-07-07T08:28:00Z">
        <w:r w:rsidR="006618E2">
          <w:t>]</w:t>
        </w:r>
      </w:ins>
      <w:del w:id="3427" w:author="Do Thanh Trung" w:date="2025-07-07T15:28:00Z" w16du:dateUtc="2025-07-07T08:28:00Z">
        <w:r w:rsidDel="006618E2">
          <w:delText xml:space="preserve"> &gt;</w:delText>
        </w:r>
      </w:del>
    </w:p>
    <w:p w14:paraId="4486F97A" w14:textId="77777777" w:rsidR="001F75E0" w:rsidRDefault="001F75E0" w:rsidP="001F75E0">
      <w:pPr>
        <w:pStyle w:val="ListParagraph"/>
        <w:numPr>
          <w:ilvl w:val="0"/>
          <w:numId w:val="9"/>
        </w:numPr>
      </w:pPr>
      <w:r>
        <w:t>Ngày gửi tiền</w:t>
      </w:r>
    </w:p>
    <w:p w14:paraId="091D8F25" w14:textId="77777777" w:rsidR="001F75E0" w:rsidRDefault="001F75E0" w:rsidP="001F75E0">
      <w:pPr>
        <w:pStyle w:val="ListParagraph"/>
        <w:numPr>
          <w:ilvl w:val="0"/>
          <w:numId w:val="9"/>
        </w:numPr>
      </w:pPr>
      <w:r>
        <w:t>Ngày đáo hạn</w:t>
      </w:r>
    </w:p>
    <w:p w14:paraId="4E093F67" w14:textId="77777777" w:rsidR="001F75E0" w:rsidRDefault="001F75E0" w:rsidP="001F75E0">
      <w:pPr>
        <w:pStyle w:val="ListParagraph"/>
        <w:numPr>
          <w:ilvl w:val="0"/>
          <w:numId w:val="9"/>
        </w:numPr>
      </w:pPr>
      <w:r>
        <w:t>% Lãi suất</w:t>
      </w:r>
    </w:p>
    <w:p w14:paraId="53D23EC3" w14:textId="77777777" w:rsidR="001F75E0" w:rsidRPr="001529FD" w:rsidRDefault="001F75E0" w:rsidP="001F75E0">
      <w:pPr>
        <w:rPr>
          <w:lang w:val="vi-VN"/>
        </w:rPr>
      </w:pPr>
      <w:r w:rsidRPr="001529FD">
        <w:rPr>
          <w:lang w:val="vi-VN"/>
        </w:rPr>
        <w:t>Yêu cầu chức năng</w:t>
      </w:r>
    </w:p>
    <w:tbl>
      <w:tblPr>
        <w:tblStyle w:val="TableGrid"/>
        <w:tblW w:w="0" w:type="auto"/>
        <w:tblLook w:val="04A0" w:firstRow="1" w:lastRow="0" w:firstColumn="1" w:lastColumn="0" w:noHBand="0" w:noVBand="1"/>
      </w:tblPr>
      <w:tblGrid>
        <w:gridCol w:w="2335"/>
        <w:gridCol w:w="2430"/>
        <w:gridCol w:w="8185"/>
      </w:tblGrid>
      <w:tr w:rsidR="001F75E0" w:rsidRPr="001529FD" w14:paraId="5D28CAB9" w14:textId="77777777" w:rsidTr="00702F81">
        <w:trPr>
          <w:tblHeader/>
        </w:trPr>
        <w:tc>
          <w:tcPr>
            <w:tcW w:w="2335" w:type="dxa"/>
          </w:tcPr>
          <w:p w14:paraId="43BEB1B4" w14:textId="77777777" w:rsidR="001F75E0" w:rsidRPr="001529FD" w:rsidRDefault="001F75E0" w:rsidP="00702F81">
            <w:pPr>
              <w:jc w:val="center"/>
              <w:rPr>
                <w:b/>
                <w:lang w:val="vi-VN"/>
              </w:rPr>
            </w:pPr>
            <w:r w:rsidRPr="001529FD">
              <w:rPr>
                <w:b/>
                <w:lang w:val="vi-VN"/>
              </w:rPr>
              <w:lastRenderedPageBreak/>
              <w:t>Nhóm chức năng</w:t>
            </w:r>
          </w:p>
        </w:tc>
        <w:tc>
          <w:tcPr>
            <w:tcW w:w="2430" w:type="dxa"/>
          </w:tcPr>
          <w:p w14:paraId="05B431B1" w14:textId="77777777" w:rsidR="001F75E0" w:rsidRPr="001529FD" w:rsidRDefault="001F75E0" w:rsidP="00702F81">
            <w:pPr>
              <w:jc w:val="center"/>
              <w:rPr>
                <w:b/>
                <w:lang w:val="vi-VN"/>
              </w:rPr>
            </w:pPr>
            <w:r w:rsidRPr="001529FD">
              <w:rPr>
                <w:b/>
                <w:lang w:val="vi-VN"/>
              </w:rPr>
              <w:t>Chức năng</w:t>
            </w:r>
          </w:p>
        </w:tc>
        <w:tc>
          <w:tcPr>
            <w:tcW w:w="8185" w:type="dxa"/>
          </w:tcPr>
          <w:p w14:paraId="6CE30AF8" w14:textId="77777777" w:rsidR="001F75E0" w:rsidRPr="001529FD" w:rsidRDefault="001F75E0" w:rsidP="00702F81">
            <w:pPr>
              <w:jc w:val="center"/>
              <w:rPr>
                <w:b/>
                <w:lang w:val="vi-VN"/>
              </w:rPr>
            </w:pPr>
            <w:r w:rsidRPr="001529FD">
              <w:rPr>
                <w:b/>
                <w:lang w:val="vi-VN"/>
              </w:rPr>
              <w:t>Mô tả</w:t>
            </w:r>
          </w:p>
        </w:tc>
      </w:tr>
      <w:tr w:rsidR="001F75E0" w:rsidRPr="001529FD" w14:paraId="586CA505" w14:textId="77777777" w:rsidTr="00702F81">
        <w:trPr>
          <w:trHeight w:val="584"/>
        </w:trPr>
        <w:tc>
          <w:tcPr>
            <w:tcW w:w="2335" w:type="dxa"/>
            <w:vMerge w:val="restart"/>
          </w:tcPr>
          <w:p w14:paraId="00F5F427" w14:textId="77777777" w:rsidR="001F75E0" w:rsidRPr="00735D13" w:rsidRDefault="001F75E0" w:rsidP="00702F81">
            <w:r>
              <w:t>Tab Báo cáo</w:t>
            </w:r>
          </w:p>
        </w:tc>
        <w:tc>
          <w:tcPr>
            <w:tcW w:w="2430" w:type="dxa"/>
          </w:tcPr>
          <w:p w14:paraId="76A42095" w14:textId="77777777" w:rsidR="001F75E0" w:rsidRPr="00623F65" w:rsidRDefault="001F75E0" w:rsidP="00702F81">
            <w:r>
              <w:t>Đang thực hiện</w:t>
            </w:r>
          </w:p>
        </w:tc>
        <w:tc>
          <w:tcPr>
            <w:tcW w:w="8185" w:type="dxa"/>
          </w:tcPr>
          <w:p w14:paraId="1182D89D" w14:textId="77777777" w:rsidR="001F75E0" w:rsidRDefault="001F75E0" w:rsidP="00702F81">
            <w:pPr>
              <w:pStyle w:val="ListParagraph"/>
              <w:numPr>
                <w:ilvl w:val="0"/>
                <w:numId w:val="9"/>
              </w:numPr>
            </w:pPr>
            <w:r w:rsidRPr="00623F65">
              <w:t>Hệ thống liệt kê tất cả các Hợp đồng tiền gửi có trạng thái &lt;Đang thực hiện&gt;</w:t>
            </w:r>
          </w:p>
          <w:p w14:paraId="63BCAE03" w14:textId="6758B690" w:rsidR="001F75E0" w:rsidRPr="00623F65" w:rsidRDefault="001F75E0" w:rsidP="00702F81">
            <w:pPr>
              <w:pStyle w:val="ListParagraph"/>
              <w:numPr>
                <w:ilvl w:val="0"/>
                <w:numId w:val="9"/>
              </w:numPr>
            </w:pPr>
            <w:r>
              <w:t xml:space="preserve">Trạng thái Hợp đồng tiền gửi được mô tả ở Mô tả Dữ liệu bảng Dự thu lãi </w:t>
            </w:r>
            <w:r w:rsidR="0054357F">
              <w:t>Hợp đồng tiền gửi</w:t>
            </w:r>
            <w:r>
              <w:t xml:space="preserve"> </w:t>
            </w:r>
          </w:p>
        </w:tc>
      </w:tr>
      <w:tr w:rsidR="001F75E0" w:rsidRPr="001529FD" w14:paraId="037CDDC6" w14:textId="77777777" w:rsidTr="00702F81">
        <w:trPr>
          <w:trHeight w:val="584"/>
        </w:trPr>
        <w:tc>
          <w:tcPr>
            <w:tcW w:w="2335" w:type="dxa"/>
            <w:vMerge/>
          </w:tcPr>
          <w:p w14:paraId="5B039B4A" w14:textId="77777777" w:rsidR="001F75E0" w:rsidRDefault="001F75E0" w:rsidP="00702F81"/>
        </w:tc>
        <w:tc>
          <w:tcPr>
            <w:tcW w:w="2430" w:type="dxa"/>
          </w:tcPr>
          <w:p w14:paraId="346943FE" w14:textId="77777777" w:rsidR="001F75E0" w:rsidRPr="00623F65" w:rsidRDefault="001F75E0" w:rsidP="00702F81">
            <w:r>
              <w:t>Đã tất toán</w:t>
            </w:r>
          </w:p>
        </w:tc>
        <w:tc>
          <w:tcPr>
            <w:tcW w:w="8185" w:type="dxa"/>
          </w:tcPr>
          <w:p w14:paraId="45624682" w14:textId="77777777" w:rsidR="001F75E0" w:rsidRPr="009B2625" w:rsidRDefault="001F75E0" w:rsidP="00702F81">
            <w:pPr>
              <w:pStyle w:val="ListParagraph"/>
              <w:numPr>
                <w:ilvl w:val="0"/>
                <w:numId w:val="9"/>
              </w:numPr>
              <w:rPr>
                <w:lang w:val="vi-VN"/>
              </w:rPr>
            </w:pPr>
            <w:r w:rsidRPr="00623F65">
              <w:t>Hệ thống liệt kê tất cả các Hợp đồng tiền gửi có trạng thái &lt;</w:t>
            </w:r>
            <w:r>
              <w:t>Đã tất toán</w:t>
            </w:r>
            <w:r w:rsidRPr="00623F65">
              <w:t>&gt;</w:t>
            </w:r>
          </w:p>
          <w:p w14:paraId="6637BDE5" w14:textId="6CDCE6F4" w:rsidR="001F75E0" w:rsidRPr="001529FD" w:rsidRDefault="001F75E0" w:rsidP="00702F81">
            <w:pPr>
              <w:pStyle w:val="ListParagraph"/>
              <w:numPr>
                <w:ilvl w:val="0"/>
                <w:numId w:val="9"/>
              </w:numPr>
              <w:rPr>
                <w:lang w:val="vi-VN"/>
              </w:rPr>
            </w:pPr>
            <w:r>
              <w:t xml:space="preserve">Trạng thái Hợp đồng tiền gửi được mô tả ở Mô tả Dữ liệu bảng </w:t>
            </w:r>
            <w:r w:rsidR="0054357F">
              <w:t>Tất toán Hợp đồng tiền gửi</w:t>
            </w:r>
            <w:r>
              <w:t xml:space="preserve"> </w:t>
            </w:r>
          </w:p>
        </w:tc>
      </w:tr>
      <w:tr w:rsidR="001F75E0" w:rsidRPr="001529FD" w14:paraId="77FBD11A" w14:textId="77777777" w:rsidTr="00702F81">
        <w:trPr>
          <w:trHeight w:val="584"/>
        </w:trPr>
        <w:tc>
          <w:tcPr>
            <w:tcW w:w="2335" w:type="dxa"/>
            <w:vMerge w:val="restart"/>
          </w:tcPr>
          <w:p w14:paraId="6854B7C3" w14:textId="77777777" w:rsidR="001F75E0" w:rsidRPr="001529FD" w:rsidRDefault="001F75E0" w:rsidP="00702F81">
            <w:pPr>
              <w:rPr>
                <w:lang w:val="vi-VN"/>
              </w:rPr>
            </w:pPr>
            <w:r w:rsidRPr="001529FD">
              <w:rPr>
                <w:lang w:val="vi-VN"/>
              </w:rPr>
              <w:t>Filter</w:t>
            </w:r>
          </w:p>
        </w:tc>
        <w:tc>
          <w:tcPr>
            <w:tcW w:w="2430" w:type="dxa"/>
          </w:tcPr>
          <w:p w14:paraId="151AB4F2" w14:textId="77777777" w:rsidR="001F75E0" w:rsidRPr="001529FD" w:rsidRDefault="001F75E0" w:rsidP="00702F81">
            <w:pPr>
              <w:rPr>
                <w:lang w:val="vi-VN"/>
              </w:rPr>
            </w:pPr>
            <w:r w:rsidRPr="001529FD">
              <w:rPr>
                <w:lang w:val="vi-VN"/>
              </w:rPr>
              <w:t>Khung thời gian</w:t>
            </w:r>
          </w:p>
        </w:tc>
        <w:tc>
          <w:tcPr>
            <w:tcW w:w="8185" w:type="dxa"/>
          </w:tcPr>
          <w:p w14:paraId="3C9C5A1E" w14:textId="77777777" w:rsidR="001F75E0" w:rsidRPr="001529FD" w:rsidRDefault="001F75E0" w:rsidP="00702F81">
            <w:pPr>
              <w:rPr>
                <w:lang w:val="vi-VN"/>
              </w:rPr>
            </w:pPr>
            <w:r w:rsidRPr="001529FD">
              <w:rPr>
                <w:lang w:val="vi-VN"/>
              </w:rPr>
              <w:t>Cho phép người dùng chọn thời gian báo cáo theo khung thời gian chọn sẵn</w:t>
            </w:r>
          </w:p>
          <w:p w14:paraId="5539FF33" w14:textId="77777777" w:rsidR="001F75E0" w:rsidRPr="001529FD" w:rsidRDefault="001F75E0" w:rsidP="00702F81">
            <w:pPr>
              <w:pStyle w:val="ListParagraph"/>
              <w:numPr>
                <w:ilvl w:val="0"/>
                <w:numId w:val="9"/>
              </w:numPr>
              <w:spacing w:line="240" w:lineRule="auto"/>
              <w:jc w:val="left"/>
              <w:rPr>
                <w:lang w:val="vi-VN"/>
              </w:rPr>
            </w:pPr>
            <w:r w:rsidRPr="001529FD">
              <w:rPr>
                <w:lang w:val="vi-VN"/>
              </w:rPr>
              <w:t>Start date: Ngày bắt đầu báo cáo</w:t>
            </w:r>
          </w:p>
          <w:p w14:paraId="2D001A40" w14:textId="77777777" w:rsidR="001F75E0" w:rsidRPr="001529FD" w:rsidRDefault="001F75E0" w:rsidP="00702F81">
            <w:pPr>
              <w:pStyle w:val="ListParagraph"/>
              <w:numPr>
                <w:ilvl w:val="0"/>
                <w:numId w:val="9"/>
              </w:numPr>
              <w:spacing w:line="240" w:lineRule="auto"/>
              <w:jc w:val="left"/>
              <w:rPr>
                <w:lang w:val="vi-VN"/>
              </w:rPr>
            </w:pPr>
            <w:r w:rsidRPr="001529FD">
              <w:rPr>
                <w:lang w:val="vi-VN"/>
              </w:rPr>
              <w:t>End date: Ngày kết thúc báo cáo</w:t>
            </w:r>
          </w:p>
        </w:tc>
      </w:tr>
      <w:tr w:rsidR="001F75E0" w:rsidRPr="009B1FA4" w14:paraId="2979E0B3" w14:textId="77777777" w:rsidTr="00702F81">
        <w:trPr>
          <w:trHeight w:val="377"/>
        </w:trPr>
        <w:tc>
          <w:tcPr>
            <w:tcW w:w="2335" w:type="dxa"/>
            <w:vMerge/>
          </w:tcPr>
          <w:p w14:paraId="1291DA12" w14:textId="77777777" w:rsidR="001F75E0" w:rsidRPr="001529FD" w:rsidRDefault="001F75E0" w:rsidP="00702F81">
            <w:pPr>
              <w:rPr>
                <w:lang w:val="vi-VN"/>
              </w:rPr>
            </w:pPr>
          </w:p>
        </w:tc>
        <w:tc>
          <w:tcPr>
            <w:tcW w:w="2430" w:type="dxa"/>
          </w:tcPr>
          <w:p w14:paraId="00678F54" w14:textId="77777777" w:rsidR="001F75E0" w:rsidRPr="001529FD" w:rsidRDefault="001F75E0" w:rsidP="00702F81">
            <w:pPr>
              <w:rPr>
                <w:lang w:val="vi-VN"/>
              </w:rPr>
            </w:pPr>
            <w:r w:rsidRPr="001529FD">
              <w:rPr>
                <w:lang w:val="vi-VN"/>
              </w:rPr>
              <w:t>TCPH</w:t>
            </w:r>
          </w:p>
        </w:tc>
        <w:tc>
          <w:tcPr>
            <w:tcW w:w="8185" w:type="dxa"/>
          </w:tcPr>
          <w:p w14:paraId="1FF23221" w14:textId="77777777" w:rsidR="001F75E0" w:rsidRPr="001529FD" w:rsidRDefault="001F75E0" w:rsidP="00702F81">
            <w:pPr>
              <w:rPr>
                <w:lang w:val="vi-VN"/>
              </w:rPr>
            </w:pPr>
            <w:r w:rsidRPr="001529FD">
              <w:rPr>
                <w:lang w:val="vi-VN"/>
              </w:rPr>
              <w:t>Cho phép người dùng lọc theo Tổ chức phát hành trong khung thời gian đã chọn</w:t>
            </w:r>
          </w:p>
        </w:tc>
      </w:tr>
      <w:tr w:rsidR="001F75E0" w:rsidRPr="009B1FA4" w14:paraId="3F5D35A7" w14:textId="77777777" w:rsidTr="00702F81">
        <w:trPr>
          <w:trHeight w:val="350"/>
        </w:trPr>
        <w:tc>
          <w:tcPr>
            <w:tcW w:w="2335" w:type="dxa"/>
            <w:vMerge/>
          </w:tcPr>
          <w:p w14:paraId="43AE0A8B" w14:textId="77777777" w:rsidR="001F75E0" w:rsidRPr="001529FD" w:rsidRDefault="001F75E0" w:rsidP="00702F81">
            <w:pPr>
              <w:rPr>
                <w:lang w:val="vi-VN"/>
              </w:rPr>
            </w:pPr>
          </w:p>
        </w:tc>
        <w:tc>
          <w:tcPr>
            <w:tcW w:w="2430" w:type="dxa"/>
          </w:tcPr>
          <w:p w14:paraId="06D75655" w14:textId="77777777" w:rsidR="001F75E0" w:rsidRPr="001529FD" w:rsidRDefault="001F75E0" w:rsidP="00702F81">
            <w:pPr>
              <w:rPr>
                <w:lang w:val="vi-VN"/>
              </w:rPr>
            </w:pPr>
            <w:r w:rsidRPr="001529FD">
              <w:rPr>
                <w:lang w:val="vi-VN"/>
              </w:rPr>
              <w:t>Mã Tài sản</w:t>
            </w:r>
          </w:p>
        </w:tc>
        <w:tc>
          <w:tcPr>
            <w:tcW w:w="8185" w:type="dxa"/>
          </w:tcPr>
          <w:p w14:paraId="0E17BA92" w14:textId="77777777" w:rsidR="001F75E0" w:rsidRPr="001529FD" w:rsidRDefault="001F75E0" w:rsidP="00702F81">
            <w:pPr>
              <w:rPr>
                <w:lang w:val="vi-VN"/>
              </w:rPr>
            </w:pPr>
            <w:r w:rsidRPr="001529FD">
              <w:rPr>
                <w:lang w:val="vi-VN"/>
              </w:rPr>
              <w:t>Cho phép người dùng lọc theo Mã Tài sản trong khung thời gian đã chọn</w:t>
            </w:r>
          </w:p>
        </w:tc>
      </w:tr>
      <w:tr w:rsidR="001F75E0" w:rsidRPr="009B1FA4" w14:paraId="034CACE0" w14:textId="77777777" w:rsidTr="00702F81">
        <w:tc>
          <w:tcPr>
            <w:tcW w:w="2335" w:type="dxa"/>
            <w:vMerge w:val="restart"/>
          </w:tcPr>
          <w:p w14:paraId="75E00D80" w14:textId="77777777" w:rsidR="001F75E0" w:rsidRPr="001529FD" w:rsidRDefault="001F75E0" w:rsidP="00702F81">
            <w:pPr>
              <w:rPr>
                <w:lang w:val="vi-VN"/>
              </w:rPr>
            </w:pPr>
            <w:r w:rsidRPr="001529FD">
              <w:rPr>
                <w:lang w:val="vi-VN"/>
              </w:rPr>
              <w:t>Xuất báo cáo</w:t>
            </w:r>
          </w:p>
        </w:tc>
        <w:tc>
          <w:tcPr>
            <w:tcW w:w="2430" w:type="dxa"/>
          </w:tcPr>
          <w:p w14:paraId="2F72CC6E" w14:textId="77777777" w:rsidR="001F75E0" w:rsidRPr="001529FD" w:rsidRDefault="001F75E0" w:rsidP="00702F81">
            <w:pPr>
              <w:rPr>
                <w:lang w:val="vi-VN"/>
              </w:rPr>
            </w:pPr>
            <w:r w:rsidRPr="001529FD">
              <w:rPr>
                <w:lang w:val="vi-VN"/>
              </w:rPr>
              <w:t>Excel</w:t>
            </w:r>
          </w:p>
        </w:tc>
        <w:tc>
          <w:tcPr>
            <w:tcW w:w="8185" w:type="dxa"/>
          </w:tcPr>
          <w:p w14:paraId="62196536" w14:textId="77777777" w:rsidR="001F75E0" w:rsidRPr="001529FD" w:rsidRDefault="001F75E0" w:rsidP="00702F81">
            <w:pPr>
              <w:rPr>
                <w:lang w:val="vi-VN"/>
              </w:rPr>
            </w:pPr>
            <w:r w:rsidRPr="001529FD">
              <w:rPr>
                <w:lang w:val="vi-VN"/>
              </w:rPr>
              <w:t>Xuất báo cáo định dạng excel</w:t>
            </w:r>
          </w:p>
        </w:tc>
      </w:tr>
      <w:tr w:rsidR="001F75E0" w:rsidRPr="009B1FA4" w14:paraId="45296BCE" w14:textId="77777777" w:rsidTr="00702F81">
        <w:tc>
          <w:tcPr>
            <w:tcW w:w="2335" w:type="dxa"/>
            <w:vMerge/>
          </w:tcPr>
          <w:p w14:paraId="2F90C233" w14:textId="77777777" w:rsidR="001F75E0" w:rsidRPr="001529FD" w:rsidRDefault="001F75E0" w:rsidP="00702F81">
            <w:pPr>
              <w:rPr>
                <w:lang w:val="vi-VN"/>
              </w:rPr>
            </w:pPr>
          </w:p>
        </w:tc>
        <w:tc>
          <w:tcPr>
            <w:tcW w:w="2430" w:type="dxa"/>
          </w:tcPr>
          <w:p w14:paraId="5F76FA8A" w14:textId="77777777" w:rsidR="001F75E0" w:rsidRPr="001529FD" w:rsidRDefault="001F75E0" w:rsidP="00702F81">
            <w:pPr>
              <w:rPr>
                <w:lang w:val="vi-VN"/>
              </w:rPr>
            </w:pPr>
            <w:r w:rsidRPr="001529FD">
              <w:rPr>
                <w:lang w:val="vi-VN"/>
              </w:rPr>
              <w:t>PDF</w:t>
            </w:r>
          </w:p>
        </w:tc>
        <w:tc>
          <w:tcPr>
            <w:tcW w:w="8185" w:type="dxa"/>
          </w:tcPr>
          <w:p w14:paraId="72767312" w14:textId="77777777" w:rsidR="001F75E0" w:rsidRPr="001529FD" w:rsidRDefault="001F75E0" w:rsidP="00702F81">
            <w:pPr>
              <w:rPr>
                <w:lang w:val="vi-VN"/>
              </w:rPr>
            </w:pPr>
            <w:r w:rsidRPr="001529FD">
              <w:rPr>
                <w:lang w:val="vi-VN"/>
              </w:rPr>
              <w:t>Xuất báo cáo định dạng PDF</w:t>
            </w:r>
          </w:p>
        </w:tc>
      </w:tr>
      <w:tr w:rsidR="001F75E0" w:rsidRPr="009B1FA4" w14:paraId="605BFA62" w14:textId="77777777" w:rsidTr="00702F81">
        <w:tc>
          <w:tcPr>
            <w:tcW w:w="2335" w:type="dxa"/>
            <w:vMerge/>
          </w:tcPr>
          <w:p w14:paraId="611997D3" w14:textId="77777777" w:rsidR="001F75E0" w:rsidRPr="001529FD" w:rsidRDefault="001F75E0" w:rsidP="00702F81">
            <w:pPr>
              <w:rPr>
                <w:lang w:val="vi-VN"/>
              </w:rPr>
            </w:pPr>
          </w:p>
        </w:tc>
        <w:tc>
          <w:tcPr>
            <w:tcW w:w="2430" w:type="dxa"/>
          </w:tcPr>
          <w:p w14:paraId="2DE25943" w14:textId="77777777" w:rsidR="001F75E0" w:rsidRPr="001529FD" w:rsidRDefault="001F75E0" w:rsidP="00702F81">
            <w:pPr>
              <w:rPr>
                <w:lang w:val="vi-VN"/>
              </w:rPr>
            </w:pPr>
            <w:r w:rsidRPr="001529FD">
              <w:rPr>
                <w:lang w:val="vi-VN"/>
              </w:rPr>
              <w:t>Word</w:t>
            </w:r>
          </w:p>
        </w:tc>
        <w:tc>
          <w:tcPr>
            <w:tcW w:w="8185" w:type="dxa"/>
          </w:tcPr>
          <w:p w14:paraId="5F87307C" w14:textId="77777777" w:rsidR="001F75E0" w:rsidRPr="001529FD" w:rsidRDefault="001F75E0" w:rsidP="00702F81">
            <w:pPr>
              <w:rPr>
                <w:lang w:val="vi-VN"/>
              </w:rPr>
            </w:pPr>
            <w:r w:rsidRPr="001529FD">
              <w:rPr>
                <w:lang w:val="vi-VN"/>
              </w:rPr>
              <w:t>Xuất báo cáo định dạng Word</w:t>
            </w:r>
          </w:p>
        </w:tc>
      </w:tr>
    </w:tbl>
    <w:p w14:paraId="4E4A0793" w14:textId="77777777" w:rsidR="001F75E0" w:rsidRPr="001F75E0" w:rsidRDefault="001F75E0" w:rsidP="001F75E0"/>
    <w:p w14:paraId="1EE10055" w14:textId="299588F1" w:rsidR="00E969C5" w:rsidRDefault="00E969C5" w:rsidP="008839FE">
      <w:pPr>
        <w:pStyle w:val="Heading4"/>
      </w:pPr>
      <w:r>
        <w:t>Dự thu</w:t>
      </w:r>
      <w:r w:rsidR="00C665E3">
        <w:t xml:space="preserve"> lãi</w:t>
      </w:r>
      <w:r>
        <w:t xml:space="preserve"> Hợp đồng tiền gửi</w:t>
      </w:r>
    </w:p>
    <w:p w14:paraId="0A37D711" w14:textId="2D803959" w:rsidR="0054357F" w:rsidRDefault="000030B6" w:rsidP="0054357F">
      <w:pPr>
        <w:rPr>
          <w:ins w:id="3428" w:author="Do Thanh Trung" w:date="2025-07-03T10:38:00Z" w16du:dateUtc="2025-07-03T03:38:00Z"/>
        </w:rPr>
      </w:pPr>
      <w:r>
        <w:t xml:space="preserve">Chức năng được xây dựng nhằm mục đích </w:t>
      </w:r>
      <w:r w:rsidR="003B5C20">
        <w:t xml:space="preserve">giúp người dùng theo dõi </w:t>
      </w:r>
      <w:r w:rsidR="00E74B76">
        <w:t>lãi dự thu đối với Hợp đồng tiền gửi</w:t>
      </w:r>
      <w:r w:rsidR="00ED44B2">
        <w:t xml:space="preserve"> theo tháng</w:t>
      </w:r>
      <w:r w:rsidR="00DF2119">
        <w:t xml:space="preserve">, dựa trên </w:t>
      </w:r>
      <w:r w:rsidR="00EE4D60">
        <w:t xml:space="preserve">lãi suất </w:t>
      </w:r>
      <w:r w:rsidR="00753180">
        <w:t xml:space="preserve">Hợp đồng tiền gửi đã khai báo ở </w:t>
      </w:r>
      <w:hyperlink w:anchor="_Quy_trình_Mua" w:history="1">
        <w:r w:rsidR="00753180" w:rsidRPr="00753180">
          <w:rPr>
            <w:rStyle w:val="Hyperlink"/>
          </w:rPr>
          <w:t>Quy trình Mua Tài sản</w:t>
        </w:r>
      </w:hyperlink>
    </w:p>
    <w:p w14:paraId="01BA82C1" w14:textId="17A9FF52" w:rsidR="006E7219" w:rsidRPr="0054357F" w:rsidRDefault="00715AF2" w:rsidP="0054357F">
      <w:ins w:id="3429" w:author="Do Thanh Trung" w:date="2025-07-03T10:38:00Z" w16du:dateUtc="2025-07-03T03:38:00Z">
        <w:r>
          <w:t>Chức năng thể hiện tất cả các Hợp đồng tiền gửi hiện đan</w:t>
        </w:r>
      </w:ins>
      <w:ins w:id="3430" w:author="Do Thanh Trung" w:date="2025-07-03T10:39:00Z" w16du:dateUtc="2025-07-03T03:39:00Z">
        <w:r>
          <w:t>g đầu tư, có chức năng filter theo TCPH và Mã Tài sản cho người dùng có thể tìm kiếm theo yêu cầu</w:t>
        </w:r>
      </w:ins>
    </w:p>
    <w:p w14:paraId="144534D7" w14:textId="30086F31" w:rsidR="007623E9" w:rsidRPr="002C4E1D" w:rsidRDefault="007623E9">
      <w:pPr>
        <w:pStyle w:val="Heading6"/>
        <w:pPrChange w:id="3431" w:author="Do Thanh Trung" w:date="2025-06-12T16:38:00Z" w16du:dateUtc="2025-06-12T09:38:00Z">
          <w:pPr/>
        </w:pPrChange>
      </w:pPr>
      <w:bookmarkStart w:id="3432" w:name="_Dự_thu_lãi_1"/>
      <w:bookmarkEnd w:id="3432"/>
      <w:del w:id="3433" w:author="Do Thanh Trung" w:date="2025-06-12T16:38:00Z" w16du:dateUtc="2025-06-12T09:38:00Z">
        <w:r w:rsidRPr="001529FD" w:rsidDel="002D6241">
          <w:rPr>
            <w:lang w:val="vi-VN"/>
          </w:rPr>
          <w:lastRenderedPageBreak/>
          <w:delText xml:space="preserve">Mô tả </w:delText>
        </w:r>
        <w:r w:rsidR="002C4E1D" w:rsidDel="002D6241">
          <w:delText xml:space="preserve">Dữ liệu bảng </w:delText>
        </w:r>
      </w:del>
      <w:r w:rsidR="002C4E1D">
        <w:t xml:space="preserve">Dự thu lãi </w:t>
      </w:r>
      <w:r w:rsidR="0054357F">
        <w:t>Hợp đồng tiền gửi</w:t>
      </w:r>
    </w:p>
    <w:tbl>
      <w:tblPr>
        <w:tblStyle w:val="TableGrid"/>
        <w:tblW w:w="0" w:type="auto"/>
        <w:tblLook w:val="04A0" w:firstRow="1" w:lastRow="0" w:firstColumn="1" w:lastColumn="0" w:noHBand="0" w:noVBand="1"/>
        <w:tblPrChange w:id="3434" w:author="Do Thanh Trung" w:date="2025-07-08T15:20:00Z" w16du:dateUtc="2025-07-08T08:20:00Z">
          <w:tblPr>
            <w:tblStyle w:val="TableGrid"/>
            <w:tblW w:w="0" w:type="auto"/>
            <w:tblLook w:val="04A0" w:firstRow="1" w:lastRow="0" w:firstColumn="1" w:lastColumn="0" w:noHBand="0" w:noVBand="1"/>
          </w:tblPr>
        </w:tblPrChange>
      </w:tblPr>
      <w:tblGrid>
        <w:gridCol w:w="576"/>
        <w:gridCol w:w="1374"/>
        <w:gridCol w:w="1259"/>
        <w:gridCol w:w="781"/>
        <w:gridCol w:w="4195"/>
        <w:gridCol w:w="4765"/>
        <w:tblGridChange w:id="3435">
          <w:tblGrid>
            <w:gridCol w:w="576"/>
            <w:gridCol w:w="1374"/>
            <w:gridCol w:w="1259"/>
            <w:gridCol w:w="781"/>
            <w:gridCol w:w="4195"/>
            <w:gridCol w:w="180"/>
            <w:gridCol w:w="4585"/>
          </w:tblGrid>
        </w:tblGridChange>
      </w:tblGrid>
      <w:tr w:rsidR="00F675B9" w:rsidRPr="001529FD" w14:paraId="1981D9C4" w14:textId="77777777" w:rsidTr="00675A7A">
        <w:trPr>
          <w:tblHeader/>
          <w:trPrChange w:id="3436" w:author="Do Thanh Trung" w:date="2025-07-08T15:20:00Z" w16du:dateUtc="2025-07-08T08:20:00Z">
            <w:trPr>
              <w:tblHeader/>
            </w:trPr>
          </w:trPrChange>
        </w:trPr>
        <w:tc>
          <w:tcPr>
            <w:tcW w:w="576" w:type="dxa"/>
            <w:vAlign w:val="center"/>
            <w:tcPrChange w:id="3437" w:author="Do Thanh Trung" w:date="2025-07-08T15:20:00Z" w16du:dateUtc="2025-07-08T08:20:00Z">
              <w:tcPr>
                <w:tcW w:w="576" w:type="dxa"/>
                <w:vAlign w:val="center"/>
              </w:tcPr>
            </w:tcPrChange>
          </w:tcPr>
          <w:p w14:paraId="3E08C6D1" w14:textId="77777777" w:rsidR="00F675B9" w:rsidRPr="001529FD" w:rsidRDefault="00F675B9" w:rsidP="006847E1">
            <w:pPr>
              <w:jc w:val="center"/>
              <w:rPr>
                <w:b/>
                <w:lang w:val="vi-VN"/>
              </w:rPr>
            </w:pPr>
            <w:r w:rsidRPr="001529FD">
              <w:rPr>
                <w:b/>
                <w:lang w:val="vi-VN"/>
              </w:rPr>
              <w:t>STT</w:t>
            </w:r>
          </w:p>
        </w:tc>
        <w:tc>
          <w:tcPr>
            <w:tcW w:w="1374" w:type="dxa"/>
            <w:vAlign w:val="center"/>
            <w:tcPrChange w:id="3438" w:author="Do Thanh Trung" w:date="2025-07-08T15:20:00Z" w16du:dateUtc="2025-07-08T08:20:00Z">
              <w:tcPr>
                <w:tcW w:w="1374" w:type="dxa"/>
                <w:vAlign w:val="center"/>
              </w:tcPr>
            </w:tcPrChange>
          </w:tcPr>
          <w:p w14:paraId="71C007EE" w14:textId="77777777" w:rsidR="00F675B9" w:rsidRPr="001529FD" w:rsidRDefault="00F675B9" w:rsidP="006847E1">
            <w:pPr>
              <w:jc w:val="center"/>
              <w:rPr>
                <w:b/>
                <w:lang w:val="vi-VN"/>
              </w:rPr>
            </w:pPr>
            <w:r w:rsidRPr="001529FD">
              <w:rPr>
                <w:b/>
                <w:lang w:val="vi-VN"/>
              </w:rPr>
              <w:t>Tên trường báo cáo</w:t>
            </w:r>
          </w:p>
        </w:tc>
        <w:tc>
          <w:tcPr>
            <w:tcW w:w="1259" w:type="dxa"/>
            <w:vAlign w:val="center"/>
            <w:tcPrChange w:id="3439" w:author="Do Thanh Trung" w:date="2025-07-08T15:20:00Z" w16du:dateUtc="2025-07-08T08:20:00Z">
              <w:tcPr>
                <w:tcW w:w="1259" w:type="dxa"/>
                <w:vAlign w:val="center"/>
              </w:tcPr>
            </w:tcPrChange>
          </w:tcPr>
          <w:p w14:paraId="6EFD24A7" w14:textId="77777777" w:rsidR="00F675B9" w:rsidRPr="001529FD" w:rsidRDefault="00F675B9" w:rsidP="006847E1">
            <w:pPr>
              <w:jc w:val="center"/>
              <w:rPr>
                <w:b/>
                <w:lang w:val="vi-VN"/>
              </w:rPr>
            </w:pPr>
            <w:r w:rsidRPr="001529FD">
              <w:rPr>
                <w:b/>
                <w:lang w:val="vi-VN"/>
              </w:rPr>
              <w:t>Loại dữ liệu</w:t>
            </w:r>
          </w:p>
        </w:tc>
        <w:tc>
          <w:tcPr>
            <w:tcW w:w="781" w:type="dxa"/>
            <w:vAlign w:val="center"/>
            <w:tcPrChange w:id="3440" w:author="Do Thanh Trung" w:date="2025-07-08T15:20:00Z" w16du:dateUtc="2025-07-08T08:20:00Z">
              <w:tcPr>
                <w:tcW w:w="781" w:type="dxa"/>
                <w:vAlign w:val="center"/>
              </w:tcPr>
            </w:tcPrChange>
          </w:tcPr>
          <w:p w14:paraId="31743B78" w14:textId="7F8D38F2" w:rsidR="00F675B9" w:rsidRPr="00F675B9" w:rsidRDefault="00F675B9" w:rsidP="008F1848">
            <w:pPr>
              <w:jc w:val="center"/>
              <w:rPr>
                <w:b/>
              </w:rPr>
            </w:pPr>
            <w:r>
              <w:rPr>
                <w:b/>
              </w:rPr>
              <w:t>Read-Only?</w:t>
            </w:r>
          </w:p>
        </w:tc>
        <w:tc>
          <w:tcPr>
            <w:tcW w:w="4195" w:type="dxa"/>
            <w:vAlign w:val="center"/>
            <w:tcPrChange w:id="3441" w:author="Do Thanh Trung" w:date="2025-07-08T15:20:00Z" w16du:dateUtc="2025-07-08T08:20:00Z">
              <w:tcPr>
                <w:tcW w:w="4375" w:type="dxa"/>
                <w:gridSpan w:val="2"/>
                <w:vAlign w:val="center"/>
              </w:tcPr>
            </w:tcPrChange>
          </w:tcPr>
          <w:p w14:paraId="007409CA" w14:textId="3D1D8B42" w:rsidR="00F675B9" w:rsidRPr="001529FD" w:rsidRDefault="00F675B9" w:rsidP="006847E1">
            <w:pPr>
              <w:jc w:val="center"/>
              <w:rPr>
                <w:b/>
                <w:lang w:val="vi-VN"/>
              </w:rPr>
            </w:pPr>
            <w:r w:rsidRPr="001529FD">
              <w:rPr>
                <w:b/>
                <w:lang w:val="vi-VN"/>
              </w:rPr>
              <w:t>Mô tả</w:t>
            </w:r>
          </w:p>
        </w:tc>
        <w:tc>
          <w:tcPr>
            <w:tcW w:w="4765" w:type="dxa"/>
            <w:vAlign w:val="center"/>
            <w:tcPrChange w:id="3442" w:author="Do Thanh Trung" w:date="2025-07-08T15:20:00Z" w16du:dateUtc="2025-07-08T08:20:00Z">
              <w:tcPr>
                <w:tcW w:w="4585" w:type="dxa"/>
                <w:vAlign w:val="center"/>
              </w:tcPr>
            </w:tcPrChange>
          </w:tcPr>
          <w:p w14:paraId="7EA84C3E" w14:textId="77777777" w:rsidR="00F675B9" w:rsidRPr="001529FD" w:rsidRDefault="00F675B9" w:rsidP="006847E1">
            <w:pPr>
              <w:jc w:val="center"/>
              <w:rPr>
                <w:b/>
                <w:lang w:val="vi-VN"/>
              </w:rPr>
            </w:pPr>
            <w:r w:rsidRPr="001529FD">
              <w:rPr>
                <w:b/>
                <w:lang w:val="vi-VN"/>
              </w:rPr>
              <w:t>Công thức</w:t>
            </w:r>
          </w:p>
        </w:tc>
      </w:tr>
      <w:tr w:rsidR="00F675B9" w:rsidRPr="009B1FA4" w14:paraId="2C1A1548" w14:textId="77777777" w:rsidTr="00675A7A">
        <w:tc>
          <w:tcPr>
            <w:tcW w:w="576" w:type="dxa"/>
            <w:vAlign w:val="center"/>
            <w:tcPrChange w:id="3443" w:author="Do Thanh Trung" w:date="2025-07-08T15:20:00Z" w16du:dateUtc="2025-07-08T08:20:00Z">
              <w:tcPr>
                <w:tcW w:w="576" w:type="dxa"/>
                <w:vAlign w:val="center"/>
              </w:tcPr>
            </w:tcPrChange>
          </w:tcPr>
          <w:p w14:paraId="258C0128" w14:textId="77777777" w:rsidR="00F675B9" w:rsidRPr="001529FD" w:rsidRDefault="00F675B9" w:rsidP="006847E1">
            <w:pPr>
              <w:jc w:val="left"/>
              <w:rPr>
                <w:lang w:val="vi-VN"/>
              </w:rPr>
            </w:pPr>
            <w:r w:rsidRPr="001529FD">
              <w:rPr>
                <w:lang w:val="vi-VN"/>
              </w:rPr>
              <w:t>01</w:t>
            </w:r>
          </w:p>
        </w:tc>
        <w:tc>
          <w:tcPr>
            <w:tcW w:w="1374" w:type="dxa"/>
            <w:vAlign w:val="center"/>
            <w:tcPrChange w:id="3444" w:author="Do Thanh Trung" w:date="2025-07-08T15:20:00Z" w16du:dateUtc="2025-07-08T08:20:00Z">
              <w:tcPr>
                <w:tcW w:w="1374" w:type="dxa"/>
                <w:vAlign w:val="center"/>
              </w:tcPr>
            </w:tcPrChange>
          </w:tcPr>
          <w:p w14:paraId="071523EA" w14:textId="77777777" w:rsidR="00F675B9" w:rsidRPr="001529FD" w:rsidRDefault="00F675B9" w:rsidP="006847E1">
            <w:pPr>
              <w:jc w:val="left"/>
              <w:rPr>
                <w:lang w:val="vi-VN"/>
              </w:rPr>
            </w:pPr>
            <w:r w:rsidRPr="001529FD">
              <w:rPr>
                <w:lang w:val="vi-VN"/>
              </w:rPr>
              <w:t>Loại Tài sản</w:t>
            </w:r>
          </w:p>
        </w:tc>
        <w:tc>
          <w:tcPr>
            <w:tcW w:w="1259" w:type="dxa"/>
            <w:vAlign w:val="center"/>
            <w:tcPrChange w:id="3445" w:author="Do Thanh Trung" w:date="2025-07-08T15:20:00Z" w16du:dateUtc="2025-07-08T08:20:00Z">
              <w:tcPr>
                <w:tcW w:w="1259" w:type="dxa"/>
                <w:vAlign w:val="center"/>
              </w:tcPr>
            </w:tcPrChange>
          </w:tcPr>
          <w:p w14:paraId="510F8D51" w14:textId="77777777" w:rsidR="00F675B9" w:rsidRPr="001529FD" w:rsidRDefault="00F675B9" w:rsidP="006847E1">
            <w:pPr>
              <w:jc w:val="left"/>
              <w:rPr>
                <w:lang w:val="vi-VN"/>
              </w:rPr>
            </w:pPr>
            <w:r w:rsidRPr="001529FD">
              <w:rPr>
                <w:lang w:val="vi-VN"/>
              </w:rPr>
              <w:t>Text</w:t>
            </w:r>
          </w:p>
        </w:tc>
        <w:tc>
          <w:tcPr>
            <w:tcW w:w="781" w:type="dxa"/>
            <w:vAlign w:val="center"/>
            <w:tcPrChange w:id="3446" w:author="Do Thanh Trung" w:date="2025-07-08T15:20:00Z" w16du:dateUtc="2025-07-08T08:20:00Z">
              <w:tcPr>
                <w:tcW w:w="781" w:type="dxa"/>
                <w:vAlign w:val="center"/>
              </w:tcPr>
            </w:tcPrChange>
          </w:tcPr>
          <w:p w14:paraId="030E92D5" w14:textId="712088BD" w:rsidR="00F675B9" w:rsidRPr="001E7C72" w:rsidRDefault="001E7C72" w:rsidP="008F1848">
            <w:pPr>
              <w:jc w:val="center"/>
            </w:pPr>
            <w:r>
              <w:t>X</w:t>
            </w:r>
          </w:p>
        </w:tc>
        <w:tc>
          <w:tcPr>
            <w:tcW w:w="4195" w:type="dxa"/>
            <w:vAlign w:val="center"/>
            <w:tcPrChange w:id="3447" w:author="Do Thanh Trung" w:date="2025-07-08T15:20:00Z" w16du:dateUtc="2025-07-08T08:20:00Z">
              <w:tcPr>
                <w:tcW w:w="4375" w:type="dxa"/>
                <w:gridSpan w:val="2"/>
                <w:vAlign w:val="center"/>
              </w:tcPr>
            </w:tcPrChange>
          </w:tcPr>
          <w:p w14:paraId="5CAD36F0" w14:textId="1D77515B" w:rsidR="00F675B9" w:rsidRPr="001E7C72" w:rsidRDefault="001E7C72" w:rsidP="006847E1">
            <w:pPr>
              <w:jc w:val="left"/>
            </w:pPr>
            <w:r>
              <w:t xml:space="preserve">Loại Tài sản = </w:t>
            </w:r>
            <w:ins w:id="3448" w:author="Do Thanh Trung" w:date="2025-07-04T15:01:00Z" w16du:dateUtc="2025-07-04T08:01:00Z">
              <w:r w:rsidR="00FB18B9">
                <w:t>[</w:t>
              </w:r>
            </w:ins>
            <w:del w:id="3449" w:author="Do Thanh Trung" w:date="2025-07-04T15:01:00Z" w16du:dateUtc="2025-07-04T08:01:00Z">
              <w:r w:rsidDel="00FB18B9">
                <w:delText xml:space="preserve">&lt; </w:delText>
              </w:r>
            </w:del>
            <w:r>
              <w:t>Hợp đồng tiền gửi</w:t>
            </w:r>
            <w:ins w:id="3450" w:author="Do Thanh Trung" w:date="2025-07-04T15:01:00Z" w16du:dateUtc="2025-07-04T08:01:00Z">
              <w:r w:rsidR="00FB18B9">
                <w:t>]</w:t>
              </w:r>
            </w:ins>
            <w:del w:id="3451" w:author="Do Thanh Trung" w:date="2025-07-04T15:01:00Z" w16du:dateUtc="2025-07-04T08:01:00Z">
              <w:r w:rsidDel="00FB18B9">
                <w:delText xml:space="preserve"> &gt;</w:delText>
              </w:r>
            </w:del>
            <w:r>
              <w:t>, ch</w:t>
            </w:r>
            <w:r w:rsidR="00BA7C27">
              <w:t xml:space="preserve">i tiết ở </w:t>
            </w:r>
            <w:r w:rsidR="00BA7C27">
              <w:fldChar w:fldCharType="begin"/>
            </w:r>
            <w:r w:rsidR="00BA7C27">
              <w:instrText>HYPERLINK \l "_Quy_trình_Mua"</w:instrText>
            </w:r>
            <w:r w:rsidR="00BA7C27">
              <w:fldChar w:fldCharType="separate"/>
            </w:r>
            <w:r w:rsidR="00BA7C27" w:rsidRPr="007D490E">
              <w:rPr>
                <w:rStyle w:val="Hyperlink"/>
                <w:kern w:val="2"/>
                <w14:ligatures w14:val="standardContextual"/>
              </w:rPr>
              <w:t>Quy tr</w:t>
            </w:r>
            <w:r w:rsidR="00BA7C27" w:rsidRPr="007D490E">
              <w:rPr>
                <w:rStyle w:val="Hyperlink"/>
              </w:rPr>
              <w:t>ì</w:t>
            </w:r>
            <w:r w:rsidR="007D490E" w:rsidRPr="007D490E">
              <w:rPr>
                <w:rStyle w:val="Hyperlink"/>
              </w:rPr>
              <w:t>nh Mua Tài sản</w:t>
            </w:r>
            <w:r w:rsidR="00BA7C27">
              <w:fldChar w:fldCharType="end"/>
            </w:r>
          </w:p>
        </w:tc>
        <w:tc>
          <w:tcPr>
            <w:tcW w:w="4765" w:type="dxa"/>
            <w:vAlign w:val="center"/>
            <w:tcPrChange w:id="3452" w:author="Do Thanh Trung" w:date="2025-07-08T15:20:00Z" w16du:dateUtc="2025-07-08T08:20:00Z">
              <w:tcPr>
                <w:tcW w:w="4585" w:type="dxa"/>
                <w:vAlign w:val="center"/>
              </w:tcPr>
            </w:tcPrChange>
          </w:tcPr>
          <w:p w14:paraId="7C217F35" w14:textId="77777777" w:rsidR="00F675B9" w:rsidRPr="001529FD" w:rsidRDefault="00F675B9" w:rsidP="006847E1">
            <w:pPr>
              <w:jc w:val="left"/>
              <w:rPr>
                <w:lang w:val="vi-VN"/>
              </w:rPr>
            </w:pPr>
          </w:p>
        </w:tc>
      </w:tr>
      <w:tr w:rsidR="00F675B9" w:rsidRPr="001529FD" w14:paraId="6ACB2BAC" w14:textId="77777777" w:rsidTr="00675A7A">
        <w:tc>
          <w:tcPr>
            <w:tcW w:w="576" w:type="dxa"/>
            <w:vAlign w:val="center"/>
            <w:tcPrChange w:id="3453" w:author="Do Thanh Trung" w:date="2025-07-08T15:20:00Z" w16du:dateUtc="2025-07-08T08:20:00Z">
              <w:tcPr>
                <w:tcW w:w="576" w:type="dxa"/>
                <w:vAlign w:val="center"/>
              </w:tcPr>
            </w:tcPrChange>
          </w:tcPr>
          <w:p w14:paraId="7FAF3CE6" w14:textId="77777777" w:rsidR="00F675B9" w:rsidRPr="001529FD" w:rsidRDefault="00F675B9" w:rsidP="006847E1">
            <w:pPr>
              <w:jc w:val="left"/>
              <w:rPr>
                <w:lang w:val="vi-VN"/>
              </w:rPr>
            </w:pPr>
            <w:r w:rsidRPr="001529FD">
              <w:rPr>
                <w:lang w:val="vi-VN"/>
              </w:rPr>
              <w:t>02</w:t>
            </w:r>
          </w:p>
        </w:tc>
        <w:tc>
          <w:tcPr>
            <w:tcW w:w="1374" w:type="dxa"/>
            <w:vAlign w:val="center"/>
            <w:tcPrChange w:id="3454" w:author="Do Thanh Trung" w:date="2025-07-08T15:20:00Z" w16du:dateUtc="2025-07-08T08:20:00Z">
              <w:tcPr>
                <w:tcW w:w="1374" w:type="dxa"/>
                <w:vAlign w:val="center"/>
              </w:tcPr>
            </w:tcPrChange>
          </w:tcPr>
          <w:p w14:paraId="00C04A48" w14:textId="77777777" w:rsidR="00F675B9" w:rsidRPr="001529FD" w:rsidRDefault="00F675B9" w:rsidP="006847E1">
            <w:pPr>
              <w:jc w:val="left"/>
              <w:rPr>
                <w:lang w:val="vi-VN"/>
              </w:rPr>
            </w:pPr>
            <w:r w:rsidRPr="001529FD">
              <w:rPr>
                <w:lang w:val="vi-VN"/>
              </w:rPr>
              <w:t>Tổ chức phát hành</w:t>
            </w:r>
          </w:p>
        </w:tc>
        <w:tc>
          <w:tcPr>
            <w:tcW w:w="1259" w:type="dxa"/>
            <w:vAlign w:val="center"/>
            <w:tcPrChange w:id="3455" w:author="Do Thanh Trung" w:date="2025-07-08T15:20:00Z" w16du:dateUtc="2025-07-08T08:20:00Z">
              <w:tcPr>
                <w:tcW w:w="1259" w:type="dxa"/>
                <w:vAlign w:val="center"/>
              </w:tcPr>
            </w:tcPrChange>
          </w:tcPr>
          <w:p w14:paraId="6BEE500B" w14:textId="77777777" w:rsidR="00F675B9" w:rsidRPr="001529FD" w:rsidRDefault="00F675B9" w:rsidP="006847E1">
            <w:pPr>
              <w:jc w:val="left"/>
              <w:rPr>
                <w:lang w:val="vi-VN"/>
              </w:rPr>
            </w:pPr>
            <w:r w:rsidRPr="001529FD">
              <w:rPr>
                <w:lang w:val="vi-VN"/>
              </w:rPr>
              <w:t>Text</w:t>
            </w:r>
          </w:p>
        </w:tc>
        <w:tc>
          <w:tcPr>
            <w:tcW w:w="781" w:type="dxa"/>
            <w:vAlign w:val="center"/>
            <w:tcPrChange w:id="3456" w:author="Do Thanh Trung" w:date="2025-07-08T15:20:00Z" w16du:dateUtc="2025-07-08T08:20:00Z">
              <w:tcPr>
                <w:tcW w:w="781" w:type="dxa"/>
                <w:vAlign w:val="center"/>
              </w:tcPr>
            </w:tcPrChange>
          </w:tcPr>
          <w:p w14:paraId="3E773B08" w14:textId="5DF33763" w:rsidR="00F675B9" w:rsidRPr="00CA162E" w:rsidRDefault="00CA162E" w:rsidP="008F1848">
            <w:pPr>
              <w:jc w:val="center"/>
              <w:rPr>
                <w:iCs/>
              </w:rPr>
            </w:pPr>
            <w:r w:rsidRPr="00CA162E">
              <w:rPr>
                <w:iCs/>
              </w:rPr>
              <w:t>X</w:t>
            </w:r>
          </w:p>
        </w:tc>
        <w:tc>
          <w:tcPr>
            <w:tcW w:w="4195" w:type="dxa"/>
            <w:vAlign w:val="center"/>
            <w:tcPrChange w:id="3457" w:author="Do Thanh Trung" w:date="2025-07-08T15:20:00Z" w16du:dateUtc="2025-07-08T08:20:00Z">
              <w:tcPr>
                <w:tcW w:w="4375" w:type="dxa"/>
                <w:gridSpan w:val="2"/>
                <w:vAlign w:val="center"/>
              </w:tcPr>
            </w:tcPrChange>
          </w:tcPr>
          <w:p w14:paraId="3081B66D" w14:textId="58E09AD5" w:rsidR="00F675B9" w:rsidRPr="00697B7F" w:rsidRDefault="00697B7F" w:rsidP="006847E1">
            <w:pPr>
              <w:jc w:val="left"/>
              <w:rPr>
                <w:iCs/>
              </w:rPr>
            </w:pPr>
            <w:r>
              <w:rPr>
                <w:iCs/>
              </w:rPr>
              <w:t>Thông tin TCPH, căn cứ vào Mã Tài sản ở (3)</w:t>
            </w:r>
          </w:p>
        </w:tc>
        <w:tc>
          <w:tcPr>
            <w:tcW w:w="4765" w:type="dxa"/>
            <w:vAlign w:val="center"/>
            <w:tcPrChange w:id="3458" w:author="Do Thanh Trung" w:date="2025-07-08T15:20:00Z" w16du:dateUtc="2025-07-08T08:20:00Z">
              <w:tcPr>
                <w:tcW w:w="4585" w:type="dxa"/>
                <w:vAlign w:val="center"/>
              </w:tcPr>
            </w:tcPrChange>
          </w:tcPr>
          <w:p w14:paraId="7B403F59" w14:textId="77777777" w:rsidR="00F675B9" w:rsidRPr="00CA162E" w:rsidRDefault="00F675B9" w:rsidP="006847E1">
            <w:pPr>
              <w:jc w:val="left"/>
              <w:rPr>
                <w:iCs/>
                <w:lang w:val="vi-VN"/>
              </w:rPr>
            </w:pPr>
          </w:p>
        </w:tc>
      </w:tr>
      <w:tr w:rsidR="00F675B9" w:rsidRPr="001529FD" w14:paraId="6E06773B" w14:textId="77777777" w:rsidTr="00675A7A">
        <w:tc>
          <w:tcPr>
            <w:tcW w:w="576" w:type="dxa"/>
            <w:vAlign w:val="center"/>
            <w:tcPrChange w:id="3459" w:author="Do Thanh Trung" w:date="2025-07-08T15:20:00Z" w16du:dateUtc="2025-07-08T08:20:00Z">
              <w:tcPr>
                <w:tcW w:w="576" w:type="dxa"/>
                <w:vAlign w:val="center"/>
              </w:tcPr>
            </w:tcPrChange>
          </w:tcPr>
          <w:p w14:paraId="0F574685" w14:textId="77777777" w:rsidR="00F675B9" w:rsidRPr="001529FD" w:rsidRDefault="00F675B9" w:rsidP="006847E1">
            <w:pPr>
              <w:jc w:val="left"/>
              <w:rPr>
                <w:lang w:val="vi-VN"/>
              </w:rPr>
            </w:pPr>
            <w:r w:rsidRPr="001529FD">
              <w:rPr>
                <w:lang w:val="vi-VN"/>
              </w:rPr>
              <w:t>03</w:t>
            </w:r>
          </w:p>
        </w:tc>
        <w:tc>
          <w:tcPr>
            <w:tcW w:w="1374" w:type="dxa"/>
            <w:vAlign w:val="center"/>
            <w:tcPrChange w:id="3460" w:author="Do Thanh Trung" w:date="2025-07-08T15:20:00Z" w16du:dateUtc="2025-07-08T08:20:00Z">
              <w:tcPr>
                <w:tcW w:w="1374" w:type="dxa"/>
                <w:vAlign w:val="center"/>
              </w:tcPr>
            </w:tcPrChange>
          </w:tcPr>
          <w:p w14:paraId="2239187C" w14:textId="77777777" w:rsidR="00F675B9" w:rsidRPr="001529FD" w:rsidRDefault="00F675B9" w:rsidP="006847E1">
            <w:pPr>
              <w:jc w:val="left"/>
              <w:rPr>
                <w:lang w:val="vi-VN"/>
              </w:rPr>
            </w:pPr>
            <w:r w:rsidRPr="001529FD">
              <w:rPr>
                <w:lang w:val="vi-VN"/>
              </w:rPr>
              <w:t>Mã Tài sản</w:t>
            </w:r>
          </w:p>
        </w:tc>
        <w:tc>
          <w:tcPr>
            <w:tcW w:w="1259" w:type="dxa"/>
            <w:vAlign w:val="center"/>
            <w:tcPrChange w:id="3461" w:author="Do Thanh Trung" w:date="2025-07-08T15:20:00Z" w16du:dateUtc="2025-07-08T08:20:00Z">
              <w:tcPr>
                <w:tcW w:w="1259" w:type="dxa"/>
                <w:vAlign w:val="center"/>
              </w:tcPr>
            </w:tcPrChange>
          </w:tcPr>
          <w:p w14:paraId="036D216C" w14:textId="77777777" w:rsidR="00F675B9" w:rsidRPr="001529FD" w:rsidRDefault="00F675B9" w:rsidP="006847E1">
            <w:pPr>
              <w:jc w:val="left"/>
              <w:rPr>
                <w:b/>
                <w:lang w:val="vi-VN"/>
              </w:rPr>
            </w:pPr>
            <w:r w:rsidRPr="001529FD">
              <w:rPr>
                <w:lang w:val="vi-VN"/>
              </w:rPr>
              <w:t>Text</w:t>
            </w:r>
          </w:p>
        </w:tc>
        <w:tc>
          <w:tcPr>
            <w:tcW w:w="781" w:type="dxa"/>
            <w:vAlign w:val="center"/>
            <w:tcPrChange w:id="3462" w:author="Do Thanh Trung" w:date="2025-07-08T15:20:00Z" w16du:dateUtc="2025-07-08T08:20:00Z">
              <w:tcPr>
                <w:tcW w:w="781" w:type="dxa"/>
                <w:vAlign w:val="center"/>
              </w:tcPr>
            </w:tcPrChange>
          </w:tcPr>
          <w:p w14:paraId="6AD26A3C" w14:textId="2032D122" w:rsidR="00F675B9" w:rsidRPr="00CA162E" w:rsidRDefault="00CA162E" w:rsidP="008F1848">
            <w:pPr>
              <w:jc w:val="center"/>
              <w:rPr>
                <w:i/>
              </w:rPr>
            </w:pPr>
            <w:r>
              <w:rPr>
                <w:i/>
              </w:rPr>
              <w:t>X</w:t>
            </w:r>
          </w:p>
        </w:tc>
        <w:tc>
          <w:tcPr>
            <w:tcW w:w="4195" w:type="dxa"/>
            <w:vAlign w:val="center"/>
            <w:tcPrChange w:id="3463" w:author="Do Thanh Trung" w:date="2025-07-08T15:20:00Z" w16du:dateUtc="2025-07-08T08:20:00Z">
              <w:tcPr>
                <w:tcW w:w="4375" w:type="dxa"/>
                <w:gridSpan w:val="2"/>
                <w:vAlign w:val="center"/>
              </w:tcPr>
            </w:tcPrChange>
          </w:tcPr>
          <w:p w14:paraId="0CA7CD95" w14:textId="4FE17745" w:rsidR="00F675B9" w:rsidRPr="00D475FF" w:rsidRDefault="00D475FF" w:rsidP="006847E1">
            <w:pPr>
              <w:jc w:val="left"/>
              <w:rPr>
                <w:iCs/>
              </w:rPr>
            </w:pPr>
            <w:r>
              <w:rPr>
                <w:iCs/>
              </w:rPr>
              <w:t xml:space="preserve">Mã Hợp đồng tiền gửi đã và đang đầu tư ở </w:t>
            </w:r>
            <w:r>
              <w:fldChar w:fldCharType="begin"/>
            </w:r>
            <w:r>
              <w:instrText>HYPERLINK \l "_Quy_trình_Mua"</w:instrText>
            </w:r>
            <w:r>
              <w:fldChar w:fldCharType="separate"/>
            </w:r>
            <w:r w:rsidRPr="007D490E">
              <w:rPr>
                <w:rStyle w:val="Hyperlink"/>
                <w:kern w:val="2"/>
                <w14:ligatures w14:val="standardContextual"/>
              </w:rPr>
              <w:t>Quy tr</w:t>
            </w:r>
            <w:r w:rsidRPr="007D490E">
              <w:rPr>
                <w:rStyle w:val="Hyperlink"/>
              </w:rPr>
              <w:t>ình Mua Tài sản</w:t>
            </w:r>
            <w:r>
              <w:fldChar w:fldCharType="end"/>
            </w:r>
          </w:p>
        </w:tc>
        <w:tc>
          <w:tcPr>
            <w:tcW w:w="4765" w:type="dxa"/>
            <w:vAlign w:val="center"/>
            <w:tcPrChange w:id="3464" w:author="Do Thanh Trung" w:date="2025-07-08T15:20:00Z" w16du:dateUtc="2025-07-08T08:20:00Z">
              <w:tcPr>
                <w:tcW w:w="4585" w:type="dxa"/>
                <w:vAlign w:val="center"/>
              </w:tcPr>
            </w:tcPrChange>
          </w:tcPr>
          <w:p w14:paraId="1C867A17" w14:textId="77777777" w:rsidR="00F675B9" w:rsidRPr="001529FD" w:rsidRDefault="00F675B9" w:rsidP="006847E1">
            <w:pPr>
              <w:jc w:val="left"/>
              <w:rPr>
                <w:lang w:val="vi-VN"/>
              </w:rPr>
            </w:pPr>
          </w:p>
        </w:tc>
      </w:tr>
      <w:tr w:rsidR="00F675B9" w:rsidRPr="001529FD" w14:paraId="24B19E1C" w14:textId="77777777" w:rsidTr="00675A7A">
        <w:tc>
          <w:tcPr>
            <w:tcW w:w="576" w:type="dxa"/>
            <w:vAlign w:val="center"/>
            <w:tcPrChange w:id="3465" w:author="Do Thanh Trung" w:date="2025-07-08T15:20:00Z" w16du:dateUtc="2025-07-08T08:20:00Z">
              <w:tcPr>
                <w:tcW w:w="576" w:type="dxa"/>
                <w:vAlign w:val="center"/>
              </w:tcPr>
            </w:tcPrChange>
          </w:tcPr>
          <w:p w14:paraId="11248908" w14:textId="35CC1671" w:rsidR="00F675B9" w:rsidRPr="00302F43" w:rsidRDefault="00302F43" w:rsidP="006847E1">
            <w:pPr>
              <w:jc w:val="left"/>
            </w:pPr>
            <w:r>
              <w:t>04</w:t>
            </w:r>
          </w:p>
        </w:tc>
        <w:tc>
          <w:tcPr>
            <w:tcW w:w="1374" w:type="dxa"/>
            <w:vAlign w:val="center"/>
            <w:tcPrChange w:id="3466" w:author="Do Thanh Trung" w:date="2025-07-08T15:20:00Z" w16du:dateUtc="2025-07-08T08:20:00Z">
              <w:tcPr>
                <w:tcW w:w="1374" w:type="dxa"/>
                <w:vAlign w:val="center"/>
              </w:tcPr>
            </w:tcPrChange>
          </w:tcPr>
          <w:p w14:paraId="41A9BF51" w14:textId="77777777" w:rsidR="00F675B9" w:rsidRPr="001529FD" w:rsidRDefault="00F675B9" w:rsidP="006847E1">
            <w:pPr>
              <w:jc w:val="left"/>
              <w:rPr>
                <w:lang w:val="vi-VN"/>
              </w:rPr>
            </w:pPr>
            <w:r w:rsidRPr="001529FD">
              <w:rPr>
                <w:lang w:val="vi-VN"/>
              </w:rPr>
              <w:t>Tổng giá trị đầu tư</w:t>
            </w:r>
          </w:p>
        </w:tc>
        <w:tc>
          <w:tcPr>
            <w:tcW w:w="1259" w:type="dxa"/>
            <w:vAlign w:val="center"/>
            <w:tcPrChange w:id="3467" w:author="Do Thanh Trung" w:date="2025-07-08T15:20:00Z" w16du:dateUtc="2025-07-08T08:20:00Z">
              <w:tcPr>
                <w:tcW w:w="1259" w:type="dxa"/>
                <w:vAlign w:val="center"/>
              </w:tcPr>
            </w:tcPrChange>
          </w:tcPr>
          <w:p w14:paraId="281D54E1" w14:textId="77777777" w:rsidR="00F675B9" w:rsidRPr="001529FD" w:rsidRDefault="00F675B9" w:rsidP="006847E1">
            <w:pPr>
              <w:jc w:val="left"/>
              <w:rPr>
                <w:lang w:val="vi-VN"/>
              </w:rPr>
            </w:pPr>
            <w:r w:rsidRPr="001529FD">
              <w:rPr>
                <w:lang w:val="vi-VN"/>
              </w:rPr>
              <w:t>Number</w:t>
            </w:r>
          </w:p>
        </w:tc>
        <w:tc>
          <w:tcPr>
            <w:tcW w:w="781" w:type="dxa"/>
            <w:vAlign w:val="center"/>
            <w:tcPrChange w:id="3468" w:author="Do Thanh Trung" w:date="2025-07-08T15:20:00Z" w16du:dateUtc="2025-07-08T08:20:00Z">
              <w:tcPr>
                <w:tcW w:w="781" w:type="dxa"/>
                <w:vAlign w:val="center"/>
              </w:tcPr>
            </w:tcPrChange>
          </w:tcPr>
          <w:p w14:paraId="5B09BC2A" w14:textId="080080B0" w:rsidR="00F675B9" w:rsidRPr="00CA162E" w:rsidRDefault="00CA162E" w:rsidP="008F1848">
            <w:pPr>
              <w:jc w:val="center"/>
            </w:pPr>
            <w:r>
              <w:t>X</w:t>
            </w:r>
          </w:p>
        </w:tc>
        <w:tc>
          <w:tcPr>
            <w:tcW w:w="4195" w:type="dxa"/>
            <w:vAlign w:val="center"/>
            <w:tcPrChange w:id="3469" w:author="Do Thanh Trung" w:date="2025-07-08T15:20:00Z" w16du:dateUtc="2025-07-08T08:20:00Z">
              <w:tcPr>
                <w:tcW w:w="4375" w:type="dxa"/>
                <w:gridSpan w:val="2"/>
                <w:vAlign w:val="center"/>
              </w:tcPr>
            </w:tcPrChange>
          </w:tcPr>
          <w:p w14:paraId="084DF609" w14:textId="58A65C4F" w:rsidR="00F675B9" w:rsidRPr="00302F43" w:rsidRDefault="00F675B9" w:rsidP="006847E1">
            <w:pPr>
              <w:jc w:val="left"/>
            </w:pPr>
            <w:r w:rsidRPr="001529FD">
              <w:rPr>
                <w:lang w:val="vi-VN"/>
              </w:rPr>
              <w:t>Tổng giá trị đầu tư</w:t>
            </w:r>
            <w:r w:rsidR="00302F43">
              <w:t>, căn cứ vào Mã tài sản ở (3)</w:t>
            </w:r>
          </w:p>
        </w:tc>
        <w:tc>
          <w:tcPr>
            <w:tcW w:w="4765" w:type="dxa"/>
            <w:vAlign w:val="center"/>
            <w:tcPrChange w:id="3470" w:author="Do Thanh Trung" w:date="2025-07-08T15:20:00Z" w16du:dateUtc="2025-07-08T08:20:00Z">
              <w:tcPr>
                <w:tcW w:w="4585" w:type="dxa"/>
                <w:vAlign w:val="center"/>
              </w:tcPr>
            </w:tcPrChange>
          </w:tcPr>
          <w:p w14:paraId="31E476E3" w14:textId="22427523" w:rsidR="00F675B9" w:rsidRPr="00A702AD" w:rsidRDefault="00F675B9" w:rsidP="006847E1">
            <w:pPr>
              <w:jc w:val="left"/>
            </w:pPr>
          </w:p>
        </w:tc>
      </w:tr>
      <w:tr w:rsidR="00F675B9" w:rsidRPr="009B1FA4" w14:paraId="65094D9D" w14:textId="77777777" w:rsidTr="00675A7A">
        <w:tc>
          <w:tcPr>
            <w:tcW w:w="576" w:type="dxa"/>
            <w:vAlign w:val="center"/>
            <w:tcPrChange w:id="3471" w:author="Do Thanh Trung" w:date="2025-07-08T15:20:00Z" w16du:dateUtc="2025-07-08T08:20:00Z">
              <w:tcPr>
                <w:tcW w:w="576" w:type="dxa"/>
                <w:vAlign w:val="center"/>
              </w:tcPr>
            </w:tcPrChange>
          </w:tcPr>
          <w:p w14:paraId="4D0B6220" w14:textId="309CB37F" w:rsidR="00F675B9" w:rsidRPr="00302F43" w:rsidRDefault="00302F43" w:rsidP="006847E1">
            <w:pPr>
              <w:jc w:val="left"/>
            </w:pPr>
            <w:r>
              <w:t>05</w:t>
            </w:r>
          </w:p>
        </w:tc>
        <w:tc>
          <w:tcPr>
            <w:tcW w:w="1374" w:type="dxa"/>
            <w:vAlign w:val="center"/>
            <w:tcPrChange w:id="3472" w:author="Do Thanh Trung" w:date="2025-07-08T15:20:00Z" w16du:dateUtc="2025-07-08T08:20:00Z">
              <w:tcPr>
                <w:tcW w:w="1374" w:type="dxa"/>
                <w:vAlign w:val="center"/>
              </w:tcPr>
            </w:tcPrChange>
          </w:tcPr>
          <w:p w14:paraId="48C04A2E" w14:textId="77777777" w:rsidR="00F675B9" w:rsidRPr="001529FD" w:rsidRDefault="00F675B9" w:rsidP="006847E1">
            <w:pPr>
              <w:jc w:val="left"/>
              <w:rPr>
                <w:lang w:val="vi-VN"/>
              </w:rPr>
            </w:pPr>
            <w:r w:rsidRPr="001529FD">
              <w:rPr>
                <w:lang w:val="vi-VN"/>
              </w:rPr>
              <w:t>Lãi suất hiện hành</w:t>
            </w:r>
          </w:p>
        </w:tc>
        <w:tc>
          <w:tcPr>
            <w:tcW w:w="1259" w:type="dxa"/>
            <w:vAlign w:val="center"/>
            <w:tcPrChange w:id="3473" w:author="Do Thanh Trung" w:date="2025-07-08T15:20:00Z" w16du:dateUtc="2025-07-08T08:20:00Z">
              <w:tcPr>
                <w:tcW w:w="1259" w:type="dxa"/>
                <w:vAlign w:val="center"/>
              </w:tcPr>
            </w:tcPrChange>
          </w:tcPr>
          <w:p w14:paraId="13EA9769" w14:textId="77777777" w:rsidR="00F675B9" w:rsidRPr="001529FD" w:rsidRDefault="00F675B9" w:rsidP="006847E1">
            <w:pPr>
              <w:jc w:val="left"/>
              <w:rPr>
                <w:lang w:val="vi-VN"/>
              </w:rPr>
            </w:pPr>
            <w:r w:rsidRPr="001529FD">
              <w:rPr>
                <w:lang w:val="vi-VN"/>
              </w:rPr>
              <w:t>Percentage</w:t>
            </w:r>
          </w:p>
        </w:tc>
        <w:tc>
          <w:tcPr>
            <w:tcW w:w="781" w:type="dxa"/>
            <w:vAlign w:val="center"/>
            <w:tcPrChange w:id="3474" w:author="Do Thanh Trung" w:date="2025-07-08T15:20:00Z" w16du:dateUtc="2025-07-08T08:20:00Z">
              <w:tcPr>
                <w:tcW w:w="781" w:type="dxa"/>
                <w:vAlign w:val="center"/>
              </w:tcPr>
            </w:tcPrChange>
          </w:tcPr>
          <w:p w14:paraId="60AC8958" w14:textId="2C2DAEC9" w:rsidR="00F675B9" w:rsidRPr="00CA162E" w:rsidRDefault="00CA162E" w:rsidP="008F1848">
            <w:pPr>
              <w:jc w:val="center"/>
            </w:pPr>
            <w:r>
              <w:t>X</w:t>
            </w:r>
          </w:p>
        </w:tc>
        <w:tc>
          <w:tcPr>
            <w:tcW w:w="4195" w:type="dxa"/>
            <w:vAlign w:val="center"/>
            <w:tcPrChange w:id="3475" w:author="Do Thanh Trung" w:date="2025-07-08T15:20:00Z" w16du:dateUtc="2025-07-08T08:20:00Z">
              <w:tcPr>
                <w:tcW w:w="4375" w:type="dxa"/>
                <w:gridSpan w:val="2"/>
                <w:vAlign w:val="center"/>
              </w:tcPr>
            </w:tcPrChange>
          </w:tcPr>
          <w:p w14:paraId="29BF62AD" w14:textId="406E407B" w:rsidR="00F675B9" w:rsidRPr="001529FD" w:rsidRDefault="00F675B9" w:rsidP="006847E1">
            <w:pPr>
              <w:jc w:val="left"/>
              <w:rPr>
                <w:lang w:val="vi-VN"/>
              </w:rPr>
            </w:pPr>
            <w:r w:rsidRPr="001529FD">
              <w:rPr>
                <w:lang w:val="vi-VN"/>
              </w:rPr>
              <w:t>Lãi suất hiện đang áp dụng cho Mã Tài sản tương ứng</w:t>
            </w:r>
          </w:p>
        </w:tc>
        <w:tc>
          <w:tcPr>
            <w:tcW w:w="4765" w:type="dxa"/>
            <w:vAlign w:val="center"/>
            <w:tcPrChange w:id="3476" w:author="Do Thanh Trung" w:date="2025-07-08T15:20:00Z" w16du:dateUtc="2025-07-08T08:20:00Z">
              <w:tcPr>
                <w:tcW w:w="4585" w:type="dxa"/>
                <w:vAlign w:val="center"/>
              </w:tcPr>
            </w:tcPrChange>
          </w:tcPr>
          <w:p w14:paraId="2E393DEC" w14:textId="77777777" w:rsidR="00F675B9" w:rsidRPr="001529FD" w:rsidRDefault="00F675B9" w:rsidP="006847E1">
            <w:pPr>
              <w:jc w:val="left"/>
              <w:rPr>
                <w:lang w:val="vi-VN"/>
              </w:rPr>
            </w:pPr>
          </w:p>
        </w:tc>
      </w:tr>
      <w:tr w:rsidR="00F675B9" w:rsidRPr="009B1FA4" w14:paraId="6AF9617B" w14:textId="77777777" w:rsidTr="00675A7A">
        <w:tc>
          <w:tcPr>
            <w:tcW w:w="576" w:type="dxa"/>
            <w:vAlign w:val="center"/>
            <w:tcPrChange w:id="3477" w:author="Do Thanh Trung" w:date="2025-07-08T15:20:00Z" w16du:dateUtc="2025-07-08T08:20:00Z">
              <w:tcPr>
                <w:tcW w:w="576" w:type="dxa"/>
                <w:vAlign w:val="center"/>
              </w:tcPr>
            </w:tcPrChange>
          </w:tcPr>
          <w:p w14:paraId="228DCAD8" w14:textId="199BCDA6" w:rsidR="00F675B9" w:rsidRPr="00302F43" w:rsidRDefault="00302F43" w:rsidP="006847E1">
            <w:pPr>
              <w:jc w:val="left"/>
            </w:pPr>
            <w:r>
              <w:t>06</w:t>
            </w:r>
          </w:p>
        </w:tc>
        <w:tc>
          <w:tcPr>
            <w:tcW w:w="1374" w:type="dxa"/>
            <w:vAlign w:val="center"/>
            <w:tcPrChange w:id="3478" w:author="Do Thanh Trung" w:date="2025-07-08T15:20:00Z" w16du:dateUtc="2025-07-08T08:20:00Z">
              <w:tcPr>
                <w:tcW w:w="1374" w:type="dxa"/>
                <w:vAlign w:val="center"/>
              </w:tcPr>
            </w:tcPrChange>
          </w:tcPr>
          <w:p w14:paraId="34AB7465" w14:textId="13CB29C4" w:rsidR="00F675B9" w:rsidRPr="00A64297" w:rsidRDefault="00F675B9" w:rsidP="006847E1">
            <w:pPr>
              <w:jc w:val="left"/>
            </w:pPr>
            <w:r>
              <w:t>Lãi suất không kỳ hạn</w:t>
            </w:r>
          </w:p>
        </w:tc>
        <w:tc>
          <w:tcPr>
            <w:tcW w:w="1259" w:type="dxa"/>
            <w:vAlign w:val="center"/>
            <w:tcPrChange w:id="3479" w:author="Do Thanh Trung" w:date="2025-07-08T15:20:00Z" w16du:dateUtc="2025-07-08T08:20:00Z">
              <w:tcPr>
                <w:tcW w:w="1259" w:type="dxa"/>
                <w:vAlign w:val="center"/>
              </w:tcPr>
            </w:tcPrChange>
          </w:tcPr>
          <w:p w14:paraId="309D1BD0" w14:textId="73E5342A" w:rsidR="00F675B9" w:rsidRPr="001529FD" w:rsidRDefault="00F675B9" w:rsidP="006847E1">
            <w:pPr>
              <w:jc w:val="left"/>
              <w:rPr>
                <w:lang w:val="vi-VN"/>
              </w:rPr>
            </w:pPr>
            <w:r w:rsidRPr="001529FD">
              <w:rPr>
                <w:lang w:val="vi-VN"/>
              </w:rPr>
              <w:t>Percentage</w:t>
            </w:r>
          </w:p>
        </w:tc>
        <w:tc>
          <w:tcPr>
            <w:tcW w:w="781" w:type="dxa"/>
            <w:vAlign w:val="center"/>
            <w:tcPrChange w:id="3480" w:author="Do Thanh Trung" w:date="2025-07-08T15:20:00Z" w16du:dateUtc="2025-07-08T08:20:00Z">
              <w:tcPr>
                <w:tcW w:w="781" w:type="dxa"/>
                <w:vAlign w:val="center"/>
              </w:tcPr>
            </w:tcPrChange>
          </w:tcPr>
          <w:p w14:paraId="24C6EF28" w14:textId="3E58F70E" w:rsidR="00F675B9" w:rsidRPr="00CA162E" w:rsidRDefault="00CA162E" w:rsidP="008F1848">
            <w:pPr>
              <w:jc w:val="center"/>
            </w:pPr>
            <w:r>
              <w:t>X</w:t>
            </w:r>
          </w:p>
        </w:tc>
        <w:tc>
          <w:tcPr>
            <w:tcW w:w="4195" w:type="dxa"/>
            <w:vAlign w:val="center"/>
            <w:tcPrChange w:id="3481" w:author="Do Thanh Trung" w:date="2025-07-08T15:20:00Z" w16du:dateUtc="2025-07-08T08:20:00Z">
              <w:tcPr>
                <w:tcW w:w="4375" w:type="dxa"/>
                <w:gridSpan w:val="2"/>
                <w:vAlign w:val="center"/>
              </w:tcPr>
            </w:tcPrChange>
          </w:tcPr>
          <w:p w14:paraId="1640BB3A" w14:textId="2AA06D36" w:rsidR="006847E1" w:rsidRPr="006847E1" w:rsidRDefault="006847E1" w:rsidP="006847E1">
            <w:pPr>
              <w:jc w:val="left"/>
            </w:pPr>
            <w:r>
              <w:t>Lãi suất không kỳ hạn, ứng với Mã Tài sản tương ứng</w:t>
            </w:r>
          </w:p>
        </w:tc>
        <w:tc>
          <w:tcPr>
            <w:tcW w:w="4765" w:type="dxa"/>
            <w:vAlign w:val="center"/>
            <w:tcPrChange w:id="3482" w:author="Do Thanh Trung" w:date="2025-07-08T15:20:00Z" w16du:dateUtc="2025-07-08T08:20:00Z">
              <w:tcPr>
                <w:tcW w:w="4585" w:type="dxa"/>
                <w:vAlign w:val="center"/>
              </w:tcPr>
            </w:tcPrChange>
          </w:tcPr>
          <w:p w14:paraId="4C5B708B" w14:textId="77777777" w:rsidR="00F675B9" w:rsidRPr="001529FD" w:rsidRDefault="00F675B9" w:rsidP="006847E1">
            <w:pPr>
              <w:jc w:val="left"/>
              <w:rPr>
                <w:lang w:val="vi-VN"/>
              </w:rPr>
            </w:pPr>
          </w:p>
        </w:tc>
      </w:tr>
      <w:tr w:rsidR="0006524A" w:rsidRPr="009B1FA4" w14:paraId="3ECB7F3C" w14:textId="77777777" w:rsidTr="00675A7A">
        <w:tc>
          <w:tcPr>
            <w:tcW w:w="576" w:type="dxa"/>
            <w:vAlign w:val="center"/>
            <w:tcPrChange w:id="3483" w:author="Do Thanh Trung" w:date="2025-07-08T15:20:00Z" w16du:dateUtc="2025-07-08T08:20:00Z">
              <w:tcPr>
                <w:tcW w:w="576" w:type="dxa"/>
                <w:vAlign w:val="center"/>
              </w:tcPr>
            </w:tcPrChange>
          </w:tcPr>
          <w:p w14:paraId="6A1F03F6" w14:textId="56CD76DC" w:rsidR="0006524A" w:rsidRDefault="0006524A" w:rsidP="0006524A">
            <w:pPr>
              <w:jc w:val="left"/>
            </w:pPr>
            <w:r>
              <w:t>07</w:t>
            </w:r>
          </w:p>
        </w:tc>
        <w:tc>
          <w:tcPr>
            <w:tcW w:w="1374" w:type="dxa"/>
            <w:vAlign w:val="center"/>
            <w:tcPrChange w:id="3484" w:author="Do Thanh Trung" w:date="2025-07-08T15:20:00Z" w16du:dateUtc="2025-07-08T08:20:00Z">
              <w:tcPr>
                <w:tcW w:w="1374" w:type="dxa"/>
                <w:vAlign w:val="center"/>
              </w:tcPr>
            </w:tcPrChange>
          </w:tcPr>
          <w:p w14:paraId="42E7D147" w14:textId="148A385E" w:rsidR="0006524A" w:rsidRDefault="0006524A" w:rsidP="0006524A">
            <w:pPr>
              <w:jc w:val="left"/>
            </w:pPr>
            <w:r>
              <w:t>Cơ sở tính lãi</w:t>
            </w:r>
          </w:p>
        </w:tc>
        <w:tc>
          <w:tcPr>
            <w:tcW w:w="1259" w:type="dxa"/>
            <w:vAlign w:val="center"/>
            <w:tcPrChange w:id="3485" w:author="Do Thanh Trung" w:date="2025-07-08T15:20:00Z" w16du:dateUtc="2025-07-08T08:20:00Z">
              <w:tcPr>
                <w:tcW w:w="1259" w:type="dxa"/>
                <w:vAlign w:val="center"/>
              </w:tcPr>
            </w:tcPrChange>
          </w:tcPr>
          <w:p w14:paraId="5254739F" w14:textId="163D2B86" w:rsidR="0006524A" w:rsidRPr="0006524A" w:rsidRDefault="0006524A" w:rsidP="0006524A">
            <w:pPr>
              <w:jc w:val="left"/>
            </w:pPr>
            <w:r>
              <w:t>Number</w:t>
            </w:r>
          </w:p>
        </w:tc>
        <w:tc>
          <w:tcPr>
            <w:tcW w:w="781" w:type="dxa"/>
            <w:vAlign w:val="center"/>
            <w:tcPrChange w:id="3486" w:author="Do Thanh Trung" w:date="2025-07-08T15:20:00Z" w16du:dateUtc="2025-07-08T08:20:00Z">
              <w:tcPr>
                <w:tcW w:w="781" w:type="dxa"/>
                <w:vAlign w:val="center"/>
              </w:tcPr>
            </w:tcPrChange>
          </w:tcPr>
          <w:p w14:paraId="0CE48B02" w14:textId="7FFC5909" w:rsidR="0006524A" w:rsidRDefault="0006524A" w:rsidP="008F1848">
            <w:pPr>
              <w:jc w:val="center"/>
            </w:pPr>
            <w:r>
              <w:t>X</w:t>
            </w:r>
          </w:p>
        </w:tc>
        <w:tc>
          <w:tcPr>
            <w:tcW w:w="4195" w:type="dxa"/>
            <w:vAlign w:val="center"/>
            <w:tcPrChange w:id="3487" w:author="Do Thanh Trung" w:date="2025-07-08T15:20:00Z" w16du:dateUtc="2025-07-08T08:20:00Z">
              <w:tcPr>
                <w:tcW w:w="4375" w:type="dxa"/>
                <w:gridSpan w:val="2"/>
                <w:vAlign w:val="center"/>
              </w:tcPr>
            </w:tcPrChange>
          </w:tcPr>
          <w:p w14:paraId="36B582F3" w14:textId="333EF5E2" w:rsidR="0006524A" w:rsidRDefault="0006524A" w:rsidP="0006524A">
            <w:pPr>
              <w:jc w:val="left"/>
            </w:pPr>
            <w:r>
              <w:t xml:space="preserve">Số ngày tính lãi quy ước của năm, ứng với Mã Tài sản </w:t>
            </w:r>
            <w:r w:rsidR="0012497C">
              <w:t>tương ứng</w:t>
            </w:r>
          </w:p>
        </w:tc>
        <w:tc>
          <w:tcPr>
            <w:tcW w:w="4765" w:type="dxa"/>
            <w:vAlign w:val="center"/>
            <w:tcPrChange w:id="3488" w:author="Do Thanh Trung" w:date="2025-07-08T15:20:00Z" w16du:dateUtc="2025-07-08T08:20:00Z">
              <w:tcPr>
                <w:tcW w:w="4585" w:type="dxa"/>
                <w:vAlign w:val="center"/>
              </w:tcPr>
            </w:tcPrChange>
          </w:tcPr>
          <w:p w14:paraId="6C6D7918" w14:textId="77777777" w:rsidR="0006524A" w:rsidRPr="001529FD" w:rsidRDefault="0006524A" w:rsidP="0006524A">
            <w:pPr>
              <w:jc w:val="left"/>
              <w:rPr>
                <w:lang w:val="vi-VN"/>
              </w:rPr>
            </w:pPr>
          </w:p>
        </w:tc>
      </w:tr>
      <w:tr w:rsidR="0006524A" w:rsidRPr="009B1FA4" w14:paraId="2E8770CB" w14:textId="77777777" w:rsidTr="00675A7A">
        <w:tc>
          <w:tcPr>
            <w:tcW w:w="576" w:type="dxa"/>
            <w:vAlign w:val="center"/>
            <w:tcPrChange w:id="3489" w:author="Do Thanh Trung" w:date="2025-07-08T15:20:00Z" w16du:dateUtc="2025-07-08T08:20:00Z">
              <w:tcPr>
                <w:tcW w:w="576" w:type="dxa"/>
                <w:vAlign w:val="center"/>
              </w:tcPr>
            </w:tcPrChange>
          </w:tcPr>
          <w:p w14:paraId="30F379CB" w14:textId="2355C5F1" w:rsidR="0006524A" w:rsidRPr="00302F43" w:rsidRDefault="0006524A" w:rsidP="0006524A">
            <w:pPr>
              <w:jc w:val="left"/>
            </w:pPr>
            <w:r>
              <w:t>08</w:t>
            </w:r>
          </w:p>
        </w:tc>
        <w:tc>
          <w:tcPr>
            <w:tcW w:w="1374" w:type="dxa"/>
            <w:vAlign w:val="center"/>
            <w:tcPrChange w:id="3490" w:author="Do Thanh Trung" w:date="2025-07-08T15:20:00Z" w16du:dateUtc="2025-07-08T08:20:00Z">
              <w:tcPr>
                <w:tcW w:w="1374" w:type="dxa"/>
                <w:vAlign w:val="center"/>
              </w:tcPr>
            </w:tcPrChange>
          </w:tcPr>
          <w:p w14:paraId="079440F5" w14:textId="22181053" w:rsidR="0006524A" w:rsidRPr="00A64297" w:rsidRDefault="0006524A" w:rsidP="0006524A">
            <w:pPr>
              <w:jc w:val="left"/>
            </w:pPr>
            <w:r>
              <w:t>Ngày gửi tiền</w:t>
            </w:r>
          </w:p>
        </w:tc>
        <w:tc>
          <w:tcPr>
            <w:tcW w:w="1259" w:type="dxa"/>
            <w:vAlign w:val="center"/>
            <w:tcPrChange w:id="3491" w:author="Do Thanh Trung" w:date="2025-07-08T15:20:00Z" w16du:dateUtc="2025-07-08T08:20:00Z">
              <w:tcPr>
                <w:tcW w:w="1259" w:type="dxa"/>
                <w:vAlign w:val="center"/>
              </w:tcPr>
            </w:tcPrChange>
          </w:tcPr>
          <w:p w14:paraId="5D8CB32B" w14:textId="77777777" w:rsidR="0006524A" w:rsidRPr="001529FD" w:rsidRDefault="0006524A" w:rsidP="0006524A">
            <w:pPr>
              <w:jc w:val="left"/>
              <w:rPr>
                <w:lang w:val="vi-VN"/>
              </w:rPr>
            </w:pPr>
            <w:r w:rsidRPr="001529FD">
              <w:rPr>
                <w:lang w:val="vi-VN"/>
              </w:rPr>
              <w:t>Date</w:t>
            </w:r>
          </w:p>
        </w:tc>
        <w:tc>
          <w:tcPr>
            <w:tcW w:w="781" w:type="dxa"/>
            <w:vAlign w:val="center"/>
            <w:tcPrChange w:id="3492" w:author="Do Thanh Trung" w:date="2025-07-08T15:20:00Z" w16du:dateUtc="2025-07-08T08:20:00Z">
              <w:tcPr>
                <w:tcW w:w="781" w:type="dxa"/>
                <w:vAlign w:val="center"/>
              </w:tcPr>
            </w:tcPrChange>
          </w:tcPr>
          <w:p w14:paraId="10EFF0A0" w14:textId="70AD0834" w:rsidR="0006524A" w:rsidRPr="00CA162E" w:rsidRDefault="0006524A" w:rsidP="008F1848">
            <w:pPr>
              <w:jc w:val="center"/>
            </w:pPr>
            <w:r>
              <w:t>X</w:t>
            </w:r>
          </w:p>
        </w:tc>
        <w:tc>
          <w:tcPr>
            <w:tcW w:w="4195" w:type="dxa"/>
            <w:vAlign w:val="center"/>
            <w:tcPrChange w:id="3493" w:author="Do Thanh Trung" w:date="2025-07-08T15:20:00Z" w16du:dateUtc="2025-07-08T08:20:00Z">
              <w:tcPr>
                <w:tcW w:w="4375" w:type="dxa"/>
                <w:gridSpan w:val="2"/>
                <w:vAlign w:val="center"/>
              </w:tcPr>
            </w:tcPrChange>
          </w:tcPr>
          <w:p w14:paraId="33D031C4" w14:textId="1ECF06D6" w:rsidR="0006524A" w:rsidRPr="00312C80" w:rsidRDefault="0006524A" w:rsidP="0006524A">
            <w:pPr>
              <w:jc w:val="left"/>
              <w:rPr>
                <w:i/>
                <w:iCs/>
              </w:rPr>
            </w:pPr>
            <w:r>
              <w:t>Ngày gửi tiền của Hợp đồng tiền gửi tương ứng</w:t>
            </w:r>
          </w:p>
        </w:tc>
        <w:tc>
          <w:tcPr>
            <w:tcW w:w="4765" w:type="dxa"/>
            <w:vAlign w:val="center"/>
            <w:tcPrChange w:id="3494" w:author="Do Thanh Trung" w:date="2025-07-08T15:20:00Z" w16du:dateUtc="2025-07-08T08:20:00Z">
              <w:tcPr>
                <w:tcW w:w="4585" w:type="dxa"/>
                <w:vAlign w:val="center"/>
              </w:tcPr>
            </w:tcPrChange>
          </w:tcPr>
          <w:p w14:paraId="5511FF99" w14:textId="77777777" w:rsidR="0006524A" w:rsidRPr="001529FD" w:rsidRDefault="0006524A" w:rsidP="0006524A">
            <w:pPr>
              <w:jc w:val="left"/>
              <w:rPr>
                <w:lang w:val="vi-VN"/>
              </w:rPr>
            </w:pPr>
          </w:p>
        </w:tc>
      </w:tr>
      <w:tr w:rsidR="0006524A" w:rsidRPr="009B1FA4" w14:paraId="6663F6EE" w14:textId="77777777" w:rsidTr="00675A7A">
        <w:tc>
          <w:tcPr>
            <w:tcW w:w="576" w:type="dxa"/>
            <w:vAlign w:val="center"/>
            <w:tcPrChange w:id="3495" w:author="Do Thanh Trung" w:date="2025-07-08T15:20:00Z" w16du:dateUtc="2025-07-08T08:20:00Z">
              <w:tcPr>
                <w:tcW w:w="576" w:type="dxa"/>
                <w:vAlign w:val="center"/>
              </w:tcPr>
            </w:tcPrChange>
          </w:tcPr>
          <w:p w14:paraId="1CFED7EA" w14:textId="2C97773C" w:rsidR="0006524A" w:rsidRPr="00302F43" w:rsidRDefault="0006524A" w:rsidP="0006524A">
            <w:pPr>
              <w:jc w:val="left"/>
            </w:pPr>
            <w:r>
              <w:t>09</w:t>
            </w:r>
          </w:p>
        </w:tc>
        <w:tc>
          <w:tcPr>
            <w:tcW w:w="1374" w:type="dxa"/>
            <w:vAlign w:val="center"/>
            <w:tcPrChange w:id="3496" w:author="Do Thanh Trung" w:date="2025-07-08T15:20:00Z" w16du:dateUtc="2025-07-08T08:20:00Z">
              <w:tcPr>
                <w:tcW w:w="1374" w:type="dxa"/>
                <w:vAlign w:val="center"/>
              </w:tcPr>
            </w:tcPrChange>
          </w:tcPr>
          <w:p w14:paraId="77AE0060" w14:textId="77777777" w:rsidR="0006524A" w:rsidRPr="001529FD" w:rsidRDefault="0006524A" w:rsidP="0006524A">
            <w:pPr>
              <w:jc w:val="left"/>
              <w:rPr>
                <w:lang w:val="vi-VN"/>
              </w:rPr>
            </w:pPr>
            <w:r w:rsidRPr="001529FD">
              <w:rPr>
                <w:noProof/>
                <w:lang w:val="vi-VN"/>
              </w:rPr>
              <w:t>Ngày đáo hạn</w:t>
            </w:r>
          </w:p>
        </w:tc>
        <w:tc>
          <w:tcPr>
            <w:tcW w:w="1259" w:type="dxa"/>
            <w:vAlign w:val="center"/>
            <w:tcPrChange w:id="3497" w:author="Do Thanh Trung" w:date="2025-07-08T15:20:00Z" w16du:dateUtc="2025-07-08T08:20:00Z">
              <w:tcPr>
                <w:tcW w:w="1259" w:type="dxa"/>
                <w:vAlign w:val="center"/>
              </w:tcPr>
            </w:tcPrChange>
          </w:tcPr>
          <w:p w14:paraId="695150F1" w14:textId="77777777" w:rsidR="0006524A" w:rsidRPr="001529FD" w:rsidRDefault="0006524A" w:rsidP="0006524A">
            <w:pPr>
              <w:jc w:val="left"/>
              <w:rPr>
                <w:lang w:val="vi-VN"/>
              </w:rPr>
            </w:pPr>
            <w:r w:rsidRPr="001529FD">
              <w:rPr>
                <w:lang w:val="vi-VN"/>
              </w:rPr>
              <w:t>Date</w:t>
            </w:r>
          </w:p>
        </w:tc>
        <w:tc>
          <w:tcPr>
            <w:tcW w:w="781" w:type="dxa"/>
            <w:vAlign w:val="center"/>
            <w:tcPrChange w:id="3498" w:author="Do Thanh Trung" w:date="2025-07-08T15:20:00Z" w16du:dateUtc="2025-07-08T08:20:00Z">
              <w:tcPr>
                <w:tcW w:w="781" w:type="dxa"/>
                <w:vAlign w:val="center"/>
              </w:tcPr>
            </w:tcPrChange>
          </w:tcPr>
          <w:p w14:paraId="0BFE3579" w14:textId="63E7355A" w:rsidR="0006524A" w:rsidRPr="00CA162E" w:rsidRDefault="0006524A" w:rsidP="008F1848">
            <w:pPr>
              <w:jc w:val="center"/>
            </w:pPr>
            <w:r>
              <w:t>X</w:t>
            </w:r>
          </w:p>
        </w:tc>
        <w:tc>
          <w:tcPr>
            <w:tcW w:w="4195" w:type="dxa"/>
            <w:vAlign w:val="center"/>
            <w:tcPrChange w:id="3499" w:author="Do Thanh Trung" w:date="2025-07-08T15:20:00Z" w16du:dateUtc="2025-07-08T08:20:00Z">
              <w:tcPr>
                <w:tcW w:w="4375" w:type="dxa"/>
                <w:gridSpan w:val="2"/>
                <w:vAlign w:val="center"/>
              </w:tcPr>
            </w:tcPrChange>
          </w:tcPr>
          <w:p w14:paraId="2E3FE1E9" w14:textId="3A62D3FD" w:rsidR="0006524A" w:rsidRPr="00312C80" w:rsidRDefault="0006524A" w:rsidP="0006524A">
            <w:pPr>
              <w:jc w:val="left"/>
            </w:pPr>
            <w:r w:rsidRPr="001529FD">
              <w:rPr>
                <w:lang w:val="vi-VN"/>
              </w:rPr>
              <w:t>Ngày đáo hạn của HĐ Mua Tài sản đầu tư</w:t>
            </w:r>
          </w:p>
        </w:tc>
        <w:tc>
          <w:tcPr>
            <w:tcW w:w="4765" w:type="dxa"/>
            <w:vAlign w:val="center"/>
            <w:tcPrChange w:id="3500" w:author="Do Thanh Trung" w:date="2025-07-08T15:20:00Z" w16du:dateUtc="2025-07-08T08:20:00Z">
              <w:tcPr>
                <w:tcW w:w="4585" w:type="dxa"/>
                <w:vAlign w:val="center"/>
              </w:tcPr>
            </w:tcPrChange>
          </w:tcPr>
          <w:p w14:paraId="63CA63CF" w14:textId="77777777" w:rsidR="0006524A" w:rsidRPr="001529FD" w:rsidRDefault="0006524A" w:rsidP="0006524A">
            <w:pPr>
              <w:jc w:val="left"/>
              <w:rPr>
                <w:lang w:val="vi-VN"/>
              </w:rPr>
            </w:pPr>
          </w:p>
        </w:tc>
      </w:tr>
      <w:tr w:rsidR="0006524A" w:rsidRPr="009B1FA4" w14:paraId="761F5D32" w14:textId="77777777" w:rsidTr="00675A7A">
        <w:tc>
          <w:tcPr>
            <w:tcW w:w="576" w:type="dxa"/>
            <w:vAlign w:val="center"/>
            <w:tcPrChange w:id="3501" w:author="Do Thanh Trung" w:date="2025-07-08T15:20:00Z" w16du:dateUtc="2025-07-08T08:20:00Z">
              <w:tcPr>
                <w:tcW w:w="576" w:type="dxa"/>
                <w:vAlign w:val="center"/>
              </w:tcPr>
            </w:tcPrChange>
          </w:tcPr>
          <w:p w14:paraId="6C12EA1E" w14:textId="49C5F39E" w:rsidR="0006524A" w:rsidRDefault="0006524A" w:rsidP="0006524A">
            <w:pPr>
              <w:jc w:val="left"/>
            </w:pPr>
            <w:r>
              <w:lastRenderedPageBreak/>
              <w:t>10</w:t>
            </w:r>
          </w:p>
        </w:tc>
        <w:tc>
          <w:tcPr>
            <w:tcW w:w="1374" w:type="dxa"/>
            <w:vAlign w:val="center"/>
            <w:tcPrChange w:id="3502" w:author="Do Thanh Trung" w:date="2025-07-08T15:20:00Z" w16du:dateUtc="2025-07-08T08:20:00Z">
              <w:tcPr>
                <w:tcW w:w="1374" w:type="dxa"/>
                <w:vAlign w:val="center"/>
              </w:tcPr>
            </w:tcPrChange>
          </w:tcPr>
          <w:p w14:paraId="2CAC84A0" w14:textId="24B03C7D" w:rsidR="0006524A" w:rsidRPr="000E302F" w:rsidRDefault="0006524A" w:rsidP="0006524A">
            <w:pPr>
              <w:jc w:val="left"/>
              <w:rPr>
                <w:noProof/>
              </w:rPr>
            </w:pPr>
            <w:r>
              <w:rPr>
                <w:noProof/>
              </w:rPr>
              <w:t>Kỳ đầu tư</w:t>
            </w:r>
          </w:p>
        </w:tc>
        <w:tc>
          <w:tcPr>
            <w:tcW w:w="1259" w:type="dxa"/>
            <w:vAlign w:val="center"/>
            <w:tcPrChange w:id="3503" w:author="Do Thanh Trung" w:date="2025-07-08T15:20:00Z" w16du:dateUtc="2025-07-08T08:20:00Z">
              <w:tcPr>
                <w:tcW w:w="1259" w:type="dxa"/>
                <w:vAlign w:val="center"/>
              </w:tcPr>
            </w:tcPrChange>
          </w:tcPr>
          <w:p w14:paraId="7168AE30" w14:textId="74C4F1CB" w:rsidR="0006524A" w:rsidRPr="000E302F" w:rsidRDefault="0006524A" w:rsidP="0006524A">
            <w:pPr>
              <w:jc w:val="left"/>
            </w:pPr>
            <w:r>
              <w:t>Date</w:t>
            </w:r>
          </w:p>
        </w:tc>
        <w:tc>
          <w:tcPr>
            <w:tcW w:w="781" w:type="dxa"/>
            <w:vAlign w:val="center"/>
            <w:tcPrChange w:id="3504" w:author="Do Thanh Trung" w:date="2025-07-08T15:20:00Z" w16du:dateUtc="2025-07-08T08:20:00Z">
              <w:tcPr>
                <w:tcW w:w="781" w:type="dxa"/>
                <w:vAlign w:val="center"/>
              </w:tcPr>
            </w:tcPrChange>
          </w:tcPr>
          <w:p w14:paraId="57EF4CE4" w14:textId="75FAB2A1" w:rsidR="0006524A" w:rsidRDefault="0006524A" w:rsidP="008F1848">
            <w:pPr>
              <w:jc w:val="center"/>
            </w:pPr>
            <w:r>
              <w:t>X</w:t>
            </w:r>
          </w:p>
        </w:tc>
        <w:tc>
          <w:tcPr>
            <w:tcW w:w="4195" w:type="dxa"/>
            <w:vAlign w:val="center"/>
            <w:tcPrChange w:id="3505" w:author="Do Thanh Trung" w:date="2025-07-08T15:20:00Z" w16du:dateUtc="2025-07-08T08:20:00Z">
              <w:tcPr>
                <w:tcW w:w="4375" w:type="dxa"/>
                <w:gridSpan w:val="2"/>
                <w:vAlign w:val="center"/>
              </w:tcPr>
            </w:tcPrChange>
          </w:tcPr>
          <w:p w14:paraId="7B7061AF" w14:textId="45C77B08" w:rsidR="0006524A" w:rsidRPr="00A3018C" w:rsidRDefault="0006524A" w:rsidP="0006524A">
            <w:pPr>
              <w:pStyle w:val="ListParagraph"/>
              <w:numPr>
                <w:ilvl w:val="0"/>
                <w:numId w:val="9"/>
              </w:numPr>
              <w:jc w:val="left"/>
            </w:pPr>
            <w:r w:rsidRPr="00A3018C">
              <w:t>Căn cứ vào Ngày gửi tiền theo từng Mã Tài sản, Hệ thống liệt kê tất cả các Kỳ đầu tư (theo tháng) cho đến ngày đáo hạn</w:t>
            </w:r>
          </w:p>
          <w:p w14:paraId="12659E92" w14:textId="4A777466" w:rsidR="0006524A" w:rsidRPr="00A3018C" w:rsidRDefault="0006524A" w:rsidP="0006524A">
            <w:pPr>
              <w:pStyle w:val="ListParagraph"/>
              <w:numPr>
                <w:ilvl w:val="0"/>
                <w:numId w:val="9"/>
              </w:numPr>
              <w:jc w:val="left"/>
            </w:pPr>
            <w:r>
              <w:t>Kỳ đầu tư thể hiện theo định dạng mm/yyyy</w:t>
            </w:r>
          </w:p>
        </w:tc>
        <w:tc>
          <w:tcPr>
            <w:tcW w:w="4765" w:type="dxa"/>
            <w:vAlign w:val="center"/>
            <w:tcPrChange w:id="3506" w:author="Do Thanh Trung" w:date="2025-07-08T15:20:00Z" w16du:dateUtc="2025-07-08T08:20:00Z">
              <w:tcPr>
                <w:tcW w:w="4585" w:type="dxa"/>
                <w:vAlign w:val="center"/>
              </w:tcPr>
            </w:tcPrChange>
          </w:tcPr>
          <w:p w14:paraId="5F81156A" w14:textId="77777777" w:rsidR="0006524A" w:rsidRPr="001529FD" w:rsidRDefault="0006524A" w:rsidP="0006524A">
            <w:pPr>
              <w:jc w:val="left"/>
              <w:rPr>
                <w:lang w:val="vi-VN"/>
              </w:rPr>
            </w:pPr>
          </w:p>
        </w:tc>
      </w:tr>
      <w:tr w:rsidR="0006524A" w:rsidRPr="001529FD" w14:paraId="63B55175" w14:textId="77777777" w:rsidTr="00675A7A">
        <w:tc>
          <w:tcPr>
            <w:tcW w:w="576" w:type="dxa"/>
            <w:vAlign w:val="center"/>
            <w:tcPrChange w:id="3507" w:author="Do Thanh Trung" w:date="2025-07-08T15:20:00Z" w16du:dateUtc="2025-07-08T08:20:00Z">
              <w:tcPr>
                <w:tcW w:w="576" w:type="dxa"/>
                <w:vAlign w:val="center"/>
              </w:tcPr>
            </w:tcPrChange>
          </w:tcPr>
          <w:p w14:paraId="0C1FFFFE" w14:textId="105F481A" w:rsidR="0006524A" w:rsidRPr="00302F43" w:rsidRDefault="0006524A" w:rsidP="0006524A">
            <w:pPr>
              <w:jc w:val="left"/>
            </w:pPr>
            <w:r>
              <w:t>11</w:t>
            </w:r>
          </w:p>
        </w:tc>
        <w:tc>
          <w:tcPr>
            <w:tcW w:w="1374" w:type="dxa"/>
            <w:vAlign w:val="center"/>
            <w:tcPrChange w:id="3508" w:author="Do Thanh Trung" w:date="2025-07-08T15:20:00Z" w16du:dateUtc="2025-07-08T08:20:00Z">
              <w:tcPr>
                <w:tcW w:w="1374" w:type="dxa"/>
                <w:vAlign w:val="center"/>
              </w:tcPr>
            </w:tcPrChange>
          </w:tcPr>
          <w:p w14:paraId="42AC66E6" w14:textId="024BE8D9" w:rsidR="0006524A" w:rsidRPr="00A64297" w:rsidRDefault="0006524A" w:rsidP="0006524A">
            <w:pPr>
              <w:jc w:val="left"/>
            </w:pPr>
            <w:r>
              <w:t>Lãi dự thu</w:t>
            </w:r>
          </w:p>
        </w:tc>
        <w:tc>
          <w:tcPr>
            <w:tcW w:w="1259" w:type="dxa"/>
            <w:vAlign w:val="center"/>
            <w:tcPrChange w:id="3509" w:author="Do Thanh Trung" w:date="2025-07-08T15:20:00Z" w16du:dateUtc="2025-07-08T08:20:00Z">
              <w:tcPr>
                <w:tcW w:w="1259" w:type="dxa"/>
                <w:vAlign w:val="center"/>
              </w:tcPr>
            </w:tcPrChange>
          </w:tcPr>
          <w:p w14:paraId="6AF46529" w14:textId="77777777" w:rsidR="0006524A" w:rsidRPr="001529FD" w:rsidRDefault="0006524A" w:rsidP="0006524A">
            <w:pPr>
              <w:jc w:val="left"/>
              <w:rPr>
                <w:lang w:val="vi-VN"/>
              </w:rPr>
            </w:pPr>
            <w:r w:rsidRPr="001529FD">
              <w:rPr>
                <w:lang w:val="vi-VN"/>
              </w:rPr>
              <w:t>Number</w:t>
            </w:r>
          </w:p>
        </w:tc>
        <w:tc>
          <w:tcPr>
            <w:tcW w:w="781" w:type="dxa"/>
            <w:vAlign w:val="center"/>
            <w:tcPrChange w:id="3510" w:author="Do Thanh Trung" w:date="2025-07-08T15:20:00Z" w16du:dateUtc="2025-07-08T08:20:00Z">
              <w:tcPr>
                <w:tcW w:w="781" w:type="dxa"/>
                <w:vAlign w:val="center"/>
              </w:tcPr>
            </w:tcPrChange>
          </w:tcPr>
          <w:p w14:paraId="3CDB1AE2" w14:textId="3EE8BC9D" w:rsidR="0006524A" w:rsidRPr="00CA162E" w:rsidRDefault="0006524A" w:rsidP="008F1848">
            <w:pPr>
              <w:jc w:val="center"/>
            </w:pPr>
            <w:r>
              <w:t>X</w:t>
            </w:r>
          </w:p>
        </w:tc>
        <w:tc>
          <w:tcPr>
            <w:tcW w:w="4195" w:type="dxa"/>
            <w:vAlign w:val="center"/>
            <w:tcPrChange w:id="3511" w:author="Do Thanh Trung" w:date="2025-07-08T15:20:00Z" w16du:dateUtc="2025-07-08T08:20:00Z">
              <w:tcPr>
                <w:tcW w:w="4375" w:type="dxa"/>
                <w:gridSpan w:val="2"/>
                <w:vAlign w:val="center"/>
              </w:tcPr>
            </w:tcPrChange>
          </w:tcPr>
          <w:p w14:paraId="1F8E4503" w14:textId="77777777" w:rsidR="0006524A" w:rsidRPr="00BC30A1" w:rsidRDefault="0006524A" w:rsidP="0006524A">
            <w:pPr>
              <w:pStyle w:val="ListParagraph"/>
              <w:numPr>
                <w:ilvl w:val="0"/>
                <w:numId w:val="9"/>
              </w:numPr>
              <w:jc w:val="left"/>
              <w:rPr>
                <w:iCs/>
              </w:rPr>
            </w:pPr>
            <w:r>
              <w:t>Là lãi dự thu trong Kỳ đầu tư ở (9), dựa vào số ngày nắm giữ thực tế trong tháng</w:t>
            </w:r>
          </w:p>
          <w:p w14:paraId="5C27E7D5" w14:textId="77777777" w:rsidR="004C154D" w:rsidRPr="004C154D" w:rsidRDefault="0006524A" w:rsidP="003B38E4">
            <w:pPr>
              <w:pStyle w:val="ListParagraph"/>
              <w:numPr>
                <w:ilvl w:val="0"/>
                <w:numId w:val="9"/>
              </w:numPr>
              <w:jc w:val="left"/>
              <w:rPr>
                <w:ins w:id="3512" w:author="Do Thanh Trung" w:date="2025-07-08T11:22:00Z" w16du:dateUtc="2025-07-08T04:22:00Z"/>
                <w:iCs/>
              </w:rPr>
            </w:pPr>
            <w:r w:rsidRPr="004C154D">
              <w:rPr>
                <w:b/>
                <w:bCs/>
                <w:rPrChange w:id="3513" w:author="Do Thanh Trung" w:date="2025-07-08T11:21:00Z" w16du:dateUtc="2025-07-08T04:21:00Z">
                  <w:rPr/>
                </w:rPrChange>
              </w:rPr>
              <w:t>Trường hợp Hợp đồng đang thực hiện</w:t>
            </w:r>
            <w:del w:id="3514" w:author="Do Thanh Trung" w:date="2025-07-08T11:21:00Z" w16du:dateUtc="2025-07-08T04:21:00Z">
              <w:r w:rsidDel="004C154D">
                <w:delText>,</w:delText>
              </w:r>
            </w:del>
            <w:ins w:id="3515" w:author="Do Thanh Trung" w:date="2025-07-08T11:21:00Z" w16du:dateUtc="2025-07-08T04:21:00Z">
              <w:r w:rsidR="004C154D">
                <w:t>:</w:t>
              </w:r>
            </w:ins>
            <w:r>
              <w:t xml:space="preserve"> </w:t>
            </w:r>
          </w:p>
          <w:p w14:paraId="0F2DA640" w14:textId="055D0225" w:rsidR="0006524A" w:rsidRPr="004C154D" w:rsidRDefault="0006524A">
            <w:pPr>
              <w:ind w:left="360"/>
              <w:jc w:val="left"/>
              <w:rPr>
                <w:ins w:id="3516" w:author="Do Thanh Trung" w:date="2025-07-08T11:09:00Z" w16du:dateUtc="2025-07-08T04:09:00Z"/>
                <w:iCs/>
              </w:rPr>
              <w:pPrChange w:id="3517" w:author="Do Thanh Trung" w:date="2025-07-08T11:22:00Z" w16du:dateUtc="2025-07-08T04:22:00Z">
                <w:pPr>
                  <w:pStyle w:val="ListParagraph"/>
                  <w:numPr>
                    <w:numId w:val="9"/>
                  </w:numPr>
                  <w:ind w:hanging="360"/>
                  <w:jc w:val="left"/>
                </w:pPr>
              </w:pPrChange>
            </w:pPr>
            <w:r w:rsidRPr="004C154D">
              <w:t>Lãi dự thu sẽ được tính dựa trên Lãi suất hiện hành đối với Mã Tài sản tương ứng</w:t>
            </w:r>
            <w:del w:id="3518" w:author="Do Thanh Trung" w:date="2025-06-17T16:39:00Z" w16du:dateUtc="2025-06-17T09:39:00Z">
              <w:r w:rsidRPr="004C154D" w:rsidDel="00FD1E96">
                <w:delText xml:space="preserve"> </w:delText>
              </w:r>
            </w:del>
          </w:p>
          <w:p w14:paraId="176E080B" w14:textId="77777777" w:rsidR="004C154D" w:rsidRDefault="00E97F47" w:rsidP="004C154D">
            <w:pPr>
              <w:pStyle w:val="ListParagraph"/>
              <w:numPr>
                <w:ilvl w:val="0"/>
                <w:numId w:val="9"/>
              </w:numPr>
              <w:jc w:val="left"/>
              <w:rPr>
                <w:ins w:id="3519" w:author="Do Thanh Trung" w:date="2025-07-08T11:22:00Z" w16du:dateUtc="2025-07-08T04:22:00Z"/>
                <w:iCs/>
              </w:rPr>
            </w:pPr>
            <w:ins w:id="3520" w:author="Do Thanh Trung" w:date="2025-07-08T11:09:00Z" w16du:dateUtc="2025-07-08T04:09:00Z">
              <w:r w:rsidRPr="004C154D">
                <w:rPr>
                  <w:b/>
                  <w:bCs/>
                  <w:iCs/>
                  <w:rPrChange w:id="3521" w:author="Do Thanh Trung" w:date="2025-07-08T11:22:00Z" w16du:dateUtc="2025-07-08T04:22:00Z">
                    <w:rPr>
                      <w:iCs/>
                    </w:rPr>
                  </w:rPrChange>
                </w:rPr>
                <w:t>Trường hợp Hợp đồng đã tất toán</w:t>
              </w:r>
            </w:ins>
            <w:ins w:id="3522" w:author="Do Thanh Trung" w:date="2025-07-08T11:22:00Z" w16du:dateUtc="2025-07-08T04:22:00Z">
              <w:r w:rsidR="004C154D">
                <w:rPr>
                  <w:b/>
                  <w:bCs/>
                  <w:iCs/>
                </w:rPr>
                <w:t xml:space="preserve"> </w:t>
              </w:r>
              <w:r w:rsidR="004C154D" w:rsidRPr="004C154D">
                <w:rPr>
                  <w:iCs/>
                  <w:rPrChange w:id="3523" w:author="Do Thanh Trung" w:date="2025-07-08T11:22:00Z" w16du:dateUtc="2025-07-08T04:22:00Z">
                    <w:rPr>
                      <w:b/>
                      <w:bCs/>
                      <w:iCs/>
                    </w:rPr>
                  </w:rPrChange>
                </w:rPr>
                <w:t>và</w:t>
              </w:r>
              <w:r w:rsidR="004C154D">
                <w:rPr>
                  <w:b/>
                  <w:bCs/>
                  <w:iCs/>
                </w:rPr>
                <w:t xml:space="preserve"> </w:t>
              </w:r>
            </w:ins>
            <w:ins w:id="3524" w:author="Do Thanh Trung" w:date="2025-07-08T11:21:00Z" w16du:dateUtc="2025-07-08T04:21:00Z">
              <w:r w:rsidR="004C154D" w:rsidRPr="004C154D">
                <w:rPr>
                  <w:b/>
                  <w:bCs/>
                  <w:iCs/>
                  <w:rPrChange w:id="3525" w:author="Do Thanh Trung" w:date="2025-07-08T11:22:00Z" w16du:dateUtc="2025-07-08T04:22:00Z">
                    <w:rPr>
                      <w:iCs/>
                    </w:rPr>
                  </w:rPrChange>
                </w:rPr>
                <w:t>Ngày tất toán &gt; Ngày đáo h</w:t>
              </w:r>
            </w:ins>
            <w:ins w:id="3526" w:author="Do Thanh Trung" w:date="2025-07-08T11:22:00Z" w16du:dateUtc="2025-07-08T04:22:00Z">
              <w:r w:rsidR="004C154D" w:rsidRPr="004C154D">
                <w:rPr>
                  <w:b/>
                  <w:bCs/>
                  <w:iCs/>
                  <w:rPrChange w:id="3527" w:author="Do Thanh Trung" w:date="2025-07-08T11:22:00Z" w16du:dateUtc="2025-07-08T04:22:00Z">
                    <w:rPr>
                      <w:iCs/>
                    </w:rPr>
                  </w:rPrChange>
                </w:rPr>
                <w:t>ạn</w:t>
              </w:r>
              <w:r w:rsidR="004C154D">
                <w:rPr>
                  <w:iCs/>
                </w:rPr>
                <w:t>:</w:t>
              </w:r>
            </w:ins>
          </w:p>
          <w:p w14:paraId="39683AB1" w14:textId="3A7AE348" w:rsidR="004C154D" w:rsidRPr="004C154D" w:rsidRDefault="004C154D">
            <w:pPr>
              <w:ind w:left="360"/>
              <w:jc w:val="left"/>
              <w:rPr>
                <w:ins w:id="3528" w:author="Do Thanh Trung" w:date="2025-07-08T11:22:00Z" w16du:dateUtc="2025-07-08T04:22:00Z"/>
                <w:iCs/>
              </w:rPr>
              <w:pPrChange w:id="3529" w:author="Do Thanh Trung" w:date="2025-07-08T11:22:00Z" w16du:dateUtc="2025-07-08T04:22:00Z">
                <w:pPr>
                  <w:pStyle w:val="ListParagraph"/>
                  <w:numPr>
                    <w:numId w:val="9"/>
                  </w:numPr>
                  <w:ind w:hanging="360"/>
                  <w:jc w:val="left"/>
                </w:pPr>
              </w:pPrChange>
            </w:pPr>
            <w:ins w:id="3530" w:author="Do Thanh Trung" w:date="2025-07-08T11:22:00Z" w16du:dateUtc="2025-07-08T04:22:00Z">
              <w:r w:rsidRPr="004C154D">
                <w:t>Lãi dự thu sẽ được tính dựa trên Lãi suất hiện hành đối với Mã Tài sản tương ứng</w:t>
              </w:r>
            </w:ins>
          </w:p>
          <w:p w14:paraId="3951494A" w14:textId="77777777" w:rsidR="00E97F47" w:rsidRPr="00465F7E" w:rsidRDefault="004C154D" w:rsidP="003B38E4">
            <w:pPr>
              <w:pStyle w:val="ListParagraph"/>
              <w:numPr>
                <w:ilvl w:val="0"/>
                <w:numId w:val="9"/>
              </w:numPr>
              <w:jc w:val="left"/>
              <w:rPr>
                <w:ins w:id="3531" w:author="Do Thanh Trung" w:date="2025-07-08T11:23:00Z" w16du:dateUtc="2025-07-08T04:23:00Z"/>
                <w:iCs/>
                <w:rPrChange w:id="3532" w:author="Do Thanh Trung" w:date="2025-07-08T11:23:00Z" w16du:dateUtc="2025-07-08T04:23:00Z">
                  <w:rPr>
                    <w:ins w:id="3533" w:author="Do Thanh Trung" w:date="2025-07-08T11:23:00Z" w16du:dateUtc="2025-07-08T04:23:00Z"/>
                    <w:b/>
                    <w:bCs/>
                    <w:iCs/>
                  </w:rPr>
                </w:rPrChange>
              </w:rPr>
            </w:pPr>
            <w:ins w:id="3534" w:author="Do Thanh Trung" w:date="2025-07-08T11:22:00Z" w16du:dateUtc="2025-07-08T04:22:00Z">
              <w:r w:rsidRPr="00C548E9">
                <w:rPr>
                  <w:b/>
                  <w:bCs/>
                  <w:iCs/>
                </w:rPr>
                <w:lastRenderedPageBreak/>
                <w:t>Trường hợp Hợp đồng đã tất toán</w:t>
              </w:r>
              <w:r>
                <w:rPr>
                  <w:b/>
                  <w:bCs/>
                  <w:iCs/>
                </w:rPr>
                <w:t xml:space="preserve"> </w:t>
              </w:r>
              <w:r w:rsidRPr="00C548E9">
                <w:rPr>
                  <w:iCs/>
                </w:rPr>
                <w:t>và</w:t>
              </w:r>
              <w:r>
                <w:rPr>
                  <w:b/>
                  <w:bCs/>
                  <w:iCs/>
                </w:rPr>
                <w:t xml:space="preserve"> </w:t>
              </w:r>
              <w:r w:rsidRPr="00C548E9">
                <w:rPr>
                  <w:b/>
                  <w:bCs/>
                  <w:iCs/>
                </w:rPr>
                <w:t xml:space="preserve">Ngày tất toán </w:t>
              </w:r>
            </w:ins>
            <w:ins w:id="3535" w:author="Do Thanh Trung" w:date="2025-07-08T11:23:00Z" w16du:dateUtc="2025-07-08T04:23:00Z">
              <w:r w:rsidR="00465F7E">
                <w:rPr>
                  <w:b/>
                  <w:bCs/>
                  <w:iCs/>
                </w:rPr>
                <w:t>&lt;</w:t>
              </w:r>
            </w:ins>
            <w:ins w:id="3536" w:author="Do Thanh Trung" w:date="2025-07-08T11:22:00Z" w16du:dateUtc="2025-07-08T04:22:00Z">
              <w:r w:rsidRPr="00C548E9">
                <w:rPr>
                  <w:b/>
                  <w:bCs/>
                  <w:iCs/>
                </w:rPr>
                <w:t xml:space="preserve"> Ngày đáo hạn</w:t>
              </w:r>
            </w:ins>
            <w:ins w:id="3537" w:author="Do Thanh Trung" w:date="2025-07-08T11:23:00Z" w16du:dateUtc="2025-07-08T04:23:00Z">
              <w:r w:rsidR="00465F7E">
                <w:rPr>
                  <w:b/>
                  <w:bCs/>
                  <w:iCs/>
                </w:rPr>
                <w:t>:</w:t>
              </w:r>
            </w:ins>
          </w:p>
          <w:p w14:paraId="383E4BF9" w14:textId="77777777" w:rsidR="00465F7E" w:rsidRDefault="00465F7E" w:rsidP="00465F7E">
            <w:pPr>
              <w:ind w:left="360"/>
              <w:jc w:val="left"/>
              <w:rPr>
                <w:ins w:id="3538" w:author="Do Thanh Trung" w:date="2025-07-08T11:25:00Z" w16du:dateUtc="2025-07-08T04:25:00Z"/>
                <w:iCs/>
              </w:rPr>
            </w:pPr>
            <w:ins w:id="3539" w:author="Do Thanh Trung" w:date="2025-07-08T11:23:00Z" w16du:dateUtc="2025-07-08T04:23:00Z">
              <w:r>
                <w:rPr>
                  <w:iCs/>
                </w:rPr>
                <w:t>Lãi suất áp dụng sẽ là Lãi suất không kỳ hạn</w:t>
              </w:r>
            </w:ins>
            <w:ins w:id="3540" w:author="Do Thanh Trung" w:date="2025-07-08T11:24:00Z" w16du:dateUtc="2025-07-08T04:24:00Z">
              <w:r w:rsidR="00744745">
                <w:rPr>
                  <w:iCs/>
                </w:rPr>
                <w:t>, á</w:t>
              </w:r>
            </w:ins>
            <w:ins w:id="3541" w:author="Do Thanh Trung" w:date="2025-07-08T11:25:00Z" w16du:dateUtc="2025-07-08T04:25:00Z">
              <w:r w:rsidR="00744745">
                <w:rPr>
                  <w:iCs/>
                </w:rPr>
                <w:t xml:space="preserve">p dụng cho tất cả các ngày </w:t>
              </w:r>
              <w:r w:rsidR="003C63B4">
                <w:rPr>
                  <w:iCs/>
                </w:rPr>
                <w:t>nắm giữ Hợp đồng tiền gửi</w:t>
              </w:r>
            </w:ins>
          </w:p>
          <w:p w14:paraId="76A54DDA" w14:textId="1CF1D2A7" w:rsidR="003C63B4" w:rsidRPr="00465F7E" w:rsidRDefault="003C63B4">
            <w:pPr>
              <w:ind w:left="360"/>
              <w:jc w:val="left"/>
              <w:rPr>
                <w:iCs/>
              </w:rPr>
              <w:pPrChange w:id="3542" w:author="Do Thanh Trung" w:date="2025-07-08T14:25:00Z" w16du:dateUtc="2025-07-08T07:25:00Z">
                <w:pPr>
                  <w:pStyle w:val="ListParagraph"/>
                  <w:numPr>
                    <w:numId w:val="9"/>
                  </w:numPr>
                  <w:ind w:hanging="360"/>
                  <w:jc w:val="left"/>
                </w:pPr>
              </w:pPrChange>
            </w:pPr>
            <w:ins w:id="3543" w:author="Do Thanh Trung" w:date="2025-07-08T11:25:00Z" w16du:dateUtc="2025-07-08T04:25:00Z">
              <w:r>
                <w:rPr>
                  <w:iCs/>
                </w:rPr>
                <w:t>Đối với Lãi dự thu ở các kỳ trước, Hệ thống vẫn sẽ</w:t>
              </w:r>
            </w:ins>
            <w:ins w:id="3544" w:author="Do Thanh Trung" w:date="2025-07-08T13:20:00Z" w16du:dateUtc="2025-07-08T06:20:00Z">
              <w:r w:rsidR="00955641">
                <w:rPr>
                  <w:iCs/>
                </w:rPr>
                <w:t xml:space="preserve"> </w:t>
              </w:r>
              <w:r w:rsidR="00333CD6">
                <w:rPr>
                  <w:iCs/>
                </w:rPr>
                <w:t xml:space="preserve">được tính dựa trên </w:t>
              </w:r>
            </w:ins>
            <w:ins w:id="3545" w:author="Do Thanh Trung" w:date="2025-07-08T14:24:00Z" w16du:dateUtc="2025-07-08T07:24:00Z">
              <w:r w:rsidR="00590BA7">
                <w:rPr>
                  <w:iCs/>
                </w:rPr>
                <w:t xml:space="preserve">Lãi suất hiện hành, phần chênh lệch lãi suất sẽ được tính và hạch toán vào </w:t>
              </w:r>
            </w:ins>
            <w:ins w:id="3546" w:author="Do Thanh Trung" w:date="2025-07-08T14:25:00Z" w16du:dateUtc="2025-07-08T07:25:00Z">
              <w:r w:rsidR="00590BA7">
                <w:rPr>
                  <w:iCs/>
                </w:rPr>
                <w:t>kỳ tất toán (kỳ đầu tư có thực hiện tất toán)</w:t>
              </w:r>
            </w:ins>
            <w:ins w:id="3547" w:author="Do Thanh Trung" w:date="2025-07-08T11:25:00Z" w16du:dateUtc="2025-07-08T04:25:00Z">
              <w:r>
                <w:rPr>
                  <w:iCs/>
                </w:rPr>
                <w:t xml:space="preserve"> </w:t>
              </w:r>
            </w:ins>
          </w:p>
        </w:tc>
        <w:tc>
          <w:tcPr>
            <w:tcW w:w="4765" w:type="dxa"/>
            <w:vAlign w:val="center"/>
            <w:tcPrChange w:id="3548" w:author="Do Thanh Trung" w:date="2025-07-08T15:20:00Z" w16du:dateUtc="2025-07-08T08:20:00Z">
              <w:tcPr>
                <w:tcW w:w="4585" w:type="dxa"/>
                <w:vAlign w:val="center"/>
              </w:tcPr>
            </w:tcPrChange>
          </w:tcPr>
          <w:p w14:paraId="2C45E88A" w14:textId="77777777" w:rsidR="0006524A" w:rsidRPr="0012497C" w:rsidRDefault="0006524A" w:rsidP="0012497C">
            <w:pPr>
              <w:pStyle w:val="ListParagraph"/>
              <w:numPr>
                <w:ilvl w:val="0"/>
                <w:numId w:val="9"/>
              </w:numPr>
              <w:ind w:left="346"/>
              <w:jc w:val="left"/>
              <w:rPr>
                <w:b/>
                <w:bCs/>
              </w:rPr>
            </w:pPr>
            <w:r w:rsidRPr="0012497C">
              <w:rPr>
                <w:b/>
                <w:bCs/>
              </w:rPr>
              <w:lastRenderedPageBreak/>
              <w:t>Trường hợp Hợp đồng đang thực hiện</w:t>
            </w:r>
          </w:p>
          <w:p w14:paraId="39C70562" w14:textId="77777777" w:rsidR="0012497C" w:rsidRDefault="00000000" w:rsidP="001C7EBB">
            <w:pPr>
              <w:pStyle w:val="ListParagraph"/>
              <w:jc w:val="center"/>
              <w:rPr>
                <w:ins w:id="3549" w:author="Do Thanh Trung" w:date="2025-07-08T11:03:00Z" w16du:dateUtc="2025-07-08T04:03:00Z"/>
                <w:rFonts w:eastAsiaTheme="minorEastAsia"/>
              </w:rPr>
            </w:pPr>
            <m:oMath>
              <m:f>
                <m:fPr>
                  <m:ctrlPr>
                    <w:rPr>
                      <w:rFonts w:ascii="Cambria Math" w:hAnsi="Cambria Math"/>
                      <w:i/>
                    </w:rPr>
                  </m:ctrlPr>
                </m:fPr>
                <m:num>
                  <m:r>
                    <w:rPr>
                      <w:rFonts w:ascii="Cambria Math" w:hAnsi="Cambria Math"/>
                    </w:rPr>
                    <m:t>(5)</m:t>
                  </m:r>
                </m:num>
                <m:den>
                  <m:r>
                    <w:rPr>
                      <w:rFonts w:ascii="Cambria Math" w:hAnsi="Cambria Math"/>
                    </w:rPr>
                    <m:t>(7)</m:t>
                  </m:r>
                </m:den>
              </m:f>
              <m:r>
                <w:rPr>
                  <w:rFonts w:ascii="Cambria Math" w:hAnsi="Cambria Math"/>
                </w:rPr>
                <m:t>*</m:t>
              </m:r>
            </m:oMath>
            <w:r w:rsidR="0012497C">
              <w:rPr>
                <w:rFonts w:eastAsiaTheme="minorEastAsia"/>
              </w:rPr>
              <w:t xml:space="preserve"> (4) * Số ngày nắm giữ thực tế trong Kỳ đầu tư</w:t>
            </w:r>
          </w:p>
          <w:p w14:paraId="017687FD" w14:textId="77777777" w:rsidR="00E80A37" w:rsidRPr="001C7EBB" w:rsidRDefault="00903599" w:rsidP="00E80A37">
            <w:pPr>
              <w:pStyle w:val="ListParagraph"/>
              <w:numPr>
                <w:ilvl w:val="0"/>
                <w:numId w:val="9"/>
              </w:numPr>
              <w:ind w:left="426"/>
              <w:rPr>
                <w:ins w:id="3550" w:author="Do Thanh Trung" w:date="2025-07-08T14:31:00Z" w16du:dateUtc="2025-07-08T07:31:00Z"/>
                <w:b/>
                <w:bCs/>
                <w:rPrChange w:id="3551" w:author="Do Thanh Trung" w:date="2025-07-08T14:32:00Z" w16du:dateUtc="2025-07-08T07:32:00Z">
                  <w:rPr>
                    <w:ins w:id="3552" w:author="Do Thanh Trung" w:date="2025-07-08T14:31:00Z" w16du:dateUtc="2025-07-08T07:31:00Z"/>
                  </w:rPr>
                </w:rPrChange>
              </w:rPr>
            </w:pPr>
            <w:ins w:id="3553" w:author="Do Thanh Trung" w:date="2025-07-08T11:09:00Z" w16du:dateUtc="2025-07-08T04:09:00Z">
              <w:r w:rsidRPr="001C7EBB">
                <w:rPr>
                  <w:b/>
                  <w:bCs/>
                  <w:rPrChange w:id="3554" w:author="Do Thanh Trung" w:date="2025-07-08T14:32:00Z" w16du:dateUtc="2025-07-08T07:32:00Z">
                    <w:rPr/>
                  </w:rPrChange>
                </w:rPr>
                <w:t>Trường hợp Hợp đồng đã tất toán</w:t>
              </w:r>
            </w:ins>
            <w:ins w:id="3555" w:author="Do Thanh Trung" w:date="2025-07-08T14:25:00Z" w16du:dateUtc="2025-07-08T07:25:00Z">
              <w:r w:rsidR="00590BA7" w:rsidRPr="001C7EBB">
                <w:rPr>
                  <w:b/>
                  <w:bCs/>
                  <w:rPrChange w:id="3556" w:author="Do Thanh Trung" w:date="2025-07-08T14:32:00Z" w16du:dateUtc="2025-07-08T07:32:00Z">
                    <w:rPr/>
                  </w:rPrChange>
                </w:rPr>
                <w:t>, Ngày tất toán</w:t>
              </w:r>
            </w:ins>
            <w:ins w:id="3557" w:author="Do Thanh Trung" w:date="2025-07-08T14:30:00Z" w16du:dateUtc="2025-07-08T07:30:00Z">
              <w:r w:rsidR="00AD7C2E" w:rsidRPr="001C7EBB">
                <w:rPr>
                  <w:b/>
                  <w:bCs/>
                  <w:rPrChange w:id="3558" w:author="Do Thanh Trung" w:date="2025-07-08T14:32:00Z" w16du:dateUtc="2025-07-08T07:32:00Z">
                    <w:rPr/>
                  </w:rPrChange>
                </w:rPr>
                <w:t xml:space="preserve"> &gt; Ngày đáo hạn</w:t>
              </w:r>
            </w:ins>
          </w:p>
          <w:p w14:paraId="423F2FEC" w14:textId="77777777" w:rsidR="001C7EBB" w:rsidRDefault="00000000" w:rsidP="001C7EBB">
            <w:pPr>
              <w:pStyle w:val="ListParagraph"/>
              <w:jc w:val="center"/>
              <w:rPr>
                <w:ins w:id="3559" w:author="Do Thanh Trung" w:date="2025-07-08T14:33:00Z" w16du:dateUtc="2025-07-08T07:33:00Z"/>
                <w:rFonts w:eastAsiaTheme="minorEastAsia"/>
              </w:rPr>
            </w:pPr>
            <m:oMath>
              <m:f>
                <m:fPr>
                  <m:ctrlPr>
                    <w:ins w:id="3560" w:author="Do Thanh Trung" w:date="2025-07-08T14:33:00Z" w16du:dateUtc="2025-07-08T07:33:00Z">
                      <w:rPr>
                        <w:rFonts w:ascii="Cambria Math" w:hAnsi="Cambria Math"/>
                        <w:i/>
                      </w:rPr>
                    </w:ins>
                  </m:ctrlPr>
                </m:fPr>
                <m:num>
                  <m:r>
                    <w:ins w:id="3561" w:author="Do Thanh Trung" w:date="2025-07-08T14:33:00Z" w16du:dateUtc="2025-07-08T07:33:00Z">
                      <w:rPr>
                        <w:rFonts w:ascii="Cambria Math" w:hAnsi="Cambria Math"/>
                      </w:rPr>
                      <m:t>(5)</m:t>
                    </w:ins>
                  </m:r>
                </m:num>
                <m:den>
                  <m:r>
                    <w:ins w:id="3562" w:author="Do Thanh Trung" w:date="2025-07-08T14:33:00Z" w16du:dateUtc="2025-07-08T07:33:00Z">
                      <w:rPr>
                        <w:rFonts w:ascii="Cambria Math" w:hAnsi="Cambria Math"/>
                      </w:rPr>
                      <m:t>(7)</m:t>
                    </w:ins>
                  </m:r>
                </m:den>
              </m:f>
              <m:r>
                <w:ins w:id="3563" w:author="Do Thanh Trung" w:date="2025-07-08T14:33:00Z" w16du:dateUtc="2025-07-08T07:33:00Z">
                  <w:rPr>
                    <w:rFonts w:ascii="Cambria Math" w:hAnsi="Cambria Math"/>
                  </w:rPr>
                  <m:t>*</m:t>
                </w:ins>
              </m:r>
            </m:oMath>
            <w:ins w:id="3564" w:author="Do Thanh Trung" w:date="2025-07-08T14:33:00Z" w16du:dateUtc="2025-07-08T07:33:00Z">
              <w:r w:rsidR="001C7EBB">
                <w:rPr>
                  <w:rFonts w:eastAsiaTheme="minorEastAsia"/>
                </w:rPr>
                <w:t xml:space="preserve"> (4) * Số ngày nắm giữ thực tế trong Kỳ đầu tư</w:t>
              </w:r>
            </w:ins>
          </w:p>
          <w:p w14:paraId="5A73BB04" w14:textId="77777777" w:rsidR="001C7EBB" w:rsidRPr="00675A7A" w:rsidRDefault="00C565A6" w:rsidP="001C7EBB">
            <w:pPr>
              <w:pStyle w:val="ListParagraph"/>
              <w:numPr>
                <w:ilvl w:val="0"/>
                <w:numId w:val="9"/>
              </w:numPr>
              <w:ind w:left="426"/>
              <w:rPr>
                <w:ins w:id="3565" w:author="Do Thanh Trung" w:date="2025-07-08T15:15:00Z" w16du:dateUtc="2025-07-08T08:15:00Z"/>
                <w:b/>
                <w:bCs/>
                <w:rPrChange w:id="3566" w:author="Do Thanh Trung" w:date="2025-07-08T15:18:00Z" w16du:dateUtc="2025-07-08T08:18:00Z">
                  <w:rPr>
                    <w:ins w:id="3567" w:author="Do Thanh Trung" w:date="2025-07-08T15:15:00Z" w16du:dateUtc="2025-07-08T08:15:00Z"/>
                  </w:rPr>
                </w:rPrChange>
              </w:rPr>
            </w:pPr>
            <w:ins w:id="3568" w:author="Do Thanh Trung" w:date="2025-07-08T14:59:00Z" w16du:dateUtc="2025-07-08T07:59:00Z">
              <w:r w:rsidRPr="00675A7A">
                <w:rPr>
                  <w:b/>
                  <w:bCs/>
                  <w:rPrChange w:id="3569" w:author="Do Thanh Trung" w:date="2025-07-08T15:18:00Z" w16du:dateUtc="2025-07-08T08:18:00Z">
                    <w:rPr/>
                  </w:rPrChange>
                </w:rPr>
                <w:t>Trường hợp</w:t>
              </w:r>
            </w:ins>
            <w:ins w:id="3570" w:author="Do Thanh Trung" w:date="2025-07-08T15:15:00Z" w16du:dateUtc="2025-07-08T08:15:00Z">
              <w:r w:rsidR="0018738D" w:rsidRPr="00675A7A">
                <w:rPr>
                  <w:b/>
                  <w:bCs/>
                  <w:rPrChange w:id="3571" w:author="Do Thanh Trung" w:date="2025-07-08T15:18:00Z" w16du:dateUtc="2025-07-08T08:18:00Z">
                    <w:rPr/>
                  </w:rPrChange>
                </w:rPr>
                <w:t xml:space="preserve"> Hợp đồng đã tất toán, Ngày tất toán &lt; Ngày đáo hạn</w:t>
              </w:r>
            </w:ins>
          </w:p>
          <w:p w14:paraId="6784C567" w14:textId="7C214D47" w:rsidR="00675A7A" w:rsidRDefault="00675A7A">
            <w:pPr>
              <w:pStyle w:val="ListParagraph"/>
              <w:numPr>
                <w:ilvl w:val="0"/>
                <w:numId w:val="47"/>
              </w:numPr>
              <w:ind w:left="786"/>
              <w:rPr>
                <w:ins w:id="3572" w:author="Do Thanh Trung" w:date="2025-07-08T15:19:00Z" w16du:dateUtc="2025-07-08T08:19:00Z"/>
                <w:rFonts w:eastAsiaTheme="minorEastAsia"/>
              </w:rPr>
              <w:pPrChange w:id="3573" w:author="Do Thanh Trung" w:date="2025-07-08T15:19:00Z" w16du:dateUtc="2025-07-08T08:19:00Z">
                <w:pPr>
                  <w:pStyle w:val="ListParagraph"/>
                  <w:ind w:left="426"/>
                </w:pPr>
              </w:pPrChange>
            </w:pPr>
            <w:ins w:id="3574" w:author="Do Thanh Trung" w:date="2025-07-08T15:19:00Z" w16du:dateUtc="2025-07-08T08:19:00Z">
              <w:r>
                <w:rPr>
                  <w:rFonts w:eastAsiaTheme="minorEastAsia"/>
                </w:rPr>
                <w:t>Lãi dự thu ở kỳ đầu tư</w:t>
              </w:r>
            </w:ins>
          </w:p>
          <w:p w14:paraId="37BF2554" w14:textId="77777777" w:rsidR="00675A7A" w:rsidRDefault="00000000" w:rsidP="00675A7A">
            <w:pPr>
              <w:pStyle w:val="ListParagraph"/>
              <w:jc w:val="center"/>
              <w:rPr>
                <w:ins w:id="3575" w:author="Do Thanh Trung" w:date="2025-07-08T15:19:00Z" w16du:dateUtc="2025-07-08T08:19:00Z"/>
                <w:rFonts w:eastAsiaTheme="minorEastAsia"/>
              </w:rPr>
            </w:pPr>
            <m:oMath>
              <m:f>
                <m:fPr>
                  <m:ctrlPr>
                    <w:ins w:id="3576" w:author="Do Thanh Trung" w:date="2025-07-08T15:19:00Z" w16du:dateUtc="2025-07-08T08:19:00Z">
                      <w:rPr>
                        <w:rFonts w:ascii="Cambria Math" w:hAnsi="Cambria Math"/>
                        <w:i/>
                      </w:rPr>
                    </w:ins>
                  </m:ctrlPr>
                </m:fPr>
                <m:num>
                  <m:r>
                    <w:ins w:id="3577" w:author="Do Thanh Trung" w:date="2025-07-08T15:19:00Z" w16du:dateUtc="2025-07-08T08:19:00Z">
                      <w:rPr>
                        <w:rFonts w:ascii="Cambria Math" w:hAnsi="Cambria Math"/>
                      </w:rPr>
                      <m:t>(5)</m:t>
                    </w:ins>
                  </m:r>
                </m:num>
                <m:den>
                  <m:r>
                    <w:ins w:id="3578" w:author="Do Thanh Trung" w:date="2025-07-08T15:19:00Z" w16du:dateUtc="2025-07-08T08:19:00Z">
                      <w:rPr>
                        <w:rFonts w:ascii="Cambria Math" w:hAnsi="Cambria Math"/>
                      </w:rPr>
                      <m:t>(7)</m:t>
                    </w:ins>
                  </m:r>
                </m:den>
              </m:f>
              <m:r>
                <w:ins w:id="3579" w:author="Do Thanh Trung" w:date="2025-07-08T15:19:00Z" w16du:dateUtc="2025-07-08T08:19:00Z">
                  <w:rPr>
                    <w:rFonts w:ascii="Cambria Math" w:hAnsi="Cambria Math"/>
                  </w:rPr>
                  <m:t>*</m:t>
                </w:ins>
              </m:r>
            </m:oMath>
            <w:ins w:id="3580" w:author="Do Thanh Trung" w:date="2025-07-08T15:19:00Z" w16du:dateUtc="2025-07-08T08:19:00Z">
              <w:r w:rsidR="00675A7A">
                <w:rPr>
                  <w:rFonts w:eastAsiaTheme="minorEastAsia"/>
                </w:rPr>
                <w:t xml:space="preserve"> (4) * Số ngày nắm giữ thực tế trong Kỳ đầu tư</w:t>
              </w:r>
            </w:ins>
          </w:p>
          <w:p w14:paraId="27347538" w14:textId="6E239E82" w:rsidR="00675A7A" w:rsidRDefault="00675A7A">
            <w:pPr>
              <w:pStyle w:val="ListParagraph"/>
              <w:numPr>
                <w:ilvl w:val="0"/>
                <w:numId w:val="47"/>
              </w:numPr>
              <w:ind w:left="786"/>
              <w:rPr>
                <w:ins w:id="3581" w:author="Do Thanh Trung" w:date="2025-07-08T15:18:00Z" w16du:dateUtc="2025-07-08T08:18:00Z"/>
                <w:rFonts w:eastAsiaTheme="minorEastAsia"/>
              </w:rPr>
              <w:pPrChange w:id="3582" w:author="Do Thanh Trung" w:date="2025-07-08T15:19:00Z" w16du:dateUtc="2025-07-08T08:19:00Z">
                <w:pPr>
                  <w:pStyle w:val="ListParagraph"/>
                  <w:ind w:left="426"/>
                </w:pPr>
              </w:pPrChange>
            </w:pPr>
            <w:ins w:id="3583" w:author="Do Thanh Trung" w:date="2025-07-08T15:18:00Z" w16du:dateUtc="2025-07-08T08:18:00Z">
              <w:r>
                <w:rPr>
                  <w:rFonts w:eastAsiaTheme="minorEastAsia"/>
                </w:rPr>
                <w:t>L</w:t>
              </w:r>
            </w:ins>
            <w:ins w:id="3584" w:author="Do Thanh Trung" w:date="2025-07-08T15:19:00Z" w16du:dateUtc="2025-07-08T08:19:00Z">
              <w:r>
                <w:rPr>
                  <w:rFonts w:eastAsiaTheme="minorEastAsia"/>
                </w:rPr>
                <w:t>ãi dự thu ở kỳ tất toán</w:t>
              </w:r>
            </w:ins>
          </w:p>
          <w:p w14:paraId="3EA89051" w14:textId="38C210B5" w:rsidR="0018738D" w:rsidRPr="001C7EBB" w:rsidRDefault="00000000">
            <w:pPr>
              <w:pStyle w:val="ListParagraph"/>
              <w:ind w:left="426"/>
              <w:jc w:val="center"/>
              <w:pPrChange w:id="3585" w:author="Do Thanh Trung" w:date="2025-07-08T15:19:00Z" w16du:dateUtc="2025-07-08T08:19:00Z">
                <w:pPr>
                  <w:pStyle w:val="ListParagraph"/>
                  <w:jc w:val="center"/>
                </w:pPr>
              </w:pPrChange>
            </w:pPr>
            <m:oMath>
              <m:f>
                <m:fPr>
                  <m:ctrlPr>
                    <w:ins w:id="3586" w:author="Do Thanh Trung" w:date="2025-07-08T15:16:00Z" w16du:dateUtc="2025-07-08T08:16:00Z">
                      <w:rPr>
                        <w:rFonts w:ascii="Cambria Math" w:hAnsi="Cambria Math"/>
                        <w:i/>
                      </w:rPr>
                    </w:ins>
                  </m:ctrlPr>
                </m:fPr>
                <m:num>
                  <m:d>
                    <m:dPr>
                      <m:ctrlPr>
                        <w:ins w:id="3587" w:author="Do Thanh Trung" w:date="2025-07-08T15:16:00Z" w16du:dateUtc="2025-07-08T08:16:00Z">
                          <w:rPr>
                            <w:rFonts w:ascii="Cambria Math" w:hAnsi="Cambria Math"/>
                            <w:i/>
                          </w:rPr>
                        </w:ins>
                      </m:ctrlPr>
                    </m:dPr>
                    <m:e>
                      <m:r>
                        <w:ins w:id="3588" w:author="Do Thanh Trung" w:date="2025-07-08T15:17:00Z" w16du:dateUtc="2025-07-08T08:17:00Z">
                          <w:rPr>
                            <w:rFonts w:ascii="Cambria Math" w:hAnsi="Cambria Math"/>
                          </w:rPr>
                          <m:t>6</m:t>
                        </w:ins>
                      </m:r>
                    </m:e>
                  </m:d>
                  <m:r>
                    <w:ins w:id="3589" w:author="Do Thanh Trung" w:date="2025-07-08T15:18:00Z" w16du:dateUtc="2025-07-08T08:18:00Z">
                      <w:rPr>
                        <w:rFonts w:ascii="Cambria Math" w:hAnsi="Cambria Math"/>
                      </w:rPr>
                      <m:t>-(5)</m:t>
                    </w:ins>
                  </m:r>
                </m:num>
                <m:den>
                  <m:r>
                    <w:ins w:id="3590" w:author="Do Thanh Trung" w:date="2025-07-08T15:16:00Z" w16du:dateUtc="2025-07-08T08:16:00Z">
                      <w:rPr>
                        <w:rFonts w:ascii="Cambria Math" w:hAnsi="Cambria Math"/>
                      </w:rPr>
                      <m:t>(7)</m:t>
                    </w:ins>
                  </m:r>
                </m:den>
              </m:f>
              <m:r>
                <w:ins w:id="3591" w:author="Do Thanh Trung" w:date="2025-07-08T15:16:00Z" w16du:dateUtc="2025-07-08T08:16:00Z">
                  <w:rPr>
                    <w:rFonts w:ascii="Cambria Math" w:hAnsi="Cambria Math"/>
                  </w:rPr>
                  <m:t>*</m:t>
                </w:ins>
              </m:r>
              <m:d>
                <m:dPr>
                  <m:ctrlPr>
                    <w:ins w:id="3592" w:author="Do Thanh Trung" w:date="2025-07-08T15:17:00Z" w16du:dateUtc="2025-07-08T08:17:00Z">
                      <w:rPr>
                        <w:rFonts w:ascii="Cambria Math" w:hAnsi="Cambria Math"/>
                        <w:i/>
                      </w:rPr>
                    </w:ins>
                  </m:ctrlPr>
                </m:dPr>
                <m:e>
                  <m:r>
                    <w:ins w:id="3593" w:author="Do Thanh Trung" w:date="2025-07-08T15:17:00Z" w16du:dateUtc="2025-07-08T08:17:00Z">
                      <w:rPr>
                        <w:rFonts w:ascii="Cambria Math" w:hAnsi="Cambria Math"/>
                      </w:rPr>
                      <m:t>4</m:t>
                    </w:ins>
                  </m:r>
                </m:e>
              </m:d>
            </m:oMath>
            <w:ins w:id="3594" w:author="Do Thanh Trung" w:date="2025-07-08T15:19:00Z" w16du:dateUtc="2025-07-08T08:19:00Z">
              <w:r w:rsidR="00675A7A">
                <w:rPr>
                  <w:rFonts w:eastAsiaTheme="minorEastAsia"/>
                </w:rPr>
                <w:t xml:space="preserve"> * (Ngày tất toán – Ngày gửi tiền)</w:t>
              </w:r>
            </w:ins>
          </w:p>
        </w:tc>
      </w:tr>
      <w:tr w:rsidR="0006524A" w:rsidRPr="001529FD" w14:paraId="59847C59" w14:textId="77777777" w:rsidTr="00675A7A">
        <w:tc>
          <w:tcPr>
            <w:tcW w:w="576" w:type="dxa"/>
            <w:vAlign w:val="center"/>
            <w:tcPrChange w:id="3595" w:author="Do Thanh Trung" w:date="2025-07-08T15:20:00Z" w16du:dateUtc="2025-07-08T08:20:00Z">
              <w:tcPr>
                <w:tcW w:w="576" w:type="dxa"/>
                <w:vAlign w:val="center"/>
              </w:tcPr>
            </w:tcPrChange>
          </w:tcPr>
          <w:p w14:paraId="03150C1A" w14:textId="61340488" w:rsidR="0006524A" w:rsidRPr="00302F43" w:rsidRDefault="0012497C" w:rsidP="0006524A">
            <w:pPr>
              <w:jc w:val="left"/>
            </w:pPr>
            <w:r>
              <w:lastRenderedPageBreak/>
              <w:t>12</w:t>
            </w:r>
          </w:p>
        </w:tc>
        <w:tc>
          <w:tcPr>
            <w:tcW w:w="1374" w:type="dxa"/>
            <w:vAlign w:val="center"/>
            <w:tcPrChange w:id="3596" w:author="Do Thanh Trung" w:date="2025-07-08T15:20:00Z" w16du:dateUtc="2025-07-08T08:20:00Z">
              <w:tcPr>
                <w:tcW w:w="1374" w:type="dxa"/>
                <w:vAlign w:val="center"/>
              </w:tcPr>
            </w:tcPrChange>
          </w:tcPr>
          <w:p w14:paraId="597DE975" w14:textId="294C50BB" w:rsidR="0006524A" w:rsidRDefault="0006524A" w:rsidP="0006524A">
            <w:pPr>
              <w:jc w:val="left"/>
            </w:pPr>
            <w:r>
              <w:t>Trạng thái</w:t>
            </w:r>
          </w:p>
        </w:tc>
        <w:tc>
          <w:tcPr>
            <w:tcW w:w="1259" w:type="dxa"/>
            <w:vAlign w:val="center"/>
            <w:tcPrChange w:id="3597" w:author="Do Thanh Trung" w:date="2025-07-08T15:20:00Z" w16du:dateUtc="2025-07-08T08:20:00Z">
              <w:tcPr>
                <w:tcW w:w="1259" w:type="dxa"/>
                <w:vAlign w:val="center"/>
              </w:tcPr>
            </w:tcPrChange>
          </w:tcPr>
          <w:p w14:paraId="4E720732" w14:textId="1D92F3A3" w:rsidR="0006524A" w:rsidRPr="00B93E8D" w:rsidRDefault="006C3150" w:rsidP="0006524A">
            <w:pPr>
              <w:jc w:val="left"/>
            </w:pPr>
            <w:r>
              <w:t>Optionset</w:t>
            </w:r>
          </w:p>
        </w:tc>
        <w:tc>
          <w:tcPr>
            <w:tcW w:w="781" w:type="dxa"/>
            <w:vAlign w:val="center"/>
            <w:tcPrChange w:id="3598" w:author="Do Thanh Trung" w:date="2025-07-08T15:20:00Z" w16du:dateUtc="2025-07-08T08:20:00Z">
              <w:tcPr>
                <w:tcW w:w="781" w:type="dxa"/>
                <w:vAlign w:val="center"/>
              </w:tcPr>
            </w:tcPrChange>
          </w:tcPr>
          <w:p w14:paraId="7DFFE726" w14:textId="299974BB" w:rsidR="0006524A" w:rsidRPr="00AA0269" w:rsidRDefault="0006524A" w:rsidP="008F1848">
            <w:pPr>
              <w:jc w:val="center"/>
            </w:pPr>
          </w:p>
        </w:tc>
        <w:tc>
          <w:tcPr>
            <w:tcW w:w="4195" w:type="dxa"/>
            <w:vAlign w:val="center"/>
            <w:tcPrChange w:id="3599" w:author="Do Thanh Trung" w:date="2025-07-08T15:20:00Z" w16du:dateUtc="2025-07-08T08:20:00Z">
              <w:tcPr>
                <w:tcW w:w="4375" w:type="dxa"/>
                <w:gridSpan w:val="2"/>
                <w:vAlign w:val="center"/>
              </w:tcPr>
            </w:tcPrChange>
          </w:tcPr>
          <w:p w14:paraId="6FB559A9" w14:textId="591AE65A" w:rsidR="00060A1D" w:rsidRPr="00060A1D" w:rsidRDefault="00060A1D" w:rsidP="00060A1D">
            <w:pPr>
              <w:jc w:val="left"/>
            </w:pPr>
            <w:r>
              <w:t>Người dùng chọn 1 trong các giá trị:</w:t>
            </w:r>
          </w:p>
          <w:p w14:paraId="393BA6F7" w14:textId="1028A809" w:rsidR="0006524A" w:rsidRDefault="00060A1D" w:rsidP="0006524A">
            <w:pPr>
              <w:pStyle w:val="ListParagraph"/>
              <w:numPr>
                <w:ilvl w:val="0"/>
                <w:numId w:val="9"/>
              </w:numPr>
              <w:jc w:val="left"/>
            </w:pPr>
            <w:r>
              <w:t>Đã tất toán:</w:t>
            </w:r>
            <w:r w:rsidR="002B1861">
              <w:t xml:space="preserve"> </w:t>
            </w:r>
            <w:r w:rsidR="0012497C">
              <w:t>Trường hợp Hợp đồng đã tất toán</w:t>
            </w:r>
            <w:r w:rsidR="002B1861">
              <w:t>, dữ liệu chỉ thể hiện ở tab “Đã tất toán”</w:t>
            </w:r>
          </w:p>
          <w:p w14:paraId="42D32DBD" w14:textId="3519600B" w:rsidR="0012497C" w:rsidRDefault="002B1861" w:rsidP="0012497C">
            <w:pPr>
              <w:pStyle w:val="ListParagraph"/>
              <w:numPr>
                <w:ilvl w:val="0"/>
                <w:numId w:val="9"/>
              </w:numPr>
              <w:jc w:val="left"/>
            </w:pPr>
            <w:r>
              <w:t xml:space="preserve">Đang thực hiện: </w:t>
            </w:r>
            <w:r w:rsidR="0012497C">
              <w:t xml:space="preserve">Trường hợp Hợp đồng chưa thực hiện tất toán, và vẫn chưa đáo hạn, </w:t>
            </w:r>
            <w:r>
              <w:t xml:space="preserve">dữ liệu chỉ thể hiện ở tab </w:t>
            </w:r>
            <w:r w:rsidR="008F1848">
              <w:t>“Đang thực hiện”</w:t>
            </w:r>
          </w:p>
          <w:p w14:paraId="17F54009" w14:textId="250F5C71" w:rsidR="00060A1D" w:rsidRPr="00060A1D" w:rsidRDefault="00D334FF" w:rsidP="00060A1D">
            <w:pPr>
              <w:pStyle w:val="ListParagraph"/>
              <w:numPr>
                <w:ilvl w:val="0"/>
                <w:numId w:val="9"/>
              </w:numPr>
              <w:jc w:val="left"/>
            </w:pPr>
            <w:r>
              <w:lastRenderedPageBreak/>
              <w:t xml:space="preserve">Hệ thống mặc định trạng thái “Đang thực hiện” ngay sau khi người dùng hoàn tất </w:t>
            </w:r>
            <w:r>
              <w:fldChar w:fldCharType="begin"/>
            </w:r>
            <w:r>
              <w:instrText>HYPERLINK \l "_Khởi_tạo_Giao_1"</w:instrText>
            </w:r>
            <w:r>
              <w:fldChar w:fldCharType="separate"/>
            </w:r>
            <w:r w:rsidRPr="00D334FF">
              <w:rPr>
                <w:rStyle w:val="Hyperlink"/>
                <w:kern w:val="2"/>
                <w14:ligatures w14:val="standardContextual"/>
              </w:rPr>
              <w:t>Quy tr</w:t>
            </w:r>
            <w:r w:rsidRPr="00D334FF">
              <w:rPr>
                <w:rStyle w:val="Hyperlink"/>
              </w:rPr>
              <w:t>ình Mua Tài sản</w:t>
            </w:r>
            <w:r>
              <w:fldChar w:fldCharType="end"/>
            </w:r>
            <w:r>
              <w:t>, Loại Tài sản là “Hợp đồng tiền gửi”</w:t>
            </w:r>
          </w:p>
          <w:p w14:paraId="078AE3E8" w14:textId="77A606EF" w:rsidR="0012497C" w:rsidRPr="0012497C" w:rsidRDefault="0012497C" w:rsidP="0012497C">
            <w:pPr>
              <w:jc w:val="left"/>
              <w:rPr>
                <w:i/>
                <w:iCs/>
              </w:rPr>
            </w:pPr>
            <w:r w:rsidRPr="0012497C">
              <w:rPr>
                <w:i/>
                <w:iCs/>
              </w:rPr>
              <w:t xml:space="preserve">**Hợp đồng tất toán được mô tả ở </w:t>
            </w:r>
            <w:r>
              <w:fldChar w:fldCharType="begin"/>
            </w:r>
            <w:r>
              <w:instrText>HYPERLINK \l "_Tất_toán_Hợp"</w:instrText>
            </w:r>
            <w:r>
              <w:fldChar w:fldCharType="separate"/>
            </w:r>
            <w:r w:rsidRPr="0012497C">
              <w:rPr>
                <w:rStyle w:val="Hyperlink"/>
                <w:i/>
                <w:iCs/>
                <w:kern w:val="2"/>
                <w14:ligatures w14:val="standardContextual"/>
              </w:rPr>
              <w:t>T</w:t>
            </w:r>
            <w:r w:rsidRPr="0012497C">
              <w:rPr>
                <w:rStyle w:val="Hyperlink"/>
                <w:i/>
                <w:iCs/>
              </w:rPr>
              <w:t>ất toán Hợp đồng tiền gửi</w:t>
            </w:r>
            <w:r>
              <w:fldChar w:fldCharType="end"/>
            </w:r>
          </w:p>
        </w:tc>
        <w:tc>
          <w:tcPr>
            <w:tcW w:w="4765" w:type="dxa"/>
            <w:vAlign w:val="center"/>
            <w:tcPrChange w:id="3600" w:author="Do Thanh Trung" w:date="2025-07-08T15:20:00Z" w16du:dateUtc="2025-07-08T08:20:00Z">
              <w:tcPr>
                <w:tcW w:w="4585" w:type="dxa"/>
                <w:vAlign w:val="center"/>
              </w:tcPr>
            </w:tcPrChange>
          </w:tcPr>
          <w:p w14:paraId="7655ED7B" w14:textId="77777777" w:rsidR="0006524A" w:rsidRPr="001529FD" w:rsidRDefault="0006524A" w:rsidP="0006524A">
            <w:pPr>
              <w:jc w:val="left"/>
              <w:rPr>
                <w:lang w:val="vi-VN"/>
              </w:rPr>
            </w:pPr>
          </w:p>
        </w:tc>
      </w:tr>
    </w:tbl>
    <w:p w14:paraId="741028B1" w14:textId="77777777" w:rsidR="007623E9" w:rsidRPr="007623E9" w:rsidRDefault="007623E9" w:rsidP="007623E9"/>
    <w:p w14:paraId="6261EF22" w14:textId="65942E19" w:rsidR="00E969C5" w:rsidRDefault="00E969C5" w:rsidP="008839FE">
      <w:pPr>
        <w:pStyle w:val="Heading4"/>
      </w:pPr>
      <w:bookmarkStart w:id="3601" w:name="_Tất_toán_Hợp"/>
      <w:bookmarkEnd w:id="3601"/>
      <w:r>
        <w:t>Tất toán Hợp đồng tiền gửi</w:t>
      </w:r>
    </w:p>
    <w:p w14:paraId="2B079763" w14:textId="0E9B958D" w:rsidR="006A77BB" w:rsidRDefault="00B42DF7" w:rsidP="006A77BB">
      <w:r>
        <w:t>Quy trình được thực hiện trong trường hợp:</w:t>
      </w:r>
    </w:p>
    <w:p w14:paraId="7C888065" w14:textId="7155BFD3" w:rsidR="00B42DF7" w:rsidRDefault="00B42DF7" w:rsidP="00B42DF7">
      <w:pPr>
        <w:pStyle w:val="ListParagraph"/>
        <w:numPr>
          <w:ilvl w:val="0"/>
          <w:numId w:val="9"/>
        </w:numPr>
      </w:pPr>
      <w:r>
        <w:t>Người dùng tất toán Hợp đồng tiền gửi trước thời hạn</w:t>
      </w:r>
    </w:p>
    <w:p w14:paraId="6CF869B4" w14:textId="3268E435" w:rsidR="0029050D" w:rsidRDefault="0029050D" w:rsidP="00B42DF7">
      <w:pPr>
        <w:pStyle w:val="ListParagraph"/>
        <w:numPr>
          <w:ilvl w:val="0"/>
          <w:numId w:val="9"/>
        </w:numPr>
      </w:pPr>
      <w:r>
        <w:t>Người dùng tất toán Hợp đồng tiền gửi khi Hợp đồng đáo hạn</w:t>
      </w:r>
    </w:p>
    <w:p w14:paraId="08CD18CD" w14:textId="2658A3EC" w:rsidR="00F8008C" w:rsidRDefault="00657800" w:rsidP="00B42DF7">
      <w:pPr>
        <w:pStyle w:val="ListParagraph"/>
        <w:numPr>
          <w:ilvl w:val="0"/>
          <w:numId w:val="9"/>
        </w:numPr>
      </w:pPr>
      <w:r>
        <w:t>VDAM đã hoàn tất những thủ tục liên quan đến quy trình tất toán Hợp đồng tiền gửi</w:t>
      </w:r>
    </w:p>
    <w:p w14:paraId="147BD21E" w14:textId="68775353" w:rsidR="008F1848" w:rsidRDefault="00237553" w:rsidP="0068618F">
      <w:pPr>
        <w:jc w:val="center"/>
      </w:pPr>
      <w:r>
        <w:rPr>
          <w:noProof/>
        </w:rPr>
        <w:lastRenderedPageBreak/>
        <w:drawing>
          <wp:inline distT="0" distB="0" distL="0" distR="0" wp14:anchorId="44C4818D" wp14:editId="442490AF">
            <wp:extent cx="5898391" cy="2415749"/>
            <wp:effectExtent l="0" t="0" r="7620" b="3810"/>
            <wp:docPr id="190585127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1273" name="Picture 1" descr="A diagram of a diagram&#10;&#10;AI-generated content may be incorrect."/>
                    <pic:cNvPicPr/>
                  </pic:nvPicPr>
                  <pic:blipFill>
                    <a:blip r:embed="rId48"/>
                    <a:stretch>
                      <a:fillRect/>
                    </a:stretch>
                  </pic:blipFill>
                  <pic:spPr>
                    <a:xfrm>
                      <a:off x="0" y="0"/>
                      <a:ext cx="5898391" cy="2415749"/>
                    </a:xfrm>
                    <a:prstGeom prst="rect">
                      <a:avLst/>
                    </a:prstGeom>
                  </pic:spPr>
                </pic:pic>
              </a:graphicData>
            </a:graphic>
          </wp:inline>
        </w:drawing>
      </w:r>
    </w:p>
    <w:p w14:paraId="67713134" w14:textId="2708E2D2" w:rsidR="0068618F" w:rsidRDefault="0068618F" w:rsidP="0029050D">
      <w:r>
        <w:t>Mô tả lưu đồ</w:t>
      </w:r>
    </w:p>
    <w:tbl>
      <w:tblPr>
        <w:tblStyle w:val="TableGrid"/>
        <w:tblW w:w="0" w:type="auto"/>
        <w:tblLook w:val="04A0" w:firstRow="1" w:lastRow="0" w:firstColumn="1" w:lastColumn="0" w:noHBand="0" w:noVBand="1"/>
      </w:tblPr>
      <w:tblGrid>
        <w:gridCol w:w="723"/>
        <w:gridCol w:w="1882"/>
        <w:gridCol w:w="1890"/>
        <w:gridCol w:w="8100"/>
      </w:tblGrid>
      <w:tr w:rsidR="0068618F" w:rsidRPr="007704DF" w14:paraId="3F41F3EA" w14:textId="77777777" w:rsidTr="00702F81">
        <w:trPr>
          <w:trHeight w:val="393"/>
          <w:tblHeader/>
        </w:trPr>
        <w:tc>
          <w:tcPr>
            <w:tcW w:w="723" w:type="dxa"/>
          </w:tcPr>
          <w:p w14:paraId="0D82002F" w14:textId="77777777" w:rsidR="0068618F" w:rsidRPr="00A4287C" w:rsidRDefault="0068618F" w:rsidP="00702F81">
            <w:pPr>
              <w:jc w:val="center"/>
              <w:rPr>
                <w:b/>
                <w:bCs/>
                <w:lang w:val="vi-VN"/>
              </w:rPr>
            </w:pPr>
            <w:r w:rsidRPr="00A4287C">
              <w:rPr>
                <w:b/>
                <w:bCs/>
                <w:lang w:val="vi-VN"/>
              </w:rPr>
              <w:t>STT</w:t>
            </w:r>
          </w:p>
        </w:tc>
        <w:tc>
          <w:tcPr>
            <w:tcW w:w="1882" w:type="dxa"/>
          </w:tcPr>
          <w:p w14:paraId="4F4DBB67" w14:textId="77777777" w:rsidR="0068618F" w:rsidRPr="00A4287C" w:rsidRDefault="0068618F" w:rsidP="00702F81">
            <w:pPr>
              <w:jc w:val="center"/>
              <w:rPr>
                <w:b/>
                <w:bCs/>
                <w:lang w:val="vi-VN"/>
              </w:rPr>
            </w:pPr>
            <w:r w:rsidRPr="00A4287C">
              <w:rPr>
                <w:b/>
                <w:bCs/>
                <w:lang w:val="vi-VN"/>
              </w:rPr>
              <w:t>Tên bước</w:t>
            </w:r>
          </w:p>
        </w:tc>
        <w:tc>
          <w:tcPr>
            <w:tcW w:w="1890" w:type="dxa"/>
          </w:tcPr>
          <w:p w14:paraId="741B3E53" w14:textId="77777777" w:rsidR="0068618F" w:rsidRPr="00A4287C" w:rsidRDefault="0068618F" w:rsidP="00702F81">
            <w:pPr>
              <w:jc w:val="center"/>
              <w:rPr>
                <w:b/>
                <w:bCs/>
                <w:lang w:val="vi-VN"/>
              </w:rPr>
            </w:pPr>
            <w:r w:rsidRPr="00A4287C">
              <w:rPr>
                <w:b/>
                <w:bCs/>
                <w:lang w:val="vi-VN"/>
              </w:rPr>
              <w:t>Người thực hiện</w:t>
            </w:r>
          </w:p>
        </w:tc>
        <w:tc>
          <w:tcPr>
            <w:tcW w:w="8100" w:type="dxa"/>
          </w:tcPr>
          <w:p w14:paraId="5432E32C" w14:textId="77777777" w:rsidR="0068618F" w:rsidRPr="00A4287C" w:rsidRDefault="0068618F" w:rsidP="00702F81">
            <w:pPr>
              <w:jc w:val="center"/>
              <w:rPr>
                <w:b/>
                <w:bCs/>
                <w:lang w:val="vi-VN"/>
              </w:rPr>
            </w:pPr>
            <w:r w:rsidRPr="00A4287C">
              <w:rPr>
                <w:b/>
                <w:bCs/>
                <w:lang w:val="vi-VN"/>
              </w:rPr>
              <w:t>Diễn giải</w:t>
            </w:r>
          </w:p>
        </w:tc>
      </w:tr>
      <w:tr w:rsidR="0068618F" w:rsidRPr="007704DF" w14:paraId="01E42280" w14:textId="77777777" w:rsidTr="00702F81">
        <w:trPr>
          <w:trHeight w:val="393"/>
        </w:trPr>
        <w:tc>
          <w:tcPr>
            <w:tcW w:w="723" w:type="dxa"/>
          </w:tcPr>
          <w:p w14:paraId="6037252F" w14:textId="77777777" w:rsidR="0068618F" w:rsidRPr="007704DF" w:rsidRDefault="0068618F" w:rsidP="00702F81">
            <w:pPr>
              <w:rPr>
                <w:lang w:val="vi-VN"/>
              </w:rPr>
            </w:pPr>
            <w:r w:rsidRPr="007704DF">
              <w:rPr>
                <w:lang w:val="vi-VN"/>
              </w:rPr>
              <w:t>01</w:t>
            </w:r>
          </w:p>
        </w:tc>
        <w:tc>
          <w:tcPr>
            <w:tcW w:w="1882" w:type="dxa"/>
          </w:tcPr>
          <w:p w14:paraId="3E9A595C" w14:textId="279A2AD7" w:rsidR="0068618F" w:rsidRPr="007704DF" w:rsidRDefault="006B7047" w:rsidP="00702F81">
            <w:r>
              <w:t>Xác định nhu cầu tất toán</w:t>
            </w:r>
          </w:p>
        </w:tc>
        <w:tc>
          <w:tcPr>
            <w:tcW w:w="1890" w:type="dxa"/>
          </w:tcPr>
          <w:p w14:paraId="4262FDBB" w14:textId="6460617B" w:rsidR="0068618F" w:rsidRPr="007704DF" w:rsidRDefault="006B7047" w:rsidP="00702F81">
            <w:pPr>
              <w:jc w:val="center"/>
            </w:pPr>
            <w:r>
              <w:t>VDAM</w:t>
            </w:r>
          </w:p>
        </w:tc>
        <w:tc>
          <w:tcPr>
            <w:tcW w:w="8100" w:type="dxa"/>
          </w:tcPr>
          <w:p w14:paraId="6AACCA92" w14:textId="0AF4A0F6" w:rsidR="0068618F" w:rsidRPr="007704DF" w:rsidRDefault="006B7047" w:rsidP="00702F81">
            <w:r>
              <w:t xml:space="preserve">Người dùng xác định nhu cầu tất toán Hợp đồng tiền gửi </w:t>
            </w:r>
          </w:p>
        </w:tc>
      </w:tr>
      <w:tr w:rsidR="0068618F" w:rsidRPr="007704DF" w14:paraId="591A4376" w14:textId="77777777" w:rsidTr="00702F81">
        <w:trPr>
          <w:trHeight w:val="811"/>
        </w:trPr>
        <w:tc>
          <w:tcPr>
            <w:tcW w:w="723" w:type="dxa"/>
          </w:tcPr>
          <w:p w14:paraId="280C4BB6" w14:textId="77777777" w:rsidR="0068618F" w:rsidRPr="007704DF" w:rsidRDefault="0068618F" w:rsidP="00702F81">
            <w:pPr>
              <w:rPr>
                <w:lang w:val="vi-VN"/>
              </w:rPr>
            </w:pPr>
            <w:r w:rsidRPr="007704DF">
              <w:rPr>
                <w:lang w:val="vi-VN"/>
              </w:rPr>
              <w:t>02</w:t>
            </w:r>
          </w:p>
        </w:tc>
        <w:tc>
          <w:tcPr>
            <w:tcW w:w="1882" w:type="dxa"/>
          </w:tcPr>
          <w:p w14:paraId="7AC15C55" w14:textId="2FD6C540" w:rsidR="0068618F" w:rsidRPr="004B4EC3" w:rsidRDefault="004B4EC3" w:rsidP="00702F81">
            <w:r>
              <w:t>Chuyển đổi trạng thái Hợp đồng</w:t>
            </w:r>
          </w:p>
        </w:tc>
        <w:tc>
          <w:tcPr>
            <w:tcW w:w="1890" w:type="dxa"/>
          </w:tcPr>
          <w:p w14:paraId="67002A34" w14:textId="1F4ED34F" w:rsidR="0068618F" w:rsidRPr="007704DF" w:rsidRDefault="004B4EC3" w:rsidP="00702F81">
            <w:pPr>
              <w:jc w:val="center"/>
            </w:pPr>
            <w:r>
              <w:t>VDAM – Hệ thống</w:t>
            </w:r>
          </w:p>
        </w:tc>
        <w:tc>
          <w:tcPr>
            <w:tcW w:w="8100" w:type="dxa"/>
          </w:tcPr>
          <w:p w14:paraId="5F71E8BD" w14:textId="77777777" w:rsidR="002C5D49" w:rsidRDefault="007A25B1" w:rsidP="002C5D49">
            <w:r>
              <w:t xml:space="preserve">Người dùng thực hiện </w:t>
            </w:r>
            <w:r w:rsidR="000D6BC3">
              <w:t xml:space="preserve">chuyển đổi trạng thái </w:t>
            </w:r>
            <w:r w:rsidR="00A26B1A">
              <w:t>Hợp đồng tiền gửi</w:t>
            </w:r>
            <w:r w:rsidR="002D1A34">
              <w:t xml:space="preserve"> </w:t>
            </w:r>
          </w:p>
          <w:p w14:paraId="27E70DAD" w14:textId="77777777" w:rsidR="00A26B1A" w:rsidRDefault="008271EE" w:rsidP="002C5D49">
            <w:pPr>
              <w:pStyle w:val="ListParagraph"/>
              <w:numPr>
                <w:ilvl w:val="0"/>
                <w:numId w:val="9"/>
              </w:numPr>
            </w:pPr>
            <w:r w:rsidRPr="002C5D49">
              <w:t xml:space="preserve">Truy cập chức năng </w:t>
            </w:r>
            <w:r w:rsidR="00D35747">
              <w:t>Dự thu lãi Hợp đồng tiền gửi</w:t>
            </w:r>
          </w:p>
          <w:p w14:paraId="0C5FFA84" w14:textId="73B62524" w:rsidR="00303B07" w:rsidRPr="002C5D49" w:rsidRDefault="00303B07" w:rsidP="002C5D49">
            <w:pPr>
              <w:pStyle w:val="ListParagraph"/>
              <w:numPr>
                <w:ilvl w:val="0"/>
                <w:numId w:val="9"/>
              </w:numPr>
            </w:pPr>
            <w:r>
              <w:t xml:space="preserve">Thay đổi </w:t>
            </w:r>
            <w:r w:rsidR="00F84E13">
              <w:t xml:space="preserve">Trạng thái </w:t>
            </w:r>
            <w:r w:rsidR="00092C25">
              <w:t>“Đang thực hiện” thành “Đã tất toán”</w:t>
            </w:r>
          </w:p>
        </w:tc>
      </w:tr>
      <w:tr w:rsidR="0068618F" w:rsidRPr="007704DF" w14:paraId="10F83829" w14:textId="77777777" w:rsidTr="00702F81">
        <w:trPr>
          <w:trHeight w:val="799"/>
        </w:trPr>
        <w:tc>
          <w:tcPr>
            <w:tcW w:w="723" w:type="dxa"/>
          </w:tcPr>
          <w:p w14:paraId="5F9AF7D5" w14:textId="77777777" w:rsidR="0068618F" w:rsidRPr="007704DF" w:rsidRDefault="0068618F" w:rsidP="00702F81">
            <w:pPr>
              <w:rPr>
                <w:lang w:val="vi-VN"/>
              </w:rPr>
            </w:pPr>
            <w:r w:rsidRPr="007704DF">
              <w:rPr>
                <w:lang w:val="vi-VN"/>
              </w:rPr>
              <w:t>03</w:t>
            </w:r>
          </w:p>
        </w:tc>
        <w:tc>
          <w:tcPr>
            <w:tcW w:w="1882" w:type="dxa"/>
          </w:tcPr>
          <w:p w14:paraId="57228AC8" w14:textId="4B7BB1B8" w:rsidR="0068618F" w:rsidRPr="00512A23" w:rsidRDefault="00512A23" w:rsidP="00702F81">
            <w:r>
              <w:t>Phê duỵệt</w:t>
            </w:r>
          </w:p>
        </w:tc>
        <w:tc>
          <w:tcPr>
            <w:tcW w:w="1890" w:type="dxa"/>
          </w:tcPr>
          <w:p w14:paraId="633303C7" w14:textId="465E2317" w:rsidR="0068618F" w:rsidRPr="007704DF" w:rsidRDefault="00512A23" w:rsidP="00702F81">
            <w:pPr>
              <w:jc w:val="center"/>
            </w:pPr>
            <w:r>
              <w:t>VDAM – Hệ thống</w:t>
            </w:r>
          </w:p>
        </w:tc>
        <w:tc>
          <w:tcPr>
            <w:tcW w:w="8100" w:type="dxa"/>
          </w:tcPr>
          <w:p w14:paraId="76A8CD16" w14:textId="77777777" w:rsidR="0068618F" w:rsidRDefault="00252192" w:rsidP="00252192">
            <w:r>
              <w:t xml:space="preserve">Trưởng Đơn vị xem xét phê duyệt </w:t>
            </w:r>
            <w:r w:rsidR="00E56785">
              <w:t>yêu cầu:</w:t>
            </w:r>
          </w:p>
          <w:p w14:paraId="04611225" w14:textId="77777777" w:rsidR="00E56785" w:rsidRDefault="00E56785" w:rsidP="00E56785">
            <w:pPr>
              <w:pStyle w:val="ListParagraph"/>
              <w:numPr>
                <w:ilvl w:val="0"/>
                <w:numId w:val="9"/>
              </w:numPr>
            </w:pPr>
            <w:r>
              <w:t>Không duyệt: Kết thúc quy trình</w:t>
            </w:r>
          </w:p>
          <w:p w14:paraId="3DE4E37E" w14:textId="5DE5B6B2" w:rsidR="00E56785" w:rsidRPr="00E56785" w:rsidRDefault="00E56785" w:rsidP="00E56785">
            <w:pPr>
              <w:pStyle w:val="ListParagraph"/>
              <w:numPr>
                <w:ilvl w:val="0"/>
                <w:numId w:val="9"/>
              </w:numPr>
            </w:pPr>
            <w:r>
              <w:t>Duyệt: Chuyển sang bước 4</w:t>
            </w:r>
          </w:p>
        </w:tc>
      </w:tr>
      <w:tr w:rsidR="0068618F" w:rsidRPr="007704DF" w14:paraId="7BF2C397" w14:textId="77777777" w:rsidTr="00702F81">
        <w:trPr>
          <w:trHeight w:val="799"/>
        </w:trPr>
        <w:tc>
          <w:tcPr>
            <w:tcW w:w="723" w:type="dxa"/>
          </w:tcPr>
          <w:p w14:paraId="1D8F3924" w14:textId="77777777" w:rsidR="0068618F" w:rsidRPr="007704DF" w:rsidRDefault="0068618F" w:rsidP="00702F81">
            <w:pPr>
              <w:rPr>
                <w:lang w:val="vi-VN"/>
              </w:rPr>
            </w:pPr>
            <w:r w:rsidRPr="007704DF">
              <w:rPr>
                <w:lang w:val="vi-VN"/>
              </w:rPr>
              <w:t>04</w:t>
            </w:r>
          </w:p>
        </w:tc>
        <w:tc>
          <w:tcPr>
            <w:tcW w:w="1882" w:type="dxa"/>
          </w:tcPr>
          <w:p w14:paraId="1A8FCF0E" w14:textId="6712B871" w:rsidR="0068618F" w:rsidRPr="00465B4B" w:rsidRDefault="00512A23" w:rsidP="00702F81">
            <w:r>
              <w:t>Ghi nhận dữ liệu</w:t>
            </w:r>
          </w:p>
        </w:tc>
        <w:tc>
          <w:tcPr>
            <w:tcW w:w="1890" w:type="dxa"/>
          </w:tcPr>
          <w:p w14:paraId="1A070FAD" w14:textId="24C3AE32" w:rsidR="0068618F" w:rsidRPr="007704DF" w:rsidRDefault="00512A23" w:rsidP="00702F81">
            <w:pPr>
              <w:jc w:val="center"/>
            </w:pPr>
            <w:r>
              <w:t>Hệ thống</w:t>
            </w:r>
          </w:p>
        </w:tc>
        <w:tc>
          <w:tcPr>
            <w:tcW w:w="8100" w:type="dxa"/>
          </w:tcPr>
          <w:p w14:paraId="78C01501" w14:textId="2BBCB7B2" w:rsidR="0068618F" w:rsidRPr="00E56785" w:rsidRDefault="00237553" w:rsidP="00E56785">
            <w:r>
              <w:t>Hệ thống ghi nhận cài đặt, Kết thúc quy trình</w:t>
            </w:r>
          </w:p>
        </w:tc>
      </w:tr>
    </w:tbl>
    <w:p w14:paraId="47A7DACF" w14:textId="77777777" w:rsidR="0068618F" w:rsidRDefault="0068618F" w:rsidP="0029050D"/>
    <w:p w14:paraId="63F3F877" w14:textId="077C50B1" w:rsidR="00C01BEC" w:rsidRPr="002C4E1D" w:rsidRDefault="00C01BEC">
      <w:pPr>
        <w:pStyle w:val="Heading6"/>
        <w:pPrChange w:id="3602" w:author="Do Thanh Trung" w:date="2025-07-02T09:46:00Z" w16du:dateUtc="2025-07-02T02:46:00Z">
          <w:pPr/>
        </w:pPrChange>
      </w:pPr>
      <w:del w:id="3603" w:author="Do Thanh Trung" w:date="2025-07-02T09:46:00Z" w16du:dateUtc="2025-07-02T02:46:00Z">
        <w:r w:rsidRPr="001529FD" w:rsidDel="00A90B78">
          <w:rPr>
            <w:lang w:val="vi-VN"/>
          </w:rPr>
          <w:lastRenderedPageBreak/>
          <w:delText xml:space="preserve">Mô tả </w:delText>
        </w:r>
        <w:r w:rsidDel="00A90B78">
          <w:delText xml:space="preserve">Dữ liệu bảng </w:delText>
        </w:r>
      </w:del>
      <w:r w:rsidR="00506DC0">
        <w:t>Tất toán</w:t>
      </w:r>
      <w:r>
        <w:t xml:space="preserve"> Hợp đồng tiền gửi</w:t>
      </w:r>
    </w:p>
    <w:tbl>
      <w:tblPr>
        <w:tblStyle w:val="TableGrid"/>
        <w:tblW w:w="0" w:type="auto"/>
        <w:tblLook w:val="04A0" w:firstRow="1" w:lastRow="0" w:firstColumn="1" w:lastColumn="0" w:noHBand="0" w:noVBand="1"/>
        <w:tblPrChange w:id="3604" w:author="Do Thanh Trung" w:date="2025-07-04T15:21:00Z" w16du:dateUtc="2025-07-04T08:21:00Z">
          <w:tblPr>
            <w:tblStyle w:val="TableGrid"/>
            <w:tblW w:w="0" w:type="auto"/>
            <w:tblLook w:val="04A0" w:firstRow="1" w:lastRow="0" w:firstColumn="1" w:lastColumn="0" w:noHBand="0" w:noVBand="1"/>
          </w:tblPr>
        </w:tblPrChange>
      </w:tblPr>
      <w:tblGrid>
        <w:gridCol w:w="740"/>
        <w:gridCol w:w="1369"/>
        <w:gridCol w:w="1525"/>
        <w:gridCol w:w="841"/>
        <w:gridCol w:w="1010"/>
        <w:gridCol w:w="2790"/>
        <w:gridCol w:w="4675"/>
        <w:tblGridChange w:id="3605">
          <w:tblGrid>
            <w:gridCol w:w="740"/>
            <w:gridCol w:w="76"/>
            <w:gridCol w:w="1293"/>
            <w:gridCol w:w="579"/>
            <w:gridCol w:w="946"/>
            <w:gridCol w:w="579"/>
            <w:gridCol w:w="262"/>
            <w:gridCol w:w="727"/>
            <w:gridCol w:w="283"/>
            <w:gridCol w:w="498"/>
            <w:gridCol w:w="2292"/>
            <w:gridCol w:w="4675"/>
            <w:gridCol w:w="6967"/>
          </w:tblGrid>
        </w:tblGridChange>
      </w:tblGrid>
      <w:tr w:rsidR="00B40FE6" w:rsidRPr="001529FD" w14:paraId="0E1860E2" w14:textId="77777777" w:rsidTr="00756D39">
        <w:trPr>
          <w:trHeight w:val="917"/>
          <w:tblHeader/>
          <w:trPrChange w:id="3606" w:author="Do Thanh Trung" w:date="2025-07-04T15:21:00Z" w16du:dateUtc="2025-07-04T08:21:00Z">
            <w:trPr>
              <w:trHeight w:val="917"/>
              <w:tblHeader/>
            </w:trPr>
          </w:trPrChange>
        </w:trPr>
        <w:tc>
          <w:tcPr>
            <w:tcW w:w="740" w:type="dxa"/>
            <w:vAlign w:val="center"/>
            <w:tcPrChange w:id="3607" w:author="Do Thanh Trung" w:date="2025-07-04T15:21:00Z" w16du:dateUtc="2025-07-04T08:21:00Z">
              <w:tcPr>
                <w:tcW w:w="816" w:type="dxa"/>
                <w:gridSpan w:val="2"/>
                <w:vAlign w:val="center"/>
              </w:tcPr>
            </w:tcPrChange>
          </w:tcPr>
          <w:p w14:paraId="218FCAE5" w14:textId="77777777" w:rsidR="00B40FE6" w:rsidRPr="001529FD" w:rsidRDefault="00B40FE6" w:rsidP="00137258">
            <w:pPr>
              <w:jc w:val="center"/>
              <w:rPr>
                <w:b/>
                <w:lang w:val="vi-VN"/>
              </w:rPr>
            </w:pPr>
            <w:r w:rsidRPr="001529FD">
              <w:rPr>
                <w:b/>
                <w:lang w:val="vi-VN"/>
              </w:rPr>
              <w:t>STT</w:t>
            </w:r>
          </w:p>
        </w:tc>
        <w:tc>
          <w:tcPr>
            <w:tcW w:w="1369" w:type="dxa"/>
            <w:vAlign w:val="center"/>
            <w:tcPrChange w:id="3608" w:author="Do Thanh Trung" w:date="2025-07-04T15:21:00Z" w16du:dateUtc="2025-07-04T08:21:00Z">
              <w:tcPr>
                <w:tcW w:w="1872" w:type="dxa"/>
                <w:gridSpan w:val="2"/>
                <w:vAlign w:val="center"/>
              </w:tcPr>
            </w:tcPrChange>
          </w:tcPr>
          <w:p w14:paraId="2467689E" w14:textId="77777777" w:rsidR="00B40FE6" w:rsidRPr="001529FD" w:rsidRDefault="00B40FE6" w:rsidP="00137258">
            <w:pPr>
              <w:jc w:val="center"/>
              <w:rPr>
                <w:b/>
                <w:lang w:val="vi-VN"/>
              </w:rPr>
            </w:pPr>
            <w:r w:rsidRPr="001529FD">
              <w:rPr>
                <w:b/>
                <w:lang w:val="vi-VN"/>
              </w:rPr>
              <w:t>Tên trường báo cáo</w:t>
            </w:r>
          </w:p>
        </w:tc>
        <w:tc>
          <w:tcPr>
            <w:tcW w:w="1525" w:type="dxa"/>
            <w:vAlign w:val="center"/>
            <w:tcPrChange w:id="3609" w:author="Do Thanh Trung" w:date="2025-07-04T15:21:00Z" w16du:dateUtc="2025-07-04T08:21:00Z">
              <w:tcPr>
                <w:tcW w:w="1525" w:type="dxa"/>
                <w:gridSpan w:val="2"/>
                <w:vAlign w:val="center"/>
              </w:tcPr>
            </w:tcPrChange>
          </w:tcPr>
          <w:p w14:paraId="2E253C6F" w14:textId="77777777" w:rsidR="00B40FE6" w:rsidRPr="001529FD" w:rsidRDefault="00B40FE6" w:rsidP="00137258">
            <w:pPr>
              <w:jc w:val="center"/>
              <w:rPr>
                <w:b/>
                <w:lang w:val="vi-VN"/>
              </w:rPr>
            </w:pPr>
            <w:r w:rsidRPr="001529FD">
              <w:rPr>
                <w:b/>
                <w:lang w:val="vi-VN"/>
              </w:rPr>
              <w:t>Loại dữ liệu</w:t>
            </w:r>
          </w:p>
        </w:tc>
        <w:tc>
          <w:tcPr>
            <w:tcW w:w="841" w:type="dxa"/>
            <w:vAlign w:val="center"/>
            <w:tcPrChange w:id="3610" w:author="Do Thanh Trung" w:date="2025-07-04T15:21:00Z" w16du:dateUtc="2025-07-04T08:21:00Z">
              <w:tcPr>
                <w:tcW w:w="989" w:type="dxa"/>
                <w:gridSpan w:val="2"/>
                <w:vAlign w:val="center"/>
              </w:tcPr>
            </w:tcPrChange>
          </w:tcPr>
          <w:p w14:paraId="7A89EAB8" w14:textId="7AC074BE" w:rsidR="00B40FE6" w:rsidRDefault="00B40FE6" w:rsidP="0086592A">
            <w:pPr>
              <w:jc w:val="center"/>
              <w:rPr>
                <w:b/>
              </w:rPr>
            </w:pPr>
            <w:ins w:id="3611" w:author="Do Thanh Trung" w:date="2025-07-01T16:59:00Z" w16du:dateUtc="2025-07-01T09:59:00Z">
              <w:r>
                <w:rPr>
                  <w:b/>
                </w:rPr>
                <w:t>Bắt buộc</w:t>
              </w:r>
            </w:ins>
          </w:p>
        </w:tc>
        <w:tc>
          <w:tcPr>
            <w:tcW w:w="1010" w:type="dxa"/>
            <w:vAlign w:val="center"/>
            <w:tcPrChange w:id="3612" w:author="Do Thanh Trung" w:date="2025-07-04T15:21:00Z" w16du:dateUtc="2025-07-04T08:21:00Z">
              <w:tcPr>
                <w:tcW w:w="781" w:type="dxa"/>
                <w:gridSpan w:val="2"/>
                <w:vAlign w:val="center"/>
              </w:tcPr>
            </w:tcPrChange>
          </w:tcPr>
          <w:p w14:paraId="658C294A" w14:textId="0D972598" w:rsidR="00B40FE6" w:rsidRPr="00F675B9" w:rsidRDefault="00B40FE6" w:rsidP="0086592A">
            <w:pPr>
              <w:jc w:val="center"/>
              <w:rPr>
                <w:b/>
              </w:rPr>
            </w:pPr>
            <w:r>
              <w:rPr>
                <w:b/>
              </w:rPr>
              <w:t>Read-Only?</w:t>
            </w:r>
          </w:p>
        </w:tc>
        <w:tc>
          <w:tcPr>
            <w:tcW w:w="2790" w:type="dxa"/>
            <w:tcPrChange w:id="3613" w:author="Do Thanh Trung" w:date="2025-07-04T15:21:00Z" w16du:dateUtc="2025-07-04T08:21:00Z">
              <w:tcPr>
                <w:tcW w:w="6967" w:type="dxa"/>
                <w:gridSpan w:val="2"/>
              </w:tcPr>
            </w:tcPrChange>
          </w:tcPr>
          <w:p w14:paraId="66E2FBE6" w14:textId="7A0D51B6" w:rsidR="00B40FE6" w:rsidRPr="009F6E73" w:rsidRDefault="009F6E73" w:rsidP="00137258">
            <w:pPr>
              <w:jc w:val="center"/>
              <w:rPr>
                <w:b/>
                <w:rPrChange w:id="3614" w:author="Do Thanh Trung" w:date="2025-07-04T15:26:00Z" w16du:dateUtc="2025-07-04T08:26:00Z">
                  <w:rPr>
                    <w:b/>
                    <w:lang w:val="vi-VN"/>
                  </w:rPr>
                </w:rPrChange>
              </w:rPr>
            </w:pPr>
            <w:ins w:id="3615" w:author="Do Thanh Trung" w:date="2025-07-04T15:26:00Z" w16du:dateUtc="2025-07-04T08:26:00Z">
              <w:r>
                <w:rPr>
                  <w:b/>
                </w:rPr>
                <w:t>Dữ liệu tham chiếu</w:t>
              </w:r>
            </w:ins>
          </w:p>
        </w:tc>
        <w:tc>
          <w:tcPr>
            <w:tcW w:w="4675" w:type="dxa"/>
            <w:vAlign w:val="center"/>
            <w:tcPrChange w:id="3616" w:author="Do Thanh Trung" w:date="2025-07-04T15:21:00Z" w16du:dateUtc="2025-07-04T08:21:00Z">
              <w:tcPr>
                <w:tcW w:w="6967" w:type="dxa"/>
                <w:vAlign w:val="center"/>
              </w:tcPr>
            </w:tcPrChange>
          </w:tcPr>
          <w:p w14:paraId="4D18FA36" w14:textId="5CDEB56D" w:rsidR="00B40FE6" w:rsidRPr="001529FD" w:rsidRDefault="00B40FE6" w:rsidP="00137258">
            <w:pPr>
              <w:jc w:val="center"/>
              <w:rPr>
                <w:b/>
                <w:lang w:val="vi-VN"/>
              </w:rPr>
            </w:pPr>
            <w:r w:rsidRPr="001529FD">
              <w:rPr>
                <w:b/>
                <w:lang w:val="vi-VN"/>
              </w:rPr>
              <w:t>Mô tả</w:t>
            </w:r>
          </w:p>
        </w:tc>
      </w:tr>
      <w:tr w:rsidR="00B40FE6" w:rsidRPr="009B1FA4" w:rsidDel="0076547D" w14:paraId="6744C960" w14:textId="77777777" w:rsidTr="00756D39">
        <w:trPr>
          <w:trHeight w:val="164"/>
          <w:del w:id="3617" w:author="Do Thanh Trung" w:date="2025-07-01T16:21:00Z"/>
          <w:trPrChange w:id="3618" w:author="Do Thanh Trung" w:date="2025-07-04T15:21:00Z" w16du:dateUtc="2025-07-04T08:21:00Z">
            <w:trPr>
              <w:trHeight w:val="164"/>
            </w:trPr>
          </w:trPrChange>
        </w:trPr>
        <w:tc>
          <w:tcPr>
            <w:tcW w:w="740" w:type="dxa"/>
            <w:vAlign w:val="center"/>
            <w:tcPrChange w:id="3619" w:author="Do Thanh Trung" w:date="2025-07-04T15:21:00Z" w16du:dateUtc="2025-07-04T08:21:00Z">
              <w:tcPr>
                <w:tcW w:w="816" w:type="dxa"/>
                <w:gridSpan w:val="2"/>
                <w:vAlign w:val="center"/>
              </w:tcPr>
            </w:tcPrChange>
          </w:tcPr>
          <w:p w14:paraId="584982F6" w14:textId="1DE9935F" w:rsidR="00B40FE6" w:rsidRPr="001529FD" w:rsidDel="0076547D" w:rsidRDefault="00B40FE6">
            <w:pPr>
              <w:jc w:val="left"/>
              <w:rPr>
                <w:del w:id="3620" w:author="Do Thanh Trung" w:date="2025-07-01T16:21:00Z" w16du:dateUtc="2025-07-01T09:21:00Z"/>
                <w:lang w:val="vi-VN"/>
              </w:rPr>
            </w:pPr>
            <w:del w:id="3621" w:author="Do Thanh Trung" w:date="2025-07-01T16:21:00Z" w16du:dateUtc="2025-07-01T09:21:00Z">
              <w:r w:rsidRPr="001529FD" w:rsidDel="0076547D">
                <w:rPr>
                  <w:lang w:val="vi-VN"/>
                </w:rPr>
                <w:delText>01</w:delText>
              </w:r>
            </w:del>
          </w:p>
        </w:tc>
        <w:tc>
          <w:tcPr>
            <w:tcW w:w="1369" w:type="dxa"/>
            <w:vAlign w:val="center"/>
            <w:tcPrChange w:id="3622" w:author="Do Thanh Trung" w:date="2025-07-04T15:21:00Z" w16du:dateUtc="2025-07-04T08:21:00Z">
              <w:tcPr>
                <w:tcW w:w="1872" w:type="dxa"/>
                <w:gridSpan w:val="2"/>
                <w:vAlign w:val="center"/>
              </w:tcPr>
            </w:tcPrChange>
          </w:tcPr>
          <w:p w14:paraId="1731EE70" w14:textId="24C76527" w:rsidR="00B40FE6" w:rsidRPr="001529FD" w:rsidDel="0076547D" w:rsidRDefault="00B40FE6">
            <w:pPr>
              <w:jc w:val="left"/>
              <w:rPr>
                <w:del w:id="3623" w:author="Do Thanh Trung" w:date="2025-07-01T16:21:00Z" w16du:dateUtc="2025-07-01T09:21:00Z"/>
                <w:lang w:val="vi-VN"/>
              </w:rPr>
            </w:pPr>
            <w:del w:id="3624" w:author="Do Thanh Trung" w:date="2025-07-01T16:17:00Z" w16du:dateUtc="2025-07-01T09:17:00Z">
              <w:r w:rsidRPr="001529FD" w:rsidDel="00385775">
                <w:rPr>
                  <w:lang w:val="vi-VN"/>
                </w:rPr>
                <w:delText>Loại Tài sản</w:delText>
              </w:r>
            </w:del>
          </w:p>
        </w:tc>
        <w:tc>
          <w:tcPr>
            <w:tcW w:w="1525" w:type="dxa"/>
            <w:vAlign w:val="center"/>
            <w:tcPrChange w:id="3625" w:author="Do Thanh Trung" w:date="2025-07-04T15:21:00Z" w16du:dateUtc="2025-07-04T08:21:00Z">
              <w:tcPr>
                <w:tcW w:w="1525" w:type="dxa"/>
                <w:gridSpan w:val="2"/>
                <w:vAlign w:val="center"/>
              </w:tcPr>
            </w:tcPrChange>
          </w:tcPr>
          <w:p w14:paraId="7194F4B5" w14:textId="10804125" w:rsidR="00B40FE6" w:rsidRPr="001529FD" w:rsidDel="0076547D" w:rsidRDefault="00B40FE6">
            <w:pPr>
              <w:jc w:val="left"/>
              <w:rPr>
                <w:del w:id="3626" w:author="Do Thanh Trung" w:date="2025-07-01T16:21:00Z" w16du:dateUtc="2025-07-01T09:21:00Z"/>
                <w:lang w:val="vi-VN"/>
              </w:rPr>
            </w:pPr>
            <w:del w:id="3627" w:author="Do Thanh Trung" w:date="2025-07-01T16:17:00Z" w16du:dateUtc="2025-07-01T09:17:00Z">
              <w:r w:rsidRPr="001529FD" w:rsidDel="00385775">
                <w:rPr>
                  <w:lang w:val="vi-VN"/>
                </w:rPr>
                <w:delText>Text</w:delText>
              </w:r>
            </w:del>
          </w:p>
        </w:tc>
        <w:tc>
          <w:tcPr>
            <w:tcW w:w="841" w:type="dxa"/>
            <w:vAlign w:val="center"/>
            <w:tcPrChange w:id="3628" w:author="Do Thanh Trung" w:date="2025-07-04T15:21:00Z" w16du:dateUtc="2025-07-04T08:21:00Z">
              <w:tcPr>
                <w:tcW w:w="989" w:type="dxa"/>
                <w:gridSpan w:val="2"/>
                <w:vAlign w:val="center"/>
              </w:tcPr>
            </w:tcPrChange>
          </w:tcPr>
          <w:p w14:paraId="401DD31D" w14:textId="77777777" w:rsidR="00B40FE6" w:rsidDel="00385775" w:rsidRDefault="00B40FE6">
            <w:pPr>
              <w:jc w:val="center"/>
              <w:pPrChange w:id="3629" w:author="Do Thanh Trung" w:date="2025-07-04T15:27:00Z" w16du:dateUtc="2025-07-04T08:27:00Z">
                <w:pPr>
                  <w:jc w:val="left"/>
                </w:pPr>
              </w:pPrChange>
            </w:pPr>
          </w:p>
        </w:tc>
        <w:tc>
          <w:tcPr>
            <w:tcW w:w="1010" w:type="dxa"/>
            <w:vAlign w:val="center"/>
            <w:tcPrChange w:id="3630" w:author="Do Thanh Trung" w:date="2025-07-04T15:21:00Z" w16du:dateUtc="2025-07-04T08:21:00Z">
              <w:tcPr>
                <w:tcW w:w="781" w:type="dxa"/>
                <w:gridSpan w:val="2"/>
                <w:vAlign w:val="center"/>
              </w:tcPr>
            </w:tcPrChange>
          </w:tcPr>
          <w:p w14:paraId="7A7CC288" w14:textId="6BDAB34F" w:rsidR="00B40FE6" w:rsidRPr="001E7C72" w:rsidDel="0076547D" w:rsidRDefault="00B40FE6">
            <w:pPr>
              <w:jc w:val="center"/>
              <w:rPr>
                <w:del w:id="3631" w:author="Do Thanh Trung" w:date="2025-07-01T16:21:00Z" w16du:dateUtc="2025-07-01T09:21:00Z"/>
              </w:rPr>
            </w:pPr>
            <w:del w:id="3632" w:author="Do Thanh Trung" w:date="2025-07-01T16:17:00Z" w16du:dateUtc="2025-07-01T09:17:00Z">
              <w:r w:rsidDel="00385775">
                <w:delText>X</w:delText>
              </w:r>
            </w:del>
          </w:p>
        </w:tc>
        <w:tc>
          <w:tcPr>
            <w:tcW w:w="2790" w:type="dxa"/>
            <w:tcPrChange w:id="3633" w:author="Do Thanh Trung" w:date="2025-07-04T15:21:00Z" w16du:dateUtc="2025-07-04T08:21:00Z">
              <w:tcPr>
                <w:tcW w:w="6967" w:type="dxa"/>
                <w:gridSpan w:val="2"/>
              </w:tcPr>
            </w:tcPrChange>
          </w:tcPr>
          <w:p w14:paraId="2A786198" w14:textId="77777777" w:rsidR="00B40FE6" w:rsidDel="00385775" w:rsidRDefault="00B40FE6">
            <w:pPr>
              <w:jc w:val="center"/>
              <w:pPrChange w:id="3634" w:author="Do Thanh Trung" w:date="2025-07-04T15:27:00Z" w16du:dateUtc="2025-07-04T08:27:00Z">
                <w:pPr>
                  <w:jc w:val="left"/>
                </w:pPr>
              </w:pPrChange>
            </w:pPr>
          </w:p>
        </w:tc>
        <w:tc>
          <w:tcPr>
            <w:tcW w:w="4675" w:type="dxa"/>
            <w:vAlign w:val="center"/>
            <w:tcPrChange w:id="3635" w:author="Do Thanh Trung" w:date="2025-07-04T15:21:00Z" w16du:dateUtc="2025-07-04T08:21:00Z">
              <w:tcPr>
                <w:tcW w:w="6967" w:type="dxa"/>
                <w:vAlign w:val="center"/>
              </w:tcPr>
            </w:tcPrChange>
          </w:tcPr>
          <w:p w14:paraId="1F3FC223" w14:textId="095F5CD1" w:rsidR="00B40FE6" w:rsidRPr="001E7C72" w:rsidDel="0076547D" w:rsidRDefault="00B40FE6">
            <w:pPr>
              <w:jc w:val="left"/>
              <w:rPr>
                <w:del w:id="3636" w:author="Do Thanh Trung" w:date="2025-07-01T16:21:00Z" w16du:dateUtc="2025-07-01T09:21:00Z"/>
              </w:rPr>
            </w:pPr>
            <w:del w:id="3637" w:author="Do Thanh Trung" w:date="2025-07-01T16:17:00Z" w16du:dateUtc="2025-07-01T09:17:00Z">
              <w:r w:rsidDel="00385775">
                <w:delText xml:space="preserve">Loại Tài sản = &lt; Hợp đồng tiền gửi &gt;, chi tiết ở </w:delText>
              </w:r>
              <w:r w:rsidDel="00385775">
                <w:fldChar w:fldCharType="begin"/>
              </w:r>
              <w:r w:rsidDel="00385775">
                <w:delInstrText>HYPERLINK \l "_Quy_trình_Mua"</w:delInstrText>
              </w:r>
              <w:r w:rsidDel="00385775">
                <w:fldChar w:fldCharType="separate"/>
              </w:r>
              <w:r w:rsidRPr="007D490E" w:rsidDel="00385775">
                <w:rPr>
                  <w:rStyle w:val="Hyperlink"/>
                  <w:kern w:val="2"/>
                  <w14:ligatures w14:val="standardContextual"/>
                </w:rPr>
                <w:delText>Quy tr</w:delText>
              </w:r>
              <w:r w:rsidRPr="007D490E" w:rsidDel="00385775">
                <w:rPr>
                  <w:rStyle w:val="Hyperlink"/>
                </w:rPr>
                <w:delText>ình Mua Tài sản</w:delText>
              </w:r>
              <w:r w:rsidDel="00385775">
                <w:fldChar w:fldCharType="end"/>
              </w:r>
            </w:del>
          </w:p>
        </w:tc>
      </w:tr>
      <w:tr w:rsidR="00B40FE6" w:rsidRPr="001529FD" w:rsidDel="0076547D" w14:paraId="3A226AB7" w14:textId="77777777" w:rsidTr="00756D39">
        <w:trPr>
          <w:trHeight w:val="164"/>
          <w:del w:id="3638" w:author="Do Thanh Trung" w:date="2025-07-01T16:21:00Z"/>
          <w:trPrChange w:id="3639" w:author="Do Thanh Trung" w:date="2025-07-04T15:21:00Z" w16du:dateUtc="2025-07-04T08:21:00Z">
            <w:trPr>
              <w:trHeight w:val="164"/>
            </w:trPr>
          </w:trPrChange>
        </w:trPr>
        <w:tc>
          <w:tcPr>
            <w:tcW w:w="740" w:type="dxa"/>
            <w:vAlign w:val="center"/>
            <w:tcPrChange w:id="3640" w:author="Do Thanh Trung" w:date="2025-07-04T15:21:00Z" w16du:dateUtc="2025-07-04T08:21:00Z">
              <w:tcPr>
                <w:tcW w:w="816" w:type="dxa"/>
                <w:gridSpan w:val="2"/>
                <w:vAlign w:val="center"/>
              </w:tcPr>
            </w:tcPrChange>
          </w:tcPr>
          <w:p w14:paraId="347E4ABF" w14:textId="50350DA0" w:rsidR="00B40FE6" w:rsidRPr="001529FD" w:rsidDel="0076547D" w:rsidRDefault="00B40FE6">
            <w:pPr>
              <w:jc w:val="left"/>
              <w:rPr>
                <w:del w:id="3641" w:author="Do Thanh Trung" w:date="2025-07-01T16:21:00Z" w16du:dateUtc="2025-07-01T09:21:00Z"/>
                <w:lang w:val="vi-VN"/>
              </w:rPr>
            </w:pPr>
            <w:del w:id="3642" w:author="Do Thanh Trung" w:date="2025-07-01T16:21:00Z" w16du:dateUtc="2025-07-01T09:21:00Z">
              <w:r w:rsidRPr="001529FD" w:rsidDel="0076547D">
                <w:rPr>
                  <w:lang w:val="vi-VN"/>
                </w:rPr>
                <w:delText>02</w:delText>
              </w:r>
            </w:del>
          </w:p>
        </w:tc>
        <w:tc>
          <w:tcPr>
            <w:tcW w:w="1369" w:type="dxa"/>
            <w:vAlign w:val="center"/>
            <w:tcPrChange w:id="3643" w:author="Do Thanh Trung" w:date="2025-07-04T15:21:00Z" w16du:dateUtc="2025-07-04T08:21:00Z">
              <w:tcPr>
                <w:tcW w:w="1872" w:type="dxa"/>
                <w:gridSpan w:val="2"/>
                <w:vAlign w:val="center"/>
              </w:tcPr>
            </w:tcPrChange>
          </w:tcPr>
          <w:p w14:paraId="6C06639E" w14:textId="1E589954" w:rsidR="00B40FE6" w:rsidRPr="001529FD" w:rsidDel="0076547D" w:rsidRDefault="00B40FE6">
            <w:pPr>
              <w:jc w:val="left"/>
              <w:rPr>
                <w:del w:id="3644" w:author="Do Thanh Trung" w:date="2025-07-01T16:21:00Z" w16du:dateUtc="2025-07-01T09:21:00Z"/>
                <w:lang w:val="vi-VN"/>
              </w:rPr>
            </w:pPr>
            <w:del w:id="3645" w:author="Do Thanh Trung" w:date="2025-07-01T16:17:00Z" w16du:dateUtc="2025-07-01T09:17:00Z">
              <w:r w:rsidRPr="001529FD" w:rsidDel="00385775">
                <w:rPr>
                  <w:lang w:val="vi-VN"/>
                </w:rPr>
                <w:delText>Tổ chức phát hành</w:delText>
              </w:r>
            </w:del>
          </w:p>
        </w:tc>
        <w:tc>
          <w:tcPr>
            <w:tcW w:w="1525" w:type="dxa"/>
            <w:vAlign w:val="center"/>
            <w:tcPrChange w:id="3646" w:author="Do Thanh Trung" w:date="2025-07-04T15:21:00Z" w16du:dateUtc="2025-07-04T08:21:00Z">
              <w:tcPr>
                <w:tcW w:w="1525" w:type="dxa"/>
                <w:gridSpan w:val="2"/>
                <w:vAlign w:val="center"/>
              </w:tcPr>
            </w:tcPrChange>
          </w:tcPr>
          <w:p w14:paraId="4C288342" w14:textId="47FEFC10" w:rsidR="00B40FE6" w:rsidRPr="001529FD" w:rsidDel="0076547D" w:rsidRDefault="00B40FE6">
            <w:pPr>
              <w:jc w:val="left"/>
              <w:rPr>
                <w:del w:id="3647" w:author="Do Thanh Trung" w:date="2025-07-01T16:21:00Z" w16du:dateUtc="2025-07-01T09:21:00Z"/>
                <w:lang w:val="vi-VN"/>
              </w:rPr>
            </w:pPr>
            <w:del w:id="3648" w:author="Do Thanh Trung" w:date="2025-07-01T16:17:00Z" w16du:dateUtc="2025-07-01T09:17:00Z">
              <w:r w:rsidRPr="001529FD" w:rsidDel="00385775">
                <w:rPr>
                  <w:lang w:val="vi-VN"/>
                </w:rPr>
                <w:delText>Text</w:delText>
              </w:r>
            </w:del>
          </w:p>
        </w:tc>
        <w:tc>
          <w:tcPr>
            <w:tcW w:w="841" w:type="dxa"/>
            <w:vAlign w:val="center"/>
            <w:tcPrChange w:id="3649" w:author="Do Thanh Trung" w:date="2025-07-04T15:21:00Z" w16du:dateUtc="2025-07-04T08:21:00Z">
              <w:tcPr>
                <w:tcW w:w="989" w:type="dxa"/>
                <w:gridSpan w:val="2"/>
                <w:vAlign w:val="center"/>
              </w:tcPr>
            </w:tcPrChange>
          </w:tcPr>
          <w:p w14:paraId="6F153CB3" w14:textId="77777777" w:rsidR="00B40FE6" w:rsidRPr="00CA162E" w:rsidDel="00385775" w:rsidRDefault="00B40FE6">
            <w:pPr>
              <w:jc w:val="center"/>
              <w:rPr>
                <w:iCs/>
              </w:rPr>
              <w:pPrChange w:id="3650" w:author="Do Thanh Trung" w:date="2025-07-04T15:27:00Z" w16du:dateUtc="2025-07-04T08:27:00Z">
                <w:pPr>
                  <w:jc w:val="left"/>
                </w:pPr>
              </w:pPrChange>
            </w:pPr>
          </w:p>
        </w:tc>
        <w:tc>
          <w:tcPr>
            <w:tcW w:w="1010" w:type="dxa"/>
            <w:vAlign w:val="center"/>
            <w:tcPrChange w:id="3651" w:author="Do Thanh Trung" w:date="2025-07-04T15:21:00Z" w16du:dateUtc="2025-07-04T08:21:00Z">
              <w:tcPr>
                <w:tcW w:w="781" w:type="dxa"/>
                <w:gridSpan w:val="2"/>
                <w:vAlign w:val="center"/>
              </w:tcPr>
            </w:tcPrChange>
          </w:tcPr>
          <w:p w14:paraId="49405351" w14:textId="1E31945C" w:rsidR="00B40FE6" w:rsidRPr="00CA162E" w:rsidDel="0076547D" w:rsidRDefault="00B40FE6">
            <w:pPr>
              <w:jc w:val="center"/>
              <w:rPr>
                <w:del w:id="3652" w:author="Do Thanh Trung" w:date="2025-07-01T16:21:00Z" w16du:dateUtc="2025-07-01T09:21:00Z"/>
                <w:iCs/>
              </w:rPr>
            </w:pPr>
            <w:del w:id="3653" w:author="Do Thanh Trung" w:date="2025-07-01T16:17:00Z" w16du:dateUtc="2025-07-01T09:17:00Z">
              <w:r w:rsidRPr="00CA162E" w:rsidDel="00385775">
                <w:rPr>
                  <w:iCs/>
                </w:rPr>
                <w:delText>X</w:delText>
              </w:r>
            </w:del>
          </w:p>
        </w:tc>
        <w:tc>
          <w:tcPr>
            <w:tcW w:w="2790" w:type="dxa"/>
            <w:tcPrChange w:id="3654" w:author="Do Thanh Trung" w:date="2025-07-04T15:21:00Z" w16du:dateUtc="2025-07-04T08:21:00Z">
              <w:tcPr>
                <w:tcW w:w="6967" w:type="dxa"/>
                <w:gridSpan w:val="2"/>
              </w:tcPr>
            </w:tcPrChange>
          </w:tcPr>
          <w:p w14:paraId="30DD701A" w14:textId="77777777" w:rsidR="00B40FE6" w:rsidDel="00385775" w:rsidRDefault="00B40FE6">
            <w:pPr>
              <w:jc w:val="center"/>
              <w:rPr>
                <w:iCs/>
              </w:rPr>
              <w:pPrChange w:id="3655" w:author="Do Thanh Trung" w:date="2025-07-04T15:27:00Z" w16du:dateUtc="2025-07-04T08:27:00Z">
                <w:pPr>
                  <w:jc w:val="left"/>
                </w:pPr>
              </w:pPrChange>
            </w:pPr>
          </w:p>
        </w:tc>
        <w:tc>
          <w:tcPr>
            <w:tcW w:w="4675" w:type="dxa"/>
            <w:vAlign w:val="center"/>
            <w:tcPrChange w:id="3656" w:author="Do Thanh Trung" w:date="2025-07-04T15:21:00Z" w16du:dateUtc="2025-07-04T08:21:00Z">
              <w:tcPr>
                <w:tcW w:w="6967" w:type="dxa"/>
                <w:vAlign w:val="center"/>
              </w:tcPr>
            </w:tcPrChange>
          </w:tcPr>
          <w:p w14:paraId="43C92A2F" w14:textId="5417D1EE" w:rsidR="00B40FE6" w:rsidRPr="00697B7F" w:rsidDel="0076547D" w:rsidRDefault="00B40FE6">
            <w:pPr>
              <w:jc w:val="left"/>
              <w:rPr>
                <w:del w:id="3657" w:author="Do Thanh Trung" w:date="2025-07-01T16:21:00Z" w16du:dateUtc="2025-07-01T09:21:00Z"/>
                <w:iCs/>
              </w:rPr>
            </w:pPr>
            <w:del w:id="3658" w:author="Do Thanh Trung" w:date="2025-07-01T16:17:00Z" w16du:dateUtc="2025-07-01T09:17:00Z">
              <w:r w:rsidDel="00385775">
                <w:rPr>
                  <w:iCs/>
                </w:rPr>
                <w:delText>Thông tin TCPH, căn cứ vào Mã Tài sản ở (3)</w:delText>
              </w:r>
            </w:del>
          </w:p>
        </w:tc>
      </w:tr>
      <w:tr w:rsidR="00B40FE6" w:rsidRPr="001529FD" w14:paraId="7A9C66BF" w14:textId="77777777" w:rsidTr="00756D39">
        <w:trPr>
          <w:trHeight w:val="897"/>
          <w:trPrChange w:id="3659" w:author="Do Thanh Trung" w:date="2025-07-04T15:21:00Z" w16du:dateUtc="2025-07-04T08:21:00Z">
            <w:trPr>
              <w:trHeight w:val="897"/>
            </w:trPr>
          </w:trPrChange>
        </w:trPr>
        <w:tc>
          <w:tcPr>
            <w:tcW w:w="740" w:type="dxa"/>
            <w:vAlign w:val="center"/>
            <w:tcPrChange w:id="3660" w:author="Do Thanh Trung" w:date="2025-07-04T15:21:00Z" w16du:dateUtc="2025-07-04T08:21:00Z">
              <w:tcPr>
                <w:tcW w:w="816" w:type="dxa"/>
                <w:gridSpan w:val="2"/>
                <w:vAlign w:val="center"/>
              </w:tcPr>
            </w:tcPrChange>
          </w:tcPr>
          <w:p w14:paraId="6608D0F2" w14:textId="47EC3115" w:rsidR="00B40FE6" w:rsidRPr="001529FD" w:rsidRDefault="00B40FE6" w:rsidP="00137258">
            <w:pPr>
              <w:jc w:val="left"/>
              <w:rPr>
                <w:lang w:val="vi-VN"/>
              </w:rPr>
            </w:pPr>
            <w:ins w:id="3661" w:author="Do Thanh Trung" w:date="2025-07-02T09:22:00Z" w16du:dateUtc="2025-07-02T02:22:00Z">
              <w:r>
                <w:t>01</w:t>
              </w:r>
            </w:ins>
            <w:del w:id="3662" w:author="Do Thanh Trung" w:date="2025-07-01T16:21:00Z" w16du:dateUtc="2025-07-01T09:21:00Z">
              <w:r w:rsidRPr="001529FD" w:rsidDel="00524D6C">
                <w:rPr>
                  <w:lang w:val="vi-VN"/>
                </w:rPr>
                <w:delText>03</w:delText>
              </w:r>
            </w:del>
          </w:p>
        </w:tc>
        <w:tc>
          <w:tcPr>
            <w:tcW w:w="1369" w:type="dxa"/>
            <w:vAlign w:val="center"/>
            <w:tcPrChange w:id="3663" w:author="Do Thanh Trung" w:date="2025-07-04T15:21:00Z" w16du:dateUtc="2025-07-04T08:21:00Z">
              <w:tcPr>
                <w:tcW w:w="1872" w:type="dxa"/>
                <w:gridSpan w:val="2"/>
                <w:vAlign w:val="center"/>
              </w:tcPr>
            </w:tcPrChange>
          </w:tcPr>
          <w:p w14:paraId="7B44BC70" w14:textId="2E8003E6" w:rsidR="00B40FE6" w:rsidRPr="001529FD" w:rsidRDefault="009F6E73" w:rsidP="00137258">
            <w:pPr>
              <w:jc w:val="left"/>
              <w:rPr>
                <w:lang w:val="vi-VN"/>
              </w:rPr>
            </w:pPr>
            <w:ins w:id="3664" w:author="Do Thanh Trung" w:date="2025-07-04T15:27:00Z" w16du:dateUtc="2025-07-04T08:27:00Z">
              <w:r>
                <w:t>Tài khoản Quỹ</w:t>
              </w:r>
            </w:ins>
            <w:del w:id="3665" w:author="Do Thanh Trung" w:date="2025-07-04T15:27:00Z" w16du:dateUtc="2025-07-04T08:27:00Z">
              <w:r w:rsidR="00B40FE6" w:rsidRPr="001529FD" w:rsidDel="009F6E73">
                <w:rPr>
                  <w:lang w:val="vi-VN"/>
                </w:rPr>
                <w:delText>Mã Tài sản</w:delText>
              </w:r>
            </w:del>
          </w:p>
        </w:tc>
        <w:tc>
          <w:tcPr>
            <w:tcW w:w="1525" w:type="dxa"/>
            <w:vAlign w:val="center"/>
            <w:tcPrChange w:id="3666" w:author="Do Thanh Trung" w:date="2025-07-04T15:21:00Z" w16du:dateUtc="2025-07-04T08:21:00Z">
              <w:tcPr>
                <w:tcW w:w="1525" w:type="dxa"/>
                <w:gridSpan w:val="2"/>
                <w:vAlign w:val="center"/>
              </w:tcPr>
            </w:tcPrChange>
          </w:tcPr>
          <w:p w14:paraId="16FDFD71" w14:textId="4063DC7D" w:rsidR="00B40FE6" w:rsidRPr="009F6E73" w:rsidRDefault="00B40FE6" w:rsidP="00137258">
            <w:pPr>
              <w:jc w:val="left"/>
              <w:rPr>
                <w:b/>
                <w:rPrChange w:id="3667" w:author="Do Thanh Trung" w:date="2025-07-04T15:27:00Z" w16du:dateUtc="2025-07-04T08:27:00Z">
                  <w:rPr>
                    <w:b/>
                    <w:lang w:val="vi-VN"/>
                  </w:rPr>
                </w:rPrChange>
              </w:rPr>
            </w:pPr>
            <w:del w:id="3668" w:author="Do Thanh Trung" w:date="2025-07-01T16:59:00Z" w16du:dateUtc="2025-07-01T09:59:00Z">
              <w:r w:rsidRPr="001529FD" w:rsidDel="005F5203">
                <w:rPr>
                  <w:lang w:val="vi-VN"/>
                </w:rPr>
                <w:delText>Text</w:delText>
              </w:r>
            </w:del>
            <w:ins w:id="3669" w:author="Do Thanh Trung" w:date="2025-07-04T15:27:00Z" w16du:dateUtc="2025-07-04T08:27:00Z">
              <w:r w:rsidR="009F6E73">
                <w:t>Optionset</w:t>
              </w:r>
            </w:ins>
          </w:p>
        </w:tc>
        <w:tc>
          <w:tcPr>
            <w:tcW w:w="841" w:type="dxa"/>
            <w:vAlign w:val="center"/>
            <w:tcPrChange w:id="3670" w:author="Do Thanh Trung" w:date="2025-07-04T15:21:00Z" w16du:dateUtc="2025-07-04T08:21:00Z">
              <w:tcPr>
                <w:tcW w:w="989" w:type="dxa"/>
                <w:gridSpan w:val="2"/>
                <w:vAlign w:val="center"/>
              </w:tcPr>
            </w:tcPrChange>
          </w:tcPr>
          <w:p w14:paraId="023FEF95" w14:textId="4CE25D7A" w:rsidR="00B40FE6" w:rsidRPr="0086592A" w:rsidRDefault="0086592A" w:rsidP="0086592A">
            <w:pPr>
              <w:jc w:val="center"/>
              <w:rPr>
                <w:iCs/>
                <w:rPrChange w:id="3671" w:author="Do Thanh Trung" w:date="2025-07-04T15:27:00Z" w16du:dateUtc="2025-07-04T08:27:00Z">
                  <w:rPr>
                    <w:i/>
                  </w:rPr>
                </w:rPrChange>
              </w:rPr>
            </w:pPr>
            <w:ins w:id="3672" w:author="Do Thanh Trung" w:date="2025-07-04T15:27:00Z" w16du:dateUtc="2025-07-04T08:27:00Z">
              <w:r w:rsidRPr="0086592A">
                <w:rPr>
                  <w:iCs/>
                  <w:rPrChange w:id="3673" w:author="Do Thanh Trung" w:date="2025-07-04T15:27:00Z" w16du:dateUtc="2025-07-04T08:27:00Z">
                    <w:rPr>
                      <w:i/>
                    </w:rPr>
                  </w:rPrChange>
                </w:rPr>
                <w:t>X</w:t>
              </w:r>
            </w:ins>
          </w:p>
        </w:tc>
        <w:tc>
          <w:tcPr>
            <w:tcW w:w="1010" w:type="dxa"/>
            <w:vAlign w:val="center"/>
            <w:tcPrChange w:id="3674" w:author="Do Thanh Trung" w:date="2025-07-04T15:21:00Z" w16du:dateUtc="2025-07-04T08:21:00Z">
              <w:tcPr>
                <w:tcW w:w="781" w:type="dxa"/>
                <w:gridSpan w:val="2"/>
                <w:vAlign w:val="center"/>
              </w:tcPr>
            </w:tcPrChange>
          </w:tcPr>
          <w:p w14:paraId="28F08921" w14:textId="2CB58EA2" w:rsidR="00B40FE6" w:rsidRPr="0086592A" w:rsidRDefault="00B40FE6" w:rsidP="0086592A">
            <w:pPr>
              <w:jc w:val="center"/>
              <w:rPr>
                <w:iCs/>
                <w:rPrChange w:id="3675" w:author="Do Thanh Trung" w:date="2025-07-04T15:27:00Z" w16du:dateUtc="2025-07-04T08:27:00Z">
                  <w:rPr>
                    <w:i/>
                  </w:rPr>
                </w:rPrChange>
              </w:rPr>
            </w:pPr>
            <w:del w:id="3676" w:author="Do Thanh Trung" w:date="2025-07-04T15:27:00Z" w16du:dateUtc="2025-07-04T08:27:00Z">
              <w:r w:rsidRPr="0086592A" w:rsidDel="009F6E73">
                <w:rPr>
                  <w:iCs/>
                  <w:rPrChange w:id="3677" w:author="Do Thanh Trung" w:date="2025-07-04T15:27:00Z" w16du:dateUtc="2025-07-04T08:27:00Z">
                    <w:rPr>
                      <w:i/>
                    </w:rPr>
                  </w:rPrChange>
                </w:rPr>
                <w:delText>X</w:delText>
              </w:r>
            </w:del>
          </w:p>
        </w:tc>
        <w:tc>
          <w:tcPr>
            <w:tcW w:w="2790" w:type="dxa"/>
            <w:tcPrChange w:id="3678" w:author="Do Thanh Trung" w:date="2025-07-04T15:21:00Z" w16du:dateUtc="2025-07-04T08:21:00Z">
              <w:tcPr>
                <w:tcW w:w="6967" w:type="dxa"/>
                <w:gridSpan w:val="2"/>
              </w:tcPr>
            </w:tcPrChange>
          </w:tcPr>
          <w:p w14:paraId="428436C9" w14:textId="02772EC6" w:rsidR="00B40FE6" w:rsidRDefault="005235C4" w:rsidP="00137258">
            <w:pPr>
              <w:jc w:val="left"/>
              <w:rPr>
                <w:iCs/>
              </w:rPr>
            </w:pPr>
            <w:ins w:id="3679" w:author="Do Thanh Trung" w:date="2025-07-04T15:30:00Z" w16du:dateUtc="2025-07-04T08:30:00Z">
              <w:r>
                <w:rPr>
                  <w:iCs/>
                </w:rPr>
                <w:fldChar w:fldCharType="begin"/>
              </w:r>
              <w:r>
                <w:rPr>
                  <w:iCs/>
                </w:rPr>
                <w:instrText>HYPERLINK  \l "_Danh_mục_đầu_1"</w:instrText>
              </w:r>
              <w:r>
                <w:rPr>
                  <w:iCs/>
                </w:rPr>
              </w:r>
              <w:r>
                <w:rPr>
                  <w:iCs/>
                </w:rPr>
                <w:fldChar w:fldCharType="separate"/>
              </w:r>
              <w:r w:rsidRPr="005235C4">
                <w:rPr>
                  <w:rStyle w:val="Hyperlink"/>
                  <w:iCs/>
                  <w:kern w:val="2"/>
                  <w14:ligatures w14:val="standardContextual"/>
                </w:rPr>
                <w:t>Danh m</w:t>
              </w:r>
              <w:r w:rsidRPr="005235C4">
                <w:rPr>
                  <w:rStyle w:val="Hyperlink"/>
                  <w:iCs/>
                </w:rPr>
                <w:t>ục đầu tư tài sản không qua sàn</w:t>
              </w:r>
              <w:r>
                <w:rPr>
                  <w:iCs/>
                </w:rPr>
                <w:fldChar w:fldCharType="end"/>
              </w:r>
            </w:ins>
            <w:ins w:id="3680" w:author="Do Thanh Trung" w:date="2025-07-04T15:29:00Z" w16du:dateUtc="2025-07-04T08:29:00Z">
              <w:r>
                <w:rPr>
                  <w:iCs/>
                </w:rPr>
                <w:t xml:space="preserve"> – [Tài khoản Quỹ]</w:t>
              </w:r>
            </w:ins>
          </w:p>
        </w:tc>
        <w:tc>
          <w:tcPr>
            <w:tcW w:w="4675" w:type="dxa"/>
            <w:vAlign w:val="center"/>
            <w:tcPrChange w:id="3681" w:author="Do Thanh Trung" w:date="2025-07-04T15:21:00Z" w16du:dateUtc="2025-07-04T08:21:00Z">
              <w:tcPr>
                <w:tcW w:w="6967" w:type="dxa"/>
                <w:vAlign w:val="center"/>
              </w:tcPr>
            </w:tcPrChange>
          </w:tcPr>
          <w:p w14:paraId="427CBFFA" w14:textId="77777777" w:rsidR="00B40FE6" w:rsidRDefault="0086592A" w:rsidP="009F6E73">
            <w:pPr>
              <w:jc w:val="left"/>
              <w:rPr>
                <w:ins w:id="3682" w:author="Do Thanh Trung" w:date="2025-07-04T15:28:00Z" w16du:dateUtc="2025-07-04T08:28:00Z"/>
                <w:iCs/>
              </w:rPr>
            </w:pPr>
            <w:ins w:id="3683" w:author="Do Thanh Trung" w:date="2025-07-04T15:28:00Z" w16du:dateUtc="2025-07-04T08:28:00Z">
              <w:r>
                <w:rPr>
                  <w:iCs/>
                </w:rPr>
                <w:t>Tài khoản Quỹ đầu tư</w:t>
              </w:r>
            </w:ins>
            <w:del w:id="3684" w:author="Do Thanh Trung" w:date="2025-07-04T15:27:00Z" w16du:dateUtc="2025-07-04T08:27:00Z">
              <w:r w:rsidR="00B40FE6" w:rsidDel="009F6E73">
                <w:rPr>
                  <w:iCs/>
                </w:rPr>
                <w:delText xml:space="preserve">Mã Hợp đồng tiền gửi đã và đang đầu tư </w:delText>
              </w:r>
            </w:del>
            <w:del w:id="3685" w:author="Do Thanh Trung" w:date="2025-07-04T15:26:00Z" w16du:dateUtc="2025-07-04T08:26:00Z">
              <w:r w:rsidR="00B40FE6" w:rsidDel="009F6E73">
                <w:rPr>
                  <w:iCs/>
                </w:rPr>
                <w:delText xml:space="preserve">ở </w:delText>
              </w:r>
              <w:r w:rsidR="00B40FE6" w:rsidDel="009F6E73">
                <w:fldChar w:fldCharType="begin"/>
              </w:r>
              <w:r w:rsidR="00B40FE6" w:rsidDel="009F6E73">
                <w:delInstrText>HYPERLINK \l "_Quy_trình_Mua"</w:delInstrText>
              </w:r>
              <w:r w:rsidR="00B40FE6" w:rsidDel="009F6E73">
                <w:fldChar w:fldCharType="separate"/>
              </w:r>
              <w:r w:rsidR="00B40FE6" w:rsidRPr="007D490E" w:rsidDel="009F6E73">
                <w:rPr>
                  <w:rStyle w:val="Hyperlink"/>
                  <w:kern w:val="2"/>
                  <w14:ligatures w14:val="standardContextual"/>
                </w:rPr>
                <w:delText>Quy tr</w:delText>
              </w:r>
              <w:r w:rsidR="00B40FE6" w:rsidRPr="007D490E" w:rsidDel="009F6E73">
                <w:rPr>
                  <w:rStyle w:val="Hyperlink"/>
                </w:rPr>
                <w:delText>ình Mua Tài sản</w:delText>
              </w:r>
              <w:r w:rsidR="00B40FE6" w:rsidDel="009F6E73">
                <w:fldChar w:fldCharType="end"/>
              </w:r>
            </w:del>
          </w:p>
          <w:p w14:paraId="2EC98FDB" w14:textId="311133C4" w:rsidR="0086592A" w:rsidRPr="00D475FF" w:rsidRDefault="0086592A" w:rsidP="009F6E73">
            <w:pPr>
              <w:jc w:val="left"/>
              <w:rPr>
                <w:iCs/>
              </w:rPr>
            </w:pPr>
            <w:ins w:id="3686" w:author="Do Thanh Trung" w:date="2025-07-04T15:28:00Z" w16du:dateUtc="2025-07-04T08:28:00Z">
              <w:r>
                <w:rPr>
                  <w:iCs/>
                </w:rPr>
                <w:t>Người dùng chọn 1 trong các Tài khoản Quỹ đang thực hiện đầu tư</w:t>
              </w:r>
            </w:ins>
          </w:p>
        </w:tc>
      </w:tr>
      <w:tr w:rsidR="00146918" w:rsidRPr="001529FD" w14:paraId="671082A6" w14:textId="77777777" w:rsidTr="00756D39">
        <w:trPr>
          <w:trHeight w:val="897"/>
          <w:ins w:id="3687" w:author="Do Thanh Trung" w:date="2025-07-04T15:30:00Z"/>
        </w:trPr>
        <w:tc>
          <w:tcPr>
            <w:tcW w:w="740" w:type="dxa"/>
            <w:vAlign w:val="center"/>
          </w:tcPr>
          <w:p w14:paraId="304A5FB1" w14:textId="1D256BE2" w:rsidR="00146918" w:rsidRDefault="00146918" w:rsidP="00146918">
            <w:pPr>
              <w:jc w:val="left"/>
              <w:rPr>
                <w:ins w:id="3688" w:author="Do Thanh Trung" w:date="2025-07-04T15:30:00Z" w16du:dateUtc="2025-07-04T08:30:00Z"/>
              </w:rPr>
            </w:pPr>
            <w:ins w:id="3689" w:author="Do Thanh Trung" w:date="2025-07-04T15:31:00Z" w16du:dateUtc="2025-07-04T08:31:00Z">
              <w:r>
                <w:t>02</w:t>
              </w:r>
            </w:ins>
          </w:p>
        </w:tc>
        <w:tc>
          <w:tcPr>
            <w:tcW w:w="1369" w:type="dxa"/>
            <w:vAlign w:val="center"/>
          </w:tcPr>
          <w:p w14:paraId="3045E8D6" w14:textId="17010756" w:rsidR="00146918" w:rsidRDefault="00146918" w:rsidP="00146918">
            <w:pPr>
              <w:jc w:val="left"/>
              <w:rPr>
                <w:ins w:id="3690" w:author="Do Thanh Trung" w:date="2025-07-04T15:30:00Z" w16du:dateUtc="2025-07-04T08:30:00Z"/>
              </w:rPr>
            </w:pPr>
            <w:ins w:id="3691" w:author="Do Thanh Trung" w:date="2025-07-04T15:30:00Z" w16du:dateUtc="2025-07-04T08:30:00Z">
              <w:r>
                <w:t>Loại Tài sản</w:t>
              </w:r>
            </w:ins>
          </w:p>
        </w:tc>
        <w:tc>
          <w:tcPr>
            <w:tcW w:w="1525" w:type="dxa"/>
            <w:vAlign w:val="center"/>
          </w:tcPr>
          <w:p w14:paraId="050223ED" w14:textId="1AA21161" w:rsidR="00146918" w:rsidRPr="00146918" w:rsidDel="005F5203" w:rsidRDefault="00146918" w:rsidP="00146918">
            <w:pPr>
              <w:jc w:val="left"/>
              <w:rPr>
                <w:ins w:id="3692" w:author="Do Thanh Trung" w:date="2025-07-04T15:30:00Z" w16du:dateUtc="2025-07-04T08:30:00Z"/>
                <w:rPrChange w:id="3693" w:author="Do Thanh Trung" w:date="2025-07-04T15:30:00Z" w16du:dateUtc="2025-07-04T08:30:00Z">
                  <w:rPr>
                    <w:ins w:id="3694" w:author="Do Thanh Trung" w:date="2025-07-04T15:30:00Z" w16du:dateUtc="2025-07-04T08:30:00Z"/>
                    <w:lang w:val="vi-VN"/>
                  </w:rPr>
                </w:rPrChange>
              </w:rPr>
            </w:pPr>
            <w:ins w:id="3695" w:author="Do Thanh Trung" w:date="2025-07-04T15:30:00Z" w16du:dateUtc="2025-07-04T08:30:00Z">
              <w:r>
                <w:t>Text</w:t>
              </w:r>
            </w:ins>
          </w:p>
        </w:tc>
        <w:tc>
          <w:tcPr>
            <w:tcW w:w="841" w:type="dxa"/>
            <w:vAlign w:val="center"/>
          </w:tcPr>
          <w:p w14:paraId="3E28E7D5" w14:textId="213DBA33" w:rsidR="00146918" w:rsidRPr="00146918" w:rsidRDefault="00146918" w:rsidP="00146918">
            <w:pPr>
              <w:jc w:val="center"/>
              <w:rPr>
                <w:ins w:id="3696" w:author="Do Thanh Trung" w:date="2025-07-04T15:30:00Z" w16du:dateUtc="2025-07-04T08:30:00Z"/>
                <w:iCs/>
              </w:rPr>
            </w:pPr>
            <w:ins w:id="3697" w:author="Do Thanh Trung" w:date="2025-07-04T15:30:00Z" w16du:dateUtc="2025-07-04T08:30:00Z">
              <w:r>
                <w:rPr>
                  <w:iCs/>
                </w:rPr>
                <w:t>X</w:t>
              </w:r>
            </w:ins>
          </w:p>
        </w:tc>
        <w:tc>
          <w:tcPr>
            <w:tcW w:w="1010" w:type="dxa"/>
            <w:vAlign w:val="center"/>
          </w:tcPr>
          <w:p w14:paraId="42529AB7" w14:textId="49D5ECCB" w:rsidR="00146918" w:rsidRPr="00146918" w:rsidDel="009F6E73" w:rsidRDefault="00146918" w:rsidP="00146918">
            <w:pPr>
              <w:jc w:val="center"/>
              <w:rPr>
                <w:ins w:id="3698" w:author="Do Thanh Trung" w:date="2025-07-04T15:30:00Z" w16du:dateUtc="2025-07-04T08:30:00Z"/>
                <w:iCs/>
              </w:rPr>
            </w:pPr>
            <w:ins w:id="3699" w:author="Do Thanh Trung" w:date="2025-07-04T15:30:00Z" w16du:dateUtc="2025-07-04T08:30:00Z">
              <w:r>
                <w:rPr>
                  <w:iCs/>
                </w:rPr>
                <w:t>X</w:t>
              </w:r>
            </w:ins>
          </w:p>
        </w:tc>
        <w:tc>
          <w:tcPr>
            <w:tcW w:w="2790" w:type="dxa"/>
          </w:tcPr>
          <w:p w14:paraId="76062B21" w14:textId="18DD1E79" w:rsidR="00146918" w:rsidRDefault="00146918" w:rsidP="00146918">
            <w:pPr>
              <w:jc w:val="left"/>
              <w:rPr>
                <w:ins w:id="3700" w:author="Do Thanh Trung" w:date="2025-07-04T15:30:00Z" w16du:dateUtc="2025-07-04T08:30:00Z"/>
                <w:iCs/>
              </w:rPr>
            </w:pPr>
            <w:ins w:id="3701" w:author="Do Thanh Trung" w:date="2025-07-04T15:31:00Z" w16du:dateUtc="2025-07-04T08:31:00Z">
              <w:r>
                <w:rPr>
                  <w:iCs/>
                </w:rPr>
                <w:fldChar w:fldCharType="begin"/>
              </w:r>
              <w:r>
                <w:rPr>
                  <w:iCs/>
                </w:rPr>
                <w:instrText>HYPERLINK  \l "_Danh_mục_đầu_1"</w:instrText>
              </w:r>
              <w:r>
                <w:rPr>
                  <w:iCs/>
                </w:rPr>
              </w:r>
              <w:r>
                <w:rPr>
                  <w:iCs/>
                </w:rPr>
                <w:fldChar w:fldCharType="separate"/>
              </w:r>
              <w:r w:rsidRPr="005235C4">
                <w:rPr>
                  <w:rStyle w:val="Hyperlink"/>
                  <w:iCs/>
                  <w:kern w:val="2"/>
                  <w14:ligatures w14:val="standardContextual"/>
                </w:rPr>
                <w:t>Danh m</w:t>
              </w:r>
              <w:r w:rsidRPr="005235C4">
                <w:rPr>
                  <w:rStyle w:val="Hyperlink"/>
                  <w:iCs/>
                </w:rPr>
                <w:t>ục đầu tư tài sản không qua sàn</w:t>
              </w:r>
              <w:r>
                <w:rPr>
                  <w:iCs/>
                </w:rPr>
                <w:fldChar w:fldCharType="end"/>
              </w:r>
              <w:r>
                <w:rPr>
                  <w:iCs/>
                </w:rPr>
                <w:t xml:space="preserve"> – [Loại Tài sản]</w:t>
              </w:r>
            </w:ins>
          </w:p>
        </w:tc>
        <w:tc>
          <w:tcPr>
            <w:tcW w:w="4675" w:type="dxa"/>
            <w:vAlign w:val="center"/>
          </w:tcPr>
          <w:p w14:paraId="65B18A38" w14:textId="5B5C0884" w:rsidR="00146918" w:rsidRDefault="00146918" w:rsidP="00146918">
            <w:pPr>
              <w:jc w:val="left"/>
              <w:rPr>
                <w:ins w:id="3702" w:author="Do Thanh Trung" w:date="2025-07-04T15:30:00Z" w16du:dateUtc="2025-07-04T08:30:00Z"/>
                <w:iCs/>
              </w:rPr>
            </w:pPr>
            <w:ins w:id="3703" w:author="Do Thanh Trung" w:date="2025-07-04T15:30:00Z" w16du:dateUtc="2025-07-04T08:30:00Z">
              <w:r>
                <w:rPr>
                  <w:iCs/>
                </w:rPr>
                <w:t>Mặc định Loại Tài s</w:t>
              </w:r>
            </w:ins>
            <w:ins w:id="3704" w:author="Do Thanh Trung" w:date="2025-07-04T15:31:00Z" w16du:dateUtc="2025-07-04T08:31:00Z">
              <w:r>
                <w:rPr>
                  <w:iCs/>
                </w:rPr>
                <w:t>ản là Hợp đồng tiền gửi</w:t>
              </w:r>
            </w:ins>
          </w:p>
        </w:tc>
      </w:tr>
      <w:tr w:rsidR="00146918" w:rsidRPr="001529FD" w14:paraId="15EBD021" w14:textId="77777777" w:rsidTr="00756D39">
        <w:trPr>
          <w:trHeight w:val="897"/>
          <w:ins w:id="3705" w:author="Do Thanh Trung" w:date="2025-07-04T15:27:00Z"/>
        </w:trPr>
        <w:tc>
          <w:tcPr>
            <w:tcW w:w="740" w:type="dxa"/>
            <w:vAlign w:val="center"/>
          </w:tcPr>
          <w:p w14:paraId="6DF884C3" w14:textId="3FA87047" w:rsidR="00146918" w:rsidRDefault="00146918" w:rsidP="00146918">
            <w:pPr>
              <w:jc w:val="left"/>
              <w:rPr>
                <w:ins w:id="3706" w:author="Do Thanh Trung" w:date="2025-07-04T15:27:00Z" w16du:dateUtc="2025-07-04T08:27:00Z"/>
              </w:rPr>
            </w:pPr>
            <w:ins w:id="3707" w:author="Do Thanh Trung" w:date="2025-07-04T15:31:00Z" w16du:dateUtc="2025-07-04T08:31:00Z">
              <w:r>
                <w:t>03</w:t>
              </w:r>
            </w:ins>
          </w:p>
        </w:tc>
        <w:tc>
          <w:tcPr>
            <w:tcW w:w="1369" w:type="dxa"/>
            <w:vAlign w:val="center"/>
          </w:tcPr>
          <w:p w14:paraId="720A1969" w14:textId="3A76F8ED" w:rsidR="00146918" w:rsidRPr="001529FD" w:rsidRDefault="00146918" w:rsidP="00146918">
            <w:pPr>
              <w:jc w:val="left"/>
              <w:rPr>
                <w:ins w:id="3708" w:author="Do Thanh Trung" w:date="2025-07-04T15:27:00Z" w16du:dateUtc="2025-07-04T08:27:00Z"/>
                <w:lang w:val="vi-VN"/>
              </w:rPr>
            </w:pPr>
            <w:ins w:id="3709" w:author="Do Thanh Trung" w:date="2025-07-04T15:27:00Z" w16du:dateUtc="2025-07-04T08:27:00Z">
              <w:r w:rsidRPr="001529FD">
                <w:rPr>
                  <w:lang w:val="vi-VN"/>
                </w:rPr>
                <w:t>Mã Tài sản</w:t>
              </w:r>
            </w:ins>
          </w:p>
        </w:tc>
        <w:tc>
          <w:tcPr>
            <w:tcW w:w="1525" w:type="dxa"/>
            <w:vAlign w:val="center"/>
          </w:tcPr>
          <w:p w14:paraId="087DB2A1" w14:textId="01386FCC" w:rsidR="00146918" w:rsidRPr="001529FD" w:rsidDel="005F5203" w:rsidRDefault="00146918" w:rsidP="00146918">
            <w:pPr>
              <w:jc w:val="left"/>
              <w:rPr>
                <w:ins w:id="3710" w:author="Do Thanh Trung" w:date="2025-07-04T15:27:00Z" w16du:dateUtc="2025-07-04T08:27:00Z"/>
                <w:lang w:val="vi-VN"/>
              </w:rPr>
            </w:pPr>
            <w:ins w:id="3711" w:author="Do Thanh Trung" w:date="2025-07-04T15:27:00Z" w16du:dateUtc="2025-07-04T08:27:00Z">
              <w:r>
                <w:t>Optionset</w:t>
              </w:r>
            </w:ins>
          </w:p>
        </w:tc>
        <w:tc>
          <w:tcPr>
            <w:tcW w:w="841" w:type="dxa"/>
            <w:vAlign w:val="center"/>
          </w:tcPr>
          <w:p w14:paraId="593A8A1A" w14:textId="6D259476" w:rsidR="00146918" w:rsidRPr="0086592A" w:rsidRDefault="00146918">
            <w:pPr>
              <w:jc w:val="center"/>
              <w:rPr>
                <w:ins w:id="3712" w:author="Do Thanh Trung" w:date="2025-07-04T15:27:00Z" w16du:dateUtc="2025-07-04T08:27:00Z"/>
                <w:iCs/>
                <w:rPrChange w:id="3713" w:author="Do Thanh Trung" w:date="2025-07-04T15:27:00Z" w16du:dateUtc="2025-07-04T08:27:00Z">
                  <w:rPr>
                    <w:ins w:id="3714" w:author="Do Thanh Trung" w:date="2025-07-04T15:27:00Z" w16du:dateUtc="2025-07-04T08:27:00Z"/>
                    <w:i/>
                  </w:rPr>
                </w:rPrChange>
              </w:rPr>
              <w:pPrChange w:id="3715" w:author="Do Thanh Trung" w:date="2025-07-04T15:27:00Z" w16du:dateUtc="2025-07-04T08:27:00Z">
                <w:pPr>
                  <w:jc w:val="left"/>
                </w:pPr>
              </w:pPrChange>
            </w:pPr>
            <w:ins w:id="3716" w:author="Do Thanh Trung" w:date="2025-07-04T15:27:00Z" w16du:dateUtc="2025-07-04T08:27:00Z">
              <w:r w:rsidRPr="0086592A">
                <w:rPr>
                  <w:iCs/>
                  <w:rPrChange w:id="3717" w:author="Do Thanh Trung" w:date="2025-07-04T15:27:00Z" w16du:dateUtc="2025-07-04T08:27:00Z">
                    <w:rPr>
                      <w:i/>
                    </w:rPr>
                  </w:rPrChange>
                </w:rPr>
                <w:t>X</w:t>
              </w:r>
            </w:ins>
          </w:p>
        </w:tc>
        <w:tc>
          <w:tcPr>
            <w:tcW w:w="1010" w:type="dxa"/>
            <w:vAlign w:val="center"/>
          </w:tcPr>
          <w:p w14:paraId="35D0E974" w14:textId="2328E47E" w:rsidR="00146918" w:rsidRPr="0086592A" w:rsidRDefault="00146918">
            <w:pPr>
              <w:jc w:val="center"/>
              <w:rPr>
                <w:ins w:id="3718" w:author="Do Thanh Trung" w:date="2025-07-04T15:27:00Z" w16du:dateUtc="2025-07-04T08:27:00Z"/>
                <w:iCs/>
                <w:rPrChange w:id="3719" w:author="Do Thanh Trung" w:date="2025-07-04T15:27:00Z" w16du:dateUtc="2025-07-04T08:27:00Z">
                  <w:rPr>
                    <w:ins w:id="3720" w:author="Do Thanh Trung" w:date="2025-07-04T15:27:00Z" w16du:dateUtc="2025-07-04T08:27:00Z"/>
                    <w:i/>
                  </w:rPr>
                </w:rPrChange>
              </w:rPr>
              <w:pPrChange w:id="3721" w:author="Do Thanh Trung" w:date="2025-07-04T15:27:00Z" w16du:dateUtc="2025-07-04T08:27:00Z">
                <w:pPr>
                  <w:jc w:val="left"/>
                </w:pPr>
              </w:pPrChange>
            </w:pPr>
          </w:p>
        </w:tc>
        <w:tc>
          <w:tcPr>
            <w:tcW w:w="2790" w:type="dxa"/>
          </w:tcPr>
          <w:p w14:paraId="2A98D119" w14:textId="4DFD7EAC" w:rsidR="00146918" w:rsidRDefault="00146918" w:rsidP="00146918">
            <w:pPr>
              <w:jc w:val="left"/>
              <w:rPr>
                <w:ins w:id="3722" w:author="Do Thanh Trung" w:date="2025-07-04T15:27:00Z" w16du:dateUtc="2025-07-04T08:27:00Z"/>
                <w:iCs/>
              </w:rPr>
            </w:pPr>
            <w:ins w:id="3723" w:author="Do Thanh Trung" w:date="2025-07-04T15:30:00Z" w16du:dateUtc="2025-07-04T08:30:00Z">
              <w:r>
                <w:rPr>
                  <w:iCs/>
                </w:rPr>
                <w:fldChar w:fldCharType="begin"/>
              </w:r>
              <w:r>
                <w:rPr>
                  <w:iCs/>
                </w:rPr>
                <w:instrText>HYPERLINK  \l "_Danh_mục_đầu_1"</w:instrText>
              </w:r>
              <w:r>
                <w:rPr>
                  <w:iCs/>
                </w:rPr>
              </w:r>
              <w:r>
                <w:rPr>
                  <w:iCs/>
                </w:rPr>
                <w:fldChar w:fldCharType="separate"/>
              </w:r>
              <w:r w:rsidRPr="005235C4">
                <w:rPr>
                  <w:rStyle w:val="Hyperlink"/>
                  <w:iCs/>
                  <w:kern w:val="2"/>
                  <w14:ligatures w14:val="standardContextual"/>
                </w:rPr>
                <w:t>Danh m</w:t>
              </w:r>
              <w:r w:rsidRPr="005235C4">
                <w:rPr>
                  <w:rStyle w:val="Hyperlink"/>
                  <w:iCs/>
                </w:rPr>
                <w:t>ục đầu tư tài sản không qua sàn</w:t>
              </w:r>
              <w:r>
                <w:rPr>
                  <w:iCs/>
                </w:rPr>
                <w:fldChar w:fldCharType="end"/>
              </w:r>
              <w:r>
                <w:rPr>
                  <w:iCs/>
                </w:rPr>
                <w:t xml:space="preserve"> – [Mã Tài sản</w:t>
              </w:r>
            </w:ins>
            <w:ins w:id="3724" w:author="Do Thanh Trung" w:date="2025-07-04T15:31:00Z" w16du:dateUtc="2025-07-04T08:31:00Z">
              <w:r>
                <w:rPr>
                  <w:iCs/>
                </w:rPr>
                <w:t>]</w:t>
              </w:r>
            </w:ins>
          </w:p>
        </w:tc>
        <w:tc>
          <w:tcPr>
            <w:tcW w:w="4675" w:type="dxa"/>
            <w:vAlign w:val="center"/>
          </w:tcPr>
          <w:p w14:paraId="5EC96446" w14:textId="77777777" w:rsidR="00146918" w:rsidRDefault="00146918" w:rsidP="00146918">
            <w:pPr>
              <w:jc w:val="left"/>
              <w:rPr>
                <w:ins w:id="3725" w:author="Do Thanh Trung" w:date="2025-07-04T15:27:00Z" w16du:dateUtc="2025-07-04T08:27:00Z"/>
              </w:rPr>
            </w:pPr>
            <w:ins w:id="3726" w:author="Do Thanh Trung" w:date="2025-07-04T15:27:00Z" w16du:dateUtc="2025-07-04T08:27:00Z">
              <w:r>
                <w:rPr>
                  <w:iCs/>
                </w:rPr>
                <w:t xml:space="preserve">Mã Hợp đồng tiền gửi đã và đang đầu tư </w:t>
              </w:r>
            </w:ins>
          </w:p>
          <w:p w14:paraId="439A6A46" w14:textId="6C3999F1" w:rsidR="00146918" w:rsidRDefault="00146918" w:rsidP="00146918">
            <w:pPr>
              <w:jc w:val="left"/>
              <w:rPr>
                <w:ins w:id="3727" w:author="Do Thanh Trung" w:date="2025-07-04T15:27:00Z" w16du:dateUtc="2025-07-04T08:27:00Z"/>
                <w:iCs/>
              </w:rPr>
            </w:pPr>
            <w:ins w:id="3728" w:author="Do Thanh Trung" w:date="2025-07-04T15:27:00Z" w16du:dateUtc="2025-07-04T08:27:00Z">
              <w:r>
                <w:rPr>
                  <w:iCs/>
                </w:rPr>
                <w:t>Người dùng chọn 1 trong các Mã Tài sản đang thực hiện đầu tư</w:t>
              </w:r>
            </w:ins>
            <w:ins w:id="3729" w:author="Do Thanh Trung" w:date="2025-07-04T15:28:00Z" w16du:dateUtc="2025-07-04T08:28:00Z">
              <w:r>
                <w:rPr>
                  <w:iCs/>
                </w:rPr>
                <w:t xml:space="preserve"> trong Tài khoản Quỹ đã chọn</w:t>
              </w:r>
            </w:ins>
          </w:p>
        </w:tc>
      </w:tr>
      <w:tr w:rsidR="00146918" w:rsidRPr="001529FD" w14:paraId="3D796D66" w14:textId="77777777" w:rsidTr="00756D39">
        <w:trPr>
          <w:trHeight w:val="897"/>
          <w:trPrChange w:id="3730" w:author="Do Thanh Trung" w:date="2025-07-04T15:21:00Z" w16du:dateUtc="2025-07-04T08:21:00Z">
            <w:trPr>
              <w:trHeight w:val="897"/>
            </w:trPr>
          </w:trPrChange>
        </w:trPr>
        <w:tc>
          <w:tcPr>
            <w:tcW w:w="740" w:type="dxa"/>
            <w:vAlign w:val="center"/>
            <w:tcPrChange w:id="3731" w:author="Do Thanh Trung" w:date="2025-07-04T15:21:00Z" w16du:dateUtc="2025-07-04T08:21:00Z">
              <w:tcPr>
                <w:tcW w:w="816" w:type="dxa"/>
                <w:gridSpan w:val="2"/>
                <w:vAlign w:val="center"/>
              </w:tcPr>
            </w:tcPrChange>
          </w:tcPr>
          <w:p w14:paraId="5D1E9D1A" w14:textId="3BE82FF5" w:rsidR="00146918" w:rsidRPr="00302F43" w:rsidRDefault="00146918" w:rsidP="00146918">
            <w:pPr>
              <w:jc w:val="left"/>
            </w:pPr>
            <w:ins w:id="3732" w:author="Do Thanh Trung" w:date="2025-07-04T15:31:00Z" w16du:dateUtc="2025-07-04T08:31:00Z">
              <w:r>
                <w:t>04</w:t>
              </w:r>
            </w:ins>
            <w:del w:id="3733" w:author="Do Thanh Trung" w:date="2025-07-01T16:21:00Z" w16du:dateUtc="2025-07-01T09:21:00Z">
              <w:r w:rsidDel="00524D6C">
                <w:delText>04</w:delText>
              </w:r>
            </w:del>
          </w:p>
        </w:tc>
        <w:tc>
          <w:tcPr>
            <w:tcW w:w="1369" w:type="dxa"/>
            <w:vAlign w:val="center"/>
            <w:tcPrChange w:id="3734" w:author="Do Thanh Trung" w:date="2025-07-04T15:21:00Z" w16du:dateUtc="2025-07-04T08:21:00Z">
              <w:tcPr>
                <w:tcW w:w="1872" w:type="dxa"/>
                <w:gridSpan w:val="2"/>
                <w:vAlign w:val="center"/>
              </w:tcPr>
            </w:tcPrChange>
          </w:tcPr>
          <w:p w14:paraId="7A7DE80D" w14:textId="77777777" w:rsidR="00146918" w:rsidRPr="001529FD" w:rsidRDefault="00146918" w:rsidP="00146918">
            <w:pPr>
              <w:jc w:val="left"/>
              <w:rPr>
                <w:lang w:val="vi-VN"/>
              </w:rPr>
            </w:pPr>
            <w:r w:rsidRPr="001529FD">
              <w:rPr>
                <w:lang w:val="vi-VN"/>
              </w:rPr>
              <w:t>Tổng giá trị đầu tư</w:t>
            </w:r>
          </w:p>
        </w:tc>
        <w:tc>
          <w:tcPr>
            <w:tcW w:w="1525" w:type="dxa"/>
            <w:vAlign w:val="center"/>
            <w:tcPrChange w:id="3735" w:author="Do Thanh Trung" w:date="2025-07-04T15:21:00Z" w16du:dateUtc="2025-07-04T08:21:00Z">
              <w:tcPr>
                <w:tcW w:w="1525" w:type="dxa"/>
                <w:gridSpan w:val="2"/>
                <w:vAlign w:val="center"/>
              </w:tcPr>
            </w:tcPrChange>
          </w:tcPr>
          <w:p w14:paraId="4B3C335B" w14:textId="77777777" w:rsidR="00146918" w:rsidRPr="001529FD" w:rsidRDefault="00146918" w:rsidP="00146918">
            <w:pPr>
              <w:jc w:val="left"/>
              <w:rPr>
                <w:lang w:val="vi-VN"/>
              </w:rPr>
            </w:pPr>
            <w:r w:rsidRPr="001529FD">
              <w:rPr>
                <w:lang w:val="vi-VN"/>
              </w:rPr>
              <w:t>Number</w:t>
            </w:r>
          </w:p>
        </w:tc>
        <w:tc>
          <w:tcPr>
            <w:tcW w:w="841" w:type="dxa"/>
            <w:vAlign w:val="center"/>
            <w:tcPrChange w:id="3736" w:author="Do Thanh Trung" w:date="2025-07-04T15:21:00Z" w16du:dateUtc="2025-07-04T08:21:00Z">
              <w:tcPr>
                <w:tcW w:w="989" w:type="dxa"/>
                <w:gridSpan w:val="2"/>
                <w:vAlign w:val="center"/>
              </w:tcPr>
            </w:tcPrChange>
          </w:tcPr>
          <w:p w14:paraId="77E6AC7F" w14:textId="4BE15BAF" w:rsidR="00146918" w:rsidRPr="0086592A" w:rsidRDefault="00146918" w:rsidP="00146918">
            <w:pPr>
              <w:jc w:val="center"/>
              <w:rPr>
                <w:iCs/>
              </w:rPr>
            </w:pPr>
            <w:ins w:id="3737" w:author="Do Thanh Trung" w:date="2025-07-01T16:59:00Z" w16du:dateUtc="2025-07-01T09:59:00Z">
              <w:r w:rsidRPr="0086592A">
                <w:rPr>
                  <w:iCs/>
                </w:rPr>
                <w:t>X</w:t>
              </w:r>
            </w:ins>
          </w:p>
        </w:tc>
        <w:tc>
          <w:tcPr>
            <w:tcW w:w="1010" w:type="dxa"/>
            <w:vAlign w:val="center"/>
            <w:tcPrChange w:id="3738" w:author="Do Thanh Trung" w:date="2025-07-04T15:21:00Z" w16du:dateUtc="2025-07-04T08:21:00Z">
              <w:tcPr>
                <w:tcW w:w="781" w:type="dxa"/>
                <w:gridSpan w:val="2"/>
                <w:vAlign w:val="center"/>
              </w:tcPr>
            </w:tcPrChange>
          </w:tcPr>
          <w:p w14:paraId="5F8B14FB" w14:textId="44F7F7B5" w:rsidR="00146918" w:rsidRPr="0086592A" w:rsidRDefault="00146918" w:rsidP="00146918">
            <w:pPr>
              <w:jc w:val="center"/>
              <w:rPr>
                <w:iCs/>
              </w:rPr>
            </w:pPr>
            <w:r w:rsidRPr="0086592A">
              <w:rPr>
                <w:iCs/>
              </w:rPr>
              <w:t>X</w:t>
            </w:r>
          </w:p>
        </w:tc>
        <w:tc>
          <w:tcPr>
            <w:tcW w:w="2790" w:type="dxa"/>
            <w:tcPrChange w:id="3739" w:author="Do Thanh Trung" w:date="2025-07-04T15:21:00Z" w16du:dateUtc="2025-07-04T08:21:00Z">
              <w:tcPr>
                <w:tcW w:w="6967" w:type="dxa"/>
                <w:gridSpan w:val="2"/>
              </w:tcPr>
            </w:tcPrChange>
          </w:tcPr>
          <w:p w14:paraId="44D697BE" w14:textId="7F346F6C" w:rsidR="00146918" w:rsidRPr="001529FD" w:rsidRDefault="00BD5A4A" w:rsidP="00146918">
            <w:pPr>
              <w:jc w:val="left"/>
              <w:rPr>
                <w:lang w:val="vi-VN"/>
              </w:rPr>
            </w:pPr>
            <w:ins w:id="3740" w:author="Do Thanh Trung" w:date="2025-07-04T15:32:00Z" w16du:dateUtc="2025-07-04T08:32:00Z">
              <w:r>
                <w:rPr>
                  <w:iCs/>
                </w:rPr>
                <w:fldChar w:fldCharType="begin"/>
              </w:r>
              <w:r>
                <w:rPr>
                  <w:iCs/>
                </w:rPr>
                <w:instrText>HYPERLINK  \l "_Danh_mục_đầu_1"</w:instrText>
              </w:r>
              <w:r>
                <w:rPr>
                  <w:iCs/>
                </w:rPr>
              </w:r>
              <w:r>
                <w:rPr>
                  <w:iCs/>
                </w:rPr>
                <w:fldChar w:fldCharType="separate"/>
              </w:r>
              <w:r w:rsidRPr="005235C4">
                <w:rPr>
                  <w:rStyle w:val="Hyperlink"/>
                  <w:iCs/>
                  <w:kern w:val="2"/>
                  <w14:ligatures w14:val="standardContextual"/>
                </w:rPr>
                <w:t>Danh m</w:t>
              </w:r>
              <w:r w:rsidRPr="005235C4">
                <w:rPr>
                  <w:rStyle w:val="Hyperlink"/>
                  <w:iCs/>
                </w:rPr>
                <w:t>ục đầu tư tài sản không qua sàn</w:t>
              </w:r>
              <w:r>
                <w:rPr>
                  <w:iCs/>
                </w:rPr>
                <w:fldChar w:fldCharType="end"/>
              </w:r>
              <w:r>
                <w:rPr>
                  <w:iCs/>
                </w:rPr>
                <w:t xml:space="preserve"> – [</w:t>
              </w:r>
            </w:ins>
            <w:ins w:id="3741" w:author="Do Thanh Trung" w:date="2025-07-04T15:33:00Z" w16du:dateUtc="2025-07-04T08:33:00Z">
              <w:r w:rsidR="0022666D">
                <w:rPr>
                  <w:iCs/>
                </w:rPr>
                <w:t>Giá trị</w:t>
              </w:r>
            </w:ins>
            <w:ins w:id="3742" w:author="Do Thanh Trung" w:date="2025-07-04T15:32:00Z" w16du:dateUtc="2025-07-04T08:32:00Z">
              <w:r>
                <w:rPr>
                  <w:iCs/>
                </w:rPr>
                <w:t>]</w:t>
              </w:r>
            </w:ins>
          </w:p>
        </w:tc>
        <w:tc>
          <w:tcPr>
            <w:tcW w:w="4675" w:type="dxa"/>
            <w:vAlign w:val="center"/>
            <w:tcPrChange w:id="3743" w:author="Do Thanh Trung" w:date="2025-07-04T15:21:00Z" w16du:dateUtc="2025-07-04T08:21:00Z">
              <w:tcPr>
                <w:tcW w:w="6967" w:type="dxa"/>
                <w:vAlign w:val="center"/>
              </w:tcPr>
            </w:tcPrChange>
          </w:tcPr>
          <w:p w14:paraId="75B0C2BD" w14:textId="31DEA116" w:rsidR="00146918" w:rsidRPr="00302F43" w:rsidRDefault="00146918" w:rsidP="00146918">
            <w:pPr>
              <w:jc w:val="left"/>
            </w:pPr>
            <w:r w:rsidRPr="001529FD">
              <w:rPr>
                <w:lang w:val="vi-VN"/>
              </w:rPr>
              <w:t>Tổng giá trị đầu tư</w:t>
            </w:r>
            <w:r>
              <w:t>, căn cứ vào Mã tài sản ở (</w:t>
            </w:r>
            <w:ins w:id="3744" w:author="Do Thanh Trung" w:date="2025-07-02T09:26:00Z" w16du:dateUtc="2025-07-02T02:26:00Z">
              <w:r>
                <w:t>1)</w:t>
              </w:r>
            </w:ins>
            <w:del w:id="3745" w:author="Do Thanh Trung" w:date="2025-07-02T09:26:00Z" w16du:dateUtc="2025-07-02T02:26:00Z">
              <w:r w:rsidDel="00A862B5">
                <w:delText>3)</w:delText>
              </w:r>
            </w:del>
          </w:p>
        </w:tc>
      </w:tr>
      <w:tr w:rsidR="00146918" w:rsidRPr="009B1FA4" w14:paraId="7756FFDD" w14:textId="77777777" w:rsidTr="00756D39">
        <w:trPr>
          <w:trHeight w:val="897"/>
          <w:trPrChange w:id="3746" w:author="Do Thanh Trung" w:date="2025-07-04T15:21:00Z" w16du:dateUtc="2025-07-04T08:21:00Z">
            <w:trPr>
              <w:trHeight w:val="897"/>
            </w:trPr>
          </w:trPrChange>
        </w:trPr>
        <w:tc>
          <w:tcPr>
            <w:tcW w:w="740" w:type="dxa"/>
            <w:vAlign w:val="center"/>
            <w:tcPrChange w:id="3747" w:author="Do Thanh Trung" w:date="2025-07-04T15:21:00Z" w16du:dateUtc="2025-07-04T08:21:00Z">
              <w:tcPr>
                <w:tcW w:w="816" w:type="dxa"/>
                <w:gridSpan w:val="2"/>
                <w:vAlign w:val="center"/>
              </w:tcPr>
            </w:tcPrChange>
          </w:tcPr>
          <w:p w14:paraId="7666B778" w14:textId="55848D83" w:rsidR="00146918" w:rsidRPr="00302F43" w:rsidRDefault="00146918" w:rsidP="00146918">
            <w:pPr>
              <w:jc w:val="left"/>
            </w:pPr>
            <w:ins w:id="3748" w:author="Do Thanh Trung" w:date="2025-07-04T15:31:00Z" w16du:dateUtc="2025-07-04T08:31:00Z">
              <w:r>
                <w:t>05</w:t>
              </w:r>
            </w:ins>
            <w:del w:id="3749" w:author="Do Thanh Trung" w:date="2025-07-01T16:21:00Z" w16du:dateUtc="2025-07-01T09:21:00Z">
              <w:r w:rsidDel="00524D6C">
                <w:delText>05</w:delText>
              </w:r>
            </w:del>
          </w:p>
        </w:tc>
        <w:tc>
          <w:tcPr>
            <w:tcW w:w="1369" w:type="dxa"/>
            <w:vAlign w:val="center"/>
            <w:tcPrChange w:id="3750" w:author="Do Thanh Trung" w:date="2025-07-04T15:21:00Z" w16du:dateUtc="2025-07-04T08:21:00Z">
              <w:tcPr>
                <w:tcW w:w="1872" w:type="dxa"/>
                <w:gridSpan w:val="2"/>
                <w:vAlign w:val="center"/>
              </w:tcPr>
            </w:tcPrChange>
          </w:tcPr>
          <w:p w14:paraId="5D99797E" w14:textId="76B87C9A" w:rsidR="00146918" w:rsidRPr="001529FD" w:rsidRDefault="00146918" w:rsidP="00146918">
            <w:pPr>
              <w:jc w:val="left"/>
              <w:rPr>
                <w:lang w:val="vi-VN"/>
              </w:rPr>
            </w:pPr>
            <w:ins w:id="3751" w:author="Do Thanh Trung" w:date="2025-07-02T09:33:00Z" w16du:dateUtc="2025-07-02T02:33:00Z">
              <w:r>
                <w:t xml:space="preserve">% </w:t>
              </w:r>
            </w:ins>
            <w:r w:rsidRPr="001529FD">
              <w:rPr>
                <w:lang w:val="vi-VN"/>
              </w:rPr>
              <w:t>Lãi suất</w:t>
            </w:r>
            <w:del w:id="3752" w:author="Do Thanh Trung" w:date="2025-07-02T09:33:00Z" w16du:dateUtc="2025-07-02T02:33:00Z">
              <w:r w:rsidRPr="001529FD" w:rsidDel="001D63FE">
                <w:rPr>
                  <w:lang w:val="vi-VN"/>
                </w:rPr>
                <w:delText xml:space="preserve"> hiện hành</w:delText>
              </w:r>
            </w:del>
          </w:p>
        </w:tc>
        <w:tc>
          <w:tcPr>
            <w:tcW w:w="1525" w:type="dxa"/>
            <w:vAlign w:val="center"/>
            <w:tcPrChange w:id="3753" w:author="Do Thanh Trung" w:date="2025-07-04T15:21:00Z" w16du:dateUtc="2025-07-04T08:21:00Z">
              <w:tcPr>
                <w:tcW w:w="1525" w:type="dxa"/>
                <w:gridSpan w:val="2"/>
                <w:vAlign w:val="center"/>
              </w:tcPr>
            </w:tcPrChange>
          </w:tcPr>
          <w:p w14:paraId="63D6BD33" w14:textId="77777777" w:rsidR="00146918" w:rsidRPr="001529FD" w:rsidRDefault="00146918" w:rsidP="00146918">
            <w:pPr>
              <w:jc w:val="left"/>
              <w:rPr>
                <w:lang w:val="vi-VN"/>
              </w:rPr>
            </w:pPr>
            <w:r w:rsidRPr="001529FD">
              <w:rPr>
                <w:lang w:val="vi-VN"/>
              </w:rPr>
              <w:t>Percentage</w:t>
            </w:r>
          </w:p>
        </w:tc>
        <w:tc>
          <w:tcPr>
            <w:tcW w:w="841" w:type="dxa"/>
            <w:vAlign w:val="center"/>
            <w:tcPrChange w:id="3754" w:author="Do Thanh Trung" w:date="2025-07-04T15:21:00Z" w16du:dateUtc="2025-07-04T08:21:00Z">
              <w:tcPr>
                <w:tcW w:w="989" w:type="dxa"/>
                <w:gridSpan w:val="2"/>
                <w:vAlign w:val="center"/>
              </w:tcPr>
            </w:tcPrChange>
          </w:tcPr>
          <w:p w14:paraId="0608DEE0" w14:textId="18DA6AF5" w:rsidR="00146918" w:rsidRPr="0086592A" w:rsidRDefault="00146918" w:rsidP="00146918">
            <w:pPr>
              <w:jc w:val="center"/>
              <w:rPr>
                <w:iCs/>
              </w:rPr>
            </w:pPr>
            <w:ins w:id="3755" w:author="Do Thanh Trung" w:date="2025-07-01T16:59:00Z" w16du:dateUtc="2025-07-01T09:59:00Z">
              <w:r w:rsidRPr="0086592A">
                <w:rPr>
                  <w:iCs/>
                </w:rPr>
                <w:t>X</w:t>
              </w:r>
            </w:ins>
          </w:p>
        </w:tc>
        <w:tc>
          <w:tcPr>
            <w:tcW w:w="1010" w:type="dxa"/>
            <w:vAlign w:val="center"/>
            <w:tcPrChange w:id="3756" w:author="Do Thanh Trung" w:date="2025-07-04T15:21:00Z" w16du:dateUtc="2025-07-04T08:21:00Z">
              <w:tcPr>
                <w:tcW w:w="781" w:type="dxa"/>
                <w:gridSpan w:val="2"/>
                <w:vAlign w:val="center"/>
              </w:tcPr>
            </w:tcPrChange>
          </w:tcPr>
          <w:p w14:paraId="402532FB" w14:textId="7FE16C68" w:rsidR="00146918" w:rsidRPr="0086592A" w:rsidRDefault="00146918" w:rsidP="00146918">
            <w:pPr>
              <w:jc w:val="center"/>
              <w:rPr>
                <w:iCs/>
              </w:rPr>
            </w:pPr>
            <w:r w:rsidRPr="0086592A">
              <w:rPr>
                <w:iCs/>
              </w:rPr>
              <w:t>X</w:t>
            </w:r>
          </w:p>
        </w:tc>
        <w:tc>
          <w:tcPr>
            <w:tcW w:w="2790" w:type="dxa"/>
            <w:tcPrChange w:id="3757" w:author="Do Thanh Trung" w:date="2025-07-04T15:21:00Z" w16du:dateUtc="2025-07-04T08:21:00Z">
              <w:tcPr>
                <w:tcW w:w="6967" w:type="dxa"/>
                <w:gridSpan w:val="2"/>
              </w:tcPr>
            </w:tcPrChange>
          </w:tcPr>
          <w:p w14:paraId="17394EDB" w14:textId="6AA9B6A1" w:rsidR="00146918" w:rsidRPr="001529FD" w:rsidRDefault="0022666D" w:rsidP="00146918">
            <w:pPr>
              <w:jc w:val="left"/>
              <w:rPr>
                <w:lang w:val="vi-VN"/>
              </w:rPr>
            </w:pPr>
            <w:ins w:id="3758" w:author="Do Thanh Trung" w:date="2025-07-04T15:33:00Z" w16du:dateUtc="2025-07-04T08:33:00Z">
              <w:r>
                <w:rPr>
                  <w:iCs/>
                </w:rPr>
                <w:fldChar w:fldCharType="begin"/>
              </w:r>
              <w:r>
                <w:rPr>
                  <w:iCs/>
                </w:rPr>
                <w:instrText>HYPERLINK  \l "_Danh_mục_đầu_1"</w:instrText>
              </w:r>
              <w:r>
                <w:rPr>
                  <w:iCs/>
                </w:rPr>
              </w:r>
              <w:r>
                <w:rPr>
                  <w:iCs/>
                </w:rPr>
                <w:fldChar w:fldCharType="separate"/>
              </w:r>
              <w:r w:rsidRPr="005235C4">
                <w:rPr>
                  <w:rStyle w:val="Hyperlink"/>
                  <w:iCs/>
                  <w:kern w:val="2"/>
                  <w14:ligatures w14:val="standardContextual"/>
                </w:rPr>
                <w:t>Danh m</w:t>
              </w:r>
              <w:r w:rsidRPr="005235C4">
                <w:rPr>
                  <w:rStyle w:val="Hyperlink"/>
                  <w:iCs/>
                </w:rPr>
                <w:t>ục đầu tư tài sản không qua sàn</w:t>
              </w:r>
              <w:r>
                <w:rPr>
                  <w:iCs/>
                </w:rPr>
                <w:fldChar w:fldCharType="end"/>
              </w:r>
              <w:r>
                <w:rPr>
                  <w:iCs/>
                </w:rPr>
                <w:t xml:space="preserve"> – [Mã Tài sản]</w:t>
              </w:r>
            </w:ins>
          </w:p>
        </w:tc>
        <w:tc>
          <w:tcPr>
            <w:tcW w:w="4675" w:type="dxa"/>
            <w:vAlign w:val="center"/>
            <w:tcPrChange w:id="3759" w:author="Do Thanh Trung" w:date="2025-07-04T15:21:00Z" w16du:dateUtc="2025-07-04T08:21:00Z">
              <w:tcPr>
                <w:tcW w:w="6967" w:type="dxa"/>
                <w:vAlign w:val="center"/>
              </w:tcPr>
            </w:tcPrChange>
          </w:tcPr>
          <w:p w14:paraId="6E219EC6" w14:textId="270573D4" w:rsidR="00146918" w:rsidRPr="001529FD" w:rsidRDefault="00146918" w:rsidP="00146918">
            <w:pPr>
              <w:jc w:val="left"/>
              <w:rPr>
                <w:lang w:val="vi-VN"/>
              </w:rPr>
            </w:pPr>
            <w:r w:rsidRPr="001529FD">
              <w:rPr>
                <w:lang w:val="vi-VN"/>
              </w:rPr>
              <w:t>Lãi suất hiện đang áp dụng</w:t>
            </w:r>
            <w:ins w:id="3760" w:author="Do Thanh Trung" w:date="2025-07-02T09:26:00Z" w16du:dateUtc="2025-07-02T02:26:00Z">
              <w:r>
                <w:t>,</w:t>
              </w:r>
            </w:ins>
            <w:r w:rsidRPr="001529FD">
              <w:rPr>
                <w:lang w:val="vi-VN"/>
              </w:rPr>
              <w:t xml:space="preserve"> </w:t>
            </w:r>
            <w:ins w:id="3761" w:author="Do Thanh Trung" w:date="2025-07-02T09:26:00Z" w16du:dateUtc="2025-07-02T02:26:00Z">
              <w:r>
                <w:t>căn cứ vào Mã tài sản ở (1)</w:t>
              </w:r>
            </w:ins>
            <w:del w:id="3762" w:author="Do Thanh Trung" w:date="2025-07-02T09:26:00Z" w16du:dateUtc="2025-07-02T02:26:00Z">
              <w:r w:rsidRPr="001529FD" w:rsidDel="00A862B5">
                <w:rPr>
                  <w:lang w:val="vi-VN"/>
                </w:rPr>
                <w:delText>cho Mã Tài sản tương ứng</w:delText>
              </w:r>
            </w:del>
          </w:p>
        </w:tc>
      </w:tr>
      <w:tr w:rsidR="00146918" w:rsidRPr="009B1FA4" w14:paraId="5743F0D2" w14:textId="77777777" w:rsidTr="00756D39">
        <w:trPr>
          <w:trHeight w:val="1356"/>
          <w:trPrChange w:id="3763" w:author="Do Thanh Trung" w:date="2025-07-04T15:21:00Z" w16du:dateUtc="2025-07-04T08:21:00Z">
            <w:trPr>
              <w:trHeight w:val="1356"/>
            </w:trPr>
          </w:trPrChange>
        </w:trPr>
        <w:tc>
          <w:tcPr>
            <w:tcW w:w="740" w:type="dxa"/>
            <w:vAlign w:val="center"/>
            <w:tcPrChange w:id="3764" w:author="Do Thanh Trung" w:date="2025-07-04T15:21:00Z" w16du:dateUtc="2025-07-04T08:21:00Z">
              <w:tcPr>
                <w:tcW w:w="816" w:type="dxa"/>
                <w:gridSpan w:val="2"/>
                <w:vAlign w:val="center"/>
              </w:tcPr>
            </w:tcPrChange>
          </w:tcPr>
          <w:p w14:paraId="5FA2AAA2" w14:textId="0006F6D2" w:rsidR="00146918" w:rsidRPr="00302F43" w:rsidRDefault="00146918" w:rsidP="00146918">
            <w:pPr>
              <w:jc w:val="left"/>
            </w:pPr>
            <w:ins w:id="3765" w:author="Do Thanh Trung" w:date="2025-07-04T15:31:00Z" w16du:dateUtc="2025-07-04T08:31:00Z">
              <w:r>
                <w:t>06</w:t>
              </w:r>
            </w:ins>
            <w:del w:id="3766" w:author="Do Thanh Trung" w:date="2025-07-01T16:21:00Z" w16du:dateUtc="2025-07-01T09:21:00Z">
              <w:r w:rsidDel="00524D6C">
                <w:delText>06</w:delText>
              </w:r>
            </w:del>
          </w:p>
        </w:tc>
        <w:tc>
          <w:tcPr>
            <w:tcW w:w="1369" w:type="dxa"/>
            <w:vAlign w:val="center"/>
            <w:tcPrChange w:id="3767" w:author="Do Thanh Trung" w:date="2025-07-04T15:21:00Z" w16du:dateUtc="2025-07-04T08:21:00Z">
              <w:tcPr>
                <w:tcW w:w="1872" w:type="dxa"/>
                <w:gridSpan w:val="2"/>
                <w:vAlign w:val="center"/>
              </w:tcPr>
            </w:tcPrChange>
          </w:tcPr>
          <w:p w14:paraId="7E78F1AC" w14:textId="77777777" w:rsidR="00146918" w:rsidRPr="00A64297" w:rsidRDefault="00146918" w:rsidP="00146918">
            <w:pPr>
              <w:jc w:val="left"/>
            </w:pPr>
            <w:r>
              <w:t>Lãi suất không kỳ hạn</w:t>
            </w:r>
          </w:p>
        </w:tc>
        <w:tc>
          <w:tcPr>
            <w:tcW w:w="1525" w:type="dxa"/>
            <w:vAlign w:val="center"/>
            <w:tcPrChange w:id="3768" w:author="Do Thanh Trung" w:date="2025-07-04T15:21:00Z" w16du:dateUtc="2025-07-04T08:21:00Z">
              <w:tcPr>
                <w:tcW w:w="1525" w:type="dxa"/>
                <w:gridSpan w:val="2"/>
                <w:vAlign w:val="center"/>
              </w:tcPr>
            </w:tcPrChange>
          </w:tcPr>
          <w:p w14:paraId="00DC581D" w14:textId="77777777" w:rsidR="00146918" w:rsidRPr="001529FD" w:rsidRDefault="00146918" w:rsidP="00146918">
            <w:pPr>
              <w:jc w:val="left"/>
              <w:rPr>
                <w:lang w:val="vi-VN"/>
              </w:rPr>
            </w:pPr>
            <w:r w:rsidRPr="001529FD">
              <w:rPr>
                <w:lang w:val="vi-VN"/>
              </w:rPr>
              <w:t>Percentage</w:t>
            </w:r>
          </w:p>
        </w:tc>
        <w:tc>
          <w:tcPr>
            <w:tcW w:w="841" w:type="dxa"/>
            <w:vAlign w:val="center"/>
            <w:tcPrChange w:id="3769" w:author="Do Thanh Trung" w:date="2025-07-04T15:21:00Z" w16du:dateUtc="2025-07-04T08:21:00Z">
              <w:tcPr>
                <w:tcW w:w="989" w:type="dxa"/>
                <w:gridSpan w:val="2"/>
                <w:vAlign w:val="center"/>
              </w:tcPr>
            </w:tcPrChange>
          </w:tcPr>
          <w:p w14:paraId="6EE1251A" w14:textId="7A94E90E" w:rsidR="00146918" w:rsidRDefault="00146918" w:rsidP="00146918">
            <w:pPr>
              <w:jc w:val="center"/>
            </w:pPr>
            <w:ins w:id="3770" w:author="Do Thanh Trung" w:date="2025-07-01T16:59:00Z" w16du:dateUtc="2025-07-01T09:59:00Z">
              <w:r>
                <w:t>X</w:t>
              </w:r>
            </w:ins>
          </w:p>
        </w:tc>
        <w:tc>
          <w:tcPr>
            <w:tcW w:w="1010" w:type="dxa"/>
            <w:vAlign w:val="center"/>
            <w:tcPrChange w:id="3771" w:author="Do Thanh Trung" w:date="2025-07-04T15:21:00Z" w16du:dateUtc="2025-07-04T08:21:00Z">
              <w:tcPr>
                <w:tcW w:w="781" w:type="dxa"/>
                <w:gridSpan w:val="2"/>
                <w:vAlign w:val="center"/>
              </w:tcPr>
            </w:tcPrChange>
          </w:tcPr>
          <w:p w14:paraId="202CF122" w14:textId="60A68249" w:rsidR="00146918" w:rsidRPr="00CA162E" w:rsidRDefault="00146918" w:rsidP="00146918">
            <w:pPr>
              <w:jc w:val="center"/>
            </w:pPr>
            <w:r>
              <w:t>X</w:t>
            </w:r>
          </w:p>
        </w:tc>
        <w:tc>
          <w:tcPr>
            <w:tcW w:w="2790" w:type="dxa"/>
            <w:tcPrChange w:id="3772" w:author="Do Thanh Trung" w:date="2025-07-04T15:21:00Z" w16du:dateUtc="2025-07-04T08:21:00Z">
              <w:tcPr>
                <w:tcW w:w="6967" w:type="dxa"/>
                <w:gridSpan w:val="2"/>
              </w:tcPr>
            </w:tcPrChange>
          </w:tcPr>
          <w:p w14:paraId="6C294D48" w14:textId="77777777" w:rsidR="00146918" w:rsidRDefault="00146918" w:rsidP="00146918">
            <w:pPr>
              <w:jc w:val="left"/>
            </w:pPr>
          </w:p>
        </w:tc>
        <w:tc>
          <w:tcPr>
            <w:tcW w:w="4675" w:type="dxa"/>
            <w:vAlign w:val="center"/>
            <w:tcPrChange w:id="3773" w:author="Do Thanh Trung" w:date="2025-07-04T15:21:00Z" w16du:dateUtc="2025-07-04T08:21:00Z">
              <w:tcPr>
                <w:tcW w:w="6967" w:type="dxa"/>
                <w:vAlign w:val="center"/>
              </w:tcPr>
            </w:tcPrChange>
          </w:tcPr>
          <w:p w14:paraId="772B595A" w14:textId="64DC22A0" w:rsidR="00146918" w:rsidRPr="006847E1" w:rsidRDefault="00146918" w:rsidP="00146918">
            <w:pPr>
              <w:jc w:val="left"/>
            </w:pPr>
            <w:r>
              <w:t>Lãi suất không kỳ hạn</w:t>
            </w:r>
            <w:ins w:id="3774" w:author="Do Thanh Trung" w:date="2025-07-02T09:26:00Z" w16du:dateUtc="2025-07-02T02:26:00Z">
              <w:r>
                <w:t>,</w:t>
              </w:r>
              <w:r w:rsidRPr="001529FD">
                <w:rPr>
                  <w:lang w:val="vi-VN"/>
                </w:rPr>
                <w:t xml:space="preserve"> </w:t>
              </w:r>
              <w:r>
                <w:t>căn cứ vào Mã tài sản ở (1)</w:t>
              </w:r>
            </w:ins>
            <w:del w:id="3775" w:author="Do Thanh Trung" w:date="2025-07-02T09:26:00Z" w16du:dateUtc="2025-07-02T02:26:00Z">
              <w:r w:rsidDel="00A862B5">
                <w:delText>, ứng với Mã Tài sản tương ứng</w:delText>
              </w:r>
            </w:del>
          </w:p>
        </w:tc>
      </w:tr>
      <w:tr w:rsidR="00146918" w:rsidRPr="009B1FA4" w:rsidDel="0076547D" w14:paraId="691825A3" w14:textId="77777777" w:rsidTr="00756D39">
        <w:trPr>
          <w:trHeight w:val="164"/>
          <w:del w:id="3776" w:author="Do Thanh Trung" w:date="2025-07-01T16:21:00Z"/>
          <w:trPrChange w:id="3777" w:author="Do Thanh Trung" w:date="2025-07-04T15:21:00Z" w16du:dateUtc="2025-07-04T08:21:00Z">
            <w:trPr>
              <w:trHeight w:val="164"/>
            </w:trPr>
          </w:trPrChange>
        </w:trPr>
        <w:tc>
          <w:tcPr>
            <w:tcW w:w="740" w:type="dxa"/>
            <w:vAlign w:val="center"/>
            <w:tcPrChange w:id="3778" w:author="Do Thanh Trung" w:date="2025-07-04T15:21:00Z" w16du:dateUtc="2025-07-04T08:21:00Z">
              <w:tcPr>
                <w:tcW w:w="816" w:type="dxa"/>
                <w:gridSpan w:val="2"/>
                <w:vAlign w:val="center"/>
              </w:tcPr>
            </w:tcPrChange>
          </w:tcPr>
          <w:p w14:paraId="647A972E" w14:textId="0020660E" w:rsidR="00146918" w:rsidDel="0076547D" w:rsidRDefault="00146918" w:rsidP="00146918">
            <w:pPr>
              <w:jc w:val="left"/>
              <w:rPr>
                <w:del w:id="3779" w:author="Do Thanh Trung" w:date="2025-07-01T16:21:00Z" w16du:dateUtc="2025-07-01T09:21:00Z"/>
              </w:rPr>
            </w:pPr>
            <w:ins w:id="3780" w:author="Do Thanh Trung" w:date="2025-07-04T15:31:00Z" w16du:dateUtc="2025-07-04T08:31:00Z">
              <w:r>
                <w:t>08</w:t>
              </w:r>
            </w:ins>
            <w:del w:id="3781" w:author="Do Thanh Trung" w:date="2025-07-01T16:21:00Z" w16du:dateUtc="2025-07-01T09:21:00Z">
              <w:r w:rsidDel="0076547D">
                <w:delText>07</w:delText>
              </w:r>
            </w:del>
          </w:p>
        </w:tc>
        <w:tc>
          <w:tcPr>
            <w:tcW w:w="1369" w:type="dxa"/>
            <w:vAlign w:val="center"/>
            <w:tcPrChange w:id="3782" w:author="Do Thanh Trung" w:date="2025-07-04T15:21:00Z" w16du:dateUtc="2025-07-04T08:21:00Z">
              <w:tcPr>
                <w:tcW w:w="1872" w:type="dxa"/>
                <w:gridSpan w:val="2"/>
                <w:vAlign w:val="center"/>
              </w:tcPr>
            </w:tcPrChange>
          </w:tcPr>
          <w:p w14:paraId="4E06B952" w14:textId="32FE438F" w:rsidR="00146918" w:rsidDel="0076547D" w:rsidRDefault="00146918" w:rsidP="00146918">
            <w:pPr>
              <w:jc w:val="left"/>
              <w:rPr>
                <w:del w:id="3783" w:author="Do Thanh Trung" w:date="2025-07-01T16:21:00Z" w16du:dateUtc="2025-07-01T09:21:00Z"/>
              </w:rPr>
            </w:pPr>
            <w:del w:id="3784" w:author="Do Thanh Trung" w:date="2025-07-01T16:18:00Z" w16du:dateUtc="2025-07-01T09:18:00Z">
              <w:r w:rsidDel="00385775">
                <w:delText>Cơ sở tính lãi</w:delText>
              </w:r>
            </w:del>
          </w:p>
        </w:tc>
        <w:tc>
          <w:tcPr>
            <w:tcW w:w="1525" w:type="dxa"/>
            <w:vAlign w:val="center"/>
            <w:tcPrChange w:id="3785" w:author="Do Thanh Trung" w:date="2025-07-04T15:21:00Z" w16du:dateUtc="2025-07-04T08:21:00Z">
              <w:tcPr>
                <w:tcW w:w="1525" w:type="dxa"/>
                <w:gridSpan w:val="2"/>
                <w:vAlign w:val="center"/>
              </w:tcPr>
            </w:tcPrChange>
          </w:tcPr>
          <w:p w14:paraId="7300510F" w14:textId="5F729A84" w:rsidR="00146918" w:rsidRPr="0006524A" w:rsidDel="0076547D" w:rsidRDefault="00146918" w:rsidP="00146918">
            <w:pPr>
              <w:jc w:val="left"/>
              <w:rPr>
                <w:del w:id="3786" w:author="Do Thanh Trung" w:date="2025-07-01T16:21:00Z" w16du:dateUtc="2025-07-01T09:21:00Z"/>
              </w:rPr>
            </w:pPr>
            <w:del w:id="3787" w:author="Do Thanh Trung" w:date="2025-07-01T16:18:00Z" w16du:dateUtc="2025-07-01T09:18:00Z">
              <w:r w:rsidDel="00385775">
                <w:delText>Number</w:delText>
              </w:r>
            </w:del>
          </w:p>
        </w:tc>
        <w:tc>
          <w:tcPr>
            <w:tcW w:w="841" w:type="dxa"/>
            <w:vAlign w:val="center"/>
            <w:tcPrChange w:id="3788" w:author="Do Thanh Trung" w:date="2025-07-04T15:21:00Z" w16du:dateUtc="2025-07-04T08:21:00Z">
              <w:tcPr>
                <w:tcW w:w="989" w:type="dxa"/>
                <w:gridSpan w:val="2"/>
                <w:vAlign w:val="center"/>
              </w:tcPr>
            </w:tcPrChange>
          </w:tcPr>
          <w:p w14:paraId="471FEFF3" w14:textId="77777777" w:rsidR="00146918" w:rsidDel="00385775" w:rsidRDefault="00146918">
            <w:pPr>
              <w:jc w:val="center"/>
              <w:pPrChange w:id="3789" w:author="Do Thanh Trung" w:date="2025-07-04T15:27:00Z" w16du:dateUtc="2025-07-04T08:27:00Z">
                <w:pPr>
                  <w:jc w:val="left"/>
                </w:pPr>
              </w:pPrChange>
            </w:pPr>
          </w:p>
        </w:tc>
        <w:tc>
          <w:tcPr>
            <w:tcW w:w="1010" w:type="dxa"/>
            <w:vAlign w:val="center"/>
            <w:tcPrChange w:id="3790" w:author="Do Thanh Trung" w:date="2025-07-04T15:21:00Z" w16du:dateUtc="2025-07-04T08:21:00Z">
              <w:tcPr>
                <w:tcW w:w="781" w:type="dxa"/>
                <w:gridSpan w:val="2"/>
                <w:vAlign w:val="center"/>
              </w:tcPr>
            </w:tcPrChange>
          </w:tcPr>
          <w:p w14:paraId="6E329738" w14:textId="5515F9E0" w:rsidR="00146918" w:rsidDel="0076547D" w:rsidRDefault="00146918">
            <w:pPr>
              <w:jc w:val="center"/>
              <w:rPr>
                <w:del w:id="3791" w:author="Do Thanh Trung" w:date="2025-07-01T16:21:00Z" w16du:dateUtc="2025-07-01T09:21:00Z"/>
              </w:rPr>
            </w:pPr>
            <w:del w:id="3792" w:author="Do Thanh Trung" w:date="2025-07-01T16:18:00Z" w16du:dateUtc="2025-07-01T09:18:00Z">
              <w:r w:rsidDel="00385775">
                <w:delText>X</w:delText>
              </w:r>
            </w:del>
          </w:p>
        </w:tc>
        <w:tc>
          <w:tcPr>
            <w:tcW w:w="2790" w:type="dxa"/>
            <w:tcPrChange w:id="3793" w:author="Do Thanh Trung" w:date="2025-07-04T15:21:00Z" w16du:dateUtc="2025-07-04T08:21:00Z">
              <w:tcPr>
                <w:tcW w:w="6967" w:type="dxa"/>
                <w:gridSpan w:val="2"/>
              </w:tcPr>
            </w:tcPrChange>
          </w:tcPr>
          <w:p w14:paraId="3470DE97" w14:textId="77777777" w:rsidR="00146918" w:rsidDel="00385775" w:rsidRDefault="00146918">
            <w:pPr>
              <w:jc w:val="center"/>
              <w:pPrChange w:id="3794" w:author="Do Thanh Trung" w:date="2025-07-04T15:27:00Z" w16du:dateUtc="2025-07-04T08:27:00Z">
                <w:pPr>
                  <w:jc w:val="left"/>
                </w:pPr>
              </w:pPrChange>
            </w:pPr>
          </w:p>
        </w:tc>
        <w:tc>
          <w:tcPr>
            <w:tcW w:w="4675" w:type="dxa"/>
            <w:vAlign w:val="center"/>
            <w:tcPrChange w:id="3795" w:author="Do Thanh Trung" w:date="2025-07-04T15:21:00Z" w16du:dateUtc="2025-07-04T08:21:00Z">
              <w:tcPr>
                <w:tcW w:w="6967" w:type="dxa"/>
                <w:vAlign w:val="center"/>
              </w:tcPr>
            </w:tcPrChange>
          </w:tcPr>
          <w:p w14:paraId="25E03967" w14:textId="78140E2D" w:rsidR="00146918" w:rsidDel="0076547D" w:rsidRDefault="00146918" w:rsidP="00146918">
            <w:pPr>
              <w:jc w:val="left"/>
              <w:rPr>
                <w:del w:id="3796" w:author="Do Thanh Trung" w:date="2025-07-01T16:21:00Z" w16du:dateUtc="2025-07-01T09:21:00Z"/>
              </w:rPr>
            </w:pPr>
            <w:del w:id="3797" w:author="Do Thanh Trung" w:date="2025-07-01T16:18:00Z" w16du:dateUtc="2025-07-01T09:18:00Z">
              <w:r w:rsidDel="00385775">
                <w:delText>Số ngày tính lãi quy ước của năm, ứng với Mã Tài sản tương ứng</w:delText>
              </w:r>
            </w:del>
          </w:p>
        </w:tc>
      </w:tr>
      <w:tr w:rsidR="00146918" w:rsidRPr="009B1FA4" w14:paraId="65F213E8" w14:textId="77777777" w:rsidTr="00756D39">
        <w:trPr>
          <w:trHeight w:val="897"/>
          <w:trPrChange w:id="3798" w:author="Do Thanh Trung" w:date="2025-07-04T15:21:00Z" w16du:dateUtc="2025-07-04T08:21:00Z">
            <w:trPr>
              <w:trHeight w:val="897"/>
            </w:trPr>
          </w:trPrChange>
        </w:trPr>
        <w:tc>
          <w:tcPr>
            <w:tcW w:w="740" w:type="dxa"/>
            <w:vAlign w:val="center"/>
            <w:tcPrChange w:id="3799" w:author="Do Thanh Trung" w:date="2025-07-04T15:21:00Z" w16du:dateUtc="2025-07-04T08:21:00Z">
              <w:tcPr>
                <w:tcW w:w="816" w:type="dxa"/>
                <w:gridSpan w:val="2"/>
                <w:vAlign w:val="center"/>
              </w:tcPr>
            </w:tcPrChange>
          </w:tcPr>
          <w:p w14:paraId="156C929A" w14:textId="29BDE31F" w:rsidR="00146918" w:rsidRPr="00302F43" w:rsidRDefault="00146918" w:rsidP="00146918">
            <w:pPr>
              <w:jc w:val="left"/>
            </w:pPr>
            <w:ins w:id="3800" w:author="Do Thanh Trung" w:date="2025-07-04T15:31:00Z" w16du:dateUtc="2025-07-04T08:31:00Z">
              <w:r>
                <w:t>07</w:t>
              </w:r>
            </w:ins>
            <w:del w:id="3801" w:author="Do Thanh Trung" w:date="2025-07-01T16:21:00Z" w16du:dateUtc="2025-07-01T09:21:00Z">
              <w:r w:rsidDel="00524D6C">
                <w:delText>08</w:delText>
              </w:r>
            </w:del>
          </w:p>
        </w:tc>
        <w:tc>
          <w:tcPr>
            <w:tcW w:w="1369" w:type="dxa"/>
            <w:vAlign w:val="center"/>
            <w:tcPrChange w:id="3802" w:author="Do Thanh Trung" w:date="2025-07-04T15:21:00Z" w16du:dateUtc="2025-07-04T08:21:00Z">
              <w:tcPr>
                <w:tcW w:w="1872" w:type="dxa"/>
                <w:gridSpan w:val="2"/>
                <w:vAlign w:val="center"/>
              </w:tcPr>
            </w:tcPrChange>
          </w:tcPr>
          <w:p w14:paraId="0140D805" w14:textId="77777777" w:rsidR="00146918" w:rsidRPr="00A64297" w:rsidRDefault="00146918" w:rsidP="00146918">
            <w:pPr>
              <w:jc w:val="left"/>
            </w:pPr>
            <w:r>
              <w:t>Ngày gửi tiền</w:t>
            </w:r>
          </w:p>
        </w:tc>
        <w:tc>
          <w:tcPr>
            <w:tcW w:w="1525" w:type="dxa"/>
            <w:vAlign w:val="center"/>
            <w:tcPrChange w:id="3803" w:author="Do Thanh Trung" w:date="2025-07-04T15:21:00Z" w16du:dateUtc="2025-07-04T08:21:00Z">
              <w:tcPr>
                <w:tcW w:w="1525" w:type="dxa"/>
                <w:gridSpan w:val="2"/>
                <w:vAlign w:val="center"/>
              </w:tcPr>
            </w:tcPrChange>
          </w:tcPr>
          <w:p w14:paraId="2FABE287" w14:textId="77777777" w:rsidR="00146918" w:rsidRPr="001529FD" w:rsidRDefault="00146918" w:rsidP="00146918">
            <w:pPr>
              <w:jc w:val="left"/>
              <w:rPr>
                <w:lang w:val="vi-VN"/>
              </w:rPr>
            </w:pPr>
            <w:r w:rsidRPr="001529FD">
              <w:rPr>
                <w:lang w:val="vi-VN"/>
              </w:rPr>
              <w:t>Date</w:t>
            </w:r>
          </w:p>
        </w:tc>
        <w:tc>
          <w:tcPr>
            <w:tcW w:w="841" w:type="dxa"/>
            <w:vAlign w:val="center"/>
            <w:tcPrChange w:id="3804" w:author="Do Thanh Trung" w:date="2025-07-04T15:21:00Z" w16du:dateUtc="2025-07-04T08:21:00Z">
              <w:tcPr>
                <w:tcW w:w="989" w:type="dxa"/>
                <w:gridSpan w:val="2"/>
                <w:vAlign w:val="center"/>
              </w:tcPr>
            </w:tcPrChange>
          </w:tcPr>
          <w:p w14:paraId="5ECBCE46" w14:textId="7D925F51" w:rsidR="00146918" w:rsidRDefault="00146918" w:rsidP="00146918">
            <w:pPr>
              <w:jc w:val="center"/>
            </w:pPr>
            <w:ins w:id="3805" w:author="Do Thanh Trung" w:date="2025-07-01T16:59:00Z" w16du:dateUtc="2025-07-01T09:59:00Z">
              <w:r>
                <w:t>X</w:t>
              </w:r>
            </w:ins>
          </w:p>
        </w:tc>
        <w:tc>
          <w:tcPr>
            <w:tcW w:w="1010" w:type="dxa"/>
            <w:vAlign w:val="center"/>
            <w:tcPrChange w:id="3806" w:author="Do Thanh Trung" w:date="2025-07-04T15:21:00Z" w16du:dateUtc="2025-07-04T08:21:00Z">
              <w:tcPr>
                <w:tcW w:w="781" w:type="dxa"/>
                <w:gridSpan w:val="2"/>
                <w:vAlign w:val="center"/>
              </w:tcPr>
            </w:tcPrChange>
          </w:tcPr>
          <w:p w14:paraId="701E1D0C" w14:textId="3EE12817" w:rsidR="00146918" w:rsidRPr="00CA162E" w:rsidRDefault="00146918" w:rsidP="00146918">
            <w:pPr>
              <w:jc w:val="center"/>
            </w:pPr>
            <w:r>
              <w:t>X</w:t>
            </w:r>
          </w:p>
        </w:tc>
        <w:tc>
          <w:tcPr>
            <w:tcW w:w="2790" w:type="dxa"/>
            <w:tcPrChange w:id="3807" w:author="Do Thanh Trung" w:date="2025-07-04T15:21:00Z" w16du:dateUtc="2025-07-04T08:21:00Z">
              <w:tcPr>
                <w:tcW w:w="6967" w:type="dxa"/>
                <w:gridSpan w:val="2"/>
              </w:tcPr>
            </w:tcPrChange>
          </w:tcPr>
          <w:p w14:paraId="76E62485" w14:textId="77777777" w:rsidR="00146918" w:rsidRDefault="00146918" w:rsidP="00146918">
            <w:pPr>
              <w:jc w:val="left"/>
            </w:pPr>
          </w:p>
        </w:tc>
        <w:tc>
          <w:tcPr>
            <w:tcW w:w="4675" w:type="dxa"/>
            <w:vAlign w:val="center"/>
            <w:tcPrChange w:id="3808" w:author="Do Thanh Trung" w:date="2025-07-04T15:21:00Z" w16du:dateUtc="2025-07-04T08:21:00Z">
              <w:tcPr>
                <w:tcW w:w="6967" w:type="dxa"/>
                <w:vAlign w:val="center"/>
              </w:tcPr>
            </w:tcPrChange>
          </w:tcPr>
          <w:p w14:paraId="4E4D500E" w14:textId="61939C75" w:rsidR="00146918" w:rsidRPr="00312C80" w:rsidRDefault="00146918" w:rsidP="00146918">
            <w:pPr>
              <w:jc w:val="left"/>
              <w:rPr>
                <w:i/>
                <w:iCs/>
              </w:rPr>
            </w:pPr>
            <w:r>
              <w:t>Ngày gửi tiền của Hợp đồng tiền gửi</w:t>
            </w:r>
            <w:ins w:id="3809" w:author="Do Thanh Trung" w:date="2025-07-02T09:26:00Z" w16du:dateUtc="2025-07-02T02:26:00Z">
              <w:r>
                <w:t>,</w:t>
              </w:r>
              <w:r w:rsidRPr="001529FD">
                <w:rPr>
                  <w:lang w:val="vi-VN"/>
                </w:rPr>
                <w:t xml:space="preserve"> </w:t>
              </w:r>
              <w:r>
                <w:t>căn cứ vào Mã tài sản ở (1)</w:t>
              </w:r>
            </w:ins>
            <w:del w:id="3810" w:author="Do Thanh Trung" w:date="2025-07-02T09:26:00Z" w16du:dateUtc="2025-07-02T02:26:00Z">
              <w:r w:rsidDel="00A862B5">
                <w:delText xml:space="preserve"> tương ứng</w:delText>
              </w:r>
            </w:del>
          </w:p>
        </w:tc>
      </w:tr>
      <w:tr w:rsidR="00146918" w:rsidRPr="009B1FA4" w14:paraId="41BE2A39" w14:textId="77777777" w:rsidTr="00756D39">
        <w:trPr>
          <w:trHeight w:val="897"/>
          <w:trPrChange w:id="3811" w:author="Do Thanh Trung" w:date="2025-07-04T15:21:00Z" w16du:dateUtc="2025-07-04T08:21:00Z">
            <w:trPr>
              <w:trHeight w:val="897"/>
            </w:trPr>
          </w:trPrChange>
        </w:trPr>
        <w:tc>
          <w:tcPr>
            <w:tcW w:w="740" w:type="dxa"/>
            <w:vAlign w:val="center"/>
            <w:tcPrChange w:id="3812" w:author="Do Thanh Trung" w:date="2025-07-04T15:21:00Z" w16du:dateUtc="2025-07-04T08:21:00Z">
              <w:tcPr>
                <w:tcW w:w="816" w:type="dxa"/>
                <w:gridSpan w:val="2"/>
                <w:vAlign w:val="center"/>
              </w:tcPr>
            </w:tcPrChange>
          </w:tcPr>
          <w:p w14:paraId="12F29575" w14:textId="6D98EDFE" w:rsidR="00146918" w:rsidRPr="00302F43" w:rsidRDefault="00146918" w:rsidP="00146918">
            <w:pPr>
              <w:jc w:val="left"/>
            </w:pPr>
            <w:ins w:id="3813" w:author="Do Thanh Trung" w:date="2025-07-04T15:31:00Z" w16du:dateUtc="2025-07-04T08:31:00Z">
              <w:r>
                <w:lastRenderedPageBreak/>
                <w:t>08</w:t>
              </w:r>
            </w:ins>
            <w:del w:id="3814" w:author="Do Thanh Trung" w:date="2025-07-01T16:21:00Z" w16du:dateUtc="2025-07-01T09:21:00Z">
              <w:r w:rsidDel="00524D6C">
                <w:delText>09</w:delText>
              </w:r>
            </w:del>
          </w:p>
        </w:tc>
        <w:tc>
          <w:tcPr>
            <w:tcW w:w="1369" w:type="dxa"/>
            <w:vAlign w:val="center"/>
            <w:tcPrChange w:id="3815" w:author="Do Thanh Trung" w:date="2025-07-04T15:21:00Z" w16du:dateUtc="2025-07-04T08:21:00Z">
              <w:tcPr>
                <w:tcW w:w="1872" w:type="dxa"/>
                <w:gridSpan w:val="2"/>
                <w:vAlign w:val="center"/>
              </w:tcPr>
            </w:tcPrChange>
          </w:tcPr>
          <w:p w14:paraId="7F5C6BBD" w14:textId="77777777" w:rsidR="00146918" w:rsidRPr="001529FD" w:rsidRDefault="00146918" w:rsidP="00146918">
            <w:pPr>
              <w:jc w:val="left"/>
              <w:rPr>
                <w:lang w:val="vi-VN"/>
              </w:rPr>
            </w:pPr>
            <w:r w:rsidRPr="001529FD">
              <w:rPr>
                <w:noProof/>
                <w:lang w:val="vi-VN"/>
              </w:rPr>
              <w:t>Ngày đáo hạn</w:t>
            </w:r>
          </w:p>
        </w:tc>
        <w:tc>
          <w:tcPr>
            <w:tcW w:w="1525" w:type="dxa"/>
            <w:vAlign w:val="center"/>
            <w:tcPrChange w:id="3816" w:author="Do Thanh Trung" w:date="2025-07-04T15:21:00Z" w16du:dateUtc="2025-07-04T08:21:00Z">
              <w:tcPr>
                <w:tcW w:w="1525" w:type="dxa"/>
                <w:gridSpan w:val="2"/>
                <w:vAlign w:val="center"/>
              </w:tcPr>
            </w:tcPrChange>
          </w:tcPr>
          <w:p w14:paraId="179E2162" w14:textId="77777777" w:rsidR="00146918" w:rsidRPr="001529FD" w:rsidRDefault="00146918" w:rsidP="00146918">
            <w:pPr>
              <w:jc w:val="left"/>
              <w:rPr>
                <w:lang w:val="vi-VN"/>
              </w:rPr>
            </w:pPr>
            <w:r w:rsidRPr="001529FD">
              <w:rPr>
                <w:lang w:val="vi-VN"/>
              </w:rPr>
              <w:t>Date</w:t>
            </w:r>
          </w:p>
        </w:tc>
        <w:tc>
          <w:tcPr>
            <w:tcW w:w="841" w:type="dxa"/>
            <w:vAlign w:val="center"/>
            <w:tcPrChange w:id="3817" w:author="Do Thanh Trung" w:date="2025-07-04T15:21:00Z" w16du:dateUtc="2025-07-04T08:21:00Z">
              <w:tcPr>
                <w:tcW w:w="989" w:type="dxa"/>
                <w:gridSpan w:val="2"/>
                <w:vAlign w:val="center"/>
              </w:tcPr>
            </w:tcPrChange>
          </w:tcPr>
          <w:p w14:paraId="4ABA335F" w14:textId="64912B60" w:rsidR="00146918" w:rsidRDefault="00146918" w:rsidP="00146918">
            <w:pPr>
              <w:jc w:val="center"/>
            </w:pPr>
            <w:ins w:id="3818" w:author="Do Thanh Trung" w:date="2025-07-01T16:59:00Z" w16du:dateUtc="2025-07-01T09:59:00Z">
              <w:r>
                <w:t>X</w:t>
              </w:r>
            </w:ins>
          </w:p>
        </w:tc>
        <w:tc>
          <w:tcPr>
            <w:tcW w:w="1010" w:type="dxa"/>
            <w:vAlign w:val="center"/>
            <w:tcPrChange w:id="3819" w:author="Do Thanh Trung" w:date="2025-07-04T15:21:00Z" w16du:dateUtc="2025-07-04T08:21:00Z">
              <w:tcPr>
                <w:tcW w:w="781" w:type="dxa"/>
                <w:gridSpan w:val="2"/>
                <w:vAlign w:val="center"/>
              </w:tcPr>
            </w:tcPrChange>
          </w:tcPr>
          <w:p w14:paraId="2873597C" w14:textId="2698B08F" w:rsidR="00146918" w:rsidRPr="00CA162E" w:rsidRDefault="00146918" w:rsidP="00146918">
            <w:pPr>
              <w:jc w:val="center"/>
            </w:pPr>
            <w:r>
              <w:t>X</w:t>
            </w:r>
          </w:p>
        </w:tc>
        <w:tc>
          <w:tcPr>
            <w:tcW w:w="2790" w:type="dxa"/>
            <w:tcPrChange w:id="3820" w:author="Do Thanh Trung" w:date="2025-07-04T15:21:00Z" w16du:dateUtc="2025-07-04T08:21:00Z">
              <w:tcPr>
                <w:tcW w:w="6967" w:type="dxa"/>
                <w:gridSpan w:val="2"/>
              </w:tcPr>
            </w:tcPrChange>
          </w:tcPr>
          <w:p w14:paraId="7F74257D" w14:textId="77777777" w:rsidR="00146918" w:rsidRPr="001529FD" w:rsidRDefault="00146918" w:rsidP="00146918">
            <w:pPr>
              <w:jc w:val="left"/>
              <w:rPr>
                <w:lang w:val="vi-VN"/>
              </w:rPr>
            </w:pPr>
          </w:p>
        </w:tc>
        <w:tc>
          <w:tcPr>
            <w:tcW w:w="4675" w:type="dxa"/>
            <w:vAlign w:val="center"/>
            <w:tcPrChange w:id="3821" w:author="Do Thanh Trung" w:date="2025-07-04T15:21:00Z" w16du:dateUtc="2025-07-04T08:21:00Z">
              <w:tcPr>
                <w:tcW w:w="6967" w:type="dxa"/>
                <w:vAlign w:val="center"/>
              </w:tcPr>
            </w:tcPrChange>
          </w:tcPr>
          <w:p w14:paraId="6C3CBC51" w14:textId="26AABF28" w:rsidR="00146918" w:rsidRPr="00C9157F" w:rsidRDefault="00146918" w:rsidP="00146918">
            <w:pPr>
              <w:jc w:val="left"/>
            </w:pPr>
            <w:r w:rsidRPr="001529FD">
              <w:rPr>
                <w:lang w:val="vi-VN"/>
              </w:rPr>
              <w:t xml:space="preserve">Ngày đáo hạn của HĐ </w:t>
            </w:r>
            <w:r>
              <w:t>tiền gửi</w:t>
            </w:r>
            <w:ins w:id="3822" w:author="Do Thanh Trung" w:date="2025-07-02T09:26:00Z" w16du:dateUtc="2025-07-02T02:26:00Z">
              <w:r>
                <w:t>,</w:t>
              </w:r>
              <w:r w:rsidRPr="001529FD">
                <w:rPr>
                  <w:lang w:val="vi-VN"/>
                </w:rPr>
                <w:t xml:space="preserve"> </w:t>
              </w:r>
              <w:r>
                <w:t>căn cứ vào Mã tài sản ở (1)</w:t>
              </w:r>
            </w:ins>
            <w:del w:id="3823" w:author="Do Thanh Trung" w:date="2025-07-02T09:26:00Z" w16du:dateUtc="2025-07-02T02:26:00Z">
              <w:r w:rsidDel="00A862B5">
                <w:delText xml:space="preserve"> tương ứng</w:delText>
              </w:r>
            </w:del>
          </w:p>
        </w:tc>
      </w:tr>
      <w:tr w:rsidR="00146918" w:rsidRPr="009B1FA4" w14:paraId="54B50B8C" w14:textId="77777777" w:rsidTr="00756D39">
        <w:trPr>
          <w:trHeight w:val="897"/>
          <w:trPrChange w:id="3824" w:author="Do Thanh Trung" w:date="2025-07-04T15:21:00Z" w16du:dateUtc="2025-07-04T08:21:00Z">
            <w:trPr>
              <w:trHeight w:val="897"/>
            </w:trPr>
          </w:trPrChange>
        </w:trPr>
        <w:tc>
          <w:tcPr>
            <w:tcW w:w="740" w:type="dxa"/>
            <w:vAlign w:val="center"/>
            <w:tcPrChange w:id="3825" w:author="Do Thanh Trung" w:date="2025-07-04T15:21:00Z" w16du:dateUtc="2025-07-04T08:21:00Z">
              <w:tcPr>
                <w:tcW w:w="816" w:type="dxa"/>
                <w:gridSpan w:val="2"/>
                <w:vAlign w:val="center"/>
              </w:tcPr>
            </w:tcPrChange>
          </w:tcPr>
          <w:p w14:paraId="42AC3A7D" w14:textId="173CBF39" w:rsidR="00146918" w:rsidRDefault="00146918" w:rsidP="00146918">
            <w:pPr>
              <w:jc w:val="left"/>
            </w:pPr>
            <w:ins w:id="3826" w:author="Do Thanh Trung" w:date="2025-07-04T15:31:00Z" w16du:dateUtc="2025-07-04T08:31:00Z">
              <w:r>
                <w:t>09</w:t>
              </w:r>
            </w:ins>
            <w:del w:id="3827" w:author="Do Thanh Trung" w:date="2025-07-01T16:21:00Z" w16du:dateUtc="2025-07-01T09:21:00Z">
              <w:r w:rsidDel="00524D6C">
                <w:delText>10</w:delText>
              </w:r>
            </w:del>
          </w:p>
        </w:tc>
        <w:tc>
          <w:tcPr>
            <w:tcW w:w="1369" w:type="dxa"/>
            <w:vAlign w:val="center"/>
            <w:tcPrChange w:id="3828" w:author="Do Thanh Trung" w:date="2025-07-04T15:21:00Z" w16du:dateUtc="2025-07-04T08:21:00Z">
              <w:tcPr>
                <w:tcW w:w="1872" w:type="dxa"/>
                <w:gridSpan w:val="2"/>
                <w:vAlign w:val="center"/>
              </w:tcPr>
            </w:tcPrChange>
          </w:tcPr>
          <w:p w14:paraId="644C9F01" w14:textId="2A652461" w:rsidR="00146918" w:rsidRPr="00036BD6" w:rsidRDefault="00146918" w:rsidP="00146918">
            <w:pPr>
              <w:jc w:val="left"/>
              <w:rPr>
                <w:noProof/>
              </w:rPr>
            </w:pPr>
            <w:r>
              <w:rPr>
                <w:noProof/>
              </w:rPr>
              <w:t>Ngày tất toán</w:t>
            </w:r>
          </w:p>
        </w:tc>
        <w:tc>
          <w:tcPr>
            <w:tcW w:w="1525" w:type="dxa"/>
            <w:vAlign w:val="center"/>
            <w:tcPrChange w:id="3829" w:author="Do Thanh Trung" w:date="2025-07-04T15:21:00Z" w16du:dateUtc="2025-07-04T08:21:00Z">
              <w:tcPr>
                <w:tcW w:w="1525" w:type="dxa"/>
                <w:gridSpan w:val="2"/>
                <w:vAlign w:val="center"/>
              </w:tcPr>
            </w:tcPrChange>
          </w:tcPr>
          <w:p w14:paraId="6A7CE225" w14:textId="446A78B4" w:rsidR="00146918" w:rsidRPr="00036BD6" w:rsidRDefault="00146918" w:rsidP="00146918">
            <w:pPr>
              <w:jc w:val="left"/>
            </w:pPr>
            <w:r>
              <w:t>Date</w:t>
            </w:r>
          </w:p>
        </w:tc>
        <w:tc>
          <w:tcPr>
            <w:tcW w:w="841" w:type="dxa"/>
            <w:vAlign w:val="center"/>
            <w:tcPrChange w:id="3830" w:author="Do Thanh Trung" w:date="2025-07-04T15:21:00Z" w16du:dateUtc="2025-07-04T08:21:00Z">
              <w:tcPr>
                <w:tcW w:w="989" w:type="dxa"/>
                <w:gridSpan w:val="2"/>
                <w:vAlign w:val="center"/>
              </w:tcPr>
            </w:tcPrChange>
          </w:tcPr>
          <w:p w14:paraId="4A80AC17" w14:textId="09EE57D3" w:rsidR="00146918" w:rsidRDefault="00146918" w:rsidP="00146918">
            <w:pPr>
              <w:jc w:val="center"/>
            </w:pPr>
            <w:ins w:id="3831" w:author="Do Thanh Trung" w:date="2025-07-01T16:59:00Z" w16du:dateUtc="2025-07-01T09:59:00Z">
              <w:r>
                <w:t>X</w:t>
              </w:r>
            </w:ins>
          </w:p>
        </w:tc>
        <w:tc>
          <w:tcPr>
            <w:tcW w:w="1010" w:type="dxa"/>
            <w:vAlign w:val="center"/>
            <w:tcPrChange w:id="3832" w:author="Do Thanh Trung" w:date="2025-07-04T15:21:00Z" w16du:dateUtc="2025-07-04T08:21:00Z">
              <w:tcPr>
                <w:tcW w:w="781" w:type="dxa"/>
                <w:gridSpan w:val="2"/>
                <w:vAlign w:val="center"/>
              </w:tcPr>
            </w:tcPrChange>
          </w:tcPr>
          <w:p w14:paraId="53FC9E26" w14:textId="36BEA304" w:rsidR="00146918" w:rsidRDefault="00146918" w:rsidP="00146918">
            <w:pPr>
              <w:jc w:val="center"/>
            </w:pPr>
            <w:r>
              <w:t>X</w:t>
            </w:r>
          </w:p>
        </w:tc>
        <w:tc>
          <w:tcPr>
            <w:tcW w:w="2790" w:type="dxa"/>
            <w:tcPrChange w:id="3833" w:author="Do Thanh Trung" w:date="2025-07-04T15:21:00Z" w16du:dateUtc="2025-07-04T08:21:00Z">
              <w:tcPr>
                <w:tcW w:w="6967" w:type="dxa"/>
                <w:gridSpan w:val="2"/>
              </w:tcPr>
            </w:tcPrChange>
          </w:tcPr>
          <w:p w14:paraId="42932C4B" w14:textId="77777777" w:rsidR="00146918" w:rsidRDefault="00146918" w:rsidP="00146918">
            <w:pPr>
              <w:jc w:val="left"/>
            </w:pPr>
          </w:p>
        </w:tc>
        <w:tc>
          <w:tcPr>
            <w:tcW w:w="4675" w:type="dxa"/>
            <w:vAlign w:val="center"/>
            <w:tcPrChange w:id="3834" w:author="Do Thanh Trung" w:date="2025-07-04T15:21:00Z" w16du:dateUtc="2025-07-04T08:21:00Z">
              <w:tcPr>
                <w:tcW w:w="6967" w:type="dxa"/>
                <w:vAlign w:val="center"/>
              </w:tcPr>
            </w:tcPrChange>
          </w:tcPr>
          <w:p w14:paraId="1D4C098C" w14:textId="421BE0FD" w:rsidR="00146918" w:rsidRPr="00036BD6" w:rsidRDefault="00146918" w:rsidP="00146918">
            <w:pPr>
              <w:jc w:val="left"/>
            </w:pPr>
            <w:r>
              <w:t xml:space="preserve">Ngày tất toán của HĐ tiền gửi, ghi nhận ở </w:t>
            </w:r>
            <w:r>
              <w:fldChar w:fldCharType="begin"/>
            </w:r>
            <w:r>
              <w:instrText>HYPERLINK \l "_Tất_toán_Hợp"</w:instrText>
            </w:r>
            <w:r>
              <w:fldChar w:fldCharType="separate"/>
            </w:r>
            <w:r w:rsidRPr="00C9157F">
              <w:rPr>
                <w:rStyle w:val="Hyperlink"/>
                <w:kern w:val="2"/>
                <w14:ligatures w14:val="standardContextual"/>
              </w:rPr>
              <w:t>T</w:t>
            </w:r>
            <w:r w:rsidRPr="00C9157F">
              <w:rPr>
                <w:rStyle w:val="Hyperlink"/>
              </w:rPr>
              <w:t>ất toán Hợp đồng tiền gửi</w:t>
            </w:r>
            <w:r>
              <w:fldChar w:fldCharType="end"/>
            </w:r>
          </w:p>
        </w:tc>
      </w:tr>
      <w:tr w:rsidR="00146918" w:rsidRPr="009B1FA4" w14:paraId="4EDB2E9E" w14:textId="77777777" w:rsidTr="00756D39">
        <w:trPr>
          <w:trHeight w:val="897"/>
          <w:ins w:id="3835" w:author="Do Thanh Trung" w:date="2025-07-02T09:25:00Z"/>
          <w:trPrChange w:id="3836" w:author="Do Thanh Trung" w:date="2025-07-04T15:21:00Z" w16du:dateUtc="2025-07-04T08:21:00Z">
            <w:trPr>
              <w:trHeight w:val="897"/>
            </w:trPr>
          </w:trPrChange>
        </w:trPr>
        <w:tc>
          <w:tcPr>
            <w:tcW w:w="740" w:type="dxa"/>
            <w:vAlign w:val="center"/>
            <w:tcPrChange w:id="3837" w:author="Do Thanh Trung" w:date="2025-07-04T15:21:00Z" w16du:dateUtc="2025-07-04T08:21:00Z">
              <w:tcPr>
                <w:tcW w:w="816" w:type="dxa"/>
                <w:gridSpan w:val="2"/>
                <w:vAlign w:val="center"/>
              </w:tcPr>
            </w:tcPrChange>
          </w:tcPr>
          <w:p w14:paraId="7F5BBF5D" w14:textId="1080A83B" w:rsidR="00146918" w:rsidRDefault="00146918" w:rsidP="00146918">
            <w:pPr>
              <w:jc w:val="left"/>
              <w:rPr>
                <w:ins w:id="3838" w:author="Do Thanh Trung" w:date="2025-07-02T09:25:00Z" w16du:dateUtc="2025-07-02T02:25:00Z"/>
              </w:rPr>
            </w:pPr>
            <w:ins w:id="3839" w:author="Do Thanh Trung" w:date="2025-07-04T15:31:00Z" w16du:dateUtc="2025-07-04T08:31:00Z">
              <w:r>
                <w:t>10</w:t>
              </w:r>
            </w:ins>
          </w:p>
        </w:tc>
        <w:tc>
          <w:tcPr>
            <w:tcW w:w="1369" w:type="dxa"/>
            <w:vAlign w:val="center"/>
            <w:tcPrChange w:id="3840" w:author="Do Thanh Trung" w:date="2025-07-04T15:21:00Z" w16du:dateUtc="2025-07-04T08:21:00Z">
              <w:tcPr>
                <w:tcW w:w="1872" w:type="dxa"/>
                <w:gridSpan w:val="2"/>
                <w:vAlign w:val="center"/>
              </w:tcPr>
            </w:tcPrChange>
          </w:tcPr>
          <w:p w14:paraId="7DC94B6B" w14:textId="56D1699F" w:rsidR="00146918" w:rsidRDefault="00146918" w:rsidP="00146918">
            <w:pPr>
              <w:jc w:val="left"/>
              <w:rPr>
                <w:ins w:id="3841" w:author="Do Thanh Trung" w:date="2025-07-02T09:25:00Z" w16du:dateUtc="2025-07-02T02:25:00Z"/>
                <w:noProof/>
              </w:rPr>
            </w:pPr>
            <w:ins w:id="3842" w:author="Do Thanh Trung" w:date="2025-07-02T09:25:00Z" w16du:dateUtc="2025-07-02T02:25:00Z">
              <w:r>
                <w:rPr>
                  <w:noProof/>
                </w:rPr>
                <w:t>Giá trị tất toán</w:t>
              </w:r>
            </w:ins>
          </w:p>
        </w:tc>
        <w:tc>
          <w:tcPr>
            <w:tcW w:w="1525" w:type="dxa"/>
            <w:vAlign w:val="center"/>
            <w:tcPrChange w:id="3843" w:author="Do Thanh Trung" w:date="2025-07-04T15:21:00Z" w16du:dateUtc="2025-07-04T08:21:00Z">
              <w:tcPr>
                <w:tcW w:w="1525" w:type="dxa"/>
                <w:gridSpan w:val="2"/>
                <w:vAlign w:val="center"/>
              </w:tcPr>
            </w:tcPrChange>
          </w:tcPr>
          <w:p w14:paraId="2E5F32CC" w14:textId="19AC3916" w:rsidR="00146918" w:rsidRDefault="00146918" w:rsidP="00146918">
            <w:pPr>
              <w:jc w:val="left"/>
              <w:rPr>
                <w:ins w:id="3844" w:author="Do Thanh Trung" w:date="2025-07-02T09:25:00Z" w16du:dateUtc="2025-07-02T02:25:00Z"/>
              </w:rPr>
            </w:pPr>
            <w:ins w:id="3845" w:author="Do Thanh Trung" w:date="2025-07-02T09:25:00Z" w16du:dateUtc="2025-07-02T02:25:00Z">
              <w:r>
                <w:t>Number</w:t>
              </w:r>
            </w:ins>
          </w:p>
        </w:tc>
        <w:tc>
          <w:tcPr>
            <w:tcW w:w="841" w:type="dxa"/>
            <w:vAlign w:val="center"/>
            <w:tcPrChange w:id="3846" w:author="Do Thanh Trung" w:date="2025-07-04T15:21:00Z" w16du:dateUtc="2025-07-04T08:21:00Z">
              <w:tcPr>
                <w:tcW w:w="989" w:type="dxa"/>
                <w:gridSpan w:val="2"/>
                <w:vAlign w:val="center"/>
              </w:tcPr>
            </w:tcPrChange>
          </w:tcPr>
          <w:p w14:paraId="152C7761" w14:textId="0EA38051" w:rsidR="00146918" w:rsidRDefault="00146918">
            <w:pPr>
              <w:jc w:val="center"/>
              <w:rPr>
                <w:ins w:id="3847" w:author="Do Thanh Trung" w:date="2025-07-02T09:25:00Z" w16du:dateUtc="2025-07-02T02:25:00Z"/>
              </w:rPr>
              <w:pPrChange w:id="3848" w:author="Do Thanh Trung" w:date="2025-07-04T15:27:00Z" w16du:dateUtc="2025-07-04T08:27:00Z">
                <w:pPr>
                  <w:jc w:val="left"/>
                </w:pPr>
              </w:pPrChange>
            </w:pPr>
            <w:ins w:id="3849" w:author="Do Thanh Trung" w:date="2025-07-02T09:25:00Z" w16du:dateUtc="2025-07-02T02:25:00Z">
              <w:r>
                <w:t>X</w:t>
              </w:r>
            </w:ins>
          </w:p>
        </w:tc>
        <w:tc>
          <w:tcPr>
            <w:tcW w:w="1010" w:type="dxa"/>
            <w:vAlign w:val="center"/>
            <w:tcPrChange w:id="3850" w:author="Do Thanh Trung" w:date="2025-07-04T15:21:00Z" w16du:dateUtc="2025-07-04T08:21:00Z">
              <w:tcPr>
                <w:tcW w:w="781" w:type="dxa"/>
                <w:gridSpan w:val="2"/>
                <w:vAlign w:val="center"/>
              </w:tcPr>
            </w:tcPrChange>
          </w:tcPr>
          <w:p w14:paraId="65EC91B6" w14:textId="77777777" w:rsidR="00146918" w:rsidRDefault="00146918">
            <w:pPr>
              <w:jc w:val="center"/>
              <w:rPr>
                <w:ins w:id="3851" w:author="Do Thanh Trung" w:date="2025-07-02T09:25:00Z" w16du:dateUtc="2025-07-02T02:25:00Z"/>
              </w:rPr>
              <w:pPrChange w:id="3852" w:author="Do Thanh Trung" w:date="2025-07-04T15:27:00Z" w16du:dateUtc="2025-07-04T08:27:00Z">
                <w:pPr>
                  <w:jc w:val="left"/>
                </w:pPr>
              </w:pPrChange>
            </w:pPr>
          </w:p>
        </w:tc>
        <w:tc>
          <w:tcPr>
            <w:tcW w:w="2790" w:type="dxa"/>
            <w:tcPrChange w:id="3853" w:author="Do Thanh Trung" w:date="2025-07-04T15:21:00Z" w16du:dateUtc="2025-07-04T08:21:00Z">
              <w:tcPr>
                <w:tcW w:w="6967" w:type="dxa"/>
                <w:gridSpan w:val="2"/>
              </w:tcPr>
            </w:tcPrChange>
          </w:tcPr>
          <w:p w14:paraId="7976A683" w14:textId="77777777" w:rsidR="00146918" w:rsidRDefault="00146918" w:rsidP="00146918">
            <w:pPr>
              <w:jc w:val="left"/>
              <w:rPr>
                <w:ins w:id="3854" w:author="Do Thanh Trung" w:date="2025-07-04T15:19:00Z" w16du:dateUtc="2025-07-04T08:19:00Z"/>
              </w:rPr>
            </w:pPr>
          </w:p>
        </w:tc>
        <w:tc>
          <w:tcPr>
            <w:tcW w:w="4675" w:type="dxa"/>
            <w:vAlign w:val="center"/>
            <w:tcPrChange w:id="3855" w:author="Do Thanh Trung" w:date="2025-07-04T15:21:00Z" w16du:dateUtc="2025-07-04T08:21:00Z">
              <w:tcPr>
                <w:tcW w:w="6967" w:type="dxa"/>
                <w:vAlign w:val="center"/>
              </w:tcPr>
            </w:tcPrChange>
          </w:tcPr>
          <w:p w14:paraId="3F9EEC47" w14:textId="0636A578" w:rsidR="00146918" w:rsidRDefault="00146918" w:rsidP="00146918">
            <w:pPr>
              <w:jc w:val="left"/>
              <w:rPr>
                <w:ins w:id="3856" w:author="Do Thanh Trung" w:date="2025-07-02T09:25:00Z" w16du:dateUtc="2025-07-02T02:25:00Z"/>
              </w:rPr>
            </w:pPr>
            <w:ins w:id="3857" w:author="Do Thanh Trung" w:date="2025-07-02T09:25:00Z" w16du:dateUtc="2025-07-02T02:25:00Z">
              <w:r>
                <w:t>Người dùng nhập giá trị muốn tất toán đối với Mã Tài sản đã chọn</w:t>
              </w:r>
            </w:ins>
          </w:p>
        </w:tc>
      </w:tr>
      <w:tr w:rsidR="00146918" w:rsidRPr="009B1FA4" w14:paraId="69ECC29A" w14:textId="77777777" w:rsidTr="00756D39">
        <w:trPr>
          <w:trHeight w:val="897"/>
          <w:ins w:id="3858" w:author="Do Thanh Trung" w:date="2025-07-02T09:33:00Z"/>
          <w:trPrChange w:id="3859" w:author="Do Thanh Trung" w:date="2025-07-04T15:21:00Z" w16du:dateUtc="2025-07-04T08:21:00Z">
            <w:trPr>
              <w:trHeight w:val="897"/>
            </w:trPr>
          </w:trPrChange>
        </w:trPr>
        <w:tc>
          <w:tcPr>
            <w:tcW w:w="740" w:type="dxa"/>
            <w:vAlign w:val="center"/>
            <w:tcPrChange w:id="3860" w:author="Do Thanh Trung" w:date="2025-07-04T15:21:00Z" w16du:dateUtc="2025-07-04T08:21:00Z">
              <w:tcPr>
                <w:tcW w:w="816" w:type="dxa"/>
                <w:gridSpan w:val="2"/>
                <w:vAlign w:val="center"/>
              </w:tcPr>
            </w:tcPrChange>
          </w:tcPr>
          <w:p w14:paraId="02C59CF6" w14:textId="32C28D97" w:rsidR="00146918" w:rsidRDefault="00146918" w:rsidP="00146918">
            <w:pPr>
              <w:jc w:val="left"/>
              <w:rPr>
                <w:ins w:id="3861" w:author="Do Thanh Trung" w:date="2025-07-02T09:33:00Z" w16du:dateUtc="2025-07-02T02:33:00Z"/>
              </w:rPr>
            </w:pPr>
            <w:ins w:id="3862" w:author="Do Thanh Trung" w:date="2025-07-04T15:31:00Z" w16du:dateUtc="2025-07-04T08:31:00Z">
              <w:r>
                <w:t>11</w:t>
              </w:r>
            </w:ins>
          </w:p>
        </w:tc>
        <w:tc>
          <w:tcPr>
            <w:tcW w:w="1369" w:type="dxa"/>
            <w:vAlign w:val="center"/>
            <w:tcPrChange w:id="3863" w:author="Do Thanh Trung" w:date="2025-07-04T15:21:00Z" w16du:dateUtc="2025-07-04T08:21:00Z">
              <w:tcPr>
                <w:tcW w:w="1872" w:type="dxa"/>
                <w:gridSpan w:val="2"/>
                <w:vAlign w:val="center"/>
              </w:tcPr>
            </w:tcPrChange>
          </w:tcPr>
          <w:p w14:paraId="72234635" w14:textId="3DF9C5D4" w:rsidR="00146918" w:rsidRDefault="00146918" w:rsidP="00146918">
            <w:pPr>
              <w:jc w:val="left"/>
              <w:rPr>
                <w:ins w:id="3864" w:author="Do Thanh Trung" w:date="2025-07-02T09:33:00Z" w16du:dateUtc="2025-07-02T02:33:00Z"/>
                <w:noProof/>
              </w:rPr>
            </w:pPr>
            <w:ins w:id="3865" w:author="Do Thanh Trung" w:date="2025-07-02T09:33:00Z" w16du:dateUtc="2025-07-02T02:33:00Z">
              <w:r>
                <w:rPr>
                  <w:noProof/>
                </w:rPr>
                <w:t>L</w:t>
              </w:r>
            </w:ins>
            <w:ins w:id="3866" w:author="Do Thanh Trung" w:date="2025-07-02T09:34:00Z" w16du:dateUtc="2025-07-02T02:34:00Z">
              <w:r>
                <w:rPr>
                  <w:noProof/>
                </w:rPr>
                <w:t>ãi suất</w:t>
              </w:r>
            </w:ins>
          </w:p>
        </w:tc>
        <w:tc>
          <w:tcPr>
            <w:tcW w:w="1525" w:type="dxa"/>
            <w:vAlign w:val="center"/>
            <w:tcPrChange w:id="3867" w:author="Do Thanh Trung" w:date="2025-07-04T15:21:00Z" w16du:dateUtc="2025-07-04T08:21:00Z">
              <w:tcPr>
                <w:tcW w:w="1525" w:type="dxa"/>
                <w:gridSpan w:val="2"/>
                <w:vAlign w:val="center"/>
              </w:tcPr>
            </w:tcPrChange>
          </w:tcPr>
          <w:p w14:paraId="4E494BFA" w14:textId="1888C516" w:rsidR="00146918" w:rsidRDefault="00146918" w:rsidP="00146918">
            <w:pPr>
              <w:jc w:val="left"/>
              <w:rPr>
                <w:ins w:id="3868" w:author="Do Thanh Trung" w:date="2025-07-02T09:33:00Z" w16du:dateUtc="2025-07-02T02:33:00Z"/>
              </w:rPr>
            </w:pPr>
            <w:ins w:id="3869" w:author="Do Thanh Trung" w:date="2025-07-02T09:34:00Z" w16du:dateUtc="2025-07-02T02:34:00Z">
              <w:r>
                <w:t>Number</w:t>
              </w:r>
            </w:ins>
          </w:p>
        </w:tc>
        <w:tc>
          <w:tcPr>
            <w:tcW w:w="841" w:type="dxa"/>
            <w:vAlign w:val="center"/>
            <w:tcPrChange w:id="3870" w:author="Do Thanh Trung" w:date="2025-07-04T15:21:00Z" w16du:dateUtc="2025-07-04T08:21:00Z">
              <w:tcPr>
                <w:tcW w:w="989" w:type="dxa"/>
                <w:gridSpan w:val="2"/>
                <w:vAlign w:val="center"/>
              </w:tcPr>
            </w:tcPrChange>
          </w:tcPr>
          <w:p w14:paraId="6CF495CD" w14:textId="2B8685CD" w:rsidR="00146918" w:rsidRDefault="00146918">
            <w:pPr>
              <w:jc w:val="center"/>
              <w:rPr>
                <w:ins w:id="3871" w:author="Do Thanh Trung" w:date="2025-07-02T09:33:00Z" w16du:dateUtc="2025-07-02T02:33:00Z"/>
              </w:rPr>
              <w:pPrChange w:id="3872" w:author="Do Thanh Trung" w:date="2025-07-04T15:27:00Z" w16du:dateUtc="2025-07-04T08:27:00Z">
                <w:pPr>
                  <w:jc w:val="left"/>
                </w:pPr>
              </w:pPrChange>
            </w:pPr>
            <w:ins w:id="3873" w:author="Do Thanh Trung" w:date="2025-07-02T09:34:00Z" w16du:dateUtc="2025-07-02T02:34:00Z">
              <w:r>
                <w:t>X</w:t>
              </w:r>
            </w:ins>
          </w:p>
        </w:tc>
        <w:tc>
          <w:tcPr>
            <w:tcW w:w="1010" w:type="dxa"/>
            <w:vAlign w:val="center"/>
            <w:tcPrChange w:id="3874" w:author="Do Thanh Trung" w:date="2025-07-04T15:21:00Z" w16du:dateUtc="2025-07-04T08:21:00Z">
              <w:tcPr>
                <w:tcW w:w="781" w:type="dxa"/>
                <w:gridSpan w:val="2"/>
                <w:vAlign w:val="center"/>
              </w:tcPr>
            </w:tcPrChange>
          </w:tcPr>
          <w:p w14:paraId="7E23CD75" w14:textId="760ABEE0" w:rsidR="00146918" w:rsidRDefault="00146918">
            <w:pPr>
              <w:jc w:val="center"/>
              <w:rPr>
                <w:ins w:id="3875" w:author="Do Thanh Trung" w:date="2025-07-02T09:33:00Z" w16du:dateUtc="2025-07-02T02:33:00Z"/>
              </w:rPr>
              <w:pPrChange w:id="3876" w:author="Do Thanh Trung" w:date="2025-07-04T15:27:00Z" w16du:dateUtc="2025-07-04T08:27:00Z">
                <w:pPr>
                  <w:jc w:val="left"/>
                </w:pPr>
              </w:pPrChange>
            </w:pPr>
            <w:ins w:id="3877" w:author="Do Thanh Trung" w:date="2025-07-02T09:34:00Z" w16du:dateUtc="2025-07-02T02:34:00Z">
              <w:r>
                <w:t>X</w:t>
              </w:r>
            </w:ins>
          </w:p>
        </w:tc>
        <w:tc>
          <w:tcPr>
            <w:tcW w:w="2790" w:type="dxa"/>
            <w:tcPrChange w:id="3878" w:author="Do Thanh Trung" w:date="2025-07-04T15:21:00Z" w16du:dateUtc="2025-07-04T08:21:00Z">
              <w:tcPr>
                <w:tcW w:w="6967" w:type="dxa"/>
                <w:gridSpan w:val="2"/>
              </w:tcPr>
            </w:tcPrChange>
          </w:tcPr>
          <w:p w14:paraId="79DC9520" w14:textId="77777777" w:rsidR="00146918" w:rsidRDefault="00146918" w:rsidP="00146918">
            <w:pPr>
              <w:jc w:val="left"/>
              <w:rPr>
                <w:ins w:id="3879" w:author="Do Thanh Trung" w:date="2025-07-04T15:19:00Z" w16du:dateUtc="2025-07-04T08:19:00Z"/>
              </w:rPr>
            </w:pPr>
          </w:p>
        </w:tc>
        <w:tc>
          <w:tcPr>
            <w:tcW w:w="4675" w:type="dxa"/>
            <w:vAlign w:val="center"/>
            <w:tcPrChange w:id="3880" w:author="Do Thanh Trung" w:date="2025-07-04T15:21:00Z" w16du:dateUtc="2025-07-04T08:21:00Z">
              <w:tcPr>
                <w:tcW w:w="6967" w:type="dxa"/>
                <w:vAlign w:val="center"/>
              </w:tcPr>
            </w:tcPrChange>
          </w:tcPr>
          <w:p w14:paraId="6260C6F4" w14:textId="45055D64" w:rsidR="00146918" w:rsidRDefault="00146918" w:rsidP="00146918">
            <w:pPr>
              <w:jc w:val="left"/>
              <w:rPr>
                <w:ins w:id="3881" w:author="Do Thanh Trung" w:date="2025-07-02T09:34:00Z" w16du:dateUtc="2025-07-02T02:34:00Z"/>
              </w:rPr>
            </w:pPr>
            <w:ins w:id="3882" w:author="Do Thanh Trung" w:date="2025-07-02T09:34:00Z" w16du:dateUtc="2025-07-02T02:34:00Z">
              <w:r>
                <w:t>Lãi suất</w:t>
              </w:r>
            </w:ins>
            <w:ins w:id="3883" w:author="Do Thanh Trung" w:date="2025-07-02T09:39:00Z" w16du:dateUtc="2025-07-02T02:39:00Z">
              <w:r>
                <w:t xml:space="preserve"> là giá trị</w:t>
              </w:r>
            </w:ins>
            <w:ins w:id="3884" w:author="Do Thanh Trung" w:date="2025-07-02T09:34:00Z" w16du:dateUtc="2025-07-02T02:34:00Z">
              <w:r>
                <w:t xml:space="preserve"> nhận được khi tất toán Hợp đồng tiền gửi</w:t>
              </w:r>
            </w:ins>
            <w:ins w:id="3885" w:author="Do Thanh Trung" w:date="2025-07-02T09:38:00Z" w16du:dateUtc="2025-07-02T02:38:00Z">
              <w:r>
                <w:t>, căn cứ vào % Lãi suất nhận được và Giá trị tất toán</w:t>
              </w:r>
            </w:ins>
          </w:p>
          <w:p w14:paraId="6D7F2FE0" w14:textId="77777777" w:rsidR="00146918" w:rsidRDefault="00146918" w:rsidP="00146918">
            <w:pPr>
              <w:pStyle w:val="ListParagraph"/>
              <w:numPr>
                <w:ilvl w:val="0"/>
                <w:numId w:val="9"/>
              </w:numPr>
              <w:jc w:val="left"/>
              <w:rPr>
                <w:ins w:id="3886" w:author="Do Thanh Trung" w:date="2025-07-02T09:39:00Z" w16du:dateUtc="2025-07-02T02:39:00Z"/>
              </w:rPr>
            </w:pPr>
            <w:ins w:id="3887" w:author="Do Thanh Trung" w:date="2025-07-02T09:38:00Z" w16du:dateUtc="2025-07-02T02:38:00Z">
              <w:r>
                <w:t>Trường hợp Ngày tất toán &lt; Ngày đáo hạn, % Lãi suất áp dụng sẽ là % Lãi suất không kỳ hạn</w:t>
              </w:r>
            </w:ins>
          </w:p>
          <w:p w14:paraId="415D6ADB" w14:textId="77777777" w:rsidR="00146918" w:rsidRDefault="00146918" w:rsidP="00146918">
            <w:pPr>
              <w:jc w:val="center"/>
              <w:rPr>
                <w:ins w:id="3888" w:author="Do Thanh Trung" w:date="2025-07-02T09:41:00Z" w16du:dateUtc="2025-07-02T02:41:00Z"/>
              </w:rPr>
            </w:pPr>
            <w:ins w:id="3889" w:author="Do Thanh Trung" w:date="2025-07-02T09:40:00Z" w16du:dateUtc="2025-07-02T02:40:00Z">
              <w:r>
                <w:t xml:space="preserve">(9) </w:t>
              </w:r>
            </w:ins>
            <w:ins w:id="3890" w:author="Do Thanh Trung" w:date="2025-07-02T09:41:00Z" w16du:dateUtc="2025-07-02T02:41:00Z">
              <w:r>
                <w:t>= (4) * (8) * [ (7) – (5) ]</w:t>
              </w:r>
            </w:ins>
          </w:p>
          <w:p w14:paraId="607742DB" w14:textId="538CF37D" w:rsidR="00146918" w:rsidRDefault="00146918">
            <w:pPr>
              <w:pStyle w:val="ListParagraph"/>
              <w:numPr>
                <w:ilvl w:val="0"/>
                <w:numId w:val="9"/>
              </w:numPr>
              <w:jc w:val="left"/>
              <w:rPr>
                <w:ins w:id="3891" w:author="Do Thanh Trung" w:date="2025-07-02T09:42:00Z" w16du:dateUtc="2025-07-02T02:42:00Z"/>
              </w:rPr>
              <w:pPrChange w:id="3892" w:author="Do Thanh Trung" w:date="2025-07-02T09:42:00Z" w16du:dateUtc="2025-07-02T02:42:00Z">
                <w:pPr/>
              </w:pPrChange>
            </w:pPr>
            <w:ins w:id="3893" w:author="Do Thanh Trung" w:date="2025-07-02T09:42:00Z" w16du:dateUtc="2025-07-02T02:42:00Z">
              <w:r>
                <w:t>Trường hợp Ngày tất toán = Ngày đáo hạn, % Lãi suất áp dụng sẽ là % Lãi suất theo Hợp đồng</w:t>
              </w:r>
            </w:ins>
          </w:p>
          <w:p w14:paraId="3E8E089A" w14:textId="387B94D1" w:rsidR="00146918" w:rsidRPr="009120E9" w:rsidRDefault="00146918">
            <w:pPr>
              <w:jc w:val="center"/>
              <w:rPr>
                <w:ins w:id="3894" w:author="Do Thanh Trung" w:date="2025-07-02T09:33:00Z" w16du:dateUtc="2025-07-02T02:33:00Z"/>
              </w:rPr>
              <w:pPrChange w:id="3895" w:author="Do Thanh Trung" w:date="2025-07-02T09:42:00Z" w16du:dateUtc="2025-07-02T02:42:00Z">
                <w:pPr>
                  <w:jc w:val="left"/>
                </w:pPr>
              </w:pPrChange>
            </w:pPr>
            <w:ins w:id="3896" w:author="Do Thanh Trung" w:date="2025-07-02T09:42:00Z" w16du:dateUtc="2025-07-02T02:42:00Z">
              <w:r>
                <w:t>(9) = (3) * (8) * [ (7) – (5) ]</w:t>
              </w:r>
            </w:ins>
          </w:p>
        </w:tc>
      </w:tr>
      <w:tr w:rsidR="00146918" w:rsidRPr="001529FD" w:rsidDel="00524D6C" w14:paraId="6831DE59" w14:textId="77777777" w:rsidTr="00756D39">
        <w:trPr>
          <w:trHeight w:val="164"/>
          <w:del w:id="3897" w:author="Do Thanh Trung" w:date="2025-07-01T16:21:00Z"/>
          <w:trPrChange w:id="3898" w:author="Do Thanh Trung" w:date="2025-07-04T15:21:00Z" w16du:dateUtc="2025-07-04T08:21:00Z">
            <w:trPr>
              <w:trHeight w:val="164"/>
            </w:trPr>
          </w:trPrChange>
        </w:trPr>
        <w:tc>
          <w:tcPr>
            <w:tcW w:w="740" w:type="dxa"/>
            <w:vAlign w:val="center"/>
            <w:tcPrChange w:id="3899" w:author="Do Thanh Trung" w:date="2025-07-04T15:21:00Z" w16du:dateUtc="2025-07-04T08:21:00Z">
              <w:tcPr>
                <w:tcW w:w="816" w:type="dxa"/>
                <w:gridSpan w:val="2"/>
                <w:vAlign w:val="center"/>
              </w:tcPr>
            </w:tcPrChange>
          </w:tcPr>
          <w:p w14:paraId="4FE2B60E" w14:textId="6CBEAF7F" w:rsidR="00146918" w:rsidRPr="00302F43" w:rsidDel="00524D6C" w:rsidRDefault="00146918" w:rsidP="00146918">
            <w:pPr>
              <w:jc w:val="left"/>
              <w:rPr>
                <w:del w:id="3900" w:author="Do Thanh Trung" w:date="2025-07-01T16:21:00Z" w16du:dateUtc="2025-07-01T09:21:00Z"/>
              </w:rPr>
            </w:pPr>
            <w:ins w:id="3901" w:author="Do Thanh Trung" w:date="2025-07-04T15:31:00Z" w16du:dateUtc="2025-07-04T08:31:00Z">
              <w:r>
                <w:t>12</w:t>
              </w:r>
            </w:ins>
            <w:del w:id="3902" w:author="Do Thanh Trung" w:date="2025-07-01T16:21:00Z" w16du:dateUtc="2025-07-01T09:21:00Z">
              <w:r w:rsidDel="00524D6C">
                <w:delText>11</w:delText>
              </w:r>
            </w:del>
          </w:p>
        </w:tc>
        <w:tc>
          <w:tcPr>
            <w:tcW w:w="1369" w:type="dxa"/>
            <w:vAlign w:val="center"/>
            <w:tcPrChange w:id="3903" w:author="Do Thanh Trung" w:date="2025-07-04T15:21:00Z" w16du:dateUtc="2025-07-04T08:21:00Z">
              <w:tcPr>
                <w:tcW w:w="1872" w:type="dxa"/>
                <w:gridSpan w:val="2"/>
                <w:vAlign w:val="center"/>
              </w:tcPr>
            </w:tcPrChange>
          </w:tcPr>
          <w:p w14:paraId="476F1F9C" w14:textId="7605F2EC" w:rsidR="00146918" w:rsidRPr="00A64297" w:rsidDel="00524D6C" w:rsidRDefault="00146918" w:rsidP="00146918">
            <w:pPr>
              <w:jc w:val="left"/>
              <w:rPr>
                <w:del w:id="3904" w:author="Do Thanh Trung" w:date="2025-07-01T16:21:00Z" w16du:dateUtc="2025-07-01T09:21:00Z"/>
              </w:rPr>
            </w:pPr>
            <w:del w:id="3905" w:author="Do Thanh Trung" w:date="2025-07-01T16:21:00Z" w16du:dateUtc="2025-07-01T09:21:00Z">
              <w:r w:rsidDel="00524D6C">
                <w:delText>Lãi tiền gửi</w:delText>
              </w:r>
            </w:del>
          </w:p>
        </w:tc>
        <w:tc>
          <w:tcPr>
            <w:tcW w:w="1525" w:type="dxa"/>
            <w:vAlign w:val="center"/>
            <w:tcPrChange w:id="3906" w:author="Do Thanh Trung" w:date="2025-07-04T15:21:00Z" w16du:dateUtc="2025-07-04T08:21:00Z">
              <w:tcPr>
                <w:tcW w:w="1525" w:type="dxa"/>
                <w:gridSpan w:val="2"/>
                <w:vAlign w:val="center"/>
              </w:tcPr>
            </w:tcPrChange>
          </w:tcPr>
          <w:p w14:paraId="0D1C8C6D" w14:textId="43EBAAB2" w:rsidR="00146918" w:rsidRPr="001529FD" w:rsidDel="00524D6C" w:rsidRDefault="00146918" w:rsidP="00146918">
            <w:pPr>
              <w:jc w:val="left"/>
              <w:rPr>
                <w:del w:id="3907" w:author="Do Thanh Trung" w:date="2025-07-01T16:21:00Z" w16du:dateUtc="2025-07-01T09:21:00Z"/>
                <w:lang w:val="vi-VN"/>
              </w:rPr>
            </w:pPr>
            <w:del w:id="3908" w:author="Do Thanh Trung" w:date="2025-07-01T16:21:00Z" w16du:dateUtc="2025-07-01T09:21:00Z">
              <w:r w:rsidRPr="001529FD" w:rsidDel="00524D6C">
                <w:rPr>
                  <w:lang w:val="vi-VN"/>
                </w:rPr>
                <w:delText>Number</w:delText>
              </w:r>
            </w:del>
          </w:p>
        </w:tc>
        <w:tc>
          <w:tcPr>
            <w:tcW w:w="841" w:type="dxa"/>
            <w:vAlign w:val="center"/>
            <w:tcPrChange w:id="3909" w:author="Do Thanh Trung" w:date="2025-07-04T15:21:00Z" w16du:dateUtc="2025-07-04T08:21:00Z">
              <w:tcPr>
                <w:tcW w:w="989" w:type="dxa"/>
                <w:gridSpan w:val="2"/>
                <w:vAlign w:val="center"/>
              </w:tcPr>
            </w:tcPrChange>
          </w:tcPr>
          <w:p w14:paraId="6DBA00F1" w14:textId="77777777" w:rsidR="00146918" w:rsidDel="00524D6C" w:rsidRDefault="00146918">
            <w:pPr>
              <w:jc w:val="left"/>
              <w:pPrChange w:id="3910" w:author="Do Thanh Trung" w:date="2025-07-02T09:22:00Z" w16du:dateUtc="2025-07-02T02:22:00Z">
                <w:pPr/>
              </w:pPrChange>
            </w:pPr>
          </w:p>
        </w:tc>
        <w:tc>
          <w:tcPr>
            <w:tcW w:w="1010" w:type="dxa"/>
            <w:vAlign w:val="center"/>
            <w:tcPrChange w:id="3911" w:author="Do Thanh Trung" w:date="2025-07-04T15:21:00Z" w16du:dateUtc="2025-07-04T08:21:00Z">
              <w:tcPr>
                <w:tcW w:w="781" w:type="dxa"/>
                <w:gridSpan w:val="2"/>
                <w:vAlign w:val="center"/>
              </w:tcPr>
            </w:tcPrChange>
          </w:tcPr>
          <w:p w14:paraId="1B43E287" w14:textId="4B49EA9A" w:rsidR="00146918" w:rsidRPr="00CA162E" w:rsidDel="00524D6C" w:rsidRDefault="00146918">
            <w:pPr>
              <w:jc w:val="left"/>
              <w:rPr>
                <w:del w:id="3912" w:author="Do Thanh Trung" w:date="2025-07-01T16:21:00Z" w16du:dateUtc="2025-07-01T09:21:00Z"/>
              </w:rPr>
              <w:pPrChange w:id="3913" w:author="Do Thanh Trung" w:date="2025-07-02T09:22:00Z" w16du:dateUtc="2025-07-02T02:22:00Z">
                <w:pPr>
                  <w:jc w:val="center"/>
                </w:pPr>
              </w:pPrChange>
            </w:pPr>
            <w:del w:id="3914" w:author="Do Thanh Trung" w:date="2025-07-01T16:21:00Z" w16du:dateUtc="2025-07-01T09:21:00Z">
              <w:r w:rsidDel="00524D6C">
                <w:delText>X</w:delText>
              </w:r>
            </w:del>
          </w:p>
        </w:tc>
        <w:tc>
          <w:tcPr>
            <w:tcW w:w="2790" w:type="dxa"/>
            <w:tcPrChange w:id="3915" w:author="Do Thanh Trung" w:date="2025-07-04T15:21:00Z" w16du:dateUtc="2025-07-04T08:21:00Z">
              <w:tcPr>
                <w:tcW w:w="6967" w:type="dxa"/>
                <w:gridSpan w:val="2"/>
              </w:tcPr>
            </w:tcPrChange>
          </w:tcPr>
          <w:p w14:paraId="6C2BD25B" w14:textId="77777777" w:rsidR="00146918" w:rsidDel="00524D6C" w:rsidRDefault="00146918" w:rsidP="00146918">
            <w:pPr>
              <w:jc w:val="left"/>
            </w:pPr>
          </w:p>
        </w:tc>
        <w:tc>
          <w:tcPr>
            <w:tcW w:w="4675" w:type="dxa"/>
            <w:vAlign w:val="center"/>
            <w:tcPrChange w:id="3916" w:author="Do Thanh Trung" w:date="2025-07-04T15:21:00Z" w16du:dateUtc="2025-07-04T08:21:00Z">
              <w:tcPr>
                <w:tcW w:w="6967" w:type="dxa"/>
                <w:vAlign w:val="center"/>
              </w:tcPr>
            </w:tcPrChange>
          </w:tcPr>
          <w:p w14:paraId="01155F83" w14:textId="0E54F446" w:rsidR="00146918" w:rsidRPr="00630BB0" w:rsidDel="00524D6C" w:rsidRDefault="00146918" w:rsidP="00146918">
            <w:pPr>
              <w:pStyle w:val="ListParagraph"/>
              <w:numPr>
                <w:ilvl w:val="0"/>
                <w:numId w:val="9"/>
              </w:numPr>
              <w:jc w:val="left"/>
              <w:rPr>
                <w:del w:id="3917" w:author="Do Thanh Trung" w:date="2025-07-01T16:21:00Z" w16du:dateUtc="2025-07-01T09:21:00Z"/>
                <w:iCs/>
              </w:rPr>
            </w:pPr>
            <w:del w:id="3918" w:author="Do Thanh Trung" w:date="2025-07-01T16:21:00Z" w16du:dateUtc="2025-07-01T09:21:00Z">
              <w:r w:rsidDel="00524D6C">
                <w:delText>Trường hợp Hợp đồng đã tất toán, Ngày tất toán &gt; Ngày đáo hạn, Lãi tiền gửi sẽ được tính dựa trên Lãi suất hiện hành đối với Mã Tài sản tương ứng</w:delText>
              </w:r>
            </w:del>
          </w:p>
          <w:p w14:paraId="2BFDE614" w14:textId="18A35E30" w:rsidR="00146918" w:rsidRPr="00D54B2D" w:rsidDel="00524D6C" w:rsidRDefault="00146918" w:rsidP="00146918">
            <w:pPr>
              <w:pStyle w:val="ListParagraph"/>
              <w:numPr>
                <w:ilvl w:val="0"/>
                <w:numId w:val="9"/>
              </w:numPr>
              <w:jc w:val="left"/>
              <w:rPr>
                <w:del w:id="3919" w:author="Do Thanh Trung" w:date="2025-07-01T16:21:00Z" w16du:dateUtc="2025-07-01T09:21:00Z"/>
                <w:iCs/>
              </w:rPr>
            </w:pPr>
            <w:del w:id="3920" w:author="Do Thanh Trung" w:date="2025-07-01T16:21:00Z" w16du:dateUtc="2025-07-01T09:21:00Z">
              <w:r w:rsidDel="00524D6C">
                <w:rPr>
                  <w:iCs/>
                </w:rPr>
                <w:delText>Trường hợp Hợp đồng đã tất toán, và Ngày tất toán &lt; Ngày đáo hạn, Lãi dự thu sẽ được tính dựa trên Lãi suất không kỳ hạn đối với Mã Tài sản tương ứng</w:delText>
              </w:r>
            </w:del>
          </w:p>
        </w:tc>
      </w:tr>
      <w:tr w:rsidR="00146918" w:rsidRPr="001529FD" w:rsidDel="00524D6C" w14:paraId="7CDDCDA6" w14:textId="77777777" w:rsidTr="00756D39">
        <w:trPr>
          <w:trHeight w:val="164"/>
          <w:del w:id="3921" w:author="Do Thanh Trung" w:date="2025-07-01T16:21:00Z"/>
          <w:trPrChange w:id="3922" w:author="Do Thanh Trung" w:date="2025-07-04T15:21:00Z" w16du:dateUtc="2025-07-04T08:21:00Z">
            <w:trPr>
              <w:trHeight w:val="164"/>
            </w:trPr>
          </w:trPrChange>
        </w:trPr>
        <w:tc>
          <w:tcPr>
            <w:tcW w:w="740" w:type="dxa"/>
            <w:vAlign w:val="center"/>
            <w:tcPrChange w:id="3923" w:author="Do Thanh Trung" w:date="2025-07-04T15:21:00Z" w16du:dateUtc="2025-07-04T08:21:00Z">
              <w:tcPr>
                <w:tcW w:w="816" w:type="dxa"/>
                <w:gridSpan w:val="2"/>
                <w:vAlign w:val="center"/>
              </w:tcPr>
            </w:tcPrChange>
          </w:tcPr>
          <w:p w14:paraId="544E12B8" w14:textId="1D435C21" w:rsidR="00146918" w:rsidDel="00524D6C" w:rsidRDefault="00146918" w:rsidP="00146918">
            <w:pPr>
              <w:jc w:val="left"/>
              <w:rPr>
                <w:del w:id="3924" w:author="Do Thanh Trung" w:date="2025-07-01T16:21:00Z" w16du:dateUtc="2025-07-01T09:21:00Z"/>
              </w:rPr>
            </w:pPr>
            <w:del w:id="3925" w:author="Do Thanh Trung" w:date="2025-07-01T16:21:00Z" w16du:dateUtc="2025-07-01T09:21:00Z">
              <w:r w:rsidDel="00524D6C">
                <w:delText>12</w:delText>
              </w:r>
            </w:del>
          </w:p>
        </w:tc>
        <w:tc>
          <w:tcPr>
            <w:tcW w:w="1369" w:type="dxa"/>
            <w:vAlign w:val="center"/>
            <w:tcPrChange w:id="3926" w:author="Do Thanh Trung" w:date="2025-07-04T15:21:00Z" w16du:dateUtc="2025-07-04T08:21:00Z">
              <w:tcPr>
                <w:tcW w:w="1872" w:type="dxa"/>
                <w:gridSpan w:val="2"/>
                <w:vAlign w:val="center"/>
              </w:tcPr>
            </w:tcPrChange>
          </w:tcPr>
          <w:p w14:paraId="5230FF13" w14:textId="04680CD6" w:rsidR="00146918" w:rsidDel="00524D6C" w:rsidRDefault="00146918" w:rsidP="00146918">
            <w:pPr>
              <w:jc w:val="left"/>
              <w:rPr>
                <w:del w:id="3927" w:author="Do Thanh Trung" w:date="2025-07-01T16:21:00Z" w16du:dateUtc="2025-07-01T09:21:00Z"/>
              </w:rPr>
            </w:pPr>
            <w:del w:id="3928" w:author="Do Thanh Trung" w:date="2025-07-01T16:21:00Z" w16du:dateUtc="2025-07-01T09:21:00Z">
              <w:r w:rsidDel="00524D6C">
                <w:delText>Giá trị tất toán</w:delText>
              </w:r>
            </w:del>
          </w:p>
        </w:tc>
        <w:tc>
          <w:tcPr>
            <w:tcW w:w="1525" w:type="dxa"/>
            <w:vAlign w:val="center"/>
            <w:tcPrChange w:id="3929" w:author="Do Thanh Trung" w:date="2025-07-04T15:21:00Z" w16du:dateUtc="2025-07-04T08:21:00Z">
              <w:tcPr>
                <w:tcW w:w="1525" w:type="dxa"/>
                <w:gridSpan w:val="2"/>
                <w:vAlign w:val="center"/>
              </w:tcPr>
            </w:tcPrChange>
          </w:tcPr>
          <w:p w14:paraId="3CB65AC3" w14:textId="5C77383E" w:rsidR="00146918" w:rsidRPr="00904903" w:rsidDel="00524D6C" w:rsidRDefault="00146918" w:rsidP="00146918">
            <w:pPr>
              <w:jc w:val="left"/>
              <w:rPr>
                <w:del w:id="3930" w:author="Do Thanh Trung" w:date="2025-07-01T16:21:00Z" w16du:dateUtc="2025-07-01T09:21:00Z"/>
              </w:rPr>
            </w:pPr>
            <w:del w:id="3931" w:author="Do Thanh Trung" w:date="2025-07-01T16:21:00Z" w16du:dateUtc="2025-07-01T09:21:00Z">
              <w:r w:rsidDel="00524D6C">
                <w:delText>Number</w:delText>
              </w:r>
            </w:del>
          </w:p>
        </w:tc>
        <w:tc>
          <w:tcPr>
            <w:tcW w:w="841" w:type="dxa"/>
            <w:vAlign w:val="center"/>
            <w:tcPrChange w:id="3932" w:author="Do Thanh Trung" w:date="2025-07-04T15:21:00Z" w16du:dateUtc="2025-07-04T08:21:00Z">
              <w:tcPr>
                <w:tcW w:w="989" w:type="dxa"/>
                <w:gridSpan w:val="2"/>
                <w:vAlign w:val="center"/>
              </w:tcPr>
            </w:tcPrChange>
          </w:tcPr>
          <w:p w14:paraId="48FAB7DD" w14:textId="77777777" w:rsidR="00146918" w:rsidDel="00524D6C" w:rsidRDefault="00146918">
            <w:pPr>
              <w:jc w:val="left"/>
              <w:pPrChange w:id="3933" w:author="Do Thanh Trung" w:date="2025-07-02T09:22:00Z" w16du:dateUtc="2025-07-02T02:22:00Z">
                <w:pPr/>
              </w:pPrChange>
            </w:pPr>
          </w:p>
        </w:tc>
        <w:tc>
          <w:tcPr>
            <w:tcW w:w="1010" w:type="dxa"/>
            <w:vAlign w:val="center"/>
            <w:tcPrChange w:id="3934" w:author="Do Thanh Trung" w:date="2025-07-04T15:21:00Z" w16du:dateUtc="2025-07-04T08:21:00Z">
              <w:tcPr>
                <w:tcW w:w="781" w:type="dxa"/>
                <w:gridSpan w:val="2"/>
                <w:vAlign w:val="center"/>
              </w:tcPr>
            </w:tcPrChange>
          </w:tcPr>
          <w:p w14:paraId="3AC4C308" w14:textId="16620230" w:rsidR="00146918" w:rsidDel="00524D6C" w:rsidRDefault="00146918">
            <w:pPr>
              <w:jc w:val="left"/>
              <w:rPr>
                <w:del w:id="3935" w:author="Do Thanh Trung" w:date="2025-07-01T16:21:00Z" w16du:dateUtc="2025-07-01T09:21:00Z"/>
              </w:rPr>
              <w:pPrChange w:id="3936" w:author="Do Thanh Trung" w:date="2025-07-02T09:22:00Z" w16du:dateUtc="2025-07-02T02:22:00Z">
                <w:pPr>
                  <w:jc w:val="center"/>
                </w:pPr>
              </w:pPrChange>
            </w:pPr>
            <w:del w:id="3937" w:author="Do Thanh Trung" w:date="2025-07-01T16:21:00Z" w16du:dateUtc="2025-07-01T09:21:00Z">
              <w:r w:rsidDel="00524D6C">
                <w:delText>X</w:delText>
              </w:r>
            </w:del>
          </w:p>
        </w:tc>
        <w:tc>
          <w:tcPr>
            <w:tcW w:w="2790" w:type="dxa"/>
            <w:tcPrChange w:id="3938" w:author="Do Thanh Trung" w:date="2025-07-04T15:21:00Z" w16du:dateUtc="2025-07-04T08:21:00Z">
              <w:tcPr>
                <w:tcW w:w="6967" w:type="dxa"/>
                <w:gridSpan w:val="2"/>
              </w:tcPr>
            </w:tcPrChange>
          </w:tcPr>
          <w:p w14:paraId="32658CF8" w14:textId="77777777" w:rsidR="00146918" w:rsidRPr="00D95DF3" w:rsidDel="00524D6C" w:rsidRDefault="00146918" w:rsidP="00146918">
            <w:pPr>
              <w:jc w:val="left"/>
            </w:pPr>
          </w:p>
        </w:tc>
        <w:tc>
          <w:tcPr>
            <w:tcW w:w="4675" w:type="dxa"/>
            <w:vAlign w:val="center"/>
            <w:tcPrChange w:id="3939" w:author="Do Thanh Trung" w:date="2025-07-04T15:21:00Z" w16du:dateUtc="2025-07-04T08:21:00Z">
              <w:tcPr>
                <w:tcW w:w="6967" w:type="dxa"/>
                <w:vAlign w:val="center"/>
              </w:tcPr>
            </w:tcPrChange>
          </w:tcPr>
          <w:p w14:paraId="297ADBBB" w14:textId="0269DD90" w:rsidR="00146918" w:rsidRPr="00D95DF3" w:rsidDel="00524D6C" w:rsidRDefault="00146918">
            <w:pPr>
              <w:jc w:val="left"/>
              <w:rPr>
                <w:del w:id="3940" w:author="Do Thanh Trung" w:date="2025-07-01T16:21:00Z" w16du:dateUtc="2025-07-01T09:21:00Z"/>
              </w:rPr>
              <w:pPrChange w:id="3941" w:author="Do Thanh Trung" w:date="2025-07-02T09:22:00Z" w16du:dateUtc="2025-07-02T02:22:00Z">
                <w:pPr>
                  <w:pStyle w:val="ListParagraph"/>
                  <w:numPr>
                    <w:numId w:val="9"/>
                  </w:numPr>
                  <w:ind w:hanging="360"/>
                  <w:jc w:val="left"/>
                </w:pPr>
              </w:pPrChange>
            </w:pPr>
          </w:p>
        </w:tc>
      </w:tr>
      <w:tr w:rsidR="00146918" w:rsidRPr="001529FD" w:rsidDel="00524D6C" w14:paraId="3F609AA8" w14:textId="77777777" w:rsidTr="00756D39">
        <w:trPr>
          <w:trHeight w:val="164"/>
          <w:del w:id="3942" w:author="Do Thanh Trung" w:date="2025-07-01T16:21:00Z"/>
          <w:trPrChange w:id="3943" w:author="Do Thanh Trung" w:date="2025-07-04T15:21:00Z" w16du:dateUtc="2025-07-04T08:21:00Z">
            <w:trPr>
              <w:trHeight w:val="164"/>
            </w:trPr>
          </w:trPrChange>
        </w:trPr>
        <w:tc>
          <w:tcPr>
            <w:tcW w:w="740" w:type="dxa"/>
            <w:vAlign w:val="center"/>
            <w:tcPrChange w:id="3944" w:author="Do Thanh Trung" w:date="2025-07-04T15:21:00Z" w16du:dateUtc="2025-07-04T08:21:00Z">
              <w:tcPr>
                <w:tcW w:w="816" w:type="dxa"/>
                <w:gridSpan w:val="2"/>
                <w:vAlign w:val="center"/>
              </w:tcPr>
            </w:tcPrChange>
          </w:tcPr>
          <w:p w14:paraId="476428E0" w14:textId="491DB8CB" w:rsidR="00146918" w:rsidRPr="00302F43" w:rsidDel="00524D6C" w:rsidRDefault="00146918" w:rsidP="00146918">
            <w:pPr>
              <w:jc w:val="left"/>
              <w:rPr>
                <w:del w:id="3945" w:author="Do Thanh Trung" w:date="2025-07-01T16:21:00Z" w16du:dateUtc="2025-07-01T09:21:00Z"/>
              </w:rPr>
            </w:pPr>
            <w:del w:id="3946" w:author="Do Thanh Trung" w:date="2025-07-01T16:21:00Z" w16du:dateUtc="2025-07-01T09:21:00Z">
              <w:r w:rsidDel="00524D6C">
                <w:delText>13</w:delText>
              </w:r>
            </w:del>
          </w:p>
        </w:tc>
        <w:tc>
          <w:tcPr>
            <w:tcW w:w="1369" w:type="dxa"/>
            <w:vAlign w:val="center"/>
            <w:tcPrChange w:id="3947" w:author="Do Thanh Trung" w:date="2025-07-04T15:21:00Z" w16du:dateUtc="2025-07-04T08:21:00Z">
              <w:tcPr>
                <w:tcW w:w="1872" w:type="dxa"/>
                <w:gridSpan w:val="2"/>
                <w:vAlign w:val="center"/>
              </w:tcPr>
            </w:tcPrChange>
          </w:tcPr>
          <w:p w14:paraId="6880F190" w14:textId="25AD94B7" w:rsidR="00146918" w:rsidDel="00524D6C" w:rsidRDefault="00146918" w:rsidP="00146918">
            <w:pPr>
              <w:jc w:val="left"/>
              <w:rPr>
                <w:del w:id="3948" w:author="Do Thanh Trung" w:date="2025-07-01T16:21:00Z" w16du:dateUtc="2025-07-01T09:21:00Z"/>
              </w:rPr>
            </w:pPr>
            <w:del w:id="3949" w:author="Do Thanh Trung" w:date="2025-07-01T16:21:00Z" w16du:dateUtc="2025-07-01T09:21:00Z">
              <w:r w:rsidDel="00524D6C">
                <w:delText>Trạng thái Hợp đồng</w:delText>
              </w:r>
            </w:del>
          </w:p>
        </w:tc>
        <w:tc>
          <w:tcPr>
            <w:tcW w:w="1525" w:type="dxa"/>
            <w:vAlign w:val="center"/>
            <w:tcPrChange w:id="3950" w:author="Do Thanh Trung" w:date="2025-07-04T15:21:00Z" w16du:dateUtc="2025-07-04T08:21:00Z">
              <w:tcPr>
                <w:tcW w:w="1525" w:type="dxa"/>
                <w:gridSpan w:val="2"/>
                <w:vAlign w:val="center"/>
              </w:tcPr>
            </w:tcPrChange>
          </w:tcPr>
          <w:p w14:paraId="35C01980" w14:textId="17532401" w:rsidR="00146918" w:rsidRPr="00B93E8D" w:rsidDel="00524D6C" w:rsidRDefault="00146918" w:rsidP="00146918">
            <w:pPr>
              <w:jc w:val="left"/>
              <w:rPr>
                <w:del w:id="3951" w:author="Do Thanh Trung" w:date="2025-07-01T16:21:00Z" w16du:dateUtc="2025-07-01T09:21:00Z"/>
              </w:rPr>
            </w:pPr>
            <w:del w:id="3952" w:author="Do Thanh Trung" w:date="2025-07-01T16:21:00Z" w16du:dateUtc="2025-07-01T09:21:00Z">
              <w:r w:rsidDel="00524D6C">
                <w:delText>Optionset</w:delText>
              </w:r>
            </w:del>
          </w:p>
        </w:tc>
        <w:tc>
          <w:tcPr>
            <w:tcW w:w="841" w:type="dxa"/>
            <w:vAlign w:val="center"/>
            <w:tcPrChange w:id="3953" w:author="Do Thanh Trung" w:date="2025-07-04T15:21:00Z" w16du:dateUtc="2025-07-04T08:21:00Z">
              <w:tcPr>
                <w:tcW w:w="989" w:type="dxa"/>
                <w:gridSpan w:val="2"/>
                <w:vAlign w:val="center"/>
              </w:tcPr>
            </w:tcPrChange>
          </w:tcPr>
          <w:p w14:paraId="1425F37C" w14:textId="77777777" w:rsidR="00146918" w:rsidRPr="00AA0269" w:rsidDel="00524D6C" w:rsidRDefault="00146918">
            <w:pPr>
              <w:jc w:val="left"/>
              <w:pPrChange w:id="3954" w:author="Do Thanh Trung" w:date="2025-07-02T09:22:00Z" w16du:dateUtc="2025-07-02T02:22:00Z">
                <w:pPr/>
              </w:pPrChange>
            </w:pPr>
          </w:p>
        </w:tc>
        <w:tc>
          <w:tcPr>
            <w:tcW w:w="1010" w:type="dxa"/>
            <w:vAlign w:val="center"/>
            <w:tcPrChange w:id="3955" w:author="Do Thanh Trung" w:date="2025-07-04T15:21:00Z" w16du:dateUtc="2025-07-04T08:21:00Z">
              <w:tcPr>
                <w:tcW w:w="781" w:type="dxa"/>
                <w:gridSpan w:val="2"/>
                <w:vAlign w:val="center"/>
              </w:tcPr>
            </w:tcPrChange>
          </w:tcPr>
          <w:p w14:paraId="259F0477" w14:textId="6C58579C" w:rsidR="00146918" w:rsidRPr="00AA0269" w:rsidDel="00524D6C" w:rsidRDefault="00146918">
            <w:pPr>
              <w:jc w:val="left"/>
              <w:rPr>
                <w:del w:id="3956" w:author="Do Thanh Trung" w:date="2025-07-01T16:21:00Z" w16du:dateUtc="2025-07-01T09:21:00Z"/>
              </w:rPr>
              <w:pPrChange w:id="3957" w:author="Do Thanh Trung" w:date="2025-07-02T09:22:00Z" w16du:dateUtc="2025-07-02T02:22:00Z">
                <w:pPr>
                  <w:jc w:val="center"/>
                </w:pPr>
              </w:pPrChange>
            </w:pPr>
          </w:p>
        </w:tc>
        <w:tc>
          <w:tcPr>
            <w:tcW w:w="2790" w:type="dxa"/>
            <w:tcPrChange w:id="3958" w:author="Do Thanh Trung" w:date="2025-07-04T15:21:00Z" w16du:dateUtc="2025-07-04T08:21:00Z">
              <w:tcPr>
                <w:tcW w:w="6967" w:type="dxa"/>
                <w:gridSpan w:val="2"/>
              </w:tcPr>
            </w:tcPrChange>
          </w:tcPr>
          <w:p w14:paraId="456E9BED" w14:textId="77777777" w:rsidR="00146918" w:rsidDel="00524D6C" w:rsidRDefault="00146918" w:rsidP="00146918">
            <w:pPr>
              <w:jc w:val="left"/>
            </w:pPr>
          </w:p>
        </w:tc>
        <w:tc>
          <w:tcPr>
            <w:tcW w:w="4675" w:type="dxa"/>
            <w:vAlign w:val="center"/>
            <w:tcPrChange w:id="3959" w:author="Do Thanh Trung" w:date="2025-07-04T15:21:00Z" w16du:dateUtc="2025-07-04T08:21:00Z">
              <w:tcPr>
                <w:tcW w:w="6967" w:type="dxa"/>
                <w:vAlign w:val="center"/>
              </w:tcPr>
            </w:tcPrChange>
          </w:tcPr>
          <w:p w14:paraId="2EB93D9C" w14:textId="7D29BE18" w:rsidR="00146918" w:rsidRPr="008C3B52" w:rsidDel="00524D6C" w:rsidRDefault="00146918" w:rsidP="00146918">
            <w:pPr>
              <w:pStyle w:val="ListParagraph"/>
              <w:numPr>
                <w:ilvl w:val="0"/>
                <w:numId w:val="9"/>
              </w:numPr>
              <w:jc w:val="left"/>
              <w:rPr>
                <w:del w:id="3960" w:author="Do Thanh Trung" w:date="2025-07-01T16:21:00Z" w16du:dateUtc="2025-07-01T09:21:00Z"/>
              </w:rPr>
            </w:pPr>
            <w:del w:id="3961" w:author="Do Thanh Trung" w:date="2025-07-01T16:21:00Z" w16du:dateUtc="2025-07-01T09:21:00Z">
              <w:r w:rsidDel="00524D6C">
                <w:delText>Đã tất toán: Xác nhận hợp đồng tiền gửi đã tất toán</w:delText>
              </w:r>
            </w:del>
          </w:p>
        </w:tc>
      </w:tr>
      <w:tr w:rsidR="00146918" w:rsidRPr="001529FD" w:rsidDel="00524D6C" w14:paraId="70CAF3E9" w14:textId="77777777" w:rsidTr="00756D39">
        <w:trPr>
          <w:trHeight w:val="164"/>
          <w:del w:id="3962" w:author="Do Thanh Trung" w:date="2025-07-01T16:21:00Z"/>
          <w:trPrChange w:id="3963" w:author="Do Thanh Trung" w:date="2025-07-04T15:21:00Z" w16du:dateUtc="2025-07-04T08:21:00Z">
            <w:trPr>
              <w:trHeight w:val="164"/>
            </w:trPr>
          </w:trPrChange>
        </w:trPr>
        <w:tc>
          <w:tcPr>
            <w:tcW w:w="740" w:type="dxa"/>
            <w:vAlign w:val="center"/>
            <w:tcPrChange w:id="3964" w:author="Do Thanh Trung" w:date="2025-07-04T15:21:00Z" w16du:dateUtc="2025-07-04T08:21:00Z">
              <w:tcPr>
                <w:tcW w:w="816" w:type="dxa"/>
                <w:gridSpan w:val="2"/>
                <w:vAlign w:val="center"/>
              </w:tcPr>
            </w:tcPrChange>
          </w:tcPr>
          <w:p w14:paraId="4E6C4BAF" w14:textId="47A54983" w:rsidR="00146918" w:rsidDel="00524D6C" w:rsidRDefault="00146918" w:rsidP="00146918">
            <w:pPr>
              <w:jc w:val="left"/>
              <w:rPr>
                <w:del w:id="3965" w:author="Do Thanh Trung" w:date="2025-07-01T16:21:00Z" w16du:dateUtc="2025-07-01T09:21:00Z"/>
              </w:rPr>
            </w:pPr>
            <w:del w:id="3966" w:author="Do Thanh Trung" w:date="2025-07-01T16:21:00Z" w16du:dateUtc="2025-07-01T09:21:00Z">
              <w:r w:rsidDel="00524D6C">
                <w:delText>14</w:delText>
              </w:r>
            </w:del>
          </w:p>
        </w:tc>
        <w:tc>
          <w:tcPr>
            <w:tcW w:w="1369" w:type="dxa"/>
            <w:vAlign w:val="center"/>
            <w:tcPrChange w:id="3967" w:author="Do Thanh Trung" w:date="2025-07-04T15:21:00Z" w16du:dateUtc="2025-07-04T08:21:00Z">
              <w:tcPr>
                <w:tcW w:w="1872" w:type="dxa"/>
                <w:gridSpan w:val="2"/>
                <w:vAlign w:val="center"/>
              </w:tcPr>
            </w:tcPrChange>
          </w:tcPr>
          <w:p w14:paraId="2BA04B72" w14:textId="59C74F4A" w:rsidR="00146918" w:rsidDel="00524D6C" w:rsidRDefault="00146918" w:rsidP="00146918">
            <w:pPr>
              <w:jc w:val="left"/>
              <w:rPr>
                <w:del w:id="3968" w:author="Do Thanh Trung" w:date="2025-07-01T16:21:00Z" w16du:dateUtc="2025-07-01T09:21:00Z"/>
              </w:rPr>
            </w:pPr>
            <w:del w:id="3969" w:author="Do Thanh Trung" w:date="2025-07-01T16:21:00Z" w16du:dateUtc="2025-07-01T09:21:00Z">
              <w:r w:rsidDel="00524D6C">
                <w:delText>Chứng từ</w:delText>
              </w:r>
            </w:del>
          </w:p>
        </w:tc>
        <w:tc>
          <w:tcPr>
            <w:tcW w:w="1525" w:type="dxa"/>
            <w:vAlign w:val="center"/>
            <w:tcPrChange w:id="3970" w:author="Do Thanh Trung" w:date="2025-07-04T15:21:00Z" w16du:dateUtc="2025-07-04T08:21:00Z">
              <w:tcPr>
                <w:tcW w:w="1525" w:type="dxa"/>
                <w:gridSpan w:val="2"/>
                <w:vAlign w:val="center"/>
              </w:tcPr>
            </w:tcPrChange>
          </w:tcPr>
          <w:p w14:paraId="3F7B2A35" w14:textId="17B77A70" w:rsidR="00146918" w:rsidDel="00524D6C" w:rsidRDefault="00146918" w:rsidP="00146918">
            <w:pPr>
              <w:jc w:val="left"/>
              <w:rPr>
                <w:del w:id="3971" w:author="Do Thanh Trung" w:date="2025-07-01T16:21:00Z" w16du:dateUtc="2025-07-01T09:21:00Z"/>
              </w:rPr>
            </w:pPr>
            <w:del w:id="3972" w:author="Do Thanh Trung" w:date="2025-07-01T16:21:00Z" w16du:dateUtc="2025-07-01T09:21:00Z">
              <w:r w:rsidDel="00524D6C">
                <w:delText>Hyperlink</w:delText>
              </w:r>
            </w:del>
          </w:p>
        </w:tc>
        <w:tc>
          <w:tcPr>
            <w:tcW w:w="841" w:type="dxa"/>
            <w:vAlign w:val="center"/>
            <w:tcPrChange w:id="3973" w:author="Do Thanh Trung" w:date="2025-07-04T15:21:00Z" w16du:dateUtc="2025-07-04T08:21:00Z">
              <w:tcPr>
                <w:tcW w:w="989" w:type="dxa"/>
                <w:gridSpan w:val="2"/>
                <w:vAlign w:val="center"/>
              </w:tcPr>
            </w:tcPrChange>
          </w:tcPr>
          <w:p w14:paraId="55A2353A" w14:textId="77777777" w:rsidR="00146918" w:rsidRPr="00AA0269" w:rsidDel="00524D6C" w:rsidRDefault="00146918">
            <w:pPr>
              <w:jc w:val="left"/>
              <w:pPrChange w:id="3974" w:author="Do Thanh Trung" w:date="2025-07-02T09:22:00Z" w16du:dateUtc="2025-07-02T02:22:00Z">
                <w:pPr/>
              </w:pPrChange>
            </w:pPr>
          </w:p>
        </w:tc>
        <w:tc>
          <w:tcPr>
            <w:tcW w:w="1010" w:type="dxa"/>
            <w:vAlign w:val="center"/>
            <w:tcPrChange w:id="3975" w:author="Do Thanh Trung" w:date="2025-07-04T15:21:00Z" w16du:dateUtc="2025-07-04T08:21:00Z">
              <w:tcPr>
                <w:tcW w:w="781" w:type="dxa"/>
                <w:gridSpan w:val="2"/>
                <w:vAlign w:val="center"/>
              </w:tcPr>
            </w:tcPrChange>
          </w:tcPr>
          <w:p w14:paraId="730F0C44" w14:textId="649C2772" w:rsidR="00146918" w:rsidRPr="00AA0269" w:rsidDel="00524D6C" w:rsidRDefault="00146918">
            <w:pPr>
              <w:jc w:val="left"/>
              <w:rPr>
                <w:del w:id="3976" w:author="Do Thanh Trung" w:date="2025-07-01T16:21:00Z" w16du:dateUtc="2025-07-01T09:21:00Z"/>
              </w:rPr>
              <w:pPrChange w:id="3977" w:author="Do Thanh Trung" w:date="2025-07-02T09:22:00Z" w16du:dateUtc="2025-07-02T02:22:00Z">
                <w:pPr/>
              </w:pPrChange>
            </w:pPr>
          </w:p>
        </w:tc>
        <w:tc>
          <w:tcPr>
            <w:tcW w:w="2790" w:type="dxa"/>
            <w:tcPrChange w:id="3978" w:author="Do Thanh Trung" w:date="2025-07-04T15:21:00Z" w16du:dateUtc="2025-07-04T08:21:00Z">
              <w:tcPr>
                <w:tcW w:w="6967" w:type="dxa"/>
                <w:gridSpan w:val="2"/>
              </w:tcPr>
            </w:tcPrChange>
          </w:tcPr>
          <w:p w14:paraId="088BA87A" w14:textId="77777777" w:rsidR="00146918" w:rsidDel="00524D6C" w:rsidRDefault="00146918" w:rsidP="00146918"/>
        </w:tc>
        <w:tc>
          <w:tcPr>
            <w:tcW w:w="4675" w:type="dxa"/>
            <w:vAlign w:val="center"/>
            <w:tcPrChange w:id="3979" w:author="Do Thanh Trung" w:date="2025-07-04T15:21:00Z" w16du:dateUtc="2025-07-04T08:21:00Z">
              <w:tcPr>
                <w:tcW w:w="6967" w:type="dxa"/>
                <w:vAlign w:val="center"/>
              </w:tcPr>
            </w:tcPrChange>
          </w:tcPr>
          <w:p w14:paraId="235684D1" w14:textId="3F3FAAE3" w:rsidR="00146918" w:rsidRPr="009C5D22" w:rsidDel="00524D6C" w:rsidRDefault="00146918" w:rsidP="00146918">
            <w:pPr>
              <w:jc w:val="left"/>
              <w:rPr>
                <w:del w:id="3980" w:author="Do Thanh Trung" w:date="2025-07-01T16:21:00Z" w16du:dateUtc="2025-07-01T09:21:00Z"/>
              </w:rPr>
            </w:pPr>
            <w:del w:id="3981" w:author="Do Thanh Trung" w:date="2025-07-01T16:21:00Z" w16du:dateUtc="2025-07-01T09:21:00Z">
              <w:r w:rsidDel="00524D6C">
                <w:delText>Người dùng nhập link lưu trữ chứng từ đã tất toán, được lưu trữ ở sharepoint</w:delText>
              </w:r>
            </w:del>
          </w:p>
        </w:tc>
      </w:tr>
    </w:tbl>
    <w:p w14:paraId="0F77047D" w14:textId="77777777" w:rsidR="00C01BEC" w:rsidRPr="006A77BB" w:rsidRDefault="00C01BEC">
      <w:pPr>
        <w:jc w:val="left"/>
        <w:pPrChange w:id="3982" w:author="Do Thanh Trung" w:date="2025-07-02T09:22:00Z" w16du:dateUtc="2025-07-02T02:22:00Z">
          <w:pPr/>
        </w:pPrChange>
      </w:pPr>
    </w:p>
    <w:p w14:paraId="2F51D10B" w14:textId="41E62D4A" w:rsidR="0005205A" w:rsidRDefault="00537AA1" w:rsidP="0005205A">
      <w:pPr>
        <w:pStyle w:val="Heading3"/>
      </w:pPr>
      <w:r>
        <w:lastRenderedPageBreak/>
        <w:t xml:space="preserve">Quy trình </w:t>
      </w:r>
      <w:r w:rsidR="006E3B4C">
        <w:t>Trái phiếu</w:t>
      </w:r>
    </w:p>
    <w:p w14:paraId="0F4B48BD" w14:textId="66B3C6C3" w:rsidR="00AB023D" w:rsidRDefault="00AB023D" w:rsidP="00AB023D">
      <w:r w:rsidRPr="001529FD">
        <w:rPr>
          <w:b/>
          <w:lang w:val="vi-VN"/>
        </w:rPr>
        <w:t>Mục đích:</w:t>
      </w:r>
      <w:r w:rsidRPr="001529FD">
        <w:rPr>
          <w:lang w:val="vi-VN"/>
        </w:rPr>
        <w:t xml:space="preserve"> </w:t>
      </w:r>
      <w:r>
        <w:t>Chức năng</w:t>
      </w:r>
      <w:r w:rsidRPr="001529FD">
        <w:rPr>
          <w:lang w:val="vi-VN"/>
        </w:rPr>
        <w:t xml:space="preserve"> được xây dựng nhằm mục đích dự tính lãi </w:t>
      </w:r>
      <w:r>
        <w:t>Trái phiếu</w:t>
      </w:r>
      <w:r w:rsidRPr="001529FD">
        <w:rPr>
          <w:lang w:val="vi-VN"/>
        </w:rPr>
        <w:t xml:space="preserve"> thu được trong quá trình đầu tư </w:t>
      </w:r>
      <w:r>
        <w:t>Trái phiếu</w:t>
      </w:r>
      <w:r w:rsidRPr="001529FD">
        <w:rPr>
          <w:lang w:val="vi-VN"/>
        </w:rPr>
        <w:t>, đồng thời đối chiếu giữa giá trị thực nhận và giải trị dự thu trong quá trình đầu tư</w:t>
      </w:r>
    </w:p>
    <w:p w14:paraId="563225F8" w14:textId="2E216910" w:rsidR="00AB023D" w:rsidRDefault="00AB023D" w:rsidP="00AB023D">
      <w:r>
        <w:t xml:space="preserve">Hệ thống liệt kê tất cả các Trái phiếu đã và đang đầu tư, căn cứ vào các thông số đầu vào đã khai báo ở </w:t>
      </w:r>
      <w:hyperlink w:anchor="_Quy_trình_thực" w:history="1">
        <w:r w:rsidRPr="00F8203D">
          <w:rPr>
            <w:rStyle w:val="Hyperlink"/>
          </w:rPr>
          <w:t>Quy trình thực hiện đầu tư tài sản khác</w:t>
        </w:r>
      </w:hyperlink>
      <w:r>
        <w:t xml:space="preserve"> để thực hiện tính lãi dự thu, bao gồm:</w:t>
      </w:r>
    </w:p>
    <w:p w14:paraId="5CE7747B" w14:textId="05200CA4" w:rsidR="00AB023D" w:rsidRDefault="00AB023D" w:rsidP="00AB023D">
      <w:pPr>
        <w:pStyle w:val="ListParagraph"/>
        <w:numPr>
          <w:ilvl w:val="0"/>
          <w:numId w:val="9"/>
        </w:numPr>
      </w:pPr>
      <w:r>
        <w:t xml:space="preserve">Loại Tài sản = </w:t>
      </w:r>
      <w:ins w:id="3983" w:author="Do Thanh Trung" w:date="2025-07-07T15:28:00Z" w16du:dateUtc="2025-07-07T08:28:00Z">
        <w:r w:rsidR="001B043B">
          <w:t>[</w:t>
        </w:r>
      </w:ins>
      <w:del w:id="3984" w:author="Do Thanh Trung" w:date="2025-07-07T15:28:00Z" w16du:dateUtc="2025-07-07T08:28:00Z">
        <w:r w:rsidDel="001B043B">
          <w:delText xml:space="preserve">&lt; </w:delText>
        </w:r>
      </w:del>
      <w:r>
        <w:t>Trái phiếu</w:t>
      </w:r>
      <w:ins w:id="3985" w:author="Do Thanh Trung" w:date="2025-07-07T15:28:00Z" w16du:dateUtc="2025-07-07T08:28:00Z">
        <w:r w:rsidR="001B043B">
          <w:t>]</w:t>
        </w:r>
      </w:ins>
      <w:del w:id="3986" w:author="Do Thanh Trung" w:date="2025-07-07T15:28:00Z" w16du:dateUtc="2025-07-07T08:28:00Z">
        <w:r w:rsidDel="001B043B">
          <w:delText xml:space="preserve"> &gt;</w:delText>
        </w:r>
      </w:del>
    </w:p>
    <w:p w14:paraId="366C8746" w14:textId="4F17ECC5" w:rsidR="00AB023D" w:rsidRDefault="00AB023D" w:rsidP="00AB023D">
      <w:pPr>
        <w:pStyle w:val="ListParagraph"/>
        <w:numPr>
          <w:ilvl w:val="0"/>
          <w:numId w:val="9"/>
        </w:numPr>
      </w:pPr>
      <w:r>
        <w:t>Ngày phát hành</w:t>
      </w:r>
    </w:p>
    <w:p w14:paraId="7C8E542E" w14:textId="77777777" w:rsidR="00AB023D" w:rsidRDefault="00AB023D" w:rsidP="00AB023D">
      <w:pPr>
        <w:pStyle w:val="ListParagraph"/>
        <w:numPr>
          <w:ilvl w:val="0"/>
          <w:numId w:val="9"/>
        </w:numPr>
      </w:pPr>
      <w:r>
        <w:t>Ngày đáo hạn</w:t>
      </w:r>
    </w:p>
    <w:p w14:paraId="31991F67" w14:textId="14442D70" w:rsidR="00F337C1" w:rsidRDefault="00F337C1" w:rsidP="00AB023D">
      <w:pPr>
        <w:pStyle w:val="ListParagraph"/>
        <w:numPr>
          <w:ilvl w:val="0"/>
          <w:numId w:val="9"/>
        </w:numPr>
      </w:pPr>
      <w:r>
        <w:t>Tần suất trả lãi/năm</w:t>
      </w:r>
    </w:p>
    <w:p w14:paraId="7B405B0C" w14:textId="1C5E5975" w:rsidR="00AB023D" w:rsidRDefault="00AB023D" w:rsidP="00AB023D">
      <w:pPr>
        <w:pStyle w:val="ListParagraph"/>
        <w:numPr>
          <w:ilvl w:val="0"/>
          <w:numId w:val="9"/>
        </w:numPr>
      </w:pPr>
      <w:r>
        <w:t xml:space="preserve">% </w:t>
      </w:r>
      <w:r w:rsidR="006C7089">
        <w:t>Coupon</w:t>
      </w:r>
    </w:p>
    <w:p w14:paraId="6EF1E2C1" w14:textId="77777777" w:rsidR="00AB023D" w:rsidRPr="001529FD" w:rsidRDefault="00AB023D" w:rsidP="00AB023D">
      <w:pPr>
        <w:rPr>
          <w:lang w:val="vi-VN"/>
        </w:rPr>
      </w:pPr>
      <w:r w:rsidRPr="001529FD">
        <w:rPr>
          <w:lang w:val="vi-VN"/>
        </w:rPr>
        <w:t>Yêu cầu chức năng</w:t>
      </w:r>
    </w:p>
    <w:tbl>
      <w:tblPr>
        <w:tblStyle w:val="TableGrid"/>
        <w:tblW w:w="0" w:type="auto"/>
        <w:tblLook w:val="04A0" w:firstRow="1" w:lastRow="0" w:firstColumn="1" w:lastColumn="0" w:noHBand="0" w:noVBand="1"/>
      </w:tblPr>
      <w:tblGrid>
        <w:gridCol w:w="2335"/>
        <w:gridCol w:w="2430"/>
        <w:gridCol w:w="8185"/>
      </w:tblGrid>
      <w:tr w:rsidR="00AB023D" w:rsidRPr="001529FD" w14:paraId="2B02FCEE" w14:textId="77777777" w:rsidTr="00702F81">
        <w:trPr>
          <w:tblHeader/>
        </w:trPr>
        <w:tc>
          <w:tcPr>
            <w:tcW w:w="2335" w:type="dxa"/>
          </w:tcPr>
          <w:p w14:paraId="5094E8A5" w14:textId="77777777" w:rsidR="00AB023D" w:rsidRPr="001529FD" w:rsidRDefault="00AB023D" w:rsidP="00702F81">
            <w:pPr>
              <w:jc w:val="center"/>
              <w:rPr>
                <w:b/>
                <w:lang w:val="vi-VN"/>
              </w:rPr>
            </w:pPr>
            <w:r w:rsidRPr="001529FD">
              <w:rPr>
                <w:b/>
                <w:lang w:val="vi-VN"/>
              </w:rPr>
              <w:t>Nhóm chức năng</w:t>
            </w:r>
          </w:p>
        </w:tc>
        <w:tc>
          <w:tcPr>
            <w:tcW w:w="2430" w:type="dxa"/>
          </w:tcPr>
          <w:p w14:paraId="7BADD662" w14:textId="77777777" w:rsidR="00AB023D" w:rsidRPr="001529FD" w:rsidRDefault="00AB023D" w:rsidP="00702F81">
            <w:pPr>
              <w:jc w:val="center"/>
              <w:rPr>
                <w:b/>
                <w:lang w:val="vi-VN"/>
              </w:rPr>
            </w:pPr>
            <w:r w:rsidRPr="001529FD">
              <w:rPr>
                <w:b/>
                <w:lang w:val="vi-VN"/>
              </w:rPr>
              <w:t>Chức năng</w:t>
            </w:r>
          </w:p>
        </w:tc>
        <w:tc>
          <w:tcPr>
            <w:tcW w:w="8185" w:type="dxa"/>
          </w:tcPr>
          <w:p w14:paraId="570662A3" w14:textId="77777777" w:rsidR="00AB023D" w:rsidRPr="001529FD" w:rsidRDefault="00AB023D" w:rsidP="00702F81">
            <w:pPr>
              <w:jc w:val="center"/>
              <w:rPr>
                <w:b/>
                <w:lang w:val="vi-VN"/>
              </w:rPr>
            </w:pPr>
            <w:r w:rsidRPr="001529FD">
              <w:rPr>
                <w:b/>
                <w:lang w:val="vi-VN"/>
              </w:rPr>
              <w:t>Mô tả</w:t>
            </w:r>
          </w:p>
        </w:tc>
      </w:tr>
      <w:tr w:rsidR="00AB023D" w:rsidRPr="001529FD" w14:paraId="0669D02A" w14:textId="77777777" w:rsidTr="00702F81">
        <w:trPr>
          <w:trHeight w:val="584"/>
        </w:trPr>
        <w:tc>
          <w:tcPr>
            <w:tcW w:w="2335" w:type="dxa"/>
            <w:vMerge w:val="restart"/>
          </w:tcPr>
          <w:p w14:paraId="2CADF7A6" w14:textId="77777777" w:rsidR="00AB023D" w:rsidRPr="00735D13" w:rsidRDefault="00AB023D" w:rsidP="00702F81">
            <w:r>
              <w:t>Tab Báo cáo</w:t>
            </w:r>
          </w:p>
        </w:tc>
        <w:tc>
          <w:tcPr>
            <w:tcW w:w="2430" w:type="dxa"/>
          </w:tcPr>
          <w:p w14:paraId="29027632" w14:textId="77777777" w:rsidR="00AB023D" w:rsidRPr="00623F65" w:rsidRDefault="00AB023D" w:rsidP="00702F81">
            <w:r>
              <w:t>Đang thực hiện</w:t>
            </w:r>
          </w:p>
        </w:tc>
        <w:tc>
          <w:tcPr>
            <w:tcW w:w="8185" w:type="dxa"/>
          </w:tcPr>
          <w:p w14:paraId="5E7D1C4D" w14:textId="4EDC60CC" w:rsidR="00AB023D" w:rsidRDefault="00AB023D" w:rsidP="00702F81">
            <w:pPr>
              <w:pStyle w:val="ListParagraph"/>
              <w:numPr>
                <w:ilvl w:val="0"/>
                <w:numId w:val="9"/>
              </w:numPr>
            </w:pPr>
            <w:r w:rsidRPr="00623F65">
              <w:t xml:space="preserve">Hệ thống liệt kê tất cả các </w:t>
            </w:r>
            <w:r w:rsidR="007D1F95">
              <w:t>Trái phiếu đầu tư</w:t>
            </w:r>
            <w:r w:rsidRPr="00623F65">
              <w:t xml:space="preserve"> có trạng thái &lt;Đang thực hiện&gt;</w:t>
            </w:r>
          </w:p>
          <w:p w14:paraId="00B3A266" w14:textId="159B645F" w:rsidR="00AB023D" w:rsidRPr="00623F65" w:rsidRDefault="00AB023D" w:rsidP="00702F81">
            <w:pPr>
              <w:pStyle w:val="ListParagraph"/>
              <w:numPr>
                <w:ilvl w:val="0"/>
                <w:numId w:val="9"/>
              </w:numPr>
            </w:pPr>
            <w:r>
              <w:t xml:space="preserve">Trạng thái Hợp đồng tiền gửi được mô tả ở Mô tả Dữ liệu bảng Dự thu lãi </w:t>
            </w:r>
            <w:r w:rsidR="007D1F95">
              <w:t>Trái phiếu</w:t>
            </w:r>
            <w:r>
              <w:t xml:space="preserve"> </w:t>
            </w:r>
          </w:p>
        </w:tc>
      </w:tr>
      <w:tr w:rsidR="00AB023D" w:rsidRPr="001529FD" w14:paraId="12BF5816" w14:textId="77777777" w:rsidTr="00702F81">
        <w:trPr>
          <w:trHeight w:val="584"/>
        </w:trPr>
        <w:tc>
          <w:tcPr>
            <w:tcW w:w="2335" w:type="dxa"/>
            <w:vMerge/>
          </w:tcPr>
          <w:p w14:paraId="24639C13" w14:textId="77777777" w:rsidR="00AB023D" w:rsidRDefault="00AB023D" w:rsidP="00702F81"/>
        </w:tc>
        <w:tc>
          <w:tcPr>
            <w:tcW w:w="2430" w:type="dxa"/>
          </w:tcPr>
          <w:p w14:paraId="1C674873" w14:textId="77777777" w:rsidR="00AB023D" w:rsidRPr="00623F65" w:rsidRDefault="00AB023D" w:rsidP="00702F81">
            <w:r>
              <w:t>Đã tất toán</w:t>
            </w:r>
          </w:p>
        </w:tc>
        <w:tc>
          <w:tcPr>
            <w:tcW w:w="8185" w:type="dxa"/>
          </w:tcPr>
          <w:p w14:paraId="4153192A" w14:textId="711AD6EB" w:rsidR="00AB023D" w:rsidRPr="009B2625" w:rsidRDefault="00AB023D" w:rsidP="00702F81">
            <w:pPr>
              <w:pStyle w:val="ListParagraph"/>
              <w:numPr>
                <w:ilvl w:val="0"/>
                <w:numId w:val="9"/>
              </w:numPr>
              <w:rPr>
                <w:lang w:val="vi-VN"/>
              </w:rPr>
            </w:pPr>
            <w:r w:rsidRPr="00623F65">
              <w:t xml:space="preserve">Hệ thống liệt kê tất cả các </w:t>
            </w:r>
            <w:r w:rsidR="001162A4">
              <w:t xml:space="preserve">Giao địch dự thu Lãi Trái phiếu </w:t>
            </w:r>
            <w:r w:rsidRPr="00623F65">
              <w:t>có trạng thái &lt;</w:t>
            </w:r>
            <w:r>
              <w:t>Đã tất toán</w:t>
            </w:r>
            <w:r w:rsidRPr="00623F65">
              <w:t>&gt;</w:t>
            </w:r>
          </w:p>
          <w:p w14:paraId="2BF936FD" w14:textId="5D486526" w:rsidR="00AB023D" w:rsidRPr="001529FD" w:rsidRDefault="00AB023D" w:rsidP="00702F81">
            <w:pPr>
              <w:pStyle w:val="ListParagraph"/>
              <w:numPr>
                <w:ilvl w:val="0"/>
                <w:numId w:val="9"/>
              </w:numPr>
              <w:rPr>
                <w:lang w:val="vi-VN"/>
              </w:rPr>
            </w:pPr>
            <w:r>
              <w:t xml:space="preserve">Trạng thái </w:t>
            </w:r>
            <w:r w:rsidR="00AD2643">
              <w:t>Trái phiếu</w:t>
            </w:r>
            <w:r>
              <w:t xml:space="preserve"> được mô tả ở Mô tả Dữ liệu bảng Tất toán </w:t>
            </w:r>
            <w:r w:rsidR="00AD2643">
              <w:t>Tất t</w:t>
            </w:r>
            <w:r>
              <w:t xml:space="preserve"> </w:t>
            </w:r>
          </w:p>
        </w:tc>
      </w:tr>
      <w:tr w:rsidR="00AB023D" w:rsidRPr="001529FD" w14:paraId="318129F6" w14:textId="77777777" w:rsidTr="00702F81">
        <w:trPr>
          <w:trHeight w:val="584"/>
        </w:trPr>
        <w:tc>
          <w:tcPr>
            <w:tcW w:w="2335" w:type="dxa"/>
            <w:vMerge w:val="restart"/>
          </w:tcPr>
          <w:p w14:paraId="51A3051B" w14:textId="77777777" w:rsidR="00AB023D" w:rsidRPr="001529FD" w:rsidRDefault="00AB023D" w:rsidP="00702F81">
            <w:pPr>
              <w:rPr>
                <w:lang w:val="vi-VN"/>
              </w:rPr>
            </w:pPr>
            <w:r w:rsidRPr="001529FD">
              <w:rPr>
                <w:lang w:val="vi-VN"/>
              </w:rPr>
              <w:t>Filter</w:t>
            </w:r>
          </w:p>
        </w:tc>
        <w:tc>
          <w:tcPr>
            <w:tcW w:w="2430" w:type="dxa"/>
          </w:tcPr>
          <w:p w14:paraId="7607B0BA" w14:textId="77777777" w:rsidR="00AB023D" w:rsidRPr="001529FD" w:rsidRDefault="00AB023D" w:rsidP="00702F81">
            <w:pPr>
              <w:rPr>
                <w:lang w:val="vi-VN"/>
              </w:rPr>
            </w:pPr>
            <w:r w:rsidRPr="001529FD">
              <w:rPr>
                <w:lang w:val="vi-VN"/>
              </w:rPr>
              <w:t>Khung thời gian</w:t>
            </w:r>
          </w:p>
        </w:tc>
        <w:tc>
          <w:tcPr>
            <w:tcW w:w="8185" w:type="dxa"/>
          </w:tcPr>
          <w:p w14:paraId="2013BA32" w14:textId="77777777" w:rsidR="00AB023D" w:rsidRPr="001529FD" w:rsidRDefault="00AB023D" w:rsidP="00702F81">
            <w:pPr>
              <w:rPr>
                <w:lang w:val="vi-VN"/>
              </w:rPr>
            </w:pPr>
            <w:r w:rsidRPr="001529FD">
              <w:rPr>
                <w:lang w:val="vi-VN"/>
              </w:rPr>
              <w:t>Cho phép người dùng chọn thời gian báo cáo theo khung thời gian chọn sẵn</w:t>
            </w:r>
          </w:p>
          <w:p w14:paraId="2FDAD5EC" w14:textId="77777777" w:rsidR="00AB023D" w:rsidRPr="001529FD" w:rsidRDefault="00AB023D" w:rsidP="00702F81">
            <w:pPr>
              <w:pStyle w:val="ListParagraph"/>
              <w:numPr>
                <w:ilvl w:val="0"/>
                <w:numId w:val="9"/>
              </w:numPr>
              <w:spacing w:line="240" w:lineRule="auto"/>
              <w:jc w:val="left"/>
              <w:rPr>
                <w:lang w:val="vi-VN"/>
              </w:rPr>
            </w:pPr>
            <w:r w:rsidRPr="001529FD">
              <w:rPr>
                <w:lang w:val="vi-VN"/>
              </w:rPr>
              <w:t>Start date: Ngày bắt đầu báo cáo</w:t>
            </w:r>
          </w:p>
          <w:p w14:paraId="794D9CB1" w14:textId="77777777" w:rsidR="00AB023D" w:rsidRPr="001529FD" w:rsidRDefault="00AB023D" w:rsidP="00702F81">
            <w:pPr>
              <w:pStyle w:val="ListParagraph"/>
              <w:numPr>
                <w:ilvl w:val="0"/>
                <w:numId w:val="9"/>
              </w:numPr>
              <w:spacing w:line="240" w:lineRule="auto"/>
              <w:jc w:val="left"/>
              <w:rPr>
                <w:lang w:val="vi-VN"/>
              </w:rPr>
            </w:pPr>
            <w:r w:rsidRPr="001529FD">
              <w:rPr>
                <w:lang w:val="vi-VN"/>
              </w:rPr>
              <w:t>End date: Ngày kết thúc báo cáo</w:t>
            </w:r>
          </w:p>
        </w:tc>
      </w:tr>
      <w:tr w:rsidR="00AB023D" w:rsidRPr="009B1FA4" w14:paraId="3E6CD927" w14:textId="77777777" w:rsidTr="00702F81">
        <w:trPr>
          <w:trHeight w:val="377"/>
        </w:trPr>
        <w:tc>
          <w:tcPr>
            <w:tcW w:w="2335" w:type="dxa"/>
            <w:vMerge/>
          </w:tcPr>
          <w:p w14:paraId="43339F5A" w14:textId="77777777" w:rsidR="00AB023D" w:rsidRPr="001529FD" w:rsidRDefault="00AB023D" w:rsidP="00702F81">
            <w:pPr>
              <w:rPr>
                <w:lang w:val="vi-VN"/>
              </w:rPr>
            </w:pPr>
          </w:p>
        </w:tc>
        <w:tc>
          <w:tcPr>
            <w:tcW w:w="2430" w:type="dxa"/>
          </w:tcPr>
          <w:p w14:paraId="2E75297F" w14:textId="77777777" w:rsidR="00AB023D" w:rsidRPr="001529FD" w:rsidRDefault="00AB023D" w:rsidP="00702F81">
            <w:pPr>
              <w:rPr>
                <w:lang w:val="vi-VN"/>
              </w:rPr>
            </w:pPr>
            <w:r w:rsidRPr="001529FD">
              <w:rPr>
                <w:lang w:val="vi-VN"/>
              </w:rPr>
              <w:t>TCPH</w:t>
            </w:r>
          </w:p>
        </w:tc>
        <w:tc>
          <w:tcPr>
            <w:tcW w:w="8185" w:type="dxa"/>
          </w:tcPr>
          <w:p w14:paraId="5FC5B2E5" w14:textId="77777777" w:rsidR="00AB023D" w:rsidRPr="001529FD" w:rsidRDefault="00AB023D" w:rsidP="00702F81">
            <w:pPr>
              <w:rPr>
                <w:lang w:val="vi-VN"/>
              </w:rPr>
            </w:pPr>
            <w:r w:rsidRPr="001529FD">
              <w:rPr>
                <w:lang w:val="vi-VN"/>
              </w:rPr>
              <w:t>Cho phép người dùng lọc theo Tổ chức phát hành trong khung thời gian đã chọn</w:t>
            </w:r>
          </w:p>
        </w:tc>
      </w:tr>
      <w:tr w:rsidR="00AB023D" w:rsidRPr="009B1FA4" w14:paraId="3272B79A" w14:textId="77777777" w:rsidTr="00702F81">
        <w:trPr>
          <w:trHeight w:val="350"/>
        </w:trPr>
        <w:tc>
          <w:tcPr>
            <w:tcW w:w="2335" w:type="dxa"/>
            <w:vMerge/>
          </w:tcPr>
          <w:p w14:paraId="70D37E76" w14:textId="77777777" w:rsidR="00AB023D" w:rsidRPr="001529FD" w:rsidRDefault="00AB023D" w:rsidP="00702F81">
            <w:pPr>
              <w:rPr>
                <w:lang w:val="vi-VN"/>
              </w:rPr>
            </w:pPr>
          </w:p>
        </w:tc>
        <w:tc>
          <w:tcPr>
            <w:tcW w:w="2430" w:type="dxa"/>
          </w:tcPr>
          <w:p w14:paraId="7CA77823" w14:textId="77777777" w:rsidR="00AB023D" w:rsidRPr="001529FD" w:rsidRDefault="00AB023D" w:rsidP="00702F81">
            <w:pPr>
              <w:rPr>
                <w:lang w:val="vi-VN"/>
              </w:rPr>
            </w:pPr>
            <w:r w:rsidRPr="001529FD">
              <w:rPr>
                <w:lang w:val="vi-VN"/>
              </w:rPr>
              <w:t>Mã Tài sản</w:t>
            </w:r>
          </w:p>
        </w:tc>
        <w:tc>
          <w:tcPr>
            <w:tcW w:w="8185" w:type="dxa"/>
          </w:tcPr>
          <w:p w14:paraId="3FB8DFE9" w14:textId="77777777" w:rsidR="00AB023D" w:rsidRPr="001529FD" w:rsidRDefault="00AB023D" w:rsidP="00702F81">
            <w:pPr>
              <w:rPr>
                <w:lang w:val="vi-VN"/>
              </w:rPr>
            </w:pPr>
            <w:r w:rsidRPr="001529FD">
              <w:rPr>
                <w:lang w:val="vi-VN"/>
              </w:rPr>
              <w:t>Cho phép người dùng lọc theo Mã Tài sản trong khung thời gian đã chọn</w:t>
            </w:r>
          </w:p>
        </w:tc>
      </w:tr>
      <w:tr w:rsidR="00AB023D" w:rsidRPr="009B1FA4" w14:paraId="4E9C9493" w14:textId="77777777" w:rsidTr="00702F81">
        <w:tc>
          <w:tcPr>
            <w:tcW w:w="2335" w:type="dxa"/>
            <w:vMerge w:val="restart"/>
          </w:tcPr>
          <w:p w14:paraId="75FA4D22" w14:textId="77777777" w:rsidR="00AB023D" w:rsidRPr="001529FD" w:rsidRDefault="00AB023D" w:rsidP="00702F81">
            <w:pPr>
              <w:rPr>
                <w:lang w:val="vi-VN"/>
              </w:rPr>
            </w:pPr>
            <w:r w:rsidRPr="001529FD">
              <w:rPr>
                <w:lang w:val="vi-VN"/>
              </w:rPr>
              <w:lastRenderedPageBreak/>
              <w:t>Xuất báo cáo</w:t>
            </w:r>
          </w:p>
        </w:tc>
        <w:tc>
          <w:tcPr>
            <w:tcW w:w="2430" w:type="dxa"/>
          </w:tcPr>
          <w:p w14:paraId="1E6E086A" w14:textId="77777777" w:rsidR="00AB023D" w:rsidRPr="001529FD" w:rsidRDefault="00AB023D" w:rsidP="00702F81">
            <w:pPr>
              <w:rPr>
                <w:lang w:val="vi-VN"/>
              </w:rPr>
            </w:pPr>
            <w:r w:rsidRPr="001529FD">
              <w:rPr>
                <w:lang w:val="vi-VN"/>
              </w:rPr>
              <w:t>Excel</w:t>
            </w:r>
          </w:p>
        </w:tc>
        <w:tc>
          <w:tcPr>
            <w:tcW w:w="8185" w:type="dxa"/>
          </w:tcPr>
          <w:p w14:paraId="7E45961B" w14:textId="77777777" w:rsidR="00AB023D" w:rsidRPr="001529FD" w:rsidRDefault="00AB023D" w:rsidP="00702F81">
            <w:pPr>
              <w:rPr>
                <w:lang w:val="vi-VN"/>
              </w:rPr>
            </w:pPr>
            <w:r w:rsidRPr="001529FD">
              <w:rPr>
                <w:lang w:val="vi-VN"/>
              </w:rPr>
              <w:t>Xuất báo cáo định dạng excel</w:t>
            </w:r>
          </w:p>
        </w:tc>
      </w:tr>
      <w:tr w:rsidR="00AB023D" w:rsidRPr="009B1FA4" w14:paraId="7A1ECF2C" w14:textId="77777777" w:rsidTr="00702F81">
        <w:tc>
          <w:tcPr>
            <w:tcW w:w="2335" w:type="dxa"/>
            <w:vMerge/>
          </w:tcPr>
          <w:p w14:paraId="67FCB486" w14:textId="77777777" w:rsidR="00AB023D" w:rsidRPr="001529FD" w:rsidRDefault="00AB023D" w:rsidP="00702F81">
            <w:pPr>
              <w:rPr>
                <w:lang w:val="vi-VN"/>
              </w:rPr>
            </w:pPr>
          </w:p>
        </w:tc>
        <w:tc>
          <w:tcPr>
            <w:tcW w:w="2430" w:type="dxa"/>
          </w:tcPr>
          <w:p w14:paraId="64A672D0" w14:textId="77777777" w:rsidR="00AB023D" w:rsidRPr="001529FD" w:rsidRDefault="00AB023D" w:rsidP="00702F81">
            <w:pPr>
              <w:rPr>
                <w:lang w:val="vi-VN"/>
              </w:rPr>
            </w:pPr>
            <w:r w:rsidRPr="001529FD">
              <w:rPr>
                <w:lang w:val="vi-VN"/>
              </w:rPr>
              <w:t>PDF</w:t>
            </w:r>
          </w:p>
        </w:tc>
        <w:tc>
          <w:tcPr>
            <w:tcW w:w="8185" w:type="dxa"/>
          </w:tcPr>
          <w:p w14:paraId="608F723F" w14:textId="77777777" w:rsidR="00AB023D" w:rsidRPr="001529FD" w:rsidRDefault="00AB023D" w:rsidP="00702F81">
            <w:pPr>
              <w:rPr>
                <w:lang w:val="vi-VN"/>
              </w:rPr>
            </w:pPr>
            <w:r w:rsidRPr="001529FD">
              <w:rPr>
                <w:lang w:val="vi-VN"/>
              </w:rPr>
              <w:t>Xuất báo cáo định dạng PDF</w:t>
            </w:r>
          </w:p>
        </w:tc>
      </w:tr>
      <w:tr w:rsidR="00AB023D" w:rsidRPr="009B1FA4" w14:paraId="246C13D9" w14:textId="77777777" w:rsidTr="00702F81">
        <w:tc>
          <w:tcPr>
            <w:tcW w:w="2335" w:type="dxa"/>
            <w:vMerge/>
          </w:tcPr>
          <w:p w14:paraId="0AFEC798" w14:textId="77777777" w:rsidR="00AB023D" w:rsidRPr="001529FD" w:rsidRDefault="00AB023D" w:rsidP="00702F81">
            <w:pPr>
              <w:rPr>
                <w:lang w:val="vi-VN"/>
              </w:rPr>
            </w:pPr>
          </w:p>
        </w:tc>
        <w:tc>
          <w:tcPr>
            <w:tcW w:w="2430" w:type="dxa"/>
          </w:tcPr>
          <w:p w14:paraId="6B3BC864" w14:textId="77777777" w:rsidR="00AB023D" w:rsidRPr="001529FD" w:rsidRDefault="00AB023D" w:rsidP="00702F81">
            <w:pPr>
              <w:rPr>
                <w:lang w:val="vi-VN"/>
              </w:rPr>
            </w:pPr>
            <w:r w:rsidRPr="001529FD">
              <w:rPr>
                <w:lang w:val="vi-VN"/>
              </w:rPr>
              <w:t>Word</w:t>
            </w:r>
          </w:p>
        </w:tc>
        <w:tc>
          <w:tcPr>
            <w:tcW w:w="8185" w:type="dxa"/>
          </w:tcPr>
          <w:p w14:paraId="6F838AAD" w14:textId="77777777" w:rsidR="00AB023D" w:rsidRPr="001529FD" w:rsidRDefault="00AB023D" w:rsidP="00702F81">
            <w:pPr>
              <w:rPr>
                <w:lang w:val="vi-VN"/>
              </w:rPr>
            </w:pPr>
            <w:r w:rsidRPr="001529FD">
              <w:rPr>
                <w:lang w:val="vi-VN"/>
              </w:rPr>
              <w:t>Xuất báo cáo định dạng Word</w:t>
            </w:r>
          </w:p>
        </w:tc>
      </w:tr>
    </w:tbl>
    <w:p w14:paraId="5BC0D229" w14:textId="77777777" w:rsidR="00AB023D" w:rsidRPr="00AB023D" w:rsidRDefault="00AB023D" w:rsidP="00AB023D"/>
    <w:p w14:paraId="651D4B77" w14:textId="16E4B8FD" w:rsidR="00E969C5" w:rsidRDefault="00C67500" w:rsidP="008839FE">
      <w:pPr>
        <w:pStyle w:val="Heading4"/>
      </w:pPr>
      <w:r>
        <w:t>Dự thu lãi Trái phiếu</w:t>
      </w:r>
    </w:p>
    <w:p w14:paraId="4FFF6E82" w14:textId="5BF68693" w:rsidR="00A57590" w:rsidRPr="0054357F" w:rsidRDefault="00A57590" w:rsidP="00A57590">
      <w:r>
        <w:t xml:space="preserve">Chức năng được xây dựng nhằm mục đích giúp người dùng theo dõi lãi dự thu đối với </w:t>
      </w:r>
      <w:r w:rsidR="00370AF6">
        <w:t>Trái phiếu đầu tư</w:t>
      </w:r>
      <w:r>
        <w:t xml:space="preserve">, dựa trên </w:t>
      </w:r>
      <w:r w:rsidR="00370AF6">
        <w:t xml:space="preserve">% coupon </w:t>
      </w:r>
      <w:r>
        <w:t xml:space="preserve">đã khai báo ở </w:t>
      </w:r>
      <w:hyperlink w:anchor="_Quy_trình_Mua" w:history="1">
        <w:r w:rsidRPr="00753180">
          <w:rPr>
            <w:rStyle w:val="Hyperlink"/>
          </w:rPr>
          <w:t>Quy trình Mua Tài sản</w:t>
        </w:r>
      </w:hyperlink>
      <w:r w:rsidR="003D58AF">
        <w:t xml:space="preserve">. Đồng thời hỗ trợ người dùng chuyển trạng thái </w:t>
      </w:r>
      <w:r w:rsidR="002A15BA">
        <w:t xml:space="preserve">thực nhận lãi Trái phiếu </w:t>
      </w:r>
      <w:r w:rsidR="00646060">
        <w:t>để xác nhận phần lãi đã thực thu và phần lãi dự thu</w:t>
      </w:r>
    </w:p>
    <w:p w14:paraId="153F58DB" w14:textId="15D475AE" w:rsidR="00A57590" w:rsidRPr="002C4E1D" w:rsidRDefault="00A57590">
      <w:pPr>
        <w:pStyle w:val="Heading6"/>
        <w:pPrChange w:id="3987" w:author="Do Thanh Trung" w:date="2025-07-02T09:48:00Z" w16du:dateUtc="2025-07-02T02:48:00Z">
          <w:pPr/>
        </w:pPrChange>
      </w:pPr>
      <w:bookmarkStart w:id="3988" w:name="_Dự_thu_lãi"/>
      <w:bookmarkEnd w:id="3988"/>
      <w:del w:id="3989" w:author="Do Thanh Trung" w:date="2025-07-02T09:48:00Z" w16du:dateUtc="2025-07-02T02:48:00Z">
        <w:r w:rsidRPr="001529FD" w:rsidDel="00AF210A">
          <w:rPr>
            <w:lang w:val="vi-VN"/>
          </w:rPr>
          <w:delText xml:space="preserve">Mô tả </w:delText>
        </w:r>
        <w:r w:rsidDel="00AF210A">
          <w:delText xml:space="preserve">Dữ liệu bảng </w:delText>
        </w:r>
      </w:del>
      <w:r>
        <w:t xml:space="preserve">Dự thu lãi </w:t>
      </w:r>
      <w:r w:rsidR="00646060">
        <w:t>Trái phiếu</w:t>
      </w:r>
    </w:p>
    <w:tbl>
      <w:tblPr>
        <w:tblStyle w:val="TableGrid"/>
        <w:tblW w:w="0" w:type="auto"/>
        <w:tblLook w:val="04A0" w:firstRow="1" w:lastRow="0" w:firstColumn="1" w:lastColumn="0" w:noHBand="0" w:noVBand="1"/>
      </w:tblPr>
      <w:tblGrid>
        <w:gridCol w:w="576"/>
        <w:gridCol w:w="1326"/>
        <w:gridCol w:w="1259"/>
        <w:gridCol w:w="718"/>
        <w:gridCol w:w="781"/>
        <w:gridCol w:w="4061"/>
        <w:gridCol w:w="4229"/>
      </w:tblGrid>
      <w:tr w:rsidR="002B5D4B" w:rsidRPr="001529FD" w14:paraId="550FDEA7" w14:textId="77777777" w:rsidTr="002B5D4B">
        <w:trPr>
          <w:tblHeader/>
        </w:trPr>
        <w:tc>
          <w:tcPr>
            <w:tcW w:w="576" w:type="dxa"/>
            <w:vAlign w:val="center"/>
          </w:tcPr>
          <w:p w14:paraId="3A40850D" w14:textId="77777777" w:rsidR="002B5D4B" w:rsidRPr="001529FD" w:rsidRDefault="002B5D4B" w:rsidP="006B6068">
            <w:pPr>
              <w:jc w:val="center"/>
              <w:rPr>
                <w:b/>
                <w:lang w:val="vi-VN"/>
              </w:rPr>
            </w:pPr>
            <w:r w:rsidRPr="001529FD">
              <w:rPr>
                <w:b/>
                <w:lang w:val="vi-VN"/>
              </w:rPr>
              <w:t>STT</w:t>
            </w:r>
          </w:p>
        </w:tc>
        <w:tc>
          <w:tcPr>
            <w:tcW w:w="1326" w:type="dxa"/>
            <w:vAlign w:val="center"/>
          </w:tcPr>
          <w:p w14:paraId="583D261A" w14:textId="77777777" w:rsidR="002B5D4B" w:rsidRPr="001529FD" w:rsidRDefault="002B5D4B" w:rsidP="006B6068">
            <w:pPr>
              <w:jc w:val="center"/>
              <w:rPr>
                <w:b/>
                <w:lang w:val="vi-VN"/>
              </w:rPr>
            </w:pPr>
            <w:r w:rsidRPr="001529FD">
              <w:rPr>
                <w:b/>
                <w:lang w:val="vi-VN"/>
              </w:rPr>
              <w:t>Tên trường báo cáo</w:t>
            </w:r>
          </w:p>
        </w:tc>
        <w:tc>
          <w:tcPr>
            <w:tcW w:w="1259" w:type="dxa"/>
            <w:vAlign w:val="center"/>
          </w:tcPr>
          <w:p w14:paraId="3CEBA03E" w14:textId="77777777" w:rsidR="002B5D4B" w:rsidRPr="001529FD" w:rsidRDefault="002B5D4B" w:rsidP="006B6068">
            <w:pPr>
              <w:jc w:val="center"/>
              <w:rPr>
                <w:b/>
                <w:lang w:val="vi-VN"/>
              </w:rPr>
            </w:pPr>
            <w:r w:rsidRPr="001529FD">
              <w:rPr>
                <w:b/>
                <w:lang w:val="vi-VN"/>
              </w:rPr>
              <w:t>Loại dữ liệu</w:t>
            </w:r>
          </w:p>
        </w:tc>
        <w:tc>
          <w:tcPr>
            <w:tcW w:w="718" w:type="dxa"/>
            <w:vAlign w:val="center"/>
          </w:tcPr>
          <w:p w14:paraId="36C475EC" w14:textId="683EC62E" w:rsidR="002B5D4B" w:rsidRDefault="002B5D4B" w:rsidP="006B6068">
            <w:pPr>
              <w:jc w:val="center"/>
              <w:rPr>
                <w:b/>
              </w:rPr>
            </w:pPr>
            <w:r>
              <w:rPr>
                <w:b/>
              </w:rPr>
              <w:t>Bắt buộc</w:t>
            </w:r>
          </w:p>
        </w:tc>
        <w:tc>
          <w:tcPr>
            <w:tcW w:w="781" w:type="dxa"/>
            <w:vAlign w:val="center"/>
          </w:tcPr>
          <w:p w14:paraId="366F3A79" w14:textId="1166FB54" w:rsidR="002B5D4B" w:rsidRPr="00F675B9" w:rsidRDefault="002B5D4B" w:rsidP="006B6068">
            <w:pPr>
              <w:jc w:val="center"/>
              <w:rPr>
                <w:b/>
              </w:rPr>
            </w:pPr>
            <w:r>
              <w:rPr>
                <w:b/>
              </w:rPr>
              <w:t>Read-Only?</w:t>
            </w:r>
          </w:p>
        </w:tc>
        <w:tc>
          <w:tcPr>
            <w:tcW w:w="4061" w:type="dxa"/>
            <w:vAlign w:val="center"/>
          </w:tcPr>
          <w:p w14:paraId="64230687" w14:textId="77777777" w:rsidR="002B5D4B" w:rsidRPr="001529FD" w:rsidRDefault="002B5D4B" w:rsidP="006B6068">
            <w:pPr>
              <w:jc w:val="center"/>
              <w:rPr>
                <w:b/>
                <w:lang w:val="vi-VN"/>
              </w:rPr>
            </w:pPr>
            <w:r w:rsidRPr="001529FD">
              <w:rPr>
                <w:b/>
                <w:lang w:val="vi-VN"/>
              </w:rPr>
              <w:t>Mô tả</w:t>
            </w:r>
          </w:p>
        </w:tc>
        <w:tc>
          <w:tcPr>
            <w:tcW w:w="4229" w:type="dxa"/>
            <w:vAlign w:val="center"/>
          </w:tcPr>
          <w:p w14:paraId="2EBE4954" w14:textId="77777777" w:rsidR="002B5D4B" w:rsidRPr="001529FD" w:rsidRDefault="002B5D4B" w:rsidP="006B6068">
            <w:pPr>
              <w:jc w:val="center"/>
              <w:rPr>
                <w:b/>
                <w:lang w:val="vi-VN"/>
              </w:rPr>
            </w:pPr>
            <w:r w:rsidRPr="001529FD">
              <w:rPr>
                <w:b/>
                <w:lang w:val="vi-VN"/>
              </w:rPr>
              <w:t>Công thức</w:t>
            </w:r>
          </w:p>
        </w:tc>
      </w:tr>
      <w:tr w:rsidR="002B5D4B" w:rsidRPr="009B1FA4" w14:paraId="29E8B72D" w14:textId="77777777" w:rsidTr="002B5D4B">
        <w:tc>
          <w:tcPr>
            <w:tcW w:w="576" w:type="dxa"/>
            <w:vAlign w:val="center"/>
          </w:tcPr>
          <w:p w14:paraId="5CDD7CEA" w14:textId="77777777" w:rsidR="002B5D4B" w:rsidRPr="001529FD" w:rsidRDefault="002B5D4B" w:rsidP="002B5D4B">
            <w:pPr>
              <w:jc w:val="left"/>
              <w:rPr>
                <w:lang w:val="vi-VN"/>
              </w:rPr>
            </w:pPr>
            <w:r w:rsidRPr="001529FD">
              <w:rPr>
                <w:lang w:val="vi-VN"/>
              </w:rPr>
              <w:t>01</w:t>
            </w:r>
          </w:p>
        </w:tc>
        <w:tc>
          <w:tcPr>
            <w:tcW w:w="1326" w:type="dxa"/>
            <w:vAlign w:val="center"/>
          </w:tcPr>
          <w:p w14:paraId="380E0B74" w14:textId="77777777" w:rsidR="002B5D4B" w:rsidRPr="001529FD" w:rsidRDefault="002B5D4B" w:rsidP="002B5D4B">
            <w:pPr>
              <w:jc w:val="left"/>
              <w:rPr>
                <w:lang w:val="vi-VN"/>
              </w:rPr>
            </w:pPr>
            <w:r w:rsidRPr="001529FD">
              <w:rPr>
                <w:lang w:val="vi-VN"/>
              </w:rPr>
              <w:t>Loại Tài sản</w:t>
            </w:r>
          </w:p>
        </w:tc>
        <w:tc>
          <w:tcPr>
            <w:tcW w:w="1259" w:type="dxa"/>
            <w:vAlign w:val="center"/>
          </w:tcPr>
          <w:p w14:paraId="0DDA30F1" w14:textId="77777777" w:rsidR="002B5D4B" w:rsidRPr="001529FD" w:rsidRDefault="002B5D4B" w:rsidP="002B5D4B">
            <w:pPr>
              <w:jc w:val="left"/>
              <w:rPr>
                <w:lang w:val="vi-VN"/>
              </w:rPr>
            </w:pPr>
            <w:r w:rsidRPr="001529FD">
              <w:rPr>
                <w:lang w:val="vi-VN"/>
              </w:rPr>
              <w:t>Text</w:t>
            </w:r>
          </w:p>
        </w:tc>
        <w:tc>
          <w:tcPr>
            <w:tcW w:w="718" w:type="dxa"/>
            <w:vAlign w:val="center"/>
          </w:tcPr>
          <w:p w14:paraId="4266CA03" w14:textId="0522DAB8" w:rsidR="002B5D4B" w:rsidRDefault="002B5D4B" w:rsidP="002B5D4B">
            <w:pPr>
              <w:jc w:val="left"/>
            </w:pPr>
            <w:r>
              <w:t>X</w:t>
            </w:r>
          </w:p>
        </w:tc>
        <w:tc>
          <w:tcPr>
            <w:tcW w:w="781" w:type="dxa"/>
            <w:vAlign w:val="center"/>
          </w:tcPr>
          <w:p w14:paraId="06945230" w14:textId="00AB3040" w:rsidR="002B5D4B" w:rsidRPr="001E7C72" w:rsidRDefault="002B5D4B" w:rsidP="002B5D4B">
            <w:pPr>
              <w:jc w:val="left"/>
            </w:pPr>
            <w:r>
              <w:t>X</w:t>
            </w:r>
          </w:p>
        </w:tc>
        <w:tc>
          <w:tcPr>
            <w:tcW w:w="4061" w:type="dxa"/>
            <w:vAlign w:val="center"/>
          </w:tcPr>
          <w:p w14:paraId="0321BD9A" w14:textId="5E9FC306" w:rsidR="002B5D4B" w:rsidRPr="001E7C72" w:rsidRDefault="002B5D4B" w:rsidP="002B5D4B">
            <w:pPr>
              <w:jc w:val="left"/>
            </w:pPr>
            <w:r>
              <w:t xml:space="preserve">Loại Tài sản = &lt; Trái phiếu &gt;, chi tiết ở </w:t>
            </w:r>
            <w:hyperlink w:anchor="_Quy_trình_Mua" w:history="1">
              <w:r w:rsidRPr="007D490E">
                <w:rPr>
                  <w:rStyle w:val="Hyperlink"/>
                  <w:kern w:val="2"/>
                  <w14:ligatures w14:val="standardContextual"/>
                </w:rPr>
                <w:t>Quy tr</w:t>
              </w:r>
              <w:r w:rsidRPr="007D490E">
                <w:rPr>
                  <w:rStyle w:val="Hyperlink"/>
                </w:rPr>
                <w:t>ình Mua Tài sản</w:t>
              </w:r>
            </w:hyperlink>
          </w:p>
        </w:tc>
        <w:tc>
          <w:tcPr>
            <w:tcW w:w="4229" w:type="dxa"/>
            <w:vAlign w:val="center"/>
          </w:tcPr>
          <w:p w14:paraId="40737F55" w14:textId="77777777" w:rsidR="002B5D4B" w:rsidRPr="001529FD" w:rsidRDefault="002B5D4B" w:rsidP="002B5D4B">
            <w:pPr>
              <w:jc w:val="left"/>
              <w:rPr>
                <w:lang w:val="vi-VN"/>
              </w:rPr>
            </w:pPr>
          </w:p>
        </w:tc>
      </w:tr>
      <w:tr w:rsidR="002B5D4B" w:rsidRPr="001529FD" w14:paraId="1124A989" w14:textId="77777777" w:rsidTr="002B5D4B">
        <w:tc>
          <w:tcPr>
            <w:tcW w:w="576" w:type="dxa"/>
            <w:vAlign w:val="center"/>
          </w:tcPr>
          <w:p w14:paraId="5FC7F4EA" w14:textId="77777777" w:rsidR="002B5D4B" w:rsidRPr="001529FD" w:rsidRDefault="002B5D4B" w:rsidP="002B5D4B">
            <w:pPr>
              <w:jc w:val="left"/>
              <w:rPr>
                <w:lang w:val="vi-VN"/>
              </w:rPr>
            </w:pPr>
            <w:r w:rsidRPr="001529FD">
              <w:rPr>
                <w:lang w:val="vi-VN"/>
              </w:rPr>
              <w:t>02</w:t>
            </w:r>
          </w:p>
        </w:tc>
        <w:tc>
          <w:tcPr>
            <w:tcW w:w="1326" w:type="dxa"/>
            <w:vAlign w:val="center"/>
          </w:tcPr>
          <w:p w14:paraId="150B9E5C" w14:textId="77777777" w:rsidR="002B5D4B" w:rsidRPr="001529FD" w:rsidRDefault="002B5D4B" w:rsidP="002B5D4B">
            <w:pPr>
              <w:jc w:val="left"/>
              <w:rPr>
                <w:lang w:val="vi-VN"/>
              </w:rPr>
            </w:pPr>
            <w:r w:rsidRPr="001529FD">
              <w:rPr>
                <w:lang w:val="vi-VN"/>
              </w:rPr>
              <w:t>Tổ chức phát hành</w:t>
            </w:r>
          </w:p>
        </w:tc>
        <w:tc>
          <w:tcPr>
            <w:tcW w:w="1259" w:type="dxa"/>
            <w:vAlign w:val="center"/>
          </w:tcPr>
          <w:p w14:paraId="79C6F1BB" w14:textId="77777777" w:rsidR="002B5D4B" w:rsidRPr="001529FD" w:rsidRDefault="002B5D4B" w:rsidP="002B5D4B">
            <w:pPr>
              <w:jc w:val="left"/>
              <w:rPr>
                <w:lang w:val="vi-VN"/>
              </w:rPr>
            </w:pPr>
            <w:r w:rsidRPr="001529FD">
              <w:rPr>
                <w:lang w:val="vi-VN"/>
              </w:rPr>
              <w:t>Text</w:t>
            </w:r>
          </w:p>
        </w:tc>
        <w:tc>
          <w:tcPr>
            <w:tcW w:w="718" w:type="dxa"/>
            <w:vAlign w:val="center"/>
          </w:tcPr>
          <w:p w14:paraId="7FDA3ED5" w14:textId="5C4E84D4" w:rsidR="002B5D4B" w:rsidRPr="00CA162E" w:rsidRDefault="002B5D4B" w:rsidP="002B5D4B">
            <w:pPr>
              <w:jc w:val="left"/>
              <w:rPr>
                <w:iCs/>
              </w:rPr>
            </w:pPr>
            <w:r>
              <w:rPr>
                <w:iCs/>
              </w:rPr>
              <w:t>X</w:t>
            </w:r>
          </w:p>
        </w:tc>
        <w:tc>
          <w:tcPr>
            <w:tcW w:w="781" w:type="dxa"/>
            <w:vAlign w:val="center"/>
          </w:tcPr>
          <w:p w14:paraId="6034899E" w14:textId="25E5E6F6" w:rsidR="002B5D4B" w:rsidRPr="00CA162E" w:rsidRDefault="002B5D4B" w:rsidP="002B5D4B">
            <w:pPr>
              <w:jc w:val="left"/>
              <w:rPr>
                <w:iCs/>
              </w:rPr>
            </w:pPr>
            <w:r w:rsidRPr="00CA162E">
              <w:rPr>
                <w:iCs/>
              </w:rPr>
              <w:t>X</w:t>
            </w:r>
          </w:p>
        </w:tc>
        <w:tc>
          <w:tcPr>
            <w:tcW w:w="4061" w:type="dxa"/>
            <w:vAlign w:val="center"/>
          </w:tcPr>
          <w:p w14:paraId="5A9067CF" w14:textId="77777777" w:rsidR="002B5D4B" w:rsidRPr="00697B7F" w:rsidRDefault="002B5D4B" w:rsidP="002B5D4B">
            <w:pPr>
              <w:jc w:val="left"/>
              <w:rPr>
                <w:iCs/>
              </w:rPr>
            </w:pPr>
            <w:r>
              <w:rPr>
                <w:iCs/>
              </w:rPr>
              <w:t>Thông tin TCPH, căn cứ vào Mã Tài sản ở (3)</w:t>
            </w:r>
          </w:p>
        </w:tc>
        <w:tc>
          <w:tcPr>
            <w:tcW w:w="4229" w:type="dxa"/>
            <w:vAlign w:val="center"/>
          </w:tcPr>
          <w:p w14:paraId="70EB623D" w14:textId="77777777" w:rsidR="002B5D4B" w:rsidRPr="00CA162E" w:rsidRDefault="002B5D4B" w:rsidP="002B5D4B">
            <w:pPr>
              <w:jc w:val="left"/>
              <w:rPr>
                <w:iCs/>
                <w:lang w:val="vi-VN"/>
              </w:rPr>
            </w:pPr>
          </w:p>
        </w:tc>
      </w:tr>
      <w:tr w:rsidR="002B5D4B" w:rsidRPr="001529FD" w14:paraId="00CE495A" w14:textId="77777777" w:rsidTr="002B5D4B">
        <w:tc>
          <w:tcPr>
            <w:tcW w:w="576" w:type="dxa"/>
            <w:vAlign w:val="center"/>
          </w:tcPr>
          <w:p w14:paraId="4688AB7C" w14:textId="77777777" w:rsidR="002B5D4B" w:rsidRPr="001529FD" w:rsidRDefault="002B5D4B" w:rsidP="002B5D4B">
            <w:pPr>
              <w:jc w:val="left"/>
              <w:rPr>
                <w:lang w:val="vi-VN"/>
              </w:rPr>
            </w:pPr>
            <w:r w:rsidRPr="001529FD">
              <w:rPr>
                <w:lang w:val="vi-VN"/>
              </w:rPr>
              <w:t>03</w:t>
            </w:r>
          </w:p>
        </w:tc>
        <w:tc>
          <w:tcPr>
            <w:tcW w:w="1326" w:type="dxa"/>
            <w:vAlign w:val="center"/>
          </w:tcPr>
          <w:p w14:paraId="04278F2A" w14:textId="77777777" w:rsidR="002B5D4B" w:rsidRPr="001529FD" w:rsidRDefault="002B5D4B" w:rsidP="002B5D4B">
            <w:pPr>
              <w:jc w:val="left"/>
              <w:rPr>
                <w:lang w:val="vi-VN"/>
              </w:rPr>
            </w:pPr>
            <w:r w:rsidRPr="001529FD">
              <w:rPr>
                <w:lang w:val="vi-VN"/>
              </w:rPr>
              <w:t>Mã Tài sản</w:t>
            </w:r>
          </w:p>
        </w:tc>
        <w:tc>
          <w:tcPr>
            <w:tcW w:w="1259" w:type="dxa"/>
            <w:vAlign w:val="center"/>
          </w:tcPr>
          <w:p w14:paraId="7CABECEF" w14:textId="77777777" w:rsidR="002B5D4B" w:rsidRPr="001529FD" w:rsidRDefault="002B5D4B" w:rsidP="002B5D4B">
            <w:pPr>
              <w:jc w:val="left"/>
              <w:rPr>
                <w:b/>
                <w:lang w:val="vi-VN"/>
              </w:rPr>
            </w:pPr>
            <w:r w:rsidRPr="001529FD">
              <w:rPr>
                <w:lang w:val="vi-VN"/>
              </w:rPr>
              <w:t>Text</w:t>
            </w:r>
          </w:p>
        </w:tc>
        <w:tc>
          <w:tcPr>
            <w:tcW w:w="718" w:type="dxa"/>
            <w:vAlign w:val="center"/>
          </w:tcPr>
          <w:p w14:paraId="4760E970" w14:textId="270BC8AB" w:rsidR="002B5D4B" w:rsidRDefault="002B5D4B" w:rsidP="002B5D4B">
            <w:pPr>
              <w:jc w:val="left"/>
              <w:rPr>
                <w:i/>
              </w:rPr>
            </w:pPr>
            <w:r>
              <w:rPr>
                <w:i/>
              </w:rPr>
              <w:t>X</w:t>
            </w:r>
          </w:p>
        </w:tc>
        <w:tc>
          <w:tcPr>
            <w:tcW w:w="781" w:type="dxa"/>
            <w:vAlign w:val="center"/>
          </w:tcPr>
          <w:p w14:paraId="6AAD933E" w14:textId="49DD3C58" w:rsidR="002B5D4B" w:rsidRPr="00CA162E" w:rsidRDefault="002B5D4B" w:rsidP="002B5D4B">
            <w:pPr>
              <w:jc w:val="left"/>
              <w:rPr>
                <w:i/>
              </w:rPr>
            </w:pPr>
            <w:r>
              <w:rPr>
                <w:i/>
              </w:rPr>
              <w:t>X</w:t>
            </w:r>
          </w:p>
        </w:tc>
        <w:tc>
          <w:tcPr>
            <w:tcW w:w="4061" w:type="dxa"/>
            <w:vAlign w:val="center"/>
          </w:tcPr>
          <w:p w14:paraId="1FF6ACA2" w14:textId="30757D11" w:rsidR="002B5D4B" w:rsidRPr="00D475FF" w:rsidRDefault="002B5D4B" w:rsidP="002B5D4B">
            <w:pPr>
              <w:jc w:val="left"/>
              <w:rPr>
                <w:iCs/>
              </w:rPr>
            </w:pPr>
            <w:r>
              <w:rPr>
                <w:iCs/>
              </w:rPr>
              <w:t xml:space="preserve">Mã Trái phiếu đã và đang đầu tư ở </w:t>
            </w:r>
            <w:hyperlink w:anchor="_Quy_trình_Mua" w:history="1">
              <w:r w:rsidRPr="007D490E">
                <w:rPr>
                  <w:rStyle w:val="Hyperlink"/>
                  <w:kern w:val="2"/>
                  <w14:ligatures w14:val="standardContextual"/>
                </w:rPr>
                <w:t>Quy tr</w:t>
              </w:r>
              <w:r w:rsidRPr="007D490E">
                <w:rPr>
                  <w:rStyle w:val="Hyperlink"/>
                </w:rPr>
                <w:t>ình Mua Tài sản</w:t>
              </w:r>
            </w:hyperlink>
          </w:p>
        </w:tc>
        <w:tc>
          <w:tcPr>
            <w:tcW w:w="4229" w:type="dxa"/>
            <w:vAlign w:val="center"/>
          </w:tcPr>
          <w:p w14:paraId="55498709" w14:textId="77777777" w:rsidR="002B5D4B" w:rsidRPr="001529FD" w:rsidRDefault="002B5D4B" w:rsidP="002B5D4B">
            <w:pPr>
              <w:jc w:val="left"/>
              <w:rPr>
                <w:lang w:val="vi-VN"/>
              </w:rPr>
            </w:pPr>
          </w:p>
        </w:tc>
      </w:tr>
      <w:tr w:rsidR="002B5D4B" w:rsidRPr="001529FD" w14:paraId="67442AE9" w14:textId="77777777" w:rsidTr="002B5D4B">
        <w:tc>
          <w:tcPr>
            <w:tcW w:w="576" w:type="dxa"/>
            <w:vAlign w:val="center"/>
          </w:tcPr>
          <w:p w14:paraId="04E0B673" w14:textId="77777777" w:rsidR="002B5D4B" w:rsidRPr="00302F43" w:rsidRDefault="002B5D4B" w:rsidP="002B5D4B">
            <w:pPr>
              <w:jc w:val="left"/>
            </w:pPr>
            <w:r>
              <w:t>04</w:t>
            </w:r>
          </w:p>
        </w:tc>
        <w:tc>
          <w:tcPr>
            <w:tcW w:w="1326" w:type="dxa"/>
            <w:vAlign w:val="center"/>
          </w:tcPr>
          <w:p w14:paraId="3BC40876" w14:textId="77777777" w:rsidR="002B5D4B" w:rsidRPr="001529FD" w:rsidRDefault="002B5D4B" w:rsidP="002B5D4B">
            <w:pPr>
              <w:jc w:val="left"/>
              <w:rPr>
                <w:lang w:val="vi-VN"/>
              </w:rPr>
            </w:pPr>
            <w:r w:rsidRPr="001529FD">
              <w:rPr>
                <w:lang w:val="vi-VN"/>
              </w:rPr>
              <w:t>Tổng giá trị đầu tư</w:t>
            </w:r>
          </w:p>
        </w:tc>
        <w:tc>
          <w:tcPr>
            <w:tcW w:w="1259" w:type="dxa"/>
            <w:vAlign w:val="center"/>
          </w:tcPr>
          <w:p w14:paraId="6A855C0E" w14:textId="77777777" w:rsidR="002B5D4B" w:rsidRPr="001529FD" w:rsidRDefault="002B5D4B" w:rsidP="002B5D4B">
            <w:pPr>
              <w:jc w:val="left"/>
              <w:rPr>
                <w:lang w:val="vi-VN"/>
              </w:rPr>
            </w:pPr>
            <w:r w:rsidRPr="001529FD">
              <w:rPr>
                <w:lang w:val="vi-VN"/>
              </w:rPr>
              <w:t>Number</w:t>
            </w:r>
          </w:p>
        </w:tc>
        <w:tc>
          <w:tcPr>
            <w:tcW w:w="718" w:type="dxa"/>
            <w:vAlign w:val="center"/>
          </w:tcPr>
          <w:p w14:paraId="2E68703E" w14:textId="66B5F22E" w:rsidR="002B5D4B" w:rsidRDefault="002B5D4B" w:rsidP="002B5D4B">
            <w:pPr>
              <w:jc w:val="left"/>
            </w:pPr>
            <w:r>
              <w:t>X</w:t>
            </w:r>
          </w:p>
        </w:tc>
        <w:tc>
          <w:tcPr>
            <w:tcW w:w="781" w:type="dxa"/>
            <w:vAlign w:val="center"/>
          </w:tcPr>
          <w:p w14:paraId="19298717" w14:textId="2FD235D8" w:rsidR="002B5D4B" w:rsidRPr="00CA162E" w:rsidRDefault="002B5D4B" w:rsidP="002B5D4B">
            <w:pPr>
              <w:jc w:val="left"/>
            </w:pPr>
            <w:r>
              <w:t>X</w:t>
            </w:r>
          </w:p>
        </w:tc>
        <w:tc>
          <w:tcPr>
            <w:tcW w:w="4061" w:type="dxa"/>
            <w:vAlign w:val="center"/>
          </w:tcPr>
          <w:p w14:paraId="69303673" w14:textId="77777777" w:rsidR="002B5D4B" w:rsidRPr="00302F43" w:rsidRDefault="002B5D4B" w:rsidP="002B5D4B">
            <w:pPr>
              <w:jc w:val="left"/>
            </w:pPr>
            <w:r w:rsidRPr="001529FD">
              <w:rPr>
                <w:lang w:val="vi-VN"/>
              </w:rPr>
              <w:t>Tổng giá trị đầu tư</w:t>
            </w:r>
            <w:r>
              <w:t>, căn cứ vào Mã tài sản ở (3)</w:t>
            </w:r>
          </w:p>
        </w:tc>
        <w:tc>
          <w:tcPr>
            <w:tcW w:w="4229" w:type="dxa"/>
            <w:vAlign w:val="center"/>
          </w:tcPr>
          <w:p w14:paraId="79A5C359" w14:textId="77777777" w:rsidR="002B5D4B" w:rsidRPr="00A702AD" w:rsidRDefault="002B5D4B" w:rsidP="002B5D4B">
            <w:pPr>
              <w:jc w:val="left"/>
            </w:pPr>
          </w:p>
        </w:tc>
      </w:tr>
      <w:tr w:rsidR="002B5D4B" w:rsidRPr="009B1FA4" w14:paraId="4EF08C56" w14:textId="77777777" w:rsidTr="002B5D4B">
        <w:tc>
          <w:tcPr>
            <w:tcW w:w="576" w:type="dxa"/>
            <w:vAlign w:val="center"/>
          </w:tcPr>
          <w:p w14:paraId="3D2F16F8" w14:textId="77777777" w:rsidR="002B5D4B" w:rsidRPr="00302F43" w:rsidRDefault="002B5D4B" w:rsidP="002B5D4B">
            <w:pPr>
              <w:jc w:val="left"/>
            </w:pPr>
            <w:r>
              <w:t>05</w:t>
            </w:r>
          </w:p>
        </w:tc>
        <w:tc>
          <w:tcPr>
            <w:tcW w:w="1326" w:type="dxa"/>
            <w:vAlign w:val="center"/>
          </w:tcPr>
          <w:p w14:paraId="5290F844" w14:textId="51BF861D" w:rsidR="002B5D4B" w:rsidRPr="00646060" w:rsidRDefault="002B5D4B" w:rsidP="002B5D4B">
            <w:pPr>
              <w:jc w:val="left"/>
            </w:pPr>
            <w:r>
              <w:t>% Coupon</w:t>
            </w:r>
          </w:p>
        </w:tc>
        <w:tc>
          <w:tcPr>
            <w:tcW w:w="1259" w:type="dxa"/>
            <w:vAlign w:val="center"/>
          </w:tcPr>
          <w:p w14:paraId="1E91302E" w14:textId="77777777" w:rsidR="002B5D4B" w:rsidRPr="001529FD" w:rsidRDefault="002B5D4B" w:rsidP="002B5D4B">
            <w:pPr>
              <w:jc w:val="left"/>
              <w:rPr>
                <w:lang w:val="vi-VN"/>
              </w:rPr>
            </w:pPr>
            <w:r w:rsidRPr="001529FD">
              <w:rPr>
                <w:lang w:val="vi-VN"/>
              </w:rPr>
              <w:t>Percentage</w:t>
            </w:r>
          </w:p>
        </w:tc>
        <w:tc>
          <w:tcPr>
            <w:tcW w:w="718" w:type="dxa"/>
            <w:vAlign w:val="center"/>
          </w:tcPr>
          <w:p w14:paraId="23C8558C" w14:textId="4D8D9190" w:rsidR="002B5D4B" w:rsidRDefault="002B5D4B" w:rsidP="002B5D4B">
            <w:pPr>
              <w:jc w:val="left"/>
            </w:pPr>
            <w:r>
              <w:t>X</w:t>
            </w:r>
          </w:p>
        </w:tc>
        <w:tc>
          <w:tcPr>
            <w:tcW w:w="781" w:type="dxa"/>
            <w:vAlign w:val="center"/>
          </w:tcPr>
          <w:p w14:paraId="42F228A1" w14:textId="7E08699B" w:rsidR="002B5D4B" w:rsidRPr="00CA162E" w:rsidRDefault="002B5D4B" w:rsidP="002B5D4B">
            <w:pPr>
              <w:jc w:val="left"/>
            </w:pPr>
            <w:r>
              <w:t>X</w:t>
            </w:r>
          </w:p>
        </w:tc>
        <w:tc>
          <w:tcPr>
            <w:tcW w:w="4061" w:type="dxa"/>
            <w:vAlign w:val="center"/>
          </w:tcPr>
          <w:p w14:paraId="5F0D931C" w14:textId="77777777" w:rsidR="002B5D4B" w:rsidRPr="001529FD" w:rsidRDefault="002B5D4B" w:rsidP="002B5D4B">
            <w:pPr>
              <w:jc w:val="left"/>
              <w:rPr>
                <w:lang w:val="vi-VN"/>
              </w:rPr>
            </w:pPr>
            <w:r w:rsidRPr="001529FD">
              <w:rPr>
                <w:lang w:val="vi-VN"/>
              </w:rPr>
              <w:t>Lãi suất hiện đang áp dụng cho Mã Tài sản tương ứng</w:t>
            </w:r>
          </w:p>
        </w:tc>
        <w:tc>
          <w:tcPr>
            <w:tcW w:w="4229" w:type="dxa"/>
            <w:vAlign w:val="center"/>
          </w:tcPr>
          <w:p w14:paraId="26D18538" w14:textId="77777777" w:rsidR="002B5D4B" w:rsidRPr="001529FD" w:rsidRDefault="002B5D4B" w:rsidP="002B5D4B">
            <w:pPr>
              <w:jc w:val="left"/>
              <w:rPr>
                <w:lang w:val="vi-VN"/>
              </w:rPr>
            </w:pPr>
          </w:p>
        </w:tc>
      </w:tr>
      <w:tr w:rsidR="002B5D4B" w:rsidRPr="009B1FA4" w14:paraId="03593A17" w14:textId="77777777" w:rsidTr="002B5D4B">
        <w:tc>
          <w:tcPr>
            <w:tcW w:w="576" w:type="dxa"/>
            <w:vAlign w:val="center"/>
          </w:tcPr>
          <w:p w14:paraId="2F179FA6" w14:textId="77777777" w:rsidR="002B5D4B" w:rsidRDefault="002B5D4B" w:rsidP="002B5D4B">
            <w:pPr>
              <w:jc w:val="left"/>
            </w:pPr>
            <w:r>
              <w:t>07</w:t>
            </w:r>
          </w:p>
        </w:tc>
        <w:tc>
          <w:tcPr>
            <w:tcW w:w="1326" w:type="dxa"/>
            <w:vAlign w:val="center"/>
          </w:tcPr>
          <w:p w14:paraId="38546C96" w14:textId="77777777" w:rsidR="002B5D4B" w:rsidRDefault="002B5D4B" w:rsidP="002B5D4B">
            <w:pPr>
              <w:jc w:val="left"/>
            </w:pPr>
            <w:r>
              <w:t>Cơ sở tính lãi</w:t>
            </w:r>
          </w:p>
        </w:tc>
        <w:tc>
          <w:tcPr>
            <w:tcW w:w="1259" w:type="dxa"/>
            <w:vAlign w:val="center"/>
          </w:tcPr>
          <w:p w14:paraId="19D682B2" w14:textId="77777777" w:rsidR="002B5D4B" w:rsidRPr="0006524A" w:rsidRDefault="002B5D4B" w:rsidP="002B5D4B">
            <w:pPr>
              <w:jc w:val="left"/>
            </w:pPr>
            <w:r>
              <w:t>Number</w:t>
            </w:r>
          </w:p>
        </w:tc>
        <w:tc>
          <w:tcPr>
            <w:tcW w:w="718" w:type="dxa"/>
            <w:vAlign w:val="center"/>
          </w:tcPr>
          <w:p w14:paraId="0440B9FB" w14:textId="683A3EE7" w:rsidR="002B5D4B" w:rsidRDefault="002B5D4B" w:rsidP="002B5D4B">
            <w:pPr>
              <w:jc w:val="left"/>
            </w:pPr>
            <w:r>
              <w:t>X</w:t>
            </w:r>
          </w:p>
        </w:tc>
        <w:tc>
          <w:tcPr>
            <w:tcW w:w="781" w:type="dxa"/>
            <w:vAlign w:val="center"/>
          </w:tcPr>
          <w:p w14:paraId="5560B616" w14:textId="169599FA" w:rsidR="002B5D4B" w:rsidRDefault="002B5D4B" w:rsidP="002B5D4B">
            <w:pPr>
              <w:jc w:val="left"/>
            </w:pPr>
            <w:r>
              <w:t>X</w:t>
            </w:r>
          </w:p>
        </w:tc>
        <w:tc>
          <w:tcPr>
            <w:tcW w:w="4061" w:type="dxa"/>
            <w:vAlign w:val="center"/>
          </w:tcPr>
          <w:p w14:paraId="7A365882" w14:textId="77777777" w:rsidR="002B5D4B" w:rsidRDefault="002B5D4B" w:rsidP="002B5D4B">
            <w:pPr>
              <w:jc w:val="left"/>
            </w:pPr>
            <w:r>
              <w:t>Số ngày tính lãi quy ước của năm, ứng với Mã Tài sản tương ứng</w:t>
            </w:r>
          </w:p>
        </w:tc>
        <w:tc>
          <w:tcPr>
            <w:tcW w:w="4229" w:type="dxa"/>
            <w:vAlign w:val="center"/>
          </w:tcPr>
          <w:p w14:paraId="11EE705C" w14:textId="77777777" w:rsidR="002B5D4B" w:rsidRPr="001529FD" w:rsidRDefault="002B5D4B" w:rsidP="002B5D4B">
            <w:pPr>
              <w:jc w:val="left"/>
              <w:rPr>
                <w:lang w:val="vi-VN"/>
              </w:rPr>
            </w:pPr>
          </w:p>
        </w:tc>
      </w:tr>
      <w:tr w:rsidR="002B5D4B" w:rsidRPr="009B1FA4" w14:paraId="08E8787C" w14:textId="77777777" w:rsidTr="002B5D4B">
        <w:tc>
          <w:tcPr>
            <w:tcW w:w="576" w:type="dxa"/>
            <w:vAlign w:val="center"/>
          </w:tcPr>
          <w:p w14:paraId="11162E78" w14:textId="77777777" w:rsidR="002B5D4B" w:rsidRPr="00302F43" w:rsidRDefault="002B5D4B" w:rsidP="002B5D4B">
            <w:pPr>
              <w:jc w:val="left"/>
            </w:pPr>
            <w:r>
              <w:lastRenderedPageBreak/>
              <w:t>08</w:t>
            </w:r>
          </w:p>
        </w:tc>
        <w:tc>
          <w:tcPr>
            <w:tcW w:w="1326" w:type="dxa"/>
            <w:vAlign w:val="center"/>
          </w:tcPr>
          <w:p w14:paraId="1B016838" w14:textId="1AE697A8" w:rsidR="002B5D4B" w:rsidRPr="00A64297" w:rsidRDefault="002B5D4B" w:rsidP="002B5D4B">
            <w:pPr>
              <w:jc w:val="left"/>
            </w:pPr>
            <w:r>
              <w:t>Ngày phát hành</w:t>
            </w:r>
          </w:p>
        </w:tc>
        <w:tc>
          <w:tcPr>
            <w:tcW w:w="1259" w:type="dxa"/>
            <w:vAlign w:val="center"/>
          </w:tcPr>
          <w:p w14:paraId="2007EFC8" w14:textId="77777777" w:rsidR="002B5D4B" w:rsidRPr="001529FD" w:rsidRDefault="002B5D4B" w:rsidP="002B5D4B">
            <w:pPr>
              <w:jc w:val="left"/>
              <w:rPr>
                <w:lang w:val="vi-VN"/>
              </w:rPr>
            </w:pPr>
            <w:r w:rsidRPr="001529FD">
              <w:rPr>
                <w:lang w:val="vi-VN"/>
              </w:rPr>
              <w:t>Date</w:t>
            </w:r>
          </w:p>
        </w:tc>
        <w:tc>
          <w:tcPr>
            <w:tcW w:w="718" w:type="dxa"/>
            <w:vAlign w:val="center"/>
          </w:tcPr>
          <w:p w14:paraId="7F0C548B" w14:textId="4925CC44" w:rsidR="002B5D4B" w:rsidRDefault="002B5D4B" w:rsidP="002B5D4B">
            <w:pPr>
              <w:jc w:val="left"/>
            </w:pPr>
            <w:r>
              <w:t>X</w:t>
            </w:r>
          </w:p>
        </w:tc>
        <w:tc>
          <w:tcPr>
            <w:tcW w:w="781" w:type="dxa"/>
            <w:vAlign w:val="center"/>
          </w:tcPr>
          <w:p w14:paraId="6B86916A" w14:textId="525E19B0" w:rsidR="002B5D4B" w:rsidRPr="00CA162E" w:rsidRDefault="002B5D4B" w:rsidP="002B5D4B">
            <w:pPr>
              <w:jc w:val="left"/>
            </w:pPr>
            <w:r>
              <w:t>X</w:t>
            </w:r>
          </w:p>
        </w:tc>
        <w:tc>
          <w:tcPr>
            <w:tcW w:w="4061" w:type="dxa"/>
            <w:vAlign w:val="center"/>
          </w:tcPr>
          <w:p w14:paraId="24856D78" w14:textId="2D6E87F6" w:rsidR="002B5D4B" w:rsidRPr="00312C80" w:rsidRDefault="00615669" w:rsidP="002B5D4B">
            <w:pPr>
              <w:jc w:val="left"/>
              <w:rPr>
                <w:i/>
                <w:iCs/>
              </w:rPr>
            </w:pPr>
            <w:r>
              <w:t>Ngày phát hành của Tài sản</w:t>
            </w:r>
            <w:r w:rsidR="00416A54">
              <w:t>, ứng với Mã Tài sản tương ứng</w:t>
            </w:r>
          </w:p>
        </w:tc>
        <w:tc>
          <w:tcPr>
            <w:tcW w:w="4229" w:type="dxa"/>
            <w:vAlign w:val="center"/>
          </w:tcPr>
          <w:p w14:paraId="2DC5660B" w14:textId="77777777" w:rsidR="002B5D4B" w:rsidRPr="001529FD" w:rsidRDefault="002B5D4B" w:rsidP="002B5D4B">
            <w:pPr>
              <w:jc w:val="left"/>
              <w:rPr>
                <w:lang w:val="vi-VN"/>
              </w:rPr>
            </w:pPr>
          </w:p>
        </w:tc>
      </w:tr>
      <w:tr w:rsidR="002B5D4B" w:rsidRPr="009B1FA4" w14:paraId="55E22AA8" w14:textId="77777777" w:rsidTr="002B5D4B">
        <w:tc>
          <w:tcPr>
            <w:tcW w:w="576" w:type="dxa"/>
            <w:vAlign w:val="center"/>
          </w:tcPr>
          <w:p w14:paraId="5962E145" w14:textId="77777777" w:rsidR="002B5D4B" w:rsidRPr="00302F43" w:rsidRDefault="002B5D4B" w:rsidP="002B5D4B">
            <w:pPr>
              <w:jc w:val="left"/>
            </w:pPr>
            <w:r>
              <w:t>09</w:t>
            </w:r>
          </w:p>
        </w:tc>
        <w:tc>
          <w:tcPr>
            <w:tcW w:w="1326" w:type="dxa"/>
            <w:vAlign w:val="center"/>
          </w:tcPr>
          <w:p w14:paraId="4169050F" w14:textId="77777777" w:rsidR="002B5D4B" w:rsidRPr="001529FD" w:rsidRDefault="002B5D4B" w:rsidP="002B5D4B">
            <w:pPr>
              <w:jc w:val="left"/>
              <w:rPr>
                <w:lang w:val="vi-VN"/>
              </w:rPr>
            </w:pPr>
            <w:r w:rsidRPr="001529FD">
              <w:rPr>
                <w:noProof/>
                <w:lang w:val="vi-VN"/>
              </w:rPr>
              <w:t>Ngày đáo hạn</w:t>
            </w:r>
          </w:p>
        </w:tc>
        <w:tc>
          <w:tcPr>
            <w:tcW w:w="1259" w:type="dxa"/>
            <w:vAlign w:val="center"/>
          </w:tcPr>
          <w:p w14:paraId="74F3E6FD" w14:textId="77777777" w:rsidR="002B5D4B" w:rsidRPr="001529FD" w:rsidRDefault="002B5D4B" w:rsidP="002B5D4B">
            <w:pPr>
              <w:jc w:val="left"/>
              <w:rPr>
                <w:lang w:val="vi-VN"/>
              </w:rPr>
            </w:pPr>
            <w:r w:rsidRPr="001529FD">
              <w:rPr>
                <w:lang w:val="vi-VN"/>
              </w:rPr>
              <w:t>Date</w:t>
            </w:r>
          </w:p>
        </w:tc>
        <w:tc>
          <w:tcPr>
            <w:tcW w:w="718" w:type="dxa"/>
            <w:vAlign w:val="center"/>
          </w:tcPr>
          <w:p w14:paraId="1E19E178" w14:textId="56D0AA49" w:rsidR="002B5D4B" w:rsidRDefault="002B5D4B" w:rsidP="002B5D4B">
            <w:pPr>
              <w:jc w:val="left"/>
            </w:pPr>
            <w:r>
              <w:t>X</w:t>
            </w:r>
          </w:p>
        </w:tc>
        <w:tc>
          <w:tcPr>
            <w:tcW w:w="781" w:type="dxa"/>
            <w:vAlign w:val="center"/>
          </w:tcPr>
          <w:p w14:paraId="4BF1703F" w14:textId="2EF23CF9" w:rsidR="002B5D4B" w:rsidRPr="00CA162E" w:rsidRDefault="002B5D4B" w:rsidP="002B5D4B">
            <w:pPr>
              <w:jc w:val="left"/>
            </w:pPr>
            <w:r>
              <w:t>X</w:t>
            </w:r>
          </w:p>
        </w:tc>
        <w:tc>
          <w:tcPr>
            <w:tcW w:w="4061" w:type="dxa"/>
            <w:vAlign w:val="center"/>
          </w:tcPr>
          <w:p w14:paraId="086BEFF1" w14:textId="714F58AB" w:rsidR="002B5D4B" w:rsidRPr="00615669" w:rsidRDefault="002B5D4B" w:rsidP="002B5D4B">
            <w:pPr>
              <w:jc w:val="left"/>
            </w:pPr>
            <w:r w:rsidRPr="001529FD">
              <w:rPr>
                <w:lang w:val="vi-VN"/>
              </w:rPr>
              <w:t xml:space="preserve">Ngày đáo hạn </w:t>
            </w:r>
            <w:r w:rsidR="00615669">
              <w:t>Tài sản</w:t>
            </w:r>
            <w:r w:rsidR="00416A54">
              <w:t>, ứng với Mã Tài sản tương ứng</w:t>
            </w:r>
          </w:p>
        </w:tc>
        <w:tc>
          <w:tcPr>
            <w:tcW w:w="4229" w:type="dxa"/>
            <w:vAlign w:val="center"/>
          </w:tcPr>
          <w:p w14:paraId="2FE095DE" w14:textId="77777777" w:rsidR="002B5D4B" w:rsidRPr="001529FD" w:rsidRDefault="002B5D4B" w:rsidP="002B5D4B">
            <w:pPr>
              <w:jc w:val="left"/>
              <w:rPr>
                <w:lang w:val="vi-VN"/>
              </w:rPr>
            </w:pPr>
          </w:p>
        </w:tc>
      </w:tr>
      <w:tr w:rsidR="002B5D4B" w:rsidRPr="009B1FA4" w14:paraId="17799E3E" w14:textId="77777777" w:rsidTr="002B5D4B">
        <w:tc>
          <w:tcPr>
            <w:tcW w:w="576" w:type="dxa"/>
            <w:vAlign w:val="center"/>
          </w:tcPr>
          <w:p w14:paraId="608B5408" w14:textId="77777777" w:rsidR="002B5D4B" w:rsidRDefault="002B5D4B" w:rsidP="002B5D4B">
            <w:pPr>
              <w:jc w:val="left"/>
            </w:pPr>
            <w:r>
              <w:t>10</w:t>
            </w:r>
          </w:p>
        </w:tc>
        <w:tc>
          <w:tcPr>
            <w:tcW w:w="1326" w:type="dxa"/>
            <w:vAlign w:val="center"/>
          </w:tcPr>
          <w:p w14:paraId="5C23B16A" w14:textId="69084D1E" w:rsidR="002B5D4B" w:rsidRPr="000E302F" w:rsidRDefault="002B5D4B" w:rsidP="002B5D4B">
            <w:pPr>
              <w:jc w:val="left"/>
              <w:rPr>
                <w:noProof/>
              </w:rPr>
            </w:pPr>
            <w:r>
              <w:t>Kỳ thanh toán lãi</w:t>
            </w:r>
          </w:p>
        </w:tc>
        <w:tc>
          <w:tcPr>
            <w:tcW w:w="1259" w:type="dxa"/>
            <w:vAlign w:val="center"/>
          </w:tcPr>
          <w:p w14:paraId="605A08AC" w14:textId="77777777" w:rsidR="002B5D4B" w:rsidRPr="000E302F" w:rsidRDefault="002B5D4B" w:rsidP="002B5D4B">
            <w:pPr>
              <w:jc w:val="left"/>
            </w:pPr>
            <w:r>
              <w:t>Date</w:t>
            </w:r>
          </w:p>
        </w:tc>
        <w:tc>
          <w:tcPr>
            <w:tcW w:w="718" w:type="dxa"/>
            <w:vAlign w:val="center"/>
          </w:tcPr>
          <w:p w14:paraId="3CB89D39" w14:textId="7E25FC2D" w:rsidR="002B5D4B" w:rsidRDefault="002B5D4B" w:rsidP="002B5D4B">
            <w:pPr>
              <w:jc w:val="left"/>
            </w:pPr>
            <w:r>
              <w:t>X</w:t>
            </w:r>
          </w:p>
        </w:tc>
        <w:tc>
          <w:tcPr>
            <w:tcW w:w="781" w:type="dxa"/>
            <w:vAlign w:val="center"/>
          </w:tcPr>
          <w:p w14:paraId="790B8E2A" w14:textId="5017D0F8" w:rsidR="002B5D4B" w:rsidRDefault="002B5D4B" w:rsidP="002B5D4B">
            <w:pPr>
              <w:jc w:val="left"/>
            </w:pPr>
            <w:r>
              <w:t>X</w:t>
            </w:r>
          </w:p>
        </w:tc>
        <w:tc>
          <w:tcPr>
            <w:tcW w:w="4061" w:type="dxa"/>
            <w:vAlign w:val="center"/>
          </w:tcPr>
          <w:p w14:paraId="6C13F560" w14:textId="77777777" w:rsidR="002B5D4B" w:rsidRDefault="002B5D4B" w:rsidP="002B5D4B">
            <w:pPr>
              <w:pStyle w:val="ListParagraph"/>
              <w:numPr>
                <w:ilvl w:val="0"/>
                <w:numId w:val="9"/>
              </w:numPr>
              <w:jc w:val="left"/>
            </w:pPr>
            <w:r>
              <w:t>Kỳ thanh toán lãi được</w:t>
            </w:r>
            <w:r w:rsidRPr="00C35AC7">
              <w:t xml:space="preserve"> xác định theo kỳ hạn và tần suất trả lãi đã cài đặt khi khởi tạo</w:t>
            </w:r>
            <w:r>
              <w:t xml:space="preserve"> thông tin ở </w:t>
            </w:r>
            <w:hyperlink w:anchor="_Quy_trình_Mua" w:history="1">
              <w:r w:rsidRPr="007D490E">
                <w:rPr>
                  <w:rStyle w:val="Hyperlink"/>
                  <w:kern w:val="2"/>
                  <w14:ligatures w14:val="standardContextual"/>
                </w:rPr>
                <w:t>Quy tr</w:t>
              </w:r>
              <w:r w:rsidRPr="007D490E">
                <w:rPr>
                  <w:rStyle w:val="Hyperlink"/>
                </w:rPr>
                <w:t>ình Mua Tài sản</w:t>
              </w:r>
            </w:hyperlink>
          </w:p>
          <w:p w14:paraId="51E92083" w14:textId="695BD4F8" w:rsidR="002B5D4B" w:rsidRPr="00A3018C" w:rsidRDefault="002B5D4B" w:rsidP="002B5D4B">
            <w:pPr>
              <w:pStyle w:val="ListParagraph"/>
              <w:numPr>
                <w:ilvl w:val="0"/>
                <w:numId w:val="9"/>
              </w:numPr>
              <w:jc w:val="left"/>
            </w:pPr>
            <w:r>
              <w:t>Kỳ thanh toán lãi được hiển thị theo cấu trúc “Kỳ + số thứ tự kỳ trả lãi”</w:t>
            </w:r>
          </w:p>
        </w:tc>
        <w:tc>
          <w:tcPr>
            <w:tcW w:w="4229" w:type="dxa"/>
            <w:vAlign w:val="center"/>
          </w:tcPr>
          <w:p w14:paraId="23DDD714" w14:textId="77777777" w:rsidR="002B5D4B" w:rsidRDefault="002B5D4B" w:rsidP="002B5D4B">
            <w:pPr>
              <w:jc w:val="left"/>
              <w:rPr>
                <w:b/>
                <w:bCs/>
              </w:rPr>
            </w:pPr>
            <w:r w:rsidRPr="00C35AC7">
              <w:rPr>
                <w:b/>
                <w:bCs/>
              </w:rPr>
              <w:t>n × Tần suất trả lãi</w:t>
            </w:r>
            <w:r>
              <w:rPr>
                <w:b/>
                <w:bCs/>
              </w:rPr>
              <w:t>/năm</w:t>
            </w:r>
          </w:p>
          <w:p w14:paraId="77912D09" w14:textId="6569B8A7" w:rsidR="002B5D4B" w:rsidRPr="00A960BB" w:rsidRDefault="002B5D4B" w:rsidP="002B5D4B">
            <w:pPr>
              <w:jc w:val="left"/>
            </w:pPr>
            <w:r w:rsidRPr="00C35AC7">
              <w:t>(với n là số thứ tự kỳ trả lãi, bắt đầu với n = 1 là kỳ trả lãi đầu tiên).</w:t>
            </w:r>
          </w:p>
        </w:tc>
      </w:tr>
      <w:tr w:rsidR="002B5D4B" w:rsidRPr="001529FD" w14:paraId="24036F11" w14:textId="77777777" w:rsidTr="002B5D4B">
        <w:tc>
          <w:tcPr>
            <w:tcW w:w="576" w:type="dxa"/>
            <w:vAlign w:val="center"/>
          </w:tcPr>
          <w:p w14:paraId="2FB880A0" w14:textId="77777777" w:rsidR="002B5D4B" w:rsidRPr="00302F43" w:rsidRDefault="002B5D4B" w:rsidP="002B5D4B">
            <w:pPr>
              <w:jc w:val="left"/>
            </w:pPr>
            <w:r>
              <w:t>11</w:t>
            </w:r>
          </w:p>
        </w:tc>
        <w:tc>
          <w:tcPr>
            <w:tcW w:w="1326" w:type="dxa"/>
            <w:vAlign w:val="center"/>
          </w:tcPr>
          <w:p w14:paraId="542B3445" w14:textId="77777777" w:rsidR="002B5D4B" w:rsidRPr="00A64297" w:rsidRDefault="002B5D4B" w:rsidP="002B5D4B">
            <w:pPr>
              <w:jc w:val="left"/>
            </w:pPr>
            <w:r>
              <w:t>Lãi dự thu</w:t>
            </w:r>
          </w:p>
        </w:tc>
        <w:tc>
          <w:tcPr>
            <w:tcW w:w="1259" w:type="dxa"/>
            <w:vAlign w:val="center"/>
          </w:tcPr>
          <w:p w14:paraId="1881131C" w14:textId="77777777" w:rsidR="002B5D4B" w:rsidRPr="001529FD" w:rsidRDefault="002B5D4B" w:rsidP="002B5D4B">
            <w:pPr>
              <w:jc w:val="left"/>
              <w:rPr>
                <w:lang w:val="vi-VN"/>
              </w:rPr>
            </w:pPr>
            <w:r w:rsidRPr="001529FD">
              <w:rPr>
                <w:lang w:val="vi-VN"/>
              </w:rPr>
              <w:t>Number</w:t>
            </w:r>
          </w:p>
        </w:tc>
        <w:tc>
          <w:tcPr>
            <w:tcW w:w="718" w:type="dxa"/>
            <w:vAlign w:val="center"/>
          </w:tcPr>
          <w:p w14:paraId="09D28F94" w14:textId="22410495" w:rsidR="002B5D4B" w:rsidRDefault="002B5D4B" w:rsidP="002B5D4B">
            <w:pPr>
              <w:jc w:val="left"/>
            </w:pPr>
            <w:r>
              <w:t>X</w:t>
            </w:r>
          </w:p>
        </w:tc>
        <w:tc>
          <w:tcPr>
            <w:tcW w:w="781" w:type="dxa"/>
            <w:vAlign w:val="center"/>
          </w:tcPr>
          <w:p w14:paraId="2AC6DD0F" w14:textId="744EB069" w:rsidR="002B5D4B" w:rsidRPr="00CA162E" w:rsidRDefault="002B5D4B" w:rsidP="002B5D4B">
            <w:pPr>
              <w:jc w:val="left"/>
            </w:pPr>
            <w:r>
              <w:t>X</w:t>
            </w:r>
          </w:p>
        </w:tc>
        <w:tc>
          <w:tcPr>
            <w:tcW w:w="4061" w:type="dxa"/>
            <w:vAlign w:val="center"/>
          </w:tcPr>
          <w:p w14:paraId="2A1B51A8" w14:textId="2E6D38DF" w:rsidR="002B5D4B" w:rsidRPr="00BC30A1" w:rsidRDefault="002B5D4B" w:rsidP="002B5D4B">
            <w:pPr>
              <w:pStyle w:val="ListParagraph"/>
              <w:numPr>
                <w:ilvl w:val="0"/>
                <w:numId w:val="9"/>
              </w:numPr>
              <w:jc w:val="left"/>
              <w:rPr>
                <w:iCs/>
              </w:rPr>
            </w:pPr>
            <w:r>
              <w:t>Là lãi dự thu trong Kỳ đầu tư ở (10), dựa vào số ngày nắm giữ thực tế trong tháng</w:t>
            </w:r>
          </w:p>
          <w:p w14:paraId="75185F43" w14:textId="323B9FFE" w:rsidR="002B5D4B" w:rsidRPr="003B38E4" w:rsidRDefault="002B5D4B" w:rsidP="002B5D4B">
            <w:pPr>
              <w:pStyle w:val="ListParagraph"/>
              <w:numPr>
                <w:ilvl w:val="0"/>
                <w:numId w:val="9"/>
              </w:numPr>
              <w:jc w:val="left"/>
              <w:rPr>
                <w:iCs/>
              </w:rPr>
            </w:pPr>
            <w:r>
              <w:t xml:space="preserve">Lãi dự thu sẽ được tính dựa trên Lãi suất hiện hành đối với Mã Tài sản tương ứng </w:t>
            </w:r>
          </w:p>
        </w:tc>
        <w:tc>
          <w:tcPr>
            <w:tcW w:w="4229" w:type="dxa"/>
            <w:vAlign w:val="center"/>
          </w:tcPr>
          <w:p w14:paraId="430B8740" w14:textId="77777777" w:rsidR="002B5D4B" w:rsidRPr="0012497C" w:rsidRDefault="002B5D4B" w:rsidP="002B5D4B">
            <w:pPr>
              <w:pStyle w:val="ListParagraph"/>
              <w:numPr>
                <w:ilvl w:val="0"/>
                <w:numId w:val="9"/>
              </w:numPr>
              <w:ind w:left="346"/>
              <w:jc w:val="left"/>
              <w:rPr>
                <w:b/>
                <w:bCs/>
              </w:rPr>
            </w:pPr>
            <w:r w:rsidRPr="0012497C">
              <w:rPr>
                <w:b/>
                <w:bCs/>
              </w:rPr>
              <w:t>Trường hợp Hợp đồng đang thực hiện</w:t>
            </w:r>
          </w:p>
          <w:p w14:paraId="2C506A1C" w14:textId="77777777" w:rsidR="002B5D4B" w:rsidRPr="00DE646F" w:rsidRDefault="00000000" w:rsidP="002B5D4B">
            <w:pPr>
              <w:pStyle w:val="ListParagraph"/>
              <w:jc w:val="left"/>
            </w:pPr>
            <m:oMath>
              <m:f>
                <m:fPr>
                  <m:ctrlPr>
                    <w:rPr>
                      <w:rFonts w:ascii="Cambria Math" w:hAnsi="Cambria Math"/>
                      <w:i/>
                    </w:rPr>
                  </m:ctrlPr>
                </m:fPr>
                <m:num>
                  <m:r>
                    <w:rPr>
                      <w:rFonts w:ascii="Cambria Math" w:hAnsi="Cambria Math"/>
                    </w:rPr>
                    <m:t>(5)</m:t>
                  </m:r>
                </m:num>
                <m:den>
                  <m:r>
                    <w:rPr>
                      <w:rFonts w:ascii="Cambria Math" w:hAnsi="Cambria Math"/>
                    </w:rPr>
                    <m:t>(7)</m:t>
                  </m:r>
                </m:den>
              </m:f>
              <m:r>
                <w:rPr>
                  <w:rFonts w:ascii="Cambria Math" w:hAnsi="Cambria Math"/>
                </w:rPr>
                <m:t>*</m:t>
              </m:r>
            </m:oMath>
            <w:r w:rsidR="002B5D4B">
              <w:rPr>
                <w:rFonts w:eastAsiaTheme="minorEastAsia"/>
              </w:rPr>
              <w:t xml:space="preserve"> (4) * Số ngày nắm giữ thực tế trong Kỳ đầu tư</w:t>
            </w:r>
          </w:p>
        </w:tc>
      </w:tr>
      <w:tr w:rsidR="003A7EA4" w:rsidRPr="001529FD" w14:paraId="3A563CDA" w14:textId="77777777" w:rsidTr="002B5D4B">
        <w:tc>
          <w:tcPr>
            <w:tcW w:w="576" w:type="dxa"/>
            <w:vAlign w:val="center"/>
          </w:tcPr>
          <w:p w14:paraId="34D62720" w14:textId="5DE98741" w:rsidR="003A7EA4" w:rsidRDefault="003A7EA4" w:rsidP="002B5D4B">
            <w:pPr>
              <w:jc w:val="left"/>
            </w:pPr>
            <w:r>
              <w:t>12</w:t>
            </w:r>
          </w:p>
        </w:tc>
        <w:tc>
          <w:tcPr>
            <w:tcW w:w="1326" w:type="dxa"/>
            <w:vAlign w:val="center"/>
          </w:tcPr>
          <w:p w14:paraId="16A7C54D" w14:textId="4530806B" w:rsidR="003A7EA4" w:rsidRDefault="003A7EA4" w:rsidP="002B5D4B">
            <w:pPr>
              <w:jc w:val="left"/>
            </w:pPr>
            <w:r>
              <w:t>Lãi thực thu</w:t>
            </w:r>
          </w:p>
        </w:tc>
        <w:tc>
          <w:tcPr>
            <w:tcW w:w="1259" w:type="dxa"/>
            <w:vAlign w:val="center"/>
          </w:tcPr>
          <w:p w14:paraId="3D48EA2C" w14:textId="419B4F1A" w:rsidR="003A7EA4" w:rsidRDefault="003A7EA4" w:rsidP="002B5D4B">
            <w:pPr>
              <w:jc w:val="left"/>
            </w:pPr>
            <w:r>
              <w:t>Number</w:t>
            </w:r>
          </w:p>
        </w:tc>
        <w:tc>
          <w:tcPr>
            <w:tcW w:w="718" w:type="dxa"/>
            <w:vAlign w:val="center"/>
          </w:tcPr>
          <w:p w14:paraId="314C739A" w14:textId="1F82A666" w:rsidR="003A7EA4" w:rsidRDefault="003A7EA4" w:rsidP="002B5D4B">
            <w:pPr>
              <w:jc w:val="left"/>
            </w:pPr>
            <w:r>
              <w:t>X</w:t>
            </w:r>
          </w:p>
        </w:tc>
        <w:tc>
          <w:tcPr>
            <w:tcW w:w="781" w:type="dxa"/>
            <w:vAlign w:val="center"/>
          </w:tcPr>
          <w:p w14:paraId="5CFB97B6" w14:textId="77777777" w:rsidR="003A7EA4" w:rsidRPr="00AA0269" w:rsidRDefault="003A7EA4" w:rsidP="002B5D4B">
            <w:pPr>
              <w:jc w:val="left"/>
            </w:pPr>
          </w:p>
        </w:tc>
        <w:tc>
          <w:tcPr>
            <w:tcW w:w="4061" w:type="dxa"/>
            <w:vAlign w:val="center"/>
          </w:tcPr>
          <w:p w14:paraId="3DDE21BD" w14:textId="77777777" w:rsidR="003A7EA4" w:rsidRDefault="003A7EA4" w:rsidP="003A7EA4">
            <w:pPr>
              <w:pStyle w:val="ListParagraph"/>
              <w:numPr>
                <w:ilvl w:val="0"/>
                <w:numId w:val="9"/>
              </w:numPr>
              <w:jc w:val="left"/>
            </w:pPr>
            <w:r w:rsidRPr="003A7EA4">
              <w:t>Phần lãi thực nhận từ TCPH cho Kỳ thanh toán tương ứng.</w:t>
            </w:r>
          </w:p>
          <w:p w14:paraId="3AF806DF" w14:textId="245AC02F" w:rsidR="003A7EA4" w:rsidRPr="003A7EA4" w:rsidRDefault="00B57856" w:rsidP="003A7EA4">
            <w:pPr>
              <w:pStyle w:val="ListParagraph"/>
              <w:numPr>
                <w:ilvl w:val="0"/>
                <w:numId w:val="9"/>
              </w:numPr>
              <w:jc w:val="left"/>
            </w:pPr>
            <w:r>
              <w:lastRenderedPageBreak/>
              <w:t xml:space="preserve">Người dùng nhập giá trị thực nhận theo quy trình </w:t>
            </w:r>
            <w:hyperlink w:anchor="_Thực_nhận_lãi" w:history="1">
              <w:r w:rsidRPr="00B57856">
                <w:rPr>
                  <w:rStyle w:val="Hyperlink"/>
                  <w:kern w:val="2"/>
                  <w14:ligatures w14:val="standardContextual"/>
                </w:rPr>
                <w:t>Th</w:t>
              </w:r>
              <w:r w:rsidRPr="00B57856">
                <w:rPr>
                  <w:rStyle w:val="Hyperlink"/>
                </w:rPr>
                <w:t>ực nhận Lãi trái phiếu</w:t>
              </w:r>
            </w:hyperlink>
          </w:p>
        </w:tc>
        <w:tc>
          <w:tcPr>
            <w:tcW w:w="4229" w:type="dxa"/>
            <w:vAlign w:val="center"/>
          </w:tcPr>
          <w:p w14:paraId="582C661D" w14:textId="77777777" w:rsidR="003A7EA4" w:rsidRPr="001529FD" w:rsidRDefault="003A7EA4" w:rsidP="002B5D4B">
            <w:pPr>
              <w:jc w:val="left"/>
              <w:rPr>
                <w:lang w:val="vi-VN"/>
              </w:rPr>
            </w:pPr>
          </w:p>
        </w:tc>
      </w:tr>
      <w:tr w:rsidR="003A7EA4" w:rsidRPr="001529FD" w14:paraId="20885D87" w14:textId="77777777" w:rsidTr="002B5D4B">
        <w:tc>
          <w:tcPr>
            <w:tcW w:w="576" w:type="dxa"/>
            <w:vAlign w:val="center"/>
          </w:tcPr>
          <w:p w14:paraId="6FA14765" w14:textId="2E4064C4" w:rsidR="003A7EA4" w:rsidRDefault="003A7EA4" w:rsidP="002B5D4B">
            <w:pPr>
              <w:jc w:val="left"/>
            </w:pPr>
            <w:r>
              <w:t>13</w:t>
            </w:r>
          </w:p>
        </w:tc>
        <w:tc>
          <w:tcPr>
            <w:tcW w:w="1326" w:type="dxa"/>
            <w:vAlign w:val="center"/>
          </w:tcPr>
          <w:p w14:paraId="193CDE63" w14:textId="11189096" w:rsidR="003A7EA4" w:rsidRDefault="003A7EA4" w:rsidP="002B5D4B">
            <w:pPr>
              <w:jc w:val="left"/>
            </w:pPr>
            <w:r>
              <w:t>Chênh lệch</w:t>
            </w:r>
          </w:p>
        </w:tc>
        <w:tc>
          <w:tcPr>
            <w:tcW w:w="1259" w:type="dxa"/>
            <w:vAlign w:val="center"/>
          </w:tcPr>
          <w:p w14:paraId="4F2C36A2" w14:textId="77777777" w:rsidR="003A7EA4" w:rsidRDefault="003A7EA4" w:rsidP="002B5D4B">
            <w:pPr>
              <w:jc w:val="left"/>
            </w:pPr>
          </w:p>
        </w:tc>
        <w:tc>
          <w:tcPr>
            <w:tcW w:w="718" w:type="dxa"/>
            <w:vAlign w:val="center"/>
          </w:tcPr>
          <w:p w14:paraId="6E38C74E" w14:textId="53157AD3" w:rsidR="003A7EA4" w:rsidRDefault="003A7EA4" w:rsidP="002B5D4B">
            <w:pPr>
              <w:jc w:val="left"/>
            </w:pPr>
            <w:r>
              <w:t>X</w:t>
            </w:r>
          </w:p>
        </w:tc>
        <w:tc>
          <w:tcPr>
            <w:tcW w:w="781" w:type="dxa"/>
            <w:vAlign w:val="center"/>
          </w:tcPr>
          <w:p w14:paraId="1342EF1A" w14:textId="29950A00" w:rsidR="003A7EA4" w:rsidRPr="00AA0269" w:rsidRDefault="003A7EA4" w:rsidP="002B5D4B">
            <w:pPr>
              <w:jc w:val="left"/>
            </w:pPr>
            <w:r>
              <w:t>X</w:t>
            </w:r>
          </w:p>
        </w:tc>
        <w:tc>
          <w:tcPr>
            <w:tcW w:w="4061" w:type="dxa"/>
            <w:vAlign w:val="center"/>
          </w:tcPr>
          <w:p w14:paraId="09DB845A" w14:textId="3035F22B" w:rsidR="003A7EA4" w:rsidRDefault="00B57856" w:rsidP="002B5D4B">
            <w:pPr>
              <w:jc w:val="left"/>
            </w:pPr>
            <w:r>
              <w:t>Chênh lệch giữa Lãi dự thu và Lãi thực thu</w:t>
            </w:r>
          </w:p>
        </w:tc>
        <w:tc>
          <w:tcPr>
            <w:tcW w:w="4229" w:type="dxa"/>
            <w:vAlign w:val="center"/>
          </w:tcPr>
          <w:p w14:paraId="4571243F" w14:textId="2303FD11" w:rsidR="003A7EA4" w:rsidRPr="00B57856" w:rsidRDefault="00B57856" w:rsidP="00B57856">
            <w:pPr>
              <w:jc w:val="center"/>
            </w:pPr>
            <w:r>
              <w:t>(12) – (11)</w:t>
            </w:r>
          </w:p>
        </w:tc>
      </w:tr>
      <w:tr w:rsidR="002B5D4B" w:rsidRPr="001529FD" w14:paraId="5D4B09C1" w14:textId="77777777" w:rsidTr="002B5D4B">
        <w:tc>
          <w:tcPr>
            <w:tcW w:w="576" w:type="dxa"/>
            <w:vAlign w:val="center"/>
          </w:tcPr>
          <w:p w14:paraId="32C8B02D" w14:textId="34323130" w:rsidR="002B5D4B" w:rsidRPr="00302F43" w:rsidRDefault="002B5D4B" w:rsidP="002B5D4B">
            <w:pPr>
              <w:jc w:val="left"/>
            </w:pPr>
            <w:r>
              <w:t>1</w:t>
            </w:r>
            <w:r w:rsidR="003A7EA4">
              <w:t>4</w:t>
            </w:r>
          </w:p>
        </w:tc>
        <w:tc>
          <w:tcPr>
            <w:tcW w:w="1326" w:type="dxa"/>
            <w:vAlign w:val="center"/>
          </w:tcPr>
          <w:p w14:paraId="581B6F62" w14:textId="1F57F8DA" w:rsidR="002B5D4B" w:rsidRDefault="002B5D4B" w:rsidP="002B5D4B">
            <w:pPr>
              <w:jc w:val="left"/>
            </w:pPr>
            <w:r>
              <w:t>Trạng thái thu lãi</w:t>
            </w:r>
          </w:p>
        </w:tc>
        <w:tc>
          <w:tcPr>
            <w:tcW w:w="1259" w:type="dxa"/>
            <w:vAlign w:val="center"/>
          </w:tcPr>
          <w:p w14:paraId="2F8CF5EB" w14:textId="77777777" w:rsidR="002B5D4B" w:rsidRPr="00B93E8D" w:rsidRDefault="002B5D4B" w:rsidP="002B5D4B">
            <w:pPr>
              <w:jc w:val="left"/>
            </w:pPr>
            <w:r>
              <w:t>Optionset</w:t>
            </w:r>
          </w:p>
        </w:tc>
        <w:tc>
          <w:tcPr>
            <w:tcW w:w="718" w:type="dxa"/>
            <w:vAlign w:val="center"/>
          </w:tcPr>
          <w:p w14:paraId="0A59D4B0" w14:textId="396BA099" w:rsidR="002B5D4B" w:rsidRPr="00AA0269" w:rsidRDefault="002B5D4B" w:rsidP="002B5D4B">
            <w:pPr>
              <w:jc w:val="left"/>
            </w:pPr>
            <w:r>
              <w:t>X</w:t>
            </w:r>
          </w:p>
        </w:tc>
        <w:tc>
          <w:tcPr>
            <w:tcW w:w="781" w:type="dxa"/>
            <w:vAlign w:val="center"/>
          </w:tcPr>
          <w:p w14:paraId="4DC300C0" w14:textId="53193D84" w:rsidR="002B5D4B" w:rsidRPr="00AA0269" w:rsidRDefault="002B5D4B" w:rsidP="002B5D4B">
            <w:pPr>
              <w:jc w:val="left"/>
            </w:pPr>
          </w:p>
        </w:tc>
        <w:tc>
          <w:tcPr>
            <w:tcW w:w="4061" w:type="dxa"/>
            <w:vAlign w:val="center"/>
          </w:tcPr>
          <w:p w14:paraId="4D00B16C" w14:textId="77777777" w:rsidR="002B5D4B" w:rsidRPr="00060A1D" w:rsidRDefault="002B5D4B" w:rsidP="002B5D4B">
            <w:pPr>
              <w:jc w:val="left"/>
            </w:pPr>
            <w:r>
              <w:t>Người dùng chọn 1 trong các giá trị:</w:t>
            </w:r>
          </w:p>
          <w:p w14:paraId="2EA356C0" w14:textId="25445B55" w:rsidR="002B5D4B" w:rsidRDefault="002B5D4B" w:rsidP="002B5D4B">
            <w:pPr>
              <w:pStyle w:val="ListParagraph"/>
              <w:numPr>
                <w:ilvl w:val="0"/>
                <w:numId w:val="9"/>
              </w:numPr>
              <w:jc w:val="left"/>
            </w:pPr>
            <w:r>
              <w:t xml:space="preserve">Đã thu: </w:t>
            </w:r>
            <w:r w:rsidR="00416A54">
              <w:t xml:space="preserve">Lãi trái phiếu đã được TCPH </w:t>
            </w:r>
            <w:r w:rsidR="00DF120F">
              <w:t>thanh toán.</w:t>
            </w:r>
          </w:p>
          <w:p w14:paraId="4B43C769" w14:textId="1F1D5DEA" w:rsidR="002B5D4B" w:rsidRDefault="002B5D4B" w:rsidP="002B5D4B">
            <w:pPr>
              <w:pStyle w:val="ListParagraph"/>
              <w:numPr>
                <w:ilvl w:val="0"/>
                <w:numId w:val="9"/>
              </w:numPr>
              <w:jc w:val="left"/>
            </w:pPr>
            <w:r>
              <w:t xml:space="preserve">Dự thu: </w:t>
            </w:r>
            <w:r w:rsidR="00DF120F">
              <w:t>Lãi trái phiếu dự thu, chưa được TCPH thanh t</w:t>
            </w:r>
            <w:r w:rsidR="00B922EC">
              <w:t>oán</w:t>
            </w:r>
          </w:p>
          <w:p w14:paraId="4DF493CC" w14:textId="26A69066" w:rsidR="002B5D4B" w:rsidRPr="00B57856" w:rsidRDefault="002B5D4B" w:rsidP="002B5D4B">
            <w:pPr>
              <w:pStyle w:val="ListParagraph"/>
              <w:numPr>
                <w:ilvl w:val="0"/>
                <w:numId w:val="9"/>
              </w:numPr>
              <w:jc w:val="left"/>
            </w:pPr>
            <w:r>
              <w:t>Hệ thống mặc định trạng thái “</w:t>
            </w:r>
            <w:r w:rsidR="003641EC">
              <w:t>Dự thu</w:t>
            </w:r>
            <w:r>
              <w:t xml:space="preserve">” ngay sau khi người dùng hoàn tất </w:t>
            </w:r>
            <w:hyperlink w:anchor="_Khởi_tạo_Giao_1" w:history="1">
              <w:r w:rsidRPr="00D334FF">
                <w:rPr>
                  <w:rStyle w:val="Hyperlink"/>
                  <w:kern w:val="2"/>
                  <w14:ligatures w14:val="standardContextual"/>
                </w:rPr>
                <w:t>Quy tr</w:t>
              </w:r>
              <w:r w:rsidRPr="00D334FF">
                <w:rPr>
                  <w:rStyle w:val="Hyperlink"/>
                </w:rPr>
                <w:t>ình Mua Tài sản</w:t>
              </w:r>
            </w:hyperlink>
            <w:r>
              <w:t>, Loại Tài sản là “</w:t>
            </w:r>
            <w:r w:rsidR="003641EC">
              <w:t>Trái phiếu</w:t>
            </w:r>
            <w:r>
              <w:t>”</w:t>
            </w:r>
          </w:p>
        </w:tc>
        <w:tc>
          <w:tcPr>
            <w:tcW w:w="4229" w:type="dxa"/>
            <w:vAlign w:val="center"/>
          </w:tcPr>
          <w:p w14:paraId="3AD6CB89" w14:textId="77777777" w:rsidR="002B5D4B" w:rsidRPr="001529FD" w:rsidRDefault="002B5D4B" w:rsidP="002B5D4B">
            <w:pPr>
              <w:jc w:val="left"/>
              <w:rPr>
                <w:lang w:val="vi-VN"/>
              </w:rPr>
            </w:pPr>
          </w:p>
        </w:tc>
      </w:tr>
      <w:tr w:rsidR="002B5D4B" w:rsidRPr="001529FD" w14:paraId="1B5D8F47" w14:textId="77777777" w:rsidTr="002B5D4B">
        <w:tc>
          <w:tcPr>
            <w:tcW w:w="576" w:type="dxa"/>
            <w:vAlign w:val="center"/>
          </w:tcPr>
          <w:p w14:paraId="0F39B3E6" w14:textId="004413C0" w:rsidR="002B5D4B" w:rsidRDefault="002B5D4B" w:rsidP="002B5D4B">
            <w:pPr>
              <w:jc w:val="left"/>
            </w:pPr>
            <w:r>
              <w:t>1</w:t>
            </w:r>
            <w:r w:rsidR="003A7EA4">
              <w:t>5</w:t>
            </w:r>
          </w:p>
        </w:tc>
        <w:tc>
          <w:tcPr>
            <w:tcW w:w="1326" w:type="dxa"/>
            <w:vAlign w:val="center"/>
          </w:tcPr>
          <w:p w14:paraId="33B72E23" w14:textId="433CD86E" w:rsidR="002B5D4B" w:rsidRDefault="003641EC" w:rsidP="002B5D4B">
            <w:pPr>
              <w:jc w:val="left"/>
            </w:pPr>
            <w:r>
              <w:t>Chứng từ</w:t>
            </w:r>
            <w:r w:rsidR="00094CB0">
              <w:t xml:space="preserve"> thanh toán</w:t>
            </w:r>
            <w:r>
              <w:t xml:space="preserve"> </w:t>
            </w:r>
          </w:p>
        </w:tc>
        <w:tc>
          <w:tcPr>
            <w:tcW w:w="1259" w:type="dxa"/>
            <w:vAlign w:val="center"/>
          </w:tcPr>
          <w:p w14:paraId="1571B54E" w14:textId="607E9D85" w:rsidR="002B5D4B" w:rsidRDefault="00094CB0" w:rsidP="002B5D4B">
            <w:pPr>
              <w:jc w:val="left"/>
            </w:pPr>
            <w:r>
              <w:t>Hyperlink</w:t>
            </w:r>
          </w:p>
        </w:tc>
        <w:tc>
          <w:tcPr>
            <w:tcW w:w="718" w:type="dxa"/>
            <w:vAlign w:val="center"/>
          </w:tcPr>
          <w:p w14:paraId="66099822" w14:textId="2DB357A5" w:rsidR="002B5D4B" w:rsidRPr="00AA0269" w:rsidRDefault="002B5D4B" w:rsidP="002B5D4B">
            <w:pPr>
              <w:jc w:val="left"/>
            </w:pPr>
            <w:r>
              <w:t>X</w:t>
            </w:r>
          </w:p>
        </w:tc>
        <w:tc>
          <w:tcPr>
            <w:tcW w:w="781" w:type="dxa"/>
            <w:vAlign w:val="center"/>
          </w:tcPr>
          <w:p w14:paraId="46453AD7" w14:textId="0D072455" w:rsidR="002B5D4B" w:rsidRPr="00AA0269" w:rsidRDefault="002B5D4B" w:rsidP="002B5D4B">
            <w:pPr>
              <w:jc w:val="left"/>
            </w:pPr>
          </w:p>
        </w:tc>
        <w:tc>
          <w:tcPr>
            <w:tcW w:w="4061" w:type="dxa"/>
            <w:vAlign w:val="center"/>
          </w:tcPr>
          <w:p w14:paraId="50C74DB8" w14:textId="77777777" w:rsidR="002B5D4B" w:rsidRDefault="00B57856" w:rsidP="002B5D4B">
            <w:pPr>
              <w:jc w:val="left"/>
            </w:pPr>
            <w:r>
              <w:t>Chứng từ thanh toán Lãi trái phiếu được người dùng lưu trữ ở Sharepoint</w:t>
            </w:r>
          </w:p>
          <w:p w14:paraId="68EF2B36" w14:textId="00C63F0C" w:rsidR="00B57856" w:rsidRDefault="00B57856" w:rsidP="002B5D4B">
            <w:pPr>
              <w:jc w:val="left"/>
            </w:pPr>
            <w:r>
              <w:t>Người dùng phải đính kèm chứng từ khi chuyển trạng thái thu Lãi để có thể thay đổi trạng thái</w:t>
            </w:r>
          </w:p>
        </w:tc>
        <w:tc>
          <w:tcPr>
            <w:tcW w:w="4229" w:type="dxa"/>
            <w:vAlign w:val="center"/>
          </w:tcPr>
          <w:p w14:paraId="3A59A00B" w14:textId="77777777" w:rsidR="002B5D4B" w:rsidRPr="001529FD" w:rsidRDefault="002B5D4B" w:rsidP="002B5D4B">
            <w:pPr>
              <w:jc w:val="left"/>
              <w:rPr>
                <w:lang w:val="vi-VN"/>
              </w:rPr>
            </w:pPr>
          </w:p>
        </w:tc>
      </w:tr>
    </w:tbl>
    <w:p w14:paraId="68D8B27F" w14:textId="77777777" w:rsidR="00B6192B" w:rsidRPr="00B6192B" w:rsidRDefault="00B6192B" w:rsidP="00B6192B"/>
    <w:p w14:paraId="1F8BBDDC" w14:textId="0C9D5E69" w:rsidR="000A73AC" w:rsidRDefault="00A86E52" w:rsidP="00A86E52">
      <w:pPr>
        <w:pStyle w:val="Heading4"/>
      </w:pPr>
      <w:bookmarkStart w:id="3990" w:name="_Thực_nhận_lãi"/>
      <w:bookmarkEnd w:id="3990"/>
      <w:r>
        <w:lastRenderedPageBreak/>
        <w:t>Thực nhận lãi Trái phiếu</w:t>
      </w:r>
    </w:p>
    <w:p w14:paraId="5E8C77CE" w14:textId="68A2AA69" w:rsidR="00484778" w:rsidRDefault="00B922EC" w:rsidP="0055715A">
      <w:pPr>
        <w:pStyle w:val="ListParagraph"/>
        <w:numPr>
          <w:ilvl w:val="0"/>
          <w:numId w:val="9"/>
        </w:numPr>
      </w:pPr>
      <w:r>
        <w:t xml:space="preserve">Quy trình thực hiện </w:t>
      </w:r>
      <w:r w:rsidR="00D6575E">
        <w:t xml:space="preserve">trong trường hợp TCPH tiến hành thanh toán lãi trái phiếu theo kỳ thanh toán, dựa trên </w:t>
      </w:r>
      <w:r w:rsidR="0029653F">
        <w:t>thông tin liên quan đến kỳ thanh toán và % coupon nhận được, được mô tả ở Quy trình Mua Tài sản</w:t>
      </w:r>
    </w:p>
    <w:p w14:paraId="0694D9C7" w14:textId="44AD99D6" w:rsidR="003A7EA4" w:rsidRDefault="003A7EA4" w:rsidP="003A7EA4">
      <w:pPr>
        <w:ind w:left="360"/>
        <w:jc w:val="center"/>
      </w:pPr>
      <w:r>
        <w:rPr>
          <w:noProof/>
        </w:rPr>
        <w:drawing>
          <wp:inline distT="0" distB="0" distL="0" distR="0" wp14:anchorId="52F38154" wp14:editId="62B56481">
            <wp:extent cx="7254869" cy="2941575"/>
            <wp:effectExtent l="0" t="0" r="3810" b="0"/>
            <wp:docPr id="98007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2242" name=""/>
                    <pic:cNvPicPr/>
                  </pic:nvPicPr>
                  <pic:blipFill>
                    <a:blip r:embed="rId49"/>
                    <a:stretch>
                      <a:fillRect/>
                    </a:stretch>
                  </pic:blipFill>
                  <pic:spPr>
                    <a:xfrm>
                      <a:off x="0" y="0"/>
                      <a:ext cx="7254869" cy="2941575"/>
                    </a:xfrm>
                    <a:prstGeom prst="rect">
                      <a:avLst/>
                    </a:prstGeom>
                  </pic:spPr>
                </pic:pic>
              </a:graphicData>
            </a:graphic>
          </wp:inline>
        </w:drawing>
      </w:r>
    </w:p>
    <w:p w14:paraId="2F55AECA" w14:textId="3465A7E4" w:rsidR="003A7EA4" w:rsidRDefault="003A7EA4" w:rsidP="003A7EA4">
      <w:pPr>
        <w:ind w:left="360"/>
        <w:jc w:val="left"/>
      </w:pPr>
      <w:r>
        <w:t>Mô tả Lưu dồ</w:t>
      </w:r>
    </w:p>
    <w:tbl>
      <w:tblPr>
        <w:tblStyle w:val="TableGrid"/>
        <w:tblW w:w="0" w:type="auto"/>
        <w:tblLook w:val="04A0" w:firstRow="1" w:lastRow="0" w:firstColumn="1" w:lastColumn="0" w:noHBand="0" w:noVBand="1"/>
      </w:tblPr>
      <w:tblGrid>
        <w:gridCol w:w="723"/>
        <w:gridCol w:w="1882"/>
        <w:gridCol w:w="1890"/>
        <w:gridCol w:w="8100"/>
      </w:tblGrid>
      <w:tr w:rsidR="00CB7F00" w:rsidRPr="007704DF" w14:paraId="13C3BE77" w14:textId="77777777" w:rsidTr="00702F81">
        <w:trPr>
          <w:trHeight w:val="393"/>
          <w:tblHeader/>
        </w:trPr>
        <w:tc>
          <w:tcPr>
            <w:tcW w:w="723" w:type="dxa"/>
          </w:tcPr>
          <w:p w14:paraId="43748514" w14:textId="77777777" w:rsidR="00CB7F00" w:rsidRPr="00A4287C" w:rsidRDefault="00CB7F00" w:rsidP="00702F81">
            <w:pPr>
              <w:jc w:val="center"/>
              <w:rPr>
                <w:b/>
                <w:bCs/>
                <w:lang w:val="vi-VN"/>
              </w:rPr>
            </w:pPr>
            <w:r w:rsidRPr="00A4287C">
              <w:rPr>
                <w:b/>
                <w:bCs/>
                <w:lang w:val="vi-VN"/>
              </w:rPr>
              <w:t>STT</w:t>
            </w:r>
          </w:p>
        </w:tc>
        <w:tc>
          <w:tcPr>
            <w:tcW w:w="1882" w:type="dxa"/>
          </w:tcPr>
          <w:p w14:paraId="68223318" w14:textId="77777777" w:rsidR="00CB7F00" w:rsidRPr="00A4287C" w:rsidRDefault="00CB7F00" w:rsidP="00702F81">
            <w:pPr>
              <w:jc w:val="center"/>
              <w:rPr>
                <w:b/>
                <w:bCs/>
                <w:lang w:val="vi-VN"/>
              </w:rPr>
            </w:pPr>
            <w:r w:rsidRPr="00A4287C">
              <w:rPr>
                <w:b/>
                <w:bCs/>
                <w:lang w:val="vi-VN"/>
              </w:rPr>
              <w:t>Tên bước</w:t>
            </w:r>
          </w:p>
        </w:tc>
        <w:tc>
          <w:tcPr>
            <w:tcW w:w="1890" w:type="dxa"/>
          </w:tcPr>
          <w:p w14:paraId="030F0FF7" w14:textId="77777777" w:rsidR="00CB7F00" w:rsidRPr="00A4287C" w:rsidRDefault="00CB7F00" w:rsidP="00702F81">
            <w:pPr>
              <w:jc w:val="center"/>
              <w:rPr>
                <w:b/>
                <w:bCs/>
                <w:lang w:val="vi-VN"/>
              </w:rPr>
            </w:pPr>
            <w:r w:rsidRPr="00A4287C">
              <w:rPr>
                <w:b/>
                <w:bCs/>
                <w:lang w:val="vi-VN"/>
              </w:rPr>
              <w:t>Người thực hiện</w:t>
            </w:r>
          </w:p>
        </w:tc>
        <w:tc>
          <w:tcPr>
            <w:tcW w:w="8100" w:type="dxa"/>
          </w:tcPr>
          <w:p w14:paraId="73E42DF3" w14:textId="77777777" w:rsidR="00CB7F00" w:rsidRPr="00A4287C" w:rsidRDefault="00CB7F00" w:rsidP="00702F81">
            <w:pPr>
              <w:jc w:val="center"/>
              <w:rPr>
                <w:b/>
                <w:bCs/>
                <w:lang w:val="vi-VN"/>
              </w:rPr>
            </w:pPr>
            <w:r w:rsidRPr="00A4287C">
              <w:rPr>
                <w:b/>
                <w:bCs/>
                <w:lang w:val="vi-VN"/>
              </w:rPr>
              <w:t>Diễn giải</w:t>
            </w:r>
          </w:p>
        </w:tc>
      </w:tr>
      <w:tr w:rsidR="00CB7F00" w:rsidRPr="007704DF" w14:paraId="0C7FDCCC" w14:textId="77777777" w:rsidTr="00702F81">
        <w:trPr>
          <w:trHeight w:val="393"/>
        </w:trPr>
        <w:tc>
          <w:tcPr>
            <w:tcW w:w="723" w:type="dxa"/>
          </w:tcPr>
          <w:p w14:paraId="576E9719" w14:textId="77777777" w:rsidR="00CB7F00" w:rsidRPr="007704DF" w:rsidRDefault="00CB7F00" w:rsidP="00702F81">
            <w:pPr>
              <w:rPr>
                <w:lang w:val="vi-VN"/>
              </w:rPr>
            </w:pPr>
            <w:r w:rsidRPr="007704DF">
              <w:rPr>
                <w:lang w:val="vi-VN"/>
              </w:rPr>
              <w:t>01</w:t>
            </w:r>
          </w:p>
        </w:tc>
        <w:tc>
          <w:tcPr>
            <w:tcW w:w="1882" w:type="dxa"/>
          </w:tcPr>
          <w:p w14:paraId="48A778F1" w14:textId="2A067CD7" w:rsidR="00CB7F00" w:rsidRPr="007704DF" w:rsidRDefault="007229C6" w:rsidP="00702F81">
            <w:r>
              <w:t>Kiểm tra trạng thái thanh toán</w:t>
            </w:r>
          </w:p>
        </w:tc>
        <w:tc>
          <w:tcPr>
            <w:tcW w:w="1890" w:type="dxa"/>
          </w:tcPr>
          <w:p w14:paraId="5BD78DBD" w14:textId="5AC0DE15" w:rsidR="00CB7F00" w:rsidRPr="007704DF" w:rsidRDefault="007229C6" w:rsidP="00702F81">
            <w:pPr>
              <w:jc w:val="center"/>
            </w:pPr>
            <w:r>
              <w:t>VDAM</w:t>
            </w:r>
          </w:p>
        </w:tc>
        <w:tc>
          <w:tcPr>
            <w:tcW w:w="8100" w:type="dxa"/>
          </w:tcPr>
          <w:p w14:paraId="776583D8" w14:textId="53BF5B82" w:rsidR="00CB7F00" w:rsidRPr="007704DF" w:rsidRDefault="007229C6" w:rsidP="00702F81">
            <w:r>
              <w:t xml:space="preserve">VDAM kiểm tra trạng thái thanh toán </w:t>
            </w:r>
            <w:r w:rsidR="006C54D3">
              <w:t xml:space="preserve">thực tế </w:t>
            </w:r>
            <w:r>
              <w:t xml:space="preserve">của đợt trả Lãi trái phiếu </w:t>
            </w:r>
            <w:r w:rsidR="006C54D3">
              <w:t>từ TCPH</w:t>
            </w:r>
          </w:p>
        </w:tc>
      </w:tr>
      <w:tr w:rsidR="00CB7F00" w:rsidRPr="007704DF" w14:paraId="61FFE633" w14:textId="77777777" w:rsidTr="00702F81">
        <w:trPr>
          <w:trHeight w:val="811"/>
        </w:trPr>
        <w:tc>
          <w:tcPr>
            <w:tcW w:w="723" w:type="dxa"/>
          </w:tcPr>
          <w:p w14:paraId="2046442B" w14:textId="77777777" w:rsidR="00CB7F00" w:rsidRPr="007704DF" w:rsidRDefault="00CB7F00" w:rsidP="00702F81">
            <w:pPr>
              <w:rPr>
                <w:lang w:val="vi-VN"/>
              </w:rPr>
            </w:pPr>
            <w:r w:rsidRPr="007704DF">
              <w:rPr>
                <w:lang w:val="vi-VN"/>
              </w:rPr>
              <w:t>02</w:t>
            </w:r>
          </w:p>
        </w:tc>
        <w:tc>
          <w:tcPr>
            <w:tcW w:w="1882" w:type="dxa"/>
          </w:tcPr>
          <w:p w14:paraId="42B1F917" w14:textId="6B380705" w:rsidR="00CB7F00" w:rsidRPr="004B4EC3" w:rsidRDefault="001A6D22" w:rsidP="00702F81">
            <w:r>
              <w:t>Chuyển đổi trạng thái giao dịch</w:t>
            </w:r>
          </w:p>
        </w:tc>
        <w:tc>
          <w:tcPr>
            <w:tcW w:w="1890" w:type="dxa"/>
          </w:tcPr>
          <w:p w14:paraId="40ADCE88" w14:textId="0DC206A3" w:rsidR="00CB7F00" w:rsidRPr="007704DF" w:rsidRDefault="001A6D22" w:rsidP="00702F81">
            <w:pPr>
              <w:jc w:val="center"/>
            </w:pPr>
            <w:r>
              <w:t>VDAM – Hệ thống</w:t>
            </w:r>
          </w:p>
        </w:tc>
        <w:tc>
          <w:tcPr>
            <w:tcW w:w="8100" w:type="dxa"/>
          </w:tcPr>
          <w:p w14:paraId="093F8864" w14:textId="77777777" w:rsidR="005A5439" w:rsidRDefault="00D043C1" w:rsidP="005A5439">
            <w:pPr>
              <w:pStyle w:val="ListParagraph"/>
              <w:numPr>
                <w:ilvl w:val="0"/>
                <w:numId w:val="9"/>
              </w:numPr>
              <w:ind w:left="710"/>
            </w:pPr>
            <w:r w:rsidRPr="005A5439">
              <w:t>Người dùng tiến hành chuyển đổi trạng thái dự thu của đợt thanh toán Lãi trái phiếu đã mô tả ở Dự thu Lãi Trái phiếu</w:t>
            </w:r>
          </w:p>
          <w:p w14:paraId="69134421" w14:textId="77777777" w:rsidR="005F0FDB" w:rsidRDefault="005F0FDB" w:rsidP="005A5439">
            <w:pPr>
              <w:pStyle w:val="ListParagraph"/>
              <w:numPr>
                <w:ilvl w:val="0"/>
                <w:numId w:val="9"/>
              </w:numPr>
              <w:ind w:left="710"/>
            </w:pPr>
            <w:r>
              <w:t xml:space="preserve">Thay đổi </w:t>
            </w:r>
            <w:r w:rsidR="005A5439">
              <w:t>Trạng thái thu lãi từ “Dự thu” sang “Đã thu”</w:t>
            </w:r>
          </w:p>
          <w:p w14:paraId="37C6D5AC" w14:textId="17DACC0E" w:rsidR="007C51F4" w:rsidRPr="00D043C1" w:rsidRDefault="007C51F4" w:rsidP="005A5439">
            <w:pPr>
              <w:pStyle w:val="ListParagraph"/>
              <w:numPr>
                <w:ilvl w:val="0"/>
                <w:numId w:val="9"/>
              </w:numPr>
              <w:ind w:left="710"/>
            </w:pPr>
            <w:r>
              <w:lastRenderedPageBreak/>
              <w:t xml:space="preserve">Người dùng phải cập nhật link lưu trữ chứng từ thực thu khi chuyển trạng thái </w:t>
            </w:r>
            <w:r w:rsidR="00600ABF">
              <w:t>mới được xác nhận hoàn tất chuyển trạng thái</w:t>
            </w:r>
          </w:p>
        </w:tc>
      </w:tr>
      <w:tr w:rsidR="00CB7F00" w:rsidRPr="007704DF" w14:paraId="3B470075" w14:textId="77777777" w:rsidTr="00702F81">
        <w:trPr>
          <w:trHeight w:val="799"/>
        </w:trPr>
        <w:tc>
          <w:tcPr>
            <w:tcW w:w="723" w:type="dxa"/>
          </w:tcPr>
          <w:p w14:paraId="312F0DA4" w14:textId="77777777" w:rsidR="00CB7F00" w:rsidRPr="007704DF" w:rsidRDefault="00CB7F00" w:rsidP="00702F81">
            <w:pPr>
              <w:rPr>
                <w:lang w:val="vi-VN"/>
              </w:rPr>
            </w:pPr>
            <w:r w:rsidRPr="007704DF">
              <w:rPr>
                <w:lang w:val="vi-VN"/>
              </w:rPr>
              <w:lastRenderedPageBreak/>
              <w:t>03</w:t>
            </w:r>
          </w:p>
        </w:tc>
        <w:tc>
          <w:tcPr>
            <w:tcW w:w="1882" w:type="dxa"/>
          </w:tcPr>
          <w:p w14:paraId="752B219E" w14:textId="77777777" w:rsidR="00CB7F00" w:rsidRPr="00512A23" w:rsidRDefault="00CB7F00" w:rsidP="00702F81">
            <w:r>
              <w:t>Phê duỵệt</w:t>
            </w:r>
          </w:p>
        </w:tc>
        <w:tc>
          <w:tcPr>
            <w:tcW w:w="1890" w:type="dxa"/>
          </w:tcPr>
          <w:p w14:paraId="12B5B0D3" w14:textId="77777777" w:rsidR="00CB7F00" w:rsidRPr="007704DF" w:rsidRDefault="00CB7F00" w:rsidP="00702F81">
            <w:pPr>
              <w:jc w:val="center"/>
            </w:pPr>
            <w:r>
              <w:t>VDAM – Hệ thống</w:t>
            </w:r>
          </w:p>
        </w:tc>
        <w:tc>
          <w:tcPr>
            <w:tcW w:w="8100" w:type="dxa"/>
          </w:tcPr>
          <w:p w14:paraId="5F4D3D08" w14:textId="77777777" w:rsidR="00CB7F00" w:rsidRDefault="00CB7F00" w:rsidP="00702F81">
            <w:r>
              <w:t>Trưởng Đơn vị xem xét phê duyệt yêu cầu:</w:t>
            </w:r>
          </w:p>
          <w:p w14:paraId="312B4675" w14:textId="77777777" w:rsidR="00CB7F00" w:rsidRDefault="00CB7F00" w:rsidP="00702F81">
            <w:pPr>
              <w:pStyle w:val="ListParagraph"/>
              <w:numPr>
                <w:ilvl w:val="0"/>
                <w:numId w:val="9"/>
              </w:numPr>
            </w:pPr>
            <w:r>
              <w:t>Không duyệt: Kết thúc quy trình</w:t>
            </w:r>
          </w:p>
          <w:p w14:paraId="643AB538" w14:textId="77777777" w:rsidR="00CB7F00" w:rsidRPr="00E56785" w:rsidRDefault="00CB7F00" w:rsidP="00702F81">
            <w:pPr>
              <w:pStyle w:val="ListParagraph"/>
              <w:numPr>
                <w:ilvl w:val="0"/>
                <w:numId w:val="9"/>
              </w:numPr>
            </w:pPr>
            <w:r>
              <w:t>Duyệt: Chuyển sang bước 4</w:t>
            </w:r>
          </w:p>
        </w:tc>
      </w:tr>
      <w:tr w:rsidR="00CB7F00" w:rsidRPr="007704DF" w14:paraId="113C08CD" w14:textId="77777777" w:rsidTr="00702F81">
        <w:trPr>
          <w:trHeight w:val="799"/>
        </w:trPr>
        <w:tc>
          <w:tcPr>
            <w:tcW w:w="723" w:type="dxa"/>
          </w:tcPr>
          <w:p w14:paraId="2DE95D8D" w14:textId="77777777" w:rsidR="00CB7F00" w:rsidRPr="007704DF" w:rsidRDefault="00CB7F00" w:rsidP="00702F81">
            <w:pPr>
              <w:rPr>
                <w:lang w:val="vi-VN"/>
              </w:rPr>
            </w:pPr>
            <w:r w:rsidRPr="007704DF">
              <w:rPr>
                <w:lang w:val="vi-VN"/>
              </w:rPr>
              <w:t>04</w:t>
            </w:r>
          </w:p>
        </w:tc>
        <w:tc>
          <w:tcPr>
            <w:tcW w:w="1882" w:type="dxa"/>
          </w:tcPr>
          <w:p w14:paraId="6CB6A3EA" w14:textId="77777777" w:rsidR="00CB7F00" w:rsidRPr="00465B4B" w:rsidRDefault="00CB7F00" w:rsidP="00702F81">
            <w:r>
              <w:t>Ghi nhận dữ liệu</w:t>
            </w:r>
          </w:p>
        </w:tc>
        <w:tc>
          <w:tcPr>
            <w:tcW w:w="1890" w:type="dxa"/>
          </w:tcPr>
          <w:p w14:paraId="35BB42F7" w14:textId="77777777" w:rsidR="00CB7F00" w:rsidRPr="007704DF" w:rsidRDefault="00CB7F00" w:rsidP="00702F81">
            <w:pPr>
              <w:jc w:val="center"/>
            </w:pPr>
            <w:r>
              <w:t>Hệ thống</w:t>
            </w:r>
          </w:p>
        </w:tc>
        <w:tc>
          <w:tcPr>
            <w:tcW w:w="8100" w:type="dxa"/>
          </w:tcPr>
          <w:p w14:paraId="6C04DA6A" w14:textId="77777777" w:rsidR="00CB7F00" w:rsidRPr="00E56785" w:rsidRDefault="00CB7F00" w:rsidP="00702F81">
            <w:r>
              <w:t>Hệ thống ghi nhận cài đặt, Kết thúc quy trình</w:t>
            </w:r>
          </w:p>
        </w:tc>
      </w:tr>
    </w:tbl>
    <w:p w14:paraId="060F8B88" w14:textId="77777777" w:rsidR="00B57856" w:rsidRPr="004B49E0" w:rsidRDefault="00B57856" w:rsidP="003A7EA4">
      <w:pPr>
        <w:ind w:left="360"/>
        <w:jc w:val="left"/>
      </w:pPr>
    </w:p>
    <w:p w14:paraId="1FA60CB4" w14:textId="341C6A42" w:rsidR="00C67500" w:rsidRDefault="000177CA" w:rsidP="008839FE">
      <w:pPr>
        <w:pStyle w:val="Heading4"/>
      </w:pPr>
      <w:bookmarkStart w:id="3991" w:name="_Tất_toán_Trái"/>
      <w:bookmarkEnd w:id="3991"/>
      <w:r>
        <w:t>Tất toán Trái phiếu</w:t>
      </w:r>
    </w:p>
    <w:p w14:paraId="1861B74C" w14:textId="287E27AF" w:rsidR="00600ABF" w:rsidRDefault="005B543D" w:rsidP="00600ABF">
      <w:r>
        <w:t xml:space="preserve">Quy trình được thực hiện trong trường hợp </w:t>
      </w:r>
      <w:r w:rsidR="004A487C">
        <w:t>VDAM phát sinh nhu cầu tất toán Tài sản đầu tư, Loại tài sản “Trái phiếu”. Có 2 trường hợp tất toán:</w:t>
      </w:r>
    </w:p>
    <w:p w14:paraId="47778E0A" w14:textId="5309CE87" w:rsidR="004A487C" w:rsidRDefault="004A487C" w:rsidP="004A487C">
      <w:pPr>
        <w:pStyle w:val="ListParagraph"/>
        <w:numPr>
          <w:ilvl w:val="0"/>
          <w:numId w:val="9"/>
        </w:numPr>
      </w:pPr>
      <w:r>
        <w:t xml:space="preserve">Đáo hạn trái phiếu: </w:t>
      </w:r>
      <w:r w:rsidR="00835861">
        <w:t xml:space="preserve">Trái phiếu nắm giữ đến ngày đáo hạn, </w:t>
      </w:r>
      <w:r w:rsidR="00E4732F">
        <w:t>TCPH tiến hành nghiệp vụ đáo hạn trái phiếu</w:t>
      </w:r>
    </w:p>
    <w:p w14:paraId="07F9140A" w14:textId="39C8F396" w:rsidR="00683F4D" w:rsidRDefault="00683F4D" w:rsidP="004A487C">
      <w:pPr>
        <w:pStyle w:val="ListParagraph"/>
        <w:numPr>
          <w:ilvl w:val="0"/>
          <w:numId w:val="9"/>
        </w:numPr>
      </w:pPr>
      <w:r>
        <w:t>Tất toán trước hạn:</w:t>
      </w:r>
      <w:r w:rsidR="00D438ED">
        <w:t xml:space="preserve"> Người dùng hoặc TCPH có nhu cầu tất toán trái phiếu trước ngày đáo hạn</w:t>
      </w:r>
      <w:r w:rsidR="0092139A">
        <w:t>.</w:t>
      </w:r>
    </w:p>
    <w:p w14:paraId="2F1517CF" w14:textId="4D2FFDDD" w:rsidR="000D3DBF" w:rsidRDefault="003E5802" w:rsidP="000D3DBF">
      <w:r>
        <w:t>Người dùng thực hiện nghiệp vụ tất toán trái phiếu theo lưu đồ:</w:t>
      </w:r>
    </w:p>
    <w:p w14:paraId="3EF17AE3" w14:textId="1B521B2F" w:rsidR="0062071D" w:rsidRDefault="00924C63" w:rsidP="0062071D">
      <w:pPr>
        <w:jc w:val="center"/>
      </w:pPr>
      <w:r>
        <w:rPr>
          <w:noProof/>
        </w:rPr>
        <w:lastRenderedPageBreak/>
        <w:drawing>
          <wp:inline distT="0" distB="0" distL="0" distR="0" wp14:anchorId="37E9A0A8" wp14:editId="1AF61DC2">
            <wp:extent cx="6264183" cy="3375953"/>
            <wp:effectExtent l="0" t="0" r="3810" b="0"/>
            <wp:docPr id="121821062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10621" name="Picture 1" descr="A diagram of a flowchart&#10;&#10;AI-generated content may be incorrect."/>
                    <pic:cNvPicPr/>
                  </pic:nvPicPr>
                  <pic:blipFill>
                    <a:blip r:embed="rId50"/>
                    <a:stretch>
                      <a:fillRect/>
                    </a:stretch>
                  </pic:blipFill>
                  <pic:spPr>
                    <a:xfrm>
                      <a:off x="0" y="0"/>
                      <a:ext cx="6264183" cy="3375953"/>
                    </a:xfrm>
                    <a:prstGeom prst="rect">
                      <a:avLst/>
                    </a:prstGeom>
                  </pic:spPr>
                </pic:pic>
              </a:graphicData>
            </a:graphic>
          </wp:inline>
        </w:drawing>
      </w:r>
    </w:p>
    <w:p w14:paraId="3B3E7355" w14:textId="77777777" w:rsidR="003E5802" w:rsidRDefault="003E5802" w:rsidP="003E5802">
      <w:pPr>
        <w:ind w:left="360"/>
        <w:jc w:val="left"/>
      </w:pPr>
      <w:r>
        <w:t>Mô tả Lưu dồ</w:t>
      </w:r>
    </w:p>
    <w:tbl>
      <w:tblPr>
        <w:tblStyle w:val="TableGrid"/>
        <w:tblW w:w="0" w:type="auto"/>
        <w:tblLook w:val="04A0" w:firstRow="1" w:lastRow="0" w:firstColumn="1" w:lastColumn="0" w:noHBand="0" w:noVBand="1"/>
      </w:tblPr>
      <w:tblGrid>
        <w:gridCol w:w="723"/>
        <w:gridCol w:w="1882"/>
        <w:gridCol w:w="1890"/>
        <w:gridCol w:w="8100"/>
      </w:tblGrid>
      <w:tr w:rsidR="003E5802" w:rsidRPr="007704DF" w14:paraId="0E72CC79" w14:textId="77777777" w:rsidTr="00702F81">
        <w:trPr>
          <w:trHeight w:val="393"/>
          <w:tblHeader/>
        </w:trPr>
        <w:tc>
          <w:tcPr>
            <w:tcW w:w="723" w:type="dxa"/>
          </w:tcPr>
          <w:p w14:paraId="65DB45AA" w14:textId="77777777" w:rsidR="003E5802" w:rsidRPr="00A4287C" w:rsidRDefault="003E5802" w:rsidP="00702F81">
            <w:pPr>
              <w:jc w:val="center"/>
              <w:rPr>
                <w:b/>
                <w:bCs/>
                <w:lang w:val="vi-VN"/>
              </w:rPr>
            </w:pPr>
            <w:r w:rsidRPr="00A4287C">
              <w:rPr>
                <w:b/>
                <w:bCs/>
                <w:lang w:val="vi-VN"/>
              </w:rPr>
              <w:t>STT</w:t>
            </w:r>
          </w:p>
        </w:tc>
        <w:tc>
          <w:tcPr>
            <w:tcW w:w="1882" w:type="dxa"/>
          </w:tcPr>
          <w:p w14:paraId="280C7708" w14:textId="77777777" w:rsidR="003E5802" w:rsidRPr="00A4287C" w:rsidRDefault="003E5802" w:rsidP="00702F81">
            <w:pPr>
              <w:jc w:val="center"/>
              <w:rPr>
                <w:b/>
                <w:bCs/>
                <w:lang w:val="vi-VN"/>
              </w:rPr>
            </w:pPr>
            <w:r w:rsidRPr="00A4287C">
              <w:rPr>
                <w:b/>
                <w:bCs/>
                <w:lang w:val="vi-VN"/>
              </w:rPr>
              <w:t>Tên bước</w:t>
            </w:r>
          </w:p>
        </w:tc>
        <w:tc>
          <w:tcPr>
            <w:tcW w:w="1890" w:type="dxa"/>
          </w:tcPr>
          <w:p w14:paraId="013F3372" w14:textId="77777777" w:rsidR="003E5802" w:rsidRPr="00A4287C" w:rsidRDefault="003E5802" w:rsidP="00702F81">
            <w:pPr>
              <w:jc w:val="center"/>
              <w:rPr>
                <w:b/>
                <w:bCs/>
                <w:lang w:val="vi-VN"/>
              </w:rPr>
            </w:pPr>
            <w:r w:rsidRPr="00A4287C">
              <w:rPr>
                <w:b/>
                <w:bCs/>
                <w:lang w:val="vi-VN"/>
              </w:rPr>
              <w:t>Người thực hiện</w:t>
            </w:r>
          </w:p>
        </w:tc>
        <w:tc>
          <w:tcPr>
            <w:tcW w:w="8100" w:type="dxa"/>
          </w:tcPr>
          <w:p w14:paraId="70A53F1A" w14:textId="77777777" w:rsidR="003E5802" w:rsidRPr="00A4287C" w:rsidRDefault="003E5802" w:rsidP="00702F81">
            <w:pPr>
              <w:jc w:val="center"/>
              <w:rPr>
                <w:b/>
                <w:bCs/>
                <w:lang w:val="vi-VN"/>
              </w:rPr>
            </w:pPr>
            <w:r w:rsidRPr="00A4287C">
              <w:rPr>
                <w:b/>
                <w:bCs/>
                <w:lang w:val="vi-VN"/>
              </w:rPr>
              <w:t>Diễn giải</w:t>
            </w:r>
          </w:p>
        </w:tc>
      </w:tr>
      <w:tr w:rsidR="003E5802" w:rsidRPr="007704DF" w14:paraId="78EE81BC" w14:textId="77777777" w:rsidTr="00702F81">
        <w:trPr>
          <w:trHeight w:val="393"/>
        </w:trPr>
        <w:tc>
          <w:tcPr>
            <w:tcW w:w="723" w:type="dxa"/>
          </w:tcPr>
          <w:p w14:paraId="651AFEEB" w14:textId="77777777" w:rsidR="003E5802" w:rsidRPr="007704DF" w:rsidRDefault="003E5802" w:rsidP="00702F81">
            <w:pPr>
              <w:rPr>
                <w:lang w:val="vi-VN"/>
              </w:rPr>
            </w:pPr>
            <w:r w:rsidRPr="007704DF">
              <w:rPr>
                <w:lang w:val="vi-VN"/>
              </w:rPr>
              <w:t>01</w:t>
            </w:r>
          </w:p>
        </w:tc>
        <w:tc>
          <w:tcPr>
            <w:tcW w:w="1882" w:type="dxa"/>
          </w:tcPr>
          <w:p w14:paraId="57B269B7" w14:textId="79FD8EDA" w:rsidR="003E5802" w:rsidRPr="007704DF" w:rsidRDefault="007472B4" w:rsidP="00702F81">
            <w:r>
              <w:t>Xác định nhu cầu tất toán</w:t>
            </w:r>
          </w:p>
        </w:tc>
        <w:tc>
          <w:tcPr>
            <w:tcW w:w="1890" w:type="dxa"/>
          </w:tcPr>
          <w:p w14:paraId="728E8458" w14:textId="46660291" w:rsidR="003E5802" w:rsidRPr="007704DF" w:rsidRDefault="007472B4" w:rsidP="00702F81">
            <w:pPr>
              <w:jc w:val="center"/>
            </w:pPr>
            <w:r>
              <w:t>VDAM</w:t>
            </w:r>
          </w:p>
        </w:tc>
        <w:tc>
          <w:tcPr>
            <w:tcW w:w="8100" w:type="dxa"/>
          </w:tcPr>
          <w:p w14:paraId="60780F44" w14:textId="6F9A21AC" w:rsidR="003E5802" w:rsidRPr="007704DF" w:rsidRDefault="007B3D12" w:rsidP="00702F81">
            <w:r>
              <w:t xml:space="preserve">Người dùng xác định nhu cầu tất toán </w:t>
            </w:r>
            <w:r w:rsidR="00C97326">
              <w:t>trái phiếu</w:t>
            </w:r>
          </w:p>
        </w:tc>
      </w:tr>
      <w:tr w:rsidR="003E5802" w:rsidRPr="007704DF" w14:paraId="69998FAE" w14:textId="77777777" w:rsidTr="00702F81">
        <w:trPr>
          <w:trHeight w:val="811"/>
        </w:trPr>
        <w:tc>
          <w:tcPr>
            <w:tcW w:w="723" w:type="dxa"/>
          </w:tcPr>
          <w:p w14:paraId="70F407EC" w14:textId="77777777" w:rsidR="003E5802" w:rsidRPr="007704DF" w:rsidRDefault="003E5802" w:rsidP="00702F81">
            <w:pPr>
              <w:rPr>
                <w:lang w:val="vi-VN"/>
              </w:rPr>
            </w:pPr>
            <w:r w:rsidRPr="007704DF">
              <w:rPr>
                <w:lang w:val="vi-VN"/>
              </w:rPr>
              <w:t>02</w:t>
            </w:r>
          </w:p>
        </w:tc>
        <w:tc>
          <w:tcPr>
            <w:tcW w:w="1882" w:type="dxa"/>
          </w:tcPr>
          <w:p w14:paraId="5CE0E809" w14:textId="3C8AE6BD" w:rsidR="003E5802" w:rsidRPr="004B4EC3" w:rsidRDefault="00C97326" w:rsidP="00702F81">
            <w:r>
              <w:t>Khởi tạo giao dịch tất toán</w:t>
            </w:r>
          </w:p>
        </w:tc>
        <w:tc>
          <w:tcPr>
            <w:tcW w:w="1890" w:type="dxa"/>
          </w:tcPr>
          <w:p w14:paraId="3B32927D" w14:textId="7EA4808A" w:rsidR="003E5802" w:rsidRPr="007704DF" w:rsidRDefault="00C97326" w:rsidP="00702F81">
            <w:pPr>
              <w:jc w:val="center"/>
            </w:pPr>
            <w:r>
              <w:t>VDAM – Hệ thống</w:t>
            </w:r>
          </w:p>
        </w:tc>
        <w:tc>
          <w:tcPr>
            <w:tcW w:w="8100" w:type="dxa"/>
          </w:tcPr>
          <w:p w14:paraId="3B6D4269" w14:textId="61903E98" w:rsidR="003E5802" w:rsidRPr="00E76689" w:rsidRDefault="00E76689" w:rsidP="00E76689">
            <w:r>
              <w:t>Người dùng thực hiện khởi tạo giao dịch tất toán trái phiếu</w:t>
            </w:r>
          </w:p>
        </w:tc>
      </w:tr>
      <w:tr w:rsidR="003E5802" w:rsidRPr="007704DF" w14:paraId="14B90D63" w14:textId="77777777" w:rsidTr="00702F81">
        <w:trPr>
          <w:trHeight w:val="799"/>
        </w:trPr>
        <w:tc>
          <w:tcPr>
            <w:tcW w:w="723" w:type="dxa"/>
          </w:tcPr>
          <w:p w14:paraId="432A08BC" w14:textId="77777777" w:rsidR="003E5802" w:rsidRPr="007704DF" w:rsidRDefault="003E5802" w:rsidP="00702F81">
            <w:pPr>
              <w:rPr>
                <w:lang w:val="vi-VN"/>
              </w:rPr>
            </w:pPr>
            <w:r w:rsidRPr="007704DF">
              <w:rPr>
                <w:lang w:val="vi-VN"/>
              </w:rPr>
              <w:t>03</w:t>
            </w:r>
          </w:p>
        </w:tc>
        <w:tc>
          <w:tcPr>
            <w:tcW w:w="1882" w:type="dxa"/>
          </w:tcPr>
          <w:p w14:paraId="3E9DFE2C" w14:textId="1E16BC5E" w:rsidR="003E5802" w:rsidRPr="00512A23" w:rsidRDefault="008B64DF" w:rsidP="00702F81">
            <w:r>
              <w:t xml:space="preserve">Kiểm tra </w:t>
            </w:r>
            <w:r w:rsidR="00924C63">
              <w:t>trạng thái thanh toán lãi</w:t>
            </w:r>
          </w:p>
        </w:tc>
        <w:tc>
          <w:tcPr>
            <w:tcW w:w="1890" w:type="dxa"/>
          </w:tcPr>
          <w:p w14:paraId="4E2CAAB6" w14:textId="4BB8FB2C" w:rsidR="003E5802" w:rsidRPr="007704DF" w:rsidRDefault="008B64DF" w:rsidP="00702F81">
            <w:pPr>
              <w:jc w:val="center"/>
            </w:pPr>
            <w:r>
              <w:t>Hệ thống</w:t>
            </w:r>
          </w:p>
        </w:tc>
        <w:tc>
          <w:tcPr>
            <w:tcW w:w="8100" w:type="dxa"/>
          </w:tcPr>
          <w:p w14:paraId="08E779C4" w14:textId="77777777" w:rsidR="003E5802" w:rsidRDefault="008B64DF" w:rsidP="008B64DF">
            <w:r>
              <w:t>Hệ thống kiểm tra</w:t>
            </w:r>
            <w:r w:rsidR="00182E26">
              <w:t xml:space="preserve"> trạng thái các đợt Dự thu của Trái phiếu tương ứng:</w:t>
            </w:r>
          </w:p>
          <w:p w14:paraId="5D0246D3" w14:textId="2131FB29" w:rsidR="00182E26" w:rsidRDefault="00924C63" w:rsidP="00182E26">
            <w:pPr>
              <w:pStyle w:val="ListParagraph"/>
              <w:numPr>
                <w:ilvl w:val="0"/>
                <w:numId w:val="9"/>
              </w:numPr>
            </w:pPr>
            <w:r>
              <w:t>Trường hợp Đã hoàn tất: Tất cả các giao dịch dự thu lãi trái phiếu được mô tả ở Dự thu lãi trái phiếu</w:t>
            </w:r>
            <w:r w:rsidR="006C772E">
              <w:t xml:space="preserve"> đã có trạng thái “Đã thu”</w:t>
            </w:r>
            <w:r w:rsidR="001A3B9E">
              <w:t>. Chuyển sang bước 5</w:t>
            </w:r>
          </w:p>
          <w:p w14:paraId="7267D73C" w14:textId="43F30239" w:rsidR="006C772E" w:rsidRPr="001A3B9E" w:rsidRDefault="00C50B29" w:rsidP="001A3B9E">
            <w:pPr>
              <w:pStyle w:val="ListParagraph"/>
              <w:numPr>
                <w:ilvl w:val="0"/>
                <w:numId w:val="9"/>
              </w:numPr>
            </w:pPr>
            <w:r>
              <w:lastRenderedPageBreak/>
              <w:t xml:space="preserve">Trường hợp Chưa hoàn tất: </w:t>
            </w:r>
            <w:r w:rsidR="002D220E">
              <w:t xml:space="preserve"> Một trong những giao dịch dự thu lãi trái phiếu được mô tả ở Dự thu lãi trái phiếu đã có trạng thái “Dự thu”</w:t>
            </w:r>
            <w:r w:rsidR="001A3B9E">
              <w:t>. Chuyển sang bước 4</w:t>
            </w:r>
          </w:p>
        </w:tc>
      </w:tr>
      <w:tr w:rsidR="003E5802" w:rsidRPr="007704DF" w14:paraId="271F4E55" w14:textId="77777777" w:rsidTr="00702F81">
        <w:trPr>
          <w:trHeight w:val="799"/>
        </w:trPr>
        <w:tc>
          <w:tcPr>
            <w:tcW w:w="723" w:type="dxa"/>
          </w:tcPr>
          <w:p w14:paraId="620571C5" w14:textId="43009031" w:rsidR="003E5802" w:rsidRPr="00DF6FA7" w:rsidRDefault="00DF6FA7" w:rsidP="00702F81">
            <w:r>
              <w:lastRenderedPageBreak/>
              <w:t>04</w:t>
            </w:r>
          </w:p>
        </w:tc>
        <w:tc>
          <w:tcPr>
            <w:tcW w:w="1882" w:type="dxa"/>
          </w:tcPr>
          <w:p w14:paraId="05EA79F9" w14:textId="5D5CE922" w:rsidR="003E5802" w:rsidRDefault="001A3B9E" w:rsidP="00702F81">
            <w:r>
              <w:t>Thực thu lãi trái phiếu</w:t>
            </w:r>
          </w:p>
        </w:tc>
        <w:tc>
          <w:tcPr>
            <w:tcW w:w="1890" w:type="dxa"/>
          </w:tcPr>
          <w:p w14:paraId="0F55EC0C" w14:textId="2A1833F6" w:rsidR="003E5802" w:rsidRDefault="001A3B9E" w:rsidP="00702F81">
            <w:pPr>
              <w:jc w:val="center"/>
            </w:pPr>
            <w:r>
              <w:t>VDAM</w:t>
            </w:r>
          </w:p>
        </w:tc>
        <w:tc>
          <w:tcPr>
            <w:tcW w:w="8100" w:type="dxa"/>
          </w:tcPr>
          <w:p w14:paraId="6E4D50BD" w14:textId="32E6F1D3" w:rsidR="003E5802" w:rsidRDefault="001A3B9E" w:rsidP="00702F81">
            <w:r>
              <w:t>Quay trở lại quy trình Thực nhận lãi trái phiếu</w:t>
            </w:r>
          </w:p>
        </w:tc>
      </w:tr>
      <w:tr w:rsidR="00DF6FA7" w:rsidRPr="007704DF" w14:paraId="6915C21B" w14:textId="77777777" w:rsidTr="00702F81">
        <w:trPr>
          <w:trHeight w:val="799"/>
        </w:trPr>
        <w:tc>
          <w:tcPr>
            <w:tcW w:w="723" w:type="dxa"/>
          </w:tcPr>
          <w:p w14:paraId="7C336F1B" w14:textId="66967858" w:rsidR="00DF6FA7" w:rsidRPr="00DF6FA7" w:rsidRDefault="00DF6FA7" w:rsidP="00DF6FA7">
            <w:r>
              <w:t>05</w:t>
            </w:r>
          </w:p>
        </w:tc>
        <w:tc>
          <w:tcPr>
            <w:tcW w:w="1882" w:type="dxa"/>
          </w:tcPr>
          <w:p w14:paraId="5C3A6049" w14:textId="41121F2B" w:rsidR="00DF6FA7" w:rsidRDefault="00DF6FA7" w:rsidP="00DF6FA7">
            <w:r>
              <w:t>Phê duỵệt</w:t>
            </w:r>
          </w:p>
        </w:tc>
        <w:tc>
          <w:tcPr>
            <w:tcW w:w="1890" w:type="dxa"/>
          </w:tcPr>
          <w:p w14:paraId="468CA590" w14:textId="6F428E02" w:rsidR="00DF6FA7" w:rsidRDefault="00DF6FA7" w:rsidP="00DF6FA7">
            <w:pPr>
              <w:jc w:val="center"/>
            </w:pPr>
            <w:r>
              <w:t>VDAM – Hệ thống</w:t>
            </w:r>
          </w:p>
        </w:tc>
        <w:tc>
          <w:tcPr>
            <w:tcW w:w="8100" w:type="dxa"/>
          </w:tcPr>
          <w:p w14:paraId="674ED750" w14:textId="77777777" w:rsidR="00DF6FA7" w:rsidRDefault="00DF6FA7" w:rsidP="00DF6FA7">
            <w:r>
              <w:t>Trưởng Đơn vị xem xét phê duyệt yêu cầu:</w:t>
            </w:r>
          </w:p>
          <w:p w14:paraId="287CA0AA" w14:textId="77777777" w:rsidR="006C772E" w:rsidRDefault="00DF6FA7" w:rsidP="006C772E">
            <w:pPr>
              <w:pStyle w:val="ListParagraph"/>
              <w:numPr>
                <w:ilvl w:val="0"/>
                <w:numId w:val="9"/>
              </w:numPr>
            </w:pPr>
            <w:r>
              <w:t>Không duyệt: Kết thúc quy trình</w:t>
            </w:r>
          </w:p>
          <w:p w14:paraId="1CB86560" w14:textId="7D75BA65" w:rsidR="00DF6FA7" w:rsidRDefault="00DF6FA7" w:rsidP="006C772E">
            <w:pPr>
              <w:pStyle w:val="ListParagraph"/>
              <w:numPr>
                <w:ilvl w:val="0"/>
                <w:numId w:val="9"/>
              </w:numPr>
            </w:pPr>
            <w:r>
              <w:t>Duyệt: Chuyển sang bước 4</w:t>
            </w:r>
          </w:p>
        </w:tc>
      </w:tr>
      <w:tr w:rsidR="00DF6FA7" w:rsidRPr="007704DF" w14:paraId="23299782" w14:textId="77777777" w:rsidTr="00702F81">
        <w:trPr>
          <w:trHeight w:val="799"/>
        </w:trPr>
        <w:tc>
          <w:tcPr>
            <w:tcW w:w="723" w:type="dxa"/>
          </w:tcPr>
          <w:p w14:paraId="1A435AB8" w14:textId="017311A9" w:rsidR="00DF6FA7" w:rsidRPr="00DF6FA7" w:rsidRDefault="00DF6FA7" w:rsidP="00DF6FA7">
            <w:r w:rsidRPr="007704DF">
              <w:rPr>
                <w:lang w:val="vi-VN"/>
              </w:rPr>
              <w:t>0</w:t>
            </w:r>
            <w:r>
              <w:t>6</w:t>
            </w:r>
          </w:p>
        </w:tc>
        <w:tc>
          <w:tcPr>
            <w:tcW w:w="1882" w:type="dxa"/>
          </w:tcPr>
          <w:p w14:paraId="24FC10D3" w14:textId="77777777" w:rsidR="00DF6FA7" w:rsidRPr="00465B4B" w:rsidRDefault="00DF6FA7" w:rsidP="00DF6FA7">
            <w:r>
              <w:t>Ghi nhận dữ liệu</w:t>
            </w:r>
          </w:p>
        </w:tc>
        <w:tc>
          <w:tcPr>
            <w:tcW w:w="1890" w:type="dxa"/>
          </w:tcPr>
          <w:p w14:paraId="751E292B" w14:textId="77777777" w:rsidR="00DF6FA7" w:rsidRPr="007704DF" w:rsidRDefault="00DF6FA7" w:rsidP="00DF6FA7">
            <w:pPr>
              <w:jc w:val="center"/>
            </w:pPr>
            <w:r>
              <w:t>Hệ thống</w:t>
            </w:r>
          </w:p>
        </w:tc>
        <w:tc>
          <w:tcPr>
            <w:tcW w:w="8100" w:type="dxa"/>
          </w:tcPr>
          <w:p w14:paraId="211E5181" w14:textId="77777777" w:rsidR="00DF6FA7" w:rsidRPr="00E56785" w:rsidRDefault="00DF6FA7" w:rsidP="00DF6FA7">
            <w:r>
              <w:t>Hệ thống ghi nhận cài đặt, Kết thúc quy trình</w:t>
            </w:r>
          </w:p>
        </w:tc>
      </w:tr>
    </w:tbl>
    <w:p w14:paraId="287EB4DB" w14:textId="77777777" w:rsidR="0062071D" w:rsidRDefault="0062071D" w:rsidP="00600ABF"/>
    <w:p w14:paraId="59A26C97" w14:textId="2B21F255" w:rsidR="00593BE1" w:rsidRDefault="00593BE1">
      <w:pPr>
        <w:pStyle w:val="Heading6"/>
        <w:pPrChange w:id="3992" w:author="Do Thanh Trung" w:date="2025-07-03T14:54:00Z" w16du:dateUtc="2025-07-03T07:54:00Z">
          <w:pPr/>
        </w:pPrChange>
      </w:pPr>
      <w:del w:id="3993" w:author="Do Thanh Trung" w:date="2025-07-03T14:54:00Z" w16du:dateUtc="2025-07-03T07:54:00Z">
        <w:r w:rsidDel="00EC5D90">
          <w:delText xml:space="preserve">Mô tả dữ liệu Giao dịch </w:delText>
        </w:r>
      </w:del>
      <w:r>
        <w:t>Tất toán Trái phiếu</w:t>
      </w:r>
    </w:p>
    <w:tbl>
      <w:tblPr>
        <w:tblStyle w:val="TableGrid"/>
        <w:tblW w:w="0" w:type="auto"/>
        <w:tblLook w:val="04A0" w:firstRow="1" w:lastRow="0" w:firstColumn="1" w:lastColumn="0" w:noHBand="0" w:noVBand="1"/>
        <w:tblPrChange w:id="3994" w:author="Do Thanh Trung" w:date="2025-07-03T15:06:00Z" w16du:dateUtc="2025-07-03T08:06:00Z">
          <w:tblPr>
            <w:tblStyle w:val="TableGrid"/>
            <w:tblW w:w="0" w:type="auto"/>
            <w:tblLook w:val="04A0" w:firstRow="1" w:lastRow="0" w:firstColumn="1" w:lastColumn="0" w:noHBand="0" w:noVBand="1"/>
          </w:tblPr>
        </w:tblPrChange>
      </w:tblPr>
      <w:tblGrid>
        <w:gridCol w:w="668"/>
        <w:gridCol w:w="1276"/>
        <w:gridCol w:w="1329"/>
        <w:gridCol w:w="1201"/>
        <w:gridCol w:w="1255"/>
        <w:gridCol w:w="7221"/>
        <w:tblGridChange w:id="3995">
          <w:tblGrid>
            <w:gridCol w:w="668"/>
            <w:gridCol w:w="1276"/>
            <w:gridCol w:w="1329"/>
            <w:gridCol w:w="1201"/>
            <w:gridCol w:w="1255"/>
            <w:gridCol w:w="7221"/>
          </w:tblGrid>
        </w:tblGridChange>
      </w:tblGrid>
      <w:tr w:rsidR="009D1B87" w:rsidRPr="001529FD" w14:paraId="301425CF" w14:textId="77777777" w:rsidTr="00F4473A">
        <w:trPr>
          <w:tblHeader/>
          <w:trPrChange w:id="3996" w:author="Do Thanh Trung" w:date="2025-07-03T15:06:00Z" w16du:dateUtc="2025-07-03T08:06:00Z">
            <w:trPr>
              <w:tblHeader/>
            </w:trPr>
          </w:trPrChange>
        </w:trPr>
        <w:tc>
          <w:tcPr>
            <w:tcW w:w="668" w:type="dxa"/>
            <w:vAlign w:val="center"/>
            <w:tcPrChange w:id="3997" w:author="Do Thanh Trung" w:date="2025-07-03T15:06:00Z" w16du:dateUtc="2025-07-03T08:06:00Z">
              <w:tcPr>
                <w:tcW w:w="588" w:type="dxa"/>
                <w:vAlign w:val="center"/>
              </w:tcPr>
            </w:tcPrChange>
          </w:tcPr>
          <w:p w14:paraId="200F2F18" w14:textId="77777777" w:rsidR="009D1B87" w:rsidRPr="001529FD" w:rsidRDefault="009D1B87" w:rsidP="00702F81">
            <w:pPr>
              <w:jc w:val="center"/>
              <w:rPr>
                <w:b/>
                <w:lang w:val="vi-VN"/>
              </w:rPr>
            </w:pPr>
            <w:r w:rsidRPr="001529FD">
              <w:rPr>
                <w:b/>
                <w:lang w:val="vi-VN"/>
              </w:rPr>
              <w:t>STT</w:t>
            </w:r>
          </w:p>
        </w:tc>
        <w:tc>
          <w:tcPr>
            <w:tcW w:w="1276" w:type="dxa"/>
            <w:vAlign w:val="center"/>
            <w:tcPrChange w:id="3998" w:author="Do Thanh Trung" w:date="2025-07-03T15:06:00Z" w16du:dateUtc="2025-07-03T08:06:00Z">
              <w:tcPr>
                <w:tcW w:w="1280" w:type="dxa"/>
                <w:vAlign w:val="center"/>
              </w:tcPr>
            </w:tcPrChange>
          </w:tcPr>
          <w:p w14:paraId="018E67D1" w14:textId="77777777" w:rsidR="009D1B87" w:rsidRPr="001529FD" w:rsidRDefault="009D1B87" w:rsidP="00702F81">
            <w:pPr>
              <w:jc w:val="center"/>
              <w:rPr>
                <w:b/>
                <w:lang w:val="vi-VN"/>
              </w:rPr>
            </w:pPr>
            <w:r w:rsidRPr="001529FD">
              <w:rPr>
                <w:b/>
                <w:lang w:val="vi-VN"/>
              </w:rPr>
              <w:t>Trường dữ liệu</w:t>
            </w:r>
          </w:p>
        </w:tc>
        <w:tc>
          <w:tcPr>
            <w:tcW w:w="1329" w:type="dxa"/>
            <w:vAlign w:val="center"/>
            <w:tcPrChange w:id="3999" w:author="Do Thanh Trung" w:date="2025-07-03T15:06:00Z" w16du:dateUtc="2025-07-03T08:06:00Z">
              <w:tcPr>
                <w:tcW w:w="1330" w:type="dxa"/>
                <w:vAlign w:val="center"/>
              </w:tcPr>
            </w:tcPrChange>
          </w:tcPr>
          <w:p w14:paraId="4F3163F6" w14:textId="77777777" w:rsidR="009D1B87" w:rsidRPr="001529FD" w:rsidRDefault="009D1B87" w:rsidP="00702F81">
            <w:pPr>
              <w:jc w:val="center"/>
              <w:rPr>
                <w:b/>
                <w:lang w:val="vi-VN"/>
              </w:rPr>
            </w:pPr>
            <w:r w:rsidRPr="001529FD">
              <w:rPr>
                <w:b/>
                <w:lang w:val="vi-VN"/>
              </w:rPr>
              <w:t>Loại dữ liệu</w:t>
            </w:r>
          </w:p>
        </w:tc>
        <w:tc>
          <w:tcPr>
            <w:tcW w:w="1201" w:type="dxa"/>
            <w:tcPrChange w:id="4000" w:author="Do Thanh Trung" w:date="2025-07-03T15:06:00Z" w16du:dateUtc="2025-07-03T08:06:00Z">
              <w:tcPr>
                <w:tcW w:w="1207" w:type="dxa"/>
              </w:tcPr>
            </w:tcPrChange>
          </w:tcPr>
          <w:p w14:paraId="34D4C68F" w14:textId="77777777" w:rsidR="009D1B87" w:rsidRPr="00903E09" w:rsidRDefault="009D1B87" w:rsidP="00CD6E33">
            <w:pPr>
              <w:jc w:val="center"/>
              <w:rPr>
                <w:b/>
              </w:rPr>
            </w:pPr>
            <w:r>
              <w:rPr>
                <w:b/>
              </w:rPr>
              <w:t>Bắt buộc</w:t>
            </w:r>
          </w:p>
        </w:tc>
        <w:tc>
          <w:tcPr>
            <w:tcW w:w="1255" w:type="dxa"/>
            <w:tcPrChange w:id="4001" w:author="Do Thanh Trung" w:date="2025-07-03T15:06:00Z" w16du:dateUtc="2025-07-03T08:06:00Z">
              <w:tcPr>
                <w:tcW w:w="1260" w:type="dxa"/>
              </w:tcPr>
            </w:tcPrChange>
          </w:tcPr>
          <w:p w14:paraId="61D23A5B" w14:textId="77777777" w:rsidR="009D1B87" w:rsidRPr="00903E09" w:rsidRDefault="009D1B87" w:rsidP="00CD6E33">
            <w:pPr>
              <w:jc w:val="center"/>
              <w:rPr>
                <w:b/>
              </w:rPr>
            </w:pPr>
            <w:r>
              <w:rPr>
                <w:b/>
              </w:rPr>
              <w:t>Read-Only?</w:t>
            </w:r>
          </w:p>
        </w:tc>
        <w:tc>
          <w:tcPr>
            <w:tcW w:w="7221" w:type="dxa"/>
            <w:vAlign w:val="center"/>
            <w:tcPrChange w:id="4002" w:author="Do Thanh Trung" w:date="2025-07-03T15:06:00Z" w16du:dateUtc="2025-07-03T08:06:00Z">
              <w:tcPr>
                <w:tcW w:w="7285" w:type="dxa"/>
                <w:vAlign w:val="center"/>
              </w:tcPr>
            </w:tcPrChange>
          </w:tcPr>
          <w:p w14:paraId="5915B02A" w14:textId="77777777" w:rsidR="009D1B87" w:rsidRPr="001529FD" w:rsidRDefault="009D1B87" w:rsidP="00702F81">
            <w:pPr>
              <w:jc w:val="center"/>
              <w:rPr>
                <w:b/>
                <w:lang w:val="vi-VN"/>
              </w:rPr>
            </w:pPr>
            <w:r w:rsidRPr="001529FD">
              <w:rPr>
                <w:b/>
                <w:lang w:val="vi-VN"/>
              </w:rPr>
              <w:t>Diễn giải</w:t>
            </w:r>
          </w:p>
        </w:tc>
      </w:tr>
      <w:tr w:rsidR="00A04FE5" w:rsidRPr="009B1FA4" w14:paraId="6E40414E" w14:textId="77777777" w:rsidTr="00F4473A">
        <w:tc>
          <w:tcPr>
            <w:tcW w:w="668" w:type="dxa"/>
            <w:vAlign w:val="center"/>
            <w:tcPrChange w:id="4003" w:author="Do Thanh Trung" w:date="2025-07-03T15:06:00Z" w16du:dateUtc="2025-07-03T08:06:00Z">
              <w:tcPr>
                <w:tcW w:w="588" w:type="dxa"/>
                <w:vAlign w:val="center"/>
              </w:tcPr>
            </w:tcPrChange>
          </w:tcPr>
          <w:p w14:paraId="0FFB34EB" w14:textId="77777777" w:rsidR="00A04FE5" w:rsidRPr="001529FD" w:rsidRDefault="00A04FE5" w:rsidP="00A04FE5">
            <w:pPr>
              <w:rPr>
                <w:lang w:val="vi-VN"/>
              </w:rPr>
            </w:pPr>
            <w:r w:rsidRPr="001529FD">
              <w:rPr>
                <w:lang w:val="vi-VN"/>
              </w:rPr>
              <w:t>01</w:t>
            </w:r>
          </w:p>
        </w:tc>
        <w:tc>
          <w:tcPr>
            <w:tcW w:w="1276" w:type="dxa"/>
            <w:vAlign w:val="center"/>
            <w:tcPrChange w:id="4004" w:author="Do Thanh Trung" w:date="2025-07-03T15:06:00Z" w16du:dateUtc="2025-07-03T08:06:00Z">
              <w:tcPr>
                <w:tcW w:w="1280" w:type="dxa"/>
                <w:vAlign w:val="center"/>
              </w:tcPr>
            </w:tcPrChange>
          </w:tcPr>
          <w:p w14:paraId="3329D01F" w14:textId="6D0AE4B8" w:rsidR="00A04FE5" w:rsidRPr="009425C4" w:rsidRDefault="00A04FE5" w:rsidP="00A04FE5">
            <w:r w:rsidRPr="001529FD">
              <w:rPr>
                <w:lang w:val="vi-VN"/>
              </w:rPr>
              <w:t>Mã Tài sản</w:t>
            </w:r>
          </w:p>
        </w:tc>
        <w:tc>
          <w:tcPr>
            <w:tcW w:w="1329" w:type="dxa"/>
            <w:vAlign w:val="center"/>
            <w:tcPrChange w:id="4005" w:author="Do Thanh Trung" w:date="2025-07-03T15:06:00Z" w16du:dateUtc="2025-07-03T08:06:00Z">
              <w:tcPr>
                <w:tcW w:w="1330" w:type="dxa"/>
                <w:vAlign w:val="center"/>
              </w:tcPr>
            </w:tcPrChange>
          </w:tcPr>
          <w:p w14:paraId="66220A4E" w14:textId="7F9EE08D" w:rsidR="00A04FE5" w:rsidRPr="00A04FE5" w:rsidRDefault="00A04FE5" w:rsidP="00A04FE5">
            <w:r>
              <w:t>Optionset</w:t>
            </w:r>
          </w:p>
        </w:tc>
        <w:tc>
          <w:tcPr>
            <w:tcW w:w="1201" w:type="dxa"/>
            <w:tcPrChange w:id="4006" w:author="Do Thanh Trung" w:date="2025-07-03T15:06:00Z" w16du:dateUtc="2025-07-03T08:06:00Z">
              <w:tcPr>
                <w:tcW w:w="1207" w:type="dxa"/>
              </w:tcPr>
            </w:tcPrChange>
          </w:tcPr>
          <w:p w14:paraId="42F23265" w14:textId="41E3D017" w:rsidR="00A04FE5" w:rsidRDefault="00A04FE5" w:rsidP="00CD6E33">
            <w:pPr>
              <w:jc w:val="center"/>
            </w:pPr>
            <w:r>
              <w:t>X</w:t>
            </w:r>
          </w:p>
        </w:tc>
        <w:tc>
          <w:tcPr>
            <w:tcW w:w="1255" w:type="dxa"/>
            <w:tcPrChange w:id="4007" w:author="Do Thanh Trung" w:date="2025-07-03T15:06:00Z" w16du:dateUtc="2025-07-03T08:06:00Z">
              <w:tcPr>
                <w:tcW w:w="1260" w:type="dxa"/>
              </w:tcPr>
            </w:tcPrChange>
          </w:tcPr>
          <w:p w14:paraId="60842149" w14:textId="77777777" w:rsidR="00A04FE5" w:rsidRDefault="00A04FE5" w:rsidP="00CD6E33">
            <w:pPr>
              <w:jc w:val="center"/>
            </w:pPr>
          </w:p>
        </w:tc>
        <w:tc>
          <w:tcPr>
            <w:tcW w:w="7221" w:type="dxa"/>
            <w:vAlign w:val="center"/>
            <w:tcPrChange w:id="4008" w:author="Do Thanh Trung" w:date="2025-07-03T15:06:00Z" w16du:dateUtc="2025-07-03T08:06:00Z">
              <w:tcPr>
                <w:tcW w:w="7285" w:type="dxa"/>
                <w:vAlign w:val="center"/>
              </w:tcPr>
            </w:tcPrChange>
          </w:tcPr>
          <w:p w14:paraId="47FDCA21" w14:textId="019B7AD6" w:rsidR="00A04FE5" w:rsidRPr="000D37FA" w:rsidRDefault="002D0424" w:rsidP="00A04FE5">
            <w:r>
              <w:t>Người dùng chọn Mã Tài sản</w:t>
            </w:r>
            <w:r w:rsidR="003E2D50">
              <w:t>, với Loại tài sản là “Trái phiếu”</w:t>
            </w:r>
          </w:p>
        </w:tc>
      </w:tr>
      <w:tr w:rsidR="0082078F" w:rsidRPr="009B1FA4" w14:paraId="3FCACAEF" w14:textId="77777777" w:rsidTr="00F4473A">
        <w:tc>
          <w:tcPr>
            <w:tcW w:w="668" w:type="dxa"/>
            <w:vAlign w:val="center"/>
            <w:tcPrChange w:id="4009" w:author="Do Thanh Trung" w:date="2025-07-03T15:06:00Z" w16du:dateUtc="2025-07-03T08:06:00Z">
              <w:tcPr>
                <w:tcW w:w="588" w:type="dxa"/>
                <w:vAlign w:val="center"/>
              </w:tcPr>
            </w:tcPrChange>
          </w:tcPr>
          <w:p w14:paraId="58D25DEC" w14:textId="56B34797" w:rsidR="0082078F" w:rsidRPr="00A258D2" w:rsidRDefault="0082078F" w:rsidP="00A04FE5">
            <w:r>
              <w:t>02</w:t>
            </w:r>
          </w:p>
        </w:tc>
        <w:tc>
          <w:tcPr>
            <w:tcW w:w="1276" w:type="dxa"/>
            <w:vAlign w:val="center"/>
            <w:tcPrChange w:id="4010" w:author="Do Thanh Trung" w:date="2025-07-03T15:06:00Z" w16du:dateUtc="2025-07-03T08:06:00Z">
              <w:tcPr>
                <w:tcW w:w="1280" w:type="dxa"/>
                <w:vAlign w:val="center"/>
              </w:tcPr>
            </w:tcPrChange>
          </w:tcPr>
          <w:p w14:paraId="196A05D2" w14:textId="7280CC68" w:rsidR="0082078F" w:rsidRPr="001529FD" w:rsidRDefault="0082078F" w:rsidP="00A04FE5">
            <w:pPr>
              <w:rPr>
                <w:lang w:val="vi-VN"/>
              </w:rPr>
            </w:pPr>
            <w:r w:rsidRPr="001529FD">
              <w:rPr>
                <w:lang w:val="vi-VN"/>
              </w:rPr>
              <w:t xml:space="preserve">Tên </w:t>
            </w:r>
            <w:r>
              <w:t>TCPH</w:t>
            </w:r>
          </w:p>
        </w:tc>
        <w:tc>
          <w:tcPr>
            <w:tcW w:w="1329" w:type="dxa"/>
            <w:vAlign w:val="center"/>
            <w:tcPrChange w:id="4011" w:author="Do Thanh Trung" w:date="2025-07-03T15:06:00Z" w16du:dateUtc="2025-07-03T08:06:00Z">
              <w:tcPr>
                <w:tcW w:w="1330" w:type="dxa"/>
                <w:vAlign w:val="center"/>
              </w:tcPr>
            </w:tcPrChange>
          </w:tcPr>
          <w:p w14:paraId="136E1006" w14:textId="522EB8BA" w:rsidR="0082078F" w:rsidRPr="001529FD" w:rsidRDefault="0082078F" w:rsidP="00A04FE5">
            <w:pPr>
              <w:rPr>
                <w:lang w:val="vi-VN"/>
              </w:rPr>
            </w:pPr>
            <w:r w:rsidRPr="001529FD">
              <w:rPr>
                <w:lang w:val="vi-VN"/>
              </w:rPr>
              <w:t>Text</w:t>
            </w:r>
          </w:p>
        </w:tc>
        <w:tc>
          <w:tcPr>
            <w:tcW w:w="1201" w:type="dxa"/>
            <w:tcPrChange w:id="4012" w:author="Do Thanh Trung" w:date="2025-07-03T15:06:00Z" w16du:dateUtc="2025-07-03T08:06:00Z">
              <w:tcPr>
                <w:tcW w:w="1207" w:type="dxa"/>
              </w:tcPr>
            </w:tcPrChange>
          </w:tcPr>
          <w:p w14:paraId="00697BA4" w14:textId="657196A7" w:rsidR="0082078F" w:rsidRDefault="0082078F" w:rsidP="00CD6E33">
            <w:pPr>
              <w:jc w:val="center"/>
            </w:pPr>
            <w:r>
              <w:t>X</w:t>
            </w:r>
          </w:p>
        </w:tc>
        <w:tc>
          <w:tcPr>
            <w:tcW w:w="1255" w:type="dxa"/>
            <w:tcPrChange w:id="4013" w:author="Do Thanh Trung" w:date="2025-07-03T15:06:00Z" w16du:dateUtc="2025-07-03T08:06:00Z">
              <w:tcPr>
                <w:tcW w:w="1260" w:type="dxa"/>
              </w:tcPr>
            </w:tcPrChange>
          </w:tcPr>
          <w:p w14:paraId="69B904AA" w14:textId="7DE2A788" w:rsidR="0082078F" w:rsidRDefault="0082078F" w:rsidP="00CD6E33">
            <w:pPr>
              <w:jc w:val="center"/>
            </w:pPr>
            <w:r>
              <w:t>X</w:t>
            </w:r>
          </w:p>
        </w:tc>
        <w:tc>
          <w:tcPr>
            <w:tcW w:w="7221" w:type="dxa"/>
            <w:vMerge w:val="restart"/>
            <w:vAlign w:val="center"/>
            <w:tcPrChange w:id="4014" w:author="Do Thanh Trung" w:date="2025-07-03T15:06:00Z" w16du:dateUtc="2025-07-03T08:06:00Z">
              <w:tcPr>
                <w:tcW w:w="7285" w:type="dxa"/>
                <w:vMerge w:val="restart"/>
                <w:vAlign w:val="center"/>
              </w:tcPr>
            </w:tcPrChange>
          </w:tcPr>
          <w:p w14:paraId="79F4CF8A" w14:textId="4639012F" w:rsidR="0082078F" w:rsidRDefault="00474ECF" w:rsidP="00A04FE5">
            <w:r>
              <w:t xml:space="preserve">Hệ thống hiển thị dữ liệu liên quan đến Mã Tài sản đã chọn ở (1). </w:t>
            </w:r>
            <w:r w:rsidR="00682443">
              <w:t xml:space="preserve">Thông tin tham chiếu ở </w:t>
            </w:r>
            <w:r w:rsidR="00682443">
              <w:fldChar w:fldCharType="begin"/>
            </w:r>
            <w:r w:rsidR="00682443">
              <w:instrText>HYPERLINK \l "_Quy_trình_Mua"</w:instrText>
            </w:r>
            <w:r w:rsidR="00682443">
              <w:fldChar w:fldCharType="separate"/>
            </w:r>
            <w:r w:rsidR="00682443" w:rsidRPr="00682443">
              <w:rPr>
                <w:rStyle w:val="Hyperlink"/>
                <w:kern w:val="2"/>
                <w14:ligatures w14:val="standardContextual"/>
              </w:rPr>
              <w:t>Quy tr</w:t>
            </w:r>
            <w:r w:rsidR="00682443" w:rsidRPr="00682443">
              <w:rPr>
                <w:rStyle w:val="Hyperlink"/>
              </w:rPr>
              <w:t>ình Mua Tài sản</w:t>
            </w:r>
            <w:r w:rsidR="00682443">
              <w:fldChar w:fldCharType="end"/>
            </w:r>
          </w:p>
        </w:tc>
      </w:tr>
      <w:tr w:rsidR="0082078F" w:rsidRPr="009B1FA4" w14:paraId="2D96CE20" w14:textId="77777777" w:rsidTr="00F4473A">
        <w:tc>
          <w:tcPr>
            <w:tcW w:w="668" w:type="dxa"/>
            <w:vAlign w:val="center"/>
            <w:tcPrChange w:id="4015" w:author="Do Thanh Trung" w:date="2025-07-03T15:06:00Z" w16du:dateUtc="2025-07-03T08:06:00Z">
              <w:tcPr>
                <w:tcW w:w="588" w:type="dxa"/>
                <w:vAlign w:val="center"/>
              </w:tcPr>
            </w:tcPrChange>
          </w:tcPr>
          <w:p w14:paraId="32164E10" w14:textId="352B6D00" w:rsidR="0082078F" w:rsidRPr="00A258D2" w:rsidRDefault="0082078F" w:rsidP="00A04FE5">
            <w:r w:rsidRPr="001529FD">
              <w:rPr>
                <w:lang w:val="vi-VN"/>
              </w:rPr>
              <w:t>0</w:t>
            </w:r>
            <w:r>
              <w:t>3</w:t>
            </w:r>
          </w:p>
        </w:tc>
        <w:tc>
          <w:tcPr>
            <w:tcW w:w="1276" w:type="dxa"/>
            <w:vAlign w:val="center"/>
            <w:tcPrChange w:id="4016" w:author="Do Thanh Trung" w:date="2025-07-03T15:06:00Z" w16du:dateUtc="2025-07-03T08:06:00Z">
              <w:tcPr>
                <w:tcW w:w="1280" w:type="dxa"/>
                <w:vAlign w:val="center"/>
              </w:tcPr>
            </w:tcPrChange>
          </w:tcPr>
          <w:p w14:paraId="1CBD980D" w14:textId="77777777" w:rsidR="0082078F" w:rsidRPr="001529FD" w:rsidRDefault="0082078F" w:rsidP="00A04FE5">
            <w:pPr>
              <w:rPr>
                <w:lang w:val="vi-VN"/>
              </w:rPr>
            </w:pPr>
            <w:r w:rsidRPr="001529FD">
              <w:rPr>
                <w:lang w:val="vi-VN"/>
              </w:rPr>
              <w:t>Loại Tài sản</w:t>
            </w:r>
          </w:p>
        </w:tc>
        <w:tc>
          <w:tcPr>
            <w:tcW w:w="1329" w:type="dxa"/>
            <w:vAlign w:val="center"/>
            <w:tcPrChange w:id="4017" w:author="Do Thanh Trung" w:date="2025-07-03T15:06:00Z" w16du:dateUtc="2025-07-03T08:06:00Z">
              <w:tcPr>
                <w:tcW w:w="1330" w:type="dxa"/>
                <w:vAlign w:val="center"/>
              </w:tcPr>
            </w:tcPrChange>
          </w:tcPr>
          <w:p w14:paraId="307EF534" w14:textId="77777777" w:rsidR="0082078F" w:rsidRPr="00031552" w:rsidRDefault="0082078F" w:rsidP="00A04FE5">
            <w:r>
              <w:t>Optionset</w:t>
            </w:r>
          </w:p>
        </w:tc>
        <w:tc>
          <w:tcPr>
            <w:tcW w:w="1201" w:type="dxa"/>
            <w:tcPrChange w:id="4018" w:author="Do Thanh Trung" w:date="2025-07-03T15:06:00Z" w16du:dateUtc="2025-07-03T08:06:00Z">
              <w:tcPr>
                <w:tcW w:w="1207" w:type="dxa"/>
              </w:tcPr>
            </w:tcPrChange>
          </w:tcPr>
          <w:p w14:paraId="11919480" w14:textId="77777777" w:rsidR="0082078F" w:rsidRDefault="0082078F" w:rsidP="00CD6E33">
            <w:pPr>
              <w:jc w:val="center"/>
            </w:pPr>
            <w:r>
              <w:t>X</w:t>
            </w:r>
          </w:p>
        </w:tc>
        <w:tc>
          <w:tcPr>
            <w:tcW w:w="1255" w:type="dxa"/>
            <w:tcPrChange w:id="4019" w:author="Do Thanh Trung" w:date="2025-07-03T15:06:00Z" w16du:dateUtc="2025-07-03T08:06:00Z">
              <w:tcPr>
                <w:tcW w:w="1260" w:type="dxa"/>
              </w:tcPr>
            </w:tcPrChange>
          </w:tcPr>
          <w:p w14:paraId="18FAA65A" w14:textId="69CEC06F" w:rsidR="0082078F" w:rsidRDefault="0082078F" w:rsidP="00CD6E33">
            <w:pPr>
              <w:jc w:val="center"/>
            </w:pPr>
            <w:r>
              <w:t>X</w:t>
            </w:r>
          </w:p>
        </w:tc>
        <w:tc>
          <w:tcPr>
            <w:tcW w:w="7221" w:type="dxa"/>
            <w:vMerge/>
            <w:vAlign w:val="center"/>
            <w:tcPrChange w:id="4020" w:author="Do Thanh Trung" w:date="2025-07-03T15:06:00Z" w16du:dateUtc="2025-07-03T08:06:00Z">
              <w:tcPr>
                <w:tcW w:w="7285" w:type="dxa"/>
                <w:vMerge/>
                <w:vAlign w:val="center"/>
              </w:tcPr>
            </w:tcPrChange>
          </w:tcPr>
          <w:p w14:paraId="137293A5" w14:textId="6CE7E52A" w:rsidR="0082078F" w:rsidRPr="000A1CE7" w:rsidRDefault="0082078F" w:rsidP="00A04FE5">
            <w:pPr>
              <w:pStyle w:val="ListParagraph"/>
              <w:numPr>
                <w:ilvl w:val="0"/>
                <w:numId w:val="9"/>
              </w:numPr>
            </w:pPr>
          </w:p>
        </w:tc>
      </w:tr>
      <w:tr w:rsidR="0082078F" w:rsidRPr="009B1FA4" w14:paraId="53AD79FB" w14:textId="77777777" w:rsidTr="00F4473A">
        <w:tc>
          <w:tcPr>
            <w:tcW w:w="668" w:type="dxa"/>
            <w:vAlign w:val="center"/>
            <w:tcPrChange w:id="4021" w:author="Do Thanh Trung" w:date="2025-07-03T15:06:00Z" w16du:dateUtc="2025-07-03T08:06:00Z">
              <w:tcPr>
                <w:tcW w:w="588" w:type="dxa"/>
                <w:vAlign w:val="center"/>
              </w:tcPr>
            </w:tcPrChange>
          </w:tcPr>
          <w:p w14:paraId="2CD83CB3" w14:textId="77777777" w:rsidR="0082078F" w:rsidRPr="007B7396" w:rsidRDefault="0082078F" w:rsidP="00A04FE5">
            <w:r>
              <w:t>04</w:t>
            </w:r>
          </w:p>
        </w:tc>
        <w:tc>
          <w:tcPr>
            <w:tcW w:w="1276" w:type="dxa"/>
            <w:vAlign w:val="center"/>
            <w:tcPrChange w:id="4022" w:author="Do Thanh Trung" w:date="2025-07-03T15:06:00Z" w16du:dateUtc="2025-07-03T08:06:00Z">
              <w:tcPr>
                <w:tcW w:w="1280" w:type="dxa"/>
                <w:vAlign w:val="center"/>
              </w:tcPr>
            </w:tcPrChange>
          </w:tcPr>
          <w:p w14:paraId="7E9D7CFC" w14:textId="77777777" w:rsidR="0082078F" w:rsidRPr="001529FD" w:rsidRDefault="0082078F" w:rsidP="00A04FE5">
            <w:pPr>
              <w:rPr>
                <w:lang w:val="vi-VN"/>
              </w:rPr>
            </w:pPr>
            <w:r w:rsidRPr="001529FD">
              <w:rPr>
                <w:lang w:val="vi-VN"/>
              </w:rPr>
              <w:t>Mã Giao dịch</w:t>
            </w:r>
          </w:p>
        </w:tc>
        <w:tc>
          <w:tcPr>
            <w:tcW w:w="1329" w:type="dxa"/>
            <w:vAlign w:val="center"/>
            <w:tcPrChange w:id="4023" w:author="Do Thanh Trung" w:date="2025-07-03T15:06:00Z" w16du:dateUtc="2025-07-03T08:06:00Z">
              <w:tcPr>
                <w:tcW w:w="1330" w:type="dxa"/>
                <w:vAlign w:val="center"/>
              </w:tcPr>
            </w:tcPrChange>
          </w:tcPr>
          <w:p w14:paraId="7AD0C734" w14:textId="77777777" w:rsidR="0082078F" w:rsidRPr="001529FD" w:rsidRDefault="0082078F" w:rsidP="00A04FE5">
            <w:pPr>
              <w:rPr>
                <w:lang w:val="vi-VN"/>
              </w:rPr>
            </w:pPr>
            <w:r w:rsidRPr="001529FD">
              <w:rPr>
                <w:lang w:val="vi-VN"/>
              </w:rPr>
              <w:t>Text</w:t>
            </w:r>
          </w:p>
        </w:tc>
        <w:tc>
          <w:tcPr>
            <w:tcW w:w="1201" w:type="dxa"/>
            <w:tcPrChange w:id="4024" w:author="Do Thanh Trung" w:date="2025-07-03T15:06:00Z" w16du:dateUtc="2025-07-03T08:06:00Z">
              <w:tcPr>
                <w:tcW w:w="1207" w:type="dxa"/>
              </w:tcPr>
            </w:tcPrChange>
          </w:tcPr>
          <w:p w14:paraId="3677193E" w14:textId="77777777" w:rsidR="0082078F" w:rsidRPr="007B7396" w:rsidRDefault="0082078F" w:rsidP="00CD6E33">
            <w:pPr>
              <w:pStyle w:val="ListParagraph"/>
              <w:ind w:left="0"/>
              <w:jc w:val="center"/>
            </w:pPr>
            <w:r>
              <w:t>X</w:t>
            </w:r>
          </w:p>
        </w:tc>
        <w:tc>
          <w:tcPr>
            <w:tcW w:w="1255" w:type="dxa"/>
            <w:tcPrChange w:id="4025" w:author="Do Thanh Trung" w:date="2025-07-03T15:06:00Z" w16du:dateUtc="2025-07-03T08:06:00Z">
              <w:tcPr>
                <w:tcW w:w="1260" w:type="dxa"/>
              </w:tcPr>
            </w:tcPrChange>
          </w:tcPr>
          <w:p w14:paraId="12102309" w14:textId="77777777" w:rsidR="0082078F" w:rsidRPr="007B7396" w:rsidRDefault="0082078F" w:rsidP="00CD6E33">
            <w:pPr>
              <w:pStyle w:val="ListParagraph"/>
              <w:ind w:left="0"/>
              <w:jc w:val="center"/>
            </w:pPr>
            <w:r>
              <w:t>X</w:t>
            </w:r>
          </w:p>
        </w:tc>
        <w:tc>
          <w:tcPr>
            <w:tcW w:w="7221" w:type="dxa"/>
            <w:vMerge/>
            <w:vAlign w:val="center"/>
            <w:tcPrChange w:id="4026" w:author="Do Thanh Trung" w:date="2025-07-03T15:06:00Z" w16du:dateUtc="2025-07-03T08:06:00Z">
              <w:tcPr>
                <w:tcW w:w="7285" w:type="dxa"/>
                <w:vMerge/>
                <w:vAlign w:val="center"/>
              </w:tcPr>
            </w:tcPrChange>
          </w:tcPr>
          <w:p w14:paraId="418CDAAA" w14:textId="57D1B902" w:rsidR="0082078F" w:rsidRPr="001529FD" w:rsidRDefault="0082078F" w:rsidP="00A04FE5">
            <w:pPr>
              <w:rPr>
                <w:lang w:val="vi-VN"/>
              </w:rPr>
            </w:pPr>
          </w:p>
        </w:tc>
      </w:tr>
      <w:tr w:rsidR="0082078F" w:rsidRPr="009B1FA4" w14:paraId="1E68A6E1" w14:textId="77777777" w:rsidTr="00F4473A">
        <w:tc>
          <w:tcPr>
            <w:tcW w:w="668" w:type="dxa"/>
            <w:vAlign w:val="center"/>
            <w:tcPrChange w:id="4027" w:author="Do Thanh Trung" w:date="2025-07-03T15:06:00Z" w16du:dateUtc="2025-07-03T08:06:00Z">
              <w:tcPr>
                <w:tcW w:w="588" w:type="dxa"/>
                <w:vAlign w:val="center"/>
              </w:tcPr>
            </w:tcPrChange>
          </w:tcPr>
          <w:p w14:paraId="412D844D" w14:textId="77777777" w:rsidR="0082078F" w:rsidRPr="007B7396" w:rsidRDefault="0082078F" w:rsidP="00A04FE5">
            <w:r>
              <w:t>05</w:t>
            </w:r>
          </w:p>
        </w:tc>
        <w:tc>
          <w:tcPr>
            <w:tcW w:w="1276" w:type="dxa"/>
            <w:vAlign w:val="center"/>
            <w:tcPrChange w:id="4028" w:author="Do Thanh Trung" w:date="2025-07-03T15:06:00Z" w16du:dateUtc="2025-07-03T08:06:00Z">
              <w:tcPr>
                <w:tcW w:w="1280" w:type="dxa"/>
                <w:vAlign w:val="center"/>
              </w:tcPr>
            </w:tcPrChange>
          </w:tcPr>
          <w:p w14:paraId="0A3949F4" w14:textId="77777777" w:rsidR="0082078F" w:rsidRPr="00F75E0D" w:rsidRDefault="0082078F" w:rsidP="00A04FE5">
            <w:r w:rsidRPr="001529FD">
              <w:rPr>
                <w:lang w:val="vi-VN"/>
              </w:rPr>
              <w:t>Ngày mua</w:t>
            </w:r>
          </w:p>
        </w:tc>
        <w:tc>
          <w:tcPr>
            <w:tcW w:w="1329" w:type="dxa"/>
            <w:vAlign w:val="center"/>
            <w:tcPrChange w:id="4029" w:author="Do Thanh Trung" w:date="2025-07-03T15:06:00Z" w16du:dateUtc="2025-07-03T08:06:00Z">
              <w:tcPr>
                <w:tcW w:w="1330" w:type="dxa"/>
                <w:vAlign w:val="center"/>
              </w:tcPr>
            </w:tcPrChange>
          </w:tcPr>
          <w:p w14:paraId="52D6D029" w14:textId="77777777" w:rsidR="0082078F" w:rsidRPr="001529FD" w:rsidRDefault="0082078F" w:rsidP="00A04FE5">
            <w:pPr>
              <w:rPr>
                <w:lang w:val="vi-VN"/>
              </w:rPr>
            </w:pPr>
            <w:r w:rsidRPr="001529FD">
              <w:rPr>
                <w:lang w:val="vi-VN"/>
              </w:rPr>
              <w:t>Date</w:t>
            </w:r>
          </w:p>
        </w:tc>
        <w:tc>
          <w:tcPr>
            <w:tcW w:w="1201" w:type="dxa"/>
            <w:tcPrChange w:id="4030" w:author="Do Thanh Trung" w:date="2025-07-03T15:06:00Z" w16du:dateUtc="2025-07-03T08:06:00Z">
              <w:tcPr>
                <w:tcW w:w="1207" w:type="dxa"/>
              </w:tcPr>
            </w:tcPrChange>
          </w:tcPr>
          <w:p w14:paraId="15FC896B" w14:textId="77777777" w:rsidR="0082078F" w:rsidRPr="007B7396" w:rsidRDefault="0082078F" w:rsidP="00CD6E33">
            <w:pPr>
              <w:jc w:val="center"/>
            </w:pPr>
            <w:r>
              <w:t>X</w:t>
            </w:r>
          </w:p>
        </w:tc>
        <w:tc>
          <w:tcPr>
            <w:tcW w:w="1255" w:type="dxa"/>
            <w:tcPrChange w:id="4031" w:author="Do Thanh Trung" w:date="2025-07-03T15:06:00Z" w16du:dateUtc="2025-07-03T08:06:00Z">
              <w:tcPr>
                <w:tcW w:w="1260" w:type="dxa"/>
              </w:tcPr>
            </w:tcPrChange>
          </w:tcPr>
          <w:p w14:paraId="14307D27" w14:textId="290CE447" w:rsidR="0082078F" w:rsidRPr="00B724EA" w:rsidRDefault="0082078F" w:rsidP="00CD6E33">
            <w:pPr>
              <w:jc w:val="center"/>
            </w:pPr>
            <w:r>
              <w:t>X</w:t>
            </w:r>
          </w:p>
        </w:tc>
        <w:tc>
          <w:tcPr>
            <w:tcW w:w="7221" w:type="dxa"/>
            <w:vMerge/>
            <w:vAlign w:val="center"/>
            <w:tcPrChange w:id="4032" w:author="Do Thanh Trung" w:date="2025-07-03T15:06:00Z" w16du:dateUtc="2025-07-03T08:06:00Z">
              <w:tcPr>
                <w:tcW w:w="7285" w:type="dxa"/>
                <w:vMerge/>
                <w:vAlign w:val="center"/>
              </w:tcPr>
            </w:tcPrChange>
          </w:tcPr>
          <w:p w14:paraId="233E0C40" w14:textId="23B3569F" w:rsidR="0082078F" w:rsidRPr="001529FD" w:rsidRDefault="0082078F" w:rsidP="00A04FE5">
            <w:pPr>
              <w:rPr>
                <w:lang w:val="vi-VN"/>
              </w:rPr>
            </w:pPr>
          </w:p>
        </w:tc>
      </w:tr>
      <w:tr w:rsidR="00A04FE5" w:rsidRPr="009B1FA4" w14:paraId="61189A95" w14:textId="77777777" w:rsidTr="00F4473A">
        <w:tc>
          <w:tcPr>
            <w:tcW w:w="668" w:type="dxa"/>
            <w:vAlign w:val="center"/>
            <w:tcPrChange w:id="4033" w:author="Do Thanh Trung" w:date="2025-07-03T15:06:00Z" w16du:dateUtc="2025-07-03T08:06:00Z">
              <w:tcPr>
                <w:tcW w:w="588" w:type="dxa"/>
                <w:vAlign w:val="center"/>
              </w:tcPr>
            </w:tcPrChange>
          </w:tcPr>
          <w:p w14:paraId="2FD6BEFC" w14:textId="77777777" w:rsidR="00A04FE5" w:rsidRPr="007B7396" w:rsidRDefault="00A04FE5" w:rsidP="00A04FE5">
            <w:r>
              <w:t>06</w:t>
            </w:r>
          </w:p>
        </w:tc>
        <w:tc>
          <w:tcPr>
            <w:tcW w:w="1276" w:type="dxa"/>
            <w:vAlign w:val="center"/>
            <w:tcPrChange w:id="4034" w:author="Do Thanh Trung" w:date="2025-07-03T15:06:00Z" w16du:dateUtc="2025-07-03T08:06:00Z">
              <w:tcPr>
                <w:tcW w:w="1280" w:type="dxa"/>
                <w:vAlign w:val="center"/>
              </w:tcPr>
            </w:tcPrChange>
          </w:tcPr>
          <w:p w14:paraId="5C699AB1" w14:textId="07970411" w:rsidR="00A04FE5" w:rsidRPr="00B91A07" w:rsidRDefault="00A04FE5" w:rsidP="00A04FE5">
            <w:r w:rsidRPr="001529FD">
              <w:rPr>
                <w:lang w:val="vi-VN"/>
              </w:rPr>
              <w:t xml:space="preserve">Số lượng </w:t>
            </w:r>
            <w:r w:rsidR="00B91A07">
              <w:t>nắm giữ</w:t>
            </w:r>
          </w:p>
        </w:tc>
        <w:tc>
          <w:tcPr>
            <w:tcW w:w="1329" w:type="dxa"/>
            <w:vAlign w:val="center"/>
            <w:tcPrChange w:id="4035" w:author="Do Thanh Trung" w:date="2025-07-03T15:06:00Z" w16du:dateUtc="2025-07-03T08:06:00Z">
              <w:tcPr>
                <w:tcW w:w="1330" w:type="dxa"/>
                <w:vAlign w:val="center"/>
              </w:tcPr>
            </w:tcPrChange>
          </w:tcPr>
          <w:p w14:paraId="5A606DA3" w14:textId="77777777" w:rsidR="00A04FE5" w:rsidRPr="001529FD" w:rsidRDefault="00A04FE5" w:rsidP="00A04FE5">
            <w:pPr>
              <w:rPr>
                <w:lang w:val="vi-VN"/>
              </w:rPr>
            </w:pPr>
            <w:r w:rsidRPr="001529FD">
              <w:rPr>
                <w:lang w:val="vi-VN"/>
              </w:rPr>
              <w:t>Number</w:t>
            </w:r>
          </w:p>
        </w:tc>
        <w:tc>
          <w:tcPr>
            <w:tcW w:w="1201" w:type="dxa"/>
            <w:tcPrChange w:id="4036" w:author="Do Thanh Trung" w:date="2025-07-03T15:06:00Z" w16du:dateUtc="2025-07-03T08:06:00Z">
              <w:tcPr>
                <w:tcW w:w="1207" w:type="dxa"/>
              </w:tcPr>
            </w:tcPrChange>
          </w:tcPr>
          <w:p w14:paraId="405AF14A" w14:textId="77777777" w:rsidR="00A04FE5" w:rsidRPr="007B7396" w:rsidRDefault="00A04FE5" w:rsidP="00CD6E33">
            <w:pPr>
              <w:jc w:val="center"/>
            </w:pPr>
            <w:r>
              <w:t>X</w:t>
            </w:r>
          </w:p>
        </w:tc>
        <w:tc>
          <w:tcPr>
            <w:tcW w:w="1255" w:type="dxa"/>
            <w:tcPrChange w:id="4037" w:author="Do Thanh Trung" w:date="2025-07-03T15:06:00Z" w16du:dateUtc="2025-07-03T08:06:00Z">
              <w:tcPr>
                <w:tcW w:w="1260" w:type="dxa"/>
              </w:tcPr>
            </w:tcPrChange>
          </w:tcPr>
          <w:p w14:paraId="7BE76D02" w14:textId="2AF2D444" w:rsidR="00A04FE5" w:rsidRPr="00B724EA" w:rsidRDefault="00B724EA" w:rsidP="00CD6E33">
            <w:pPr>
              <w:jc w:val="center"/>
            </w:pPr>
            <w:r>
              <w:t>X</w:t>
            </w:r>
          </w:p>
        </w:tc>
        <w:tc>
          <w:tcPr>
            <w:tcW w:w="7221" w:type="dxa"/>
            <w:vAlign w:val="center"/>
            <w:tcPrChange w:id="4038" w:author="Do Thanh Trung" w:date="2025-07-03T15:06:00Z" w16du:dateUtc="2025-07-03T08:06:00Z">
              <w:tcPr>
                <w:tcW w:w="7285" w:type="dxa"/>
                <w:vAlign w:val="center"/>
              </w:tcPr>
            </w:tcPrChange>
          </w:tcPr>
          <w:p w14:paraId="784DF0B7" w14:textId="4B087687" w:rsidR="00A04FE5" w:rsidRPr="002E62D1" w:rsidRDefault="002E62D1" w:rsidP="00A04FE5">
            <w:r>
              <w:t>Số lượng trái phiếu nắm giữ</w:t>
            </w:r>
            <w:r w:rsidR="00F76117">
              <w:t xml:space="preserve"> tại thời điểm tất toán</w:t>
            </w:r>
          </w:p>
        </w:tc>
      </w:tr>
      <w:tr w:rsidR="00A04FE5" w:rsidRPr="009B1FA4" w14:paraId="10792F46" w14:textId="77777777" w:rsidTr="00F4473A">
        <w:tc>
          <w:tcPr>
            <w:tcW w:w="668" w:type="dxa"/>
            <w:vAlign w:val="center"/>
            <w:tcPrChange w:id="4039" w:author="Do Thanh Trung" w:date="2025-07-03T15:06:00Z" w16du:dateUtc="2025-07-03T08:06:00Z">
              <w:tcPr>
                <w:tcW w:w="588" w:type="dxa"/>
                <w:vAlign w:val="center"/>
              </w:tcPr>
            </w:tcPrChange>
          </w:tcPr>
          <w:p w14:paraId="07EF3AF2" w14:textId="77777777" w:rsidR="00A04FE5" w:rsidRPr="007B7396" w:rsidRDefault="00A04FE5" w:rsidP="00A04FE5">
            <w:r>
              <w:lastRenderedPageBreak/>
              <w:t>07</w:t>
            </w:r>
          </w:p>
        </w:tc>
        <w:tc>
          <w:tcPr>
            <w:tcW w:w="1276" w:type="dxa"/>
            <w:vAlign w:val="center"/>
            <w:tcPrChange w:id="4040" w:author="Do Thanh Trung" w:date="2025-07-03T15:06:00Z" w16du:dateUtc="2025-07-03T08:06:00Z">
              <w:tcPr>
                <w:tcW w:w="1280" w:type="dxa"/>
                <w:vAlign w:val="center"/>
              </w:tcPr>
            </w:tcPrChange>
          </w:tcPr>
          <w:p w14:paraId="7FB51034" w14:textId="77777777" w:rsidR="00A04FE5" w:rsidRPr="007B7396" w:rsidRDefault="00A04FE5" w:rsidP="00A04FE5">
            <w:r w:rsidRPr="001529FD">
              <w:rPr>
                <w:lang w:val="vi-VN"/>
              </w:rPr>
              <w:t>Đơn giá mua</w:t>
            </w:r>
          </w:p>
        </w:tc>
        <w:tc>
          <w:tcPr>
            <w:tcW w:w="1329" w:type="dxa"/>
            <w:vAlign w:val="center"/>
            <w:tcPrChange w:id="4041" w:author="Do Thanh Trung" w:date="2025-07-03T15:06:00Z" w16du:dateUtc="2025-07-03T08:06:00Z">
              <w:tcPr>
                <w:tcW w:w="1330" w:type="dxa"/>
                <w:vAlign w:val="center"/>
              </w:tcPr>
            </w:tcPrChange>
          </w:tcPr>
          <w:p w14:paraId="603BA73B" w14:textId="77777777" w:rsidR="00A04FE5" w:rsidRPr="001529FD" w:rsidRDefault="00A04FE5" w:rsidP="00A04FE5">
            <w:pPr>
              <w:rPr>
                <w:lang w:val="vi-VN"/>
              </w:rPr>
            </w:pPr>
            <w:r w:rsidRPr="001529FD">
              <w:rPr>
                <w:lang w:val="vi-VN"/>
              </w:rPr>
              <w:t>Number</w:t>
            </w:r>
          </w:p>
        </w:tc>
        <w:tc>
          <w:tcPr>
            <w:tcW w:w="1201" w:type="dxa"/>
            <w:tcPrChange w:id="4042" w:author="Do Thanh Trung" w:date="2025-07-03T15:06:00Z" w16du:dateUtc="2025-07-03T08:06:00Z">
              <w:tcPr>
                <w:tcW w:w="1207" w:type="dxa"/>
              </w:tcPr>
            </w:tcPrChange>
          </w:tcPr>
          <w:p w14:paraId="6B8B6483" w14:textId="77777777" w:rsidR="00A04FE5" w:rsidRPr="007B7396" w:rsidRDefault="00A04FE5" w:rsidP="00CD6E33">
            <w:pPr>
              <w:jc w:val="center"/>
            </w:pPr>
            <w:r>
              <w:t>X</w:t>
            </w:r>
          </w:p>
        </w:tc>
        <w:tc>
          <w:tcPr>
            <w:tcW w:w="1255" w:type="dxa"/>
            <w:tcPrChange w:id="4043" w:author="Do Thanh Trung" w:date="2025-07-03T15:06:00Z" w16du:dateUtc="2025-07-03T08:06:00Z">
              <w:tcPr>
                <w:tcW w:w="1260" w:type="dxa"/>
              </w:tcPr>
            </w:tcPrChange>
          </w:tcPr>
          <w:p w14:paraId="5D9BECE0" w14:textId="2A0172EF" w:rsidR="00A04FE5" w:rsidRPr="00B724EA" w:rsidRDefault="00B724EA" w:rsidP="00CD6E33">
            <w:pPr>
              <w:jc w:val="center"/>
            </w:pPr>
            <w:r>
              <w:t>X</w:t>
            </w:r>
          </w:p>
        </w:tc>
        <w:tc>
          <w:tcPr>
            <w:tcW w:w="7221" w:type="dxa"/>
            <w:vAlign w:val="center"/>
            <w:tcPrChange w:id="4044" w:author="Do Thanh Trung" w:date="2025-07-03T15:06:00Z" w16du:dateUtc="2025-07-03T08:06:00Z">
              <w:tcPr>
                <w:tcW w:w="7285" w:type="dxa"/>
                <w:vAlign w:val="center"/>
              </w:tcPr>
            </w:tcPrChange>
          </w:tcPr>
          <w:p w14:paraId="41DB2DCF" w14:textId="1EB7FFEC" w:rsidR="00A04FE5" w:rsidRPr="001529FD" w:rsidRDefault="00A04FE5" w:rsidP="00A04FE5">
            <w:pPr>
              <w:rPr>
                <w:lang w:val="vi-VN"/>
              </w:rPr>
            </w:pPr>
            <w:r w:rsidRPr="001529FD">
              <w:rPr>
                <w:lang w:val="vi-VN"/>
              </w:rPr>
              <w:t>Đơn giá mua (VNĐ)</w:t>
            </w:r>
          </w:p>
        </w:tc>
      </w:tr>
      <w:tr w:rsidR="00A04FE5" w:rsidRPr="001529FD" w14:paraId="5F0568CD" w14:textId="77777777" w:rsidTr="00F4473A">
        <w:tc>
          <w:tcPr>
            <w:tcW w:w="668" w:type="dxa"/>
            <w:vAlign w:val="center"/>
            <w:tcPrChange w:id="4045" w:author="Do Thanh Trung" w:date="2025-07-03T15:06:00Z" w16du:dateUtc="2025-07-03T08:06:00Z">
              <w:tcPr>
                <w:tcW w:w="588" w:type="dxa"/>
                <w:vAlign w:val="center"/>
              </w:tcPr>
            </w:tcPrChange>
          </w:tcPr>
          <w:p w14:paraId="14175870" w14:textId="77777777" w:rsidR="00A04FE5" w:rsidRPr="007B7396" w:rsidRDefault="00A04FE5" w:rsidP="00A04FE5">
            <w:r>
              <w:t>08</w:t>
            </w:r>
          </w:p>
        </w:tc>
        <w:tc>
          <w:tcPr>
            <w:tcW w:w="1276" w:type="dxa"/>
            <w:vAlign w:val="center"/>
            <w:tcPrChange w:id="4046" w:author="Do Thanh Trung" w:date="2025-07-03T15:06:00Z" w16du:dateUtc="2025-07-03T08:06:00Z">
              <w:tcPr>
                <w:tcW w:w="1280" w:type="dxa"/>
                <w:vAlign w:val="center"/>
              </w:tcPr>
            </w:tcPrChange>
          </w:tcPr>
          <w:p w14:paraId="5EA88984" w14:textId="77777777" w:rsidR="00A04FE5" w:rsidRPr="001529FD" w:rsidRDefault="00A04FE5" w:rsidP="00A04FE5">
            <w:pPr>
              <w:rPr>
                <w:lang w:val="vi-VN"/>
              </w:rPr>
            </w:pPr>
            <w:r w:rsidRPr="001529FD">
              <w:rPr>
                <w:lang w:val="vi-VN"/>
              </w:rPr>
              <w:t>Tổng Giá trị đầu tư</w:t>
            </w:r>
          </w:p>
        </w:tc>
        <w:tc>
          <w:tcPr>
            <w:tcW w:w="1329" w:type="dxa"/>
            <w:vAlign w:val="center"/>
            <w:tcPrChange w:id="4047" w:author="Do Thanh Trung" w:date="2025-07-03T15:06:00Z" w16du:dateUtc="2025-07-03T08:06:00Z">
              <w:tcPr>
                <w:tcW w:w="1330" w:type="dxa"/>
                <w:vAlign w:val="center"/>
              </w:tcPr>
            </w:tcPrChange>
          </w:tcPr>
          <w:p w14:paraId="02B07C13" w14:textId="77777777" w:rsidR="00A04FE5" w:rsidRPr="001529FD" w:rsidRDefault="00A04FE5" w:rsidP="00A04FE5">
            <w:pPr>
              <w:rPr>
                <w:lang w:val="vi-VN"/>
              </w:rPr>
            </w:pPr>
            <w:r w:rsidRPr="001529FD">
              <w:rPr>
                <w:lang w:val="vi-VN"/>
              </w:rPr>
              <w:t>Number</w:t>
            </w:r>
          </w:p>
        </w:tc>
        <w:tc>
          <w:tcPr>
            <w:tcW w:w="1201" w:type="dxa"/>
            <w:tcPrChange w:id="4048" w:author="Do Thanh Trung" w:date="2025-07-03T15:06:00Z" w16du:dateUtc="2025-07-03T08:06:00Z">
              <w:tcPr>
                <w:tcW w:w="1207" w:type="dxa"/>
              </w:tcPr>
            </w:tcPrChange>
          </w:tcPr>
          <w:p w14:paraId="4794A6B0" w14:textId="77777777" w:rsidR="00A04FE5" w:rsidRPr="007B7396" w:rsidRDefault="00A04FE5" w:rsidP="00CD6E33">
            <w:pPr>
              <w:jc w:val="center"/>
            </w:pPr>
            <w:r>
              <w:t>X</w:t>
            </w:r>
          </w:p>
        </w:tc>
        <w:tc>
          <w:tcPr>
            <w:tcW w:w="1255" w:type="dxa"/>
            <w:tcPrChange w:id="4049" w:author="Do Thanh Trung" w:date="2025-07-03T15:06:00Z" w16du:dateUtc="2025-07-03T08:06:00Z">
              <w:tcPr>
                <w:tcW w:w="1260" w:type="dxa"/>
              </w:tcPr>
            </w:tcPrChange>
          </w:tcPr>
          <w:p w14:paraId="2CCB9A36" w14:textId="77777777" w:rsidR="00A04FE5" w:rsidRPr="007B7396" w:rsidRDefault="00A04FE5" w:rsidP="00CD6E33">
            <w:pPr>
              <w:jc w:val="center"/>
            </w:pPr>
            <w:r>
              <w:t>X</w:t>
            </w:r>
          </w:p>
        </w:tc>
        <w:tc>
          <w:tcPr>
            <w:tcW w:w="7221" w:type="dxa"/>
            <w:vAlign w:val="center"/>
            <w:tcPrChange w:id="4050" w:author="Do Thanh Trung" w:date="2025-07-03T15:06:00Z" w16du:dateUtc="2025-07-03T08:06:00Z">
              <w:tcPr>
                <w:tcW w:w="7285" w:type="dxa"/>
                <w:vAlign w:val="center"/>
              </w:tcPr>
            </w:tcPrChange>
          </w:tcPr>
          <w:p w14:paraId="19E7E628" w14:textId="004931F1" w:rsidR="00A04FE5" w:rsidRPr="001529FD" w:rsidRDefault="00A04FE5" w:rsidP="00A04FE5">
            <w:pPr>
              <w:rPr>
                <w:lang w:val="vi-VN"/>
              </w:rPr>
            </w:pPr>
            <w:r w:rsidRPr="001529FD">
              <w:rPr>
                <w:lang w:val="vi-VN"/>
              </w:rPr>
              <w:t>Tổng giá trị đầu tư</w:t>
            </w:r>
          </w:p>
          <w:p w14:paraId="70754C84" w14:textId="1BCEC462" w:rsidR="00A04FE5" w:rsidRPr="001529FD" w:rsidRDefault="00A04FE5" w:rsidP="00A04FE5">
            <w:pPr>
              <w:jc w:val="center"/>
              <w:rPr>
                <w:lang w:val="vi-VN"/>
              </w:rPr>
            </w:pPr>
            <w:r w:rsidRPr="001529FD">
              <w:rPr>
                <w:noProof/>
                <w:lang w:val="vi-VN"/>
              </w:rPr>
              <w:t>(</w:t>
            </w:r>
            <w:r w:rsidR="00225026">
              <w:rPr>
                <w:noProof/>
              </w:rPr>
              <w:t>8</w:t>
            </w:r>
            <w:r w:rsidRPr="001529FD">
              <w:rPr>
                <w:noProof/>
                <w:lang w:val="vi-VN"/>
              </w:rPr>
              <w:t>) = (</w:t>
            </w:r>
            <w:r w:rsidR="00225026">
              <w:rPr>
                <w:noProof/>
              </w:rPr>
              <w:t>6</w:t>
            </w:r>
            <w:r w:rsidRPr="001529FD">
              <w:rPr>
                <w:noProof/>
                <w:lang w:val="vi-VN"/>
              </w:rPr>
              <w:t>) * (</w:t>
            </w:r>
            <w:r w:rsidR="00225026">
              <w:rPr>
                <w:noProof/>
              </w:rPr>
              <w:t>7</w:t>
            </w:r>
            <w:r w:rsidRPr="001529FD">
              <w:rPr>
                <w:noProof/>
                <w:lang w:val="vi-VN"/>
              </w:rPr>
              <w:t>)</w:t>
            </w:r>
          </w:p>
        </w:tc>
      </w:tr>
      <w:tr w:rsidR="007F40E4" w:rsidRPr="001529FD" w14:paraId="5FFB08EC" w14:textId="77777777" w:rsidTr="00F4473A">
        <w:tc>
          <w:tcPr>
            <w:tcW w:w="668" w:type="dxa"/>
            <w:vAlign w:val="center"/>
            <w:tcPrChange w:id="4051" w:author="Do Thanh Trung" w:date="2025-07-03T15:06:00Z" w16du:dateUtc="2025-07-03T08:06:00Z">
              <w:tcPr>
                <w:tcW w:w="588" w:type="dxa"/>
                <w:vAlign w:val="center"/>
              </w:tcPr>
            </w:tcPrChange>
          </w:tcPr>
          <w:p w14:paraId="18154F24" w14:textId="3F2016F6" w:rsidR="007F40E4" w:rsidRDefault="00DC0218" w:rsidP="007F40E4">
            <w:r>
              <w:t>09</w:t>
            </w:r>
          </w:p>
        </w:tc>
        <w:tc>
          <w:tcPr>
            <w:tcW w:w="1276" w:type="dxa"/>
            <w:vAlign w:val="center"/>
            <w:tcPrChange w:id="4052" w:author="Do Thanh Trung" w:date="2025-07-03T15:06:00Z" w16du:dateUtc="2025-07-03T08:06:00Z">
              <w:tcPr>
                <w:tcW w:w="1280" w:type="dxa"/>
                <w:vAlign w:val="center"/>
              </w:tcPr>
            </w:tcPrChange>
          </w:tcPr>
          <w:p w14:paraId="0489E003" w14:textId="6754D7F5" w:rsidR="007F40E4" w:rsidRPr="001529FD" w:rsidRDefault="007F40E4" w:rsidP="007F40E4">
            <w:pPr>
              <w:rPr>
                <w:lang w:val="vi-VN"/>
              </w:rPr>
            </w:pPr>
            <w:r>
              <w:t>Ngày phát hành</w:t>
            </w:r>
          </w:p>
        </w:tc>
        <w:tc>
          <w:tcPr>
            <w:tcW w:w="1329" w:type="dxa"/>
            <w:vAlign w:val="center"/>
            <w:tcPrChange w:id="4053" w:author="Do Thanh Trung" w:date="2025-07-03T15:06:00Z" w16du:dateUtc="2025-07-03T08:06:00Z">
              <w:tcPr>
                <w:tcW w:w="1330" w:type="dxa"/>
                <w:vAlign w:val="center"/>
              </w:tcPr>
            </w:tcPrChange>
          </w:tcPr>
          <w:p w14:paraId="386394F4" w14:textId="3CEDC58B" w:rsidR="007F40E4" w:rsidRPr="001529FD" w:rsidRDefault="007F40E4" w:rsidP="007F40E4">
            <w:pPr>
              <w:rPr>
                <w:lang w:val="vi-VN"/>
              </w:rPr>
            </w:pPr>
            <w:r>
              <w:t>Date</w:t>
            </w:r>
          </w:p>
        </w:tc>
        <w:tc>
          <w:tcPr>
            <w:tcW w:w="1201" w:type="dxa"/>
            <w:tcPrChange w:id="4054" w:author="Do Thanh Trung" w:date="2025-07-03T15:06:00Z" w16du:dateUtc="2025-07-03T08:06:00Z">
              <w:tcPr>
                <w:tcW w:w="1207" w:type="dxa"/>
              </w:tcPr>
            </w:tcPrChange>
          </w:tcPr>
          <w:p w14:paraId="5F562184" w14:textId="08C042C9" w:rsidR="007F40E4" w:rsidRDefault="007F40E4" w:rsidP="00CD6E33">
            <w:pPr>
              <w:jc w:val="center"/>
            </w:pPr>
            <w:r>
              <w:t>X</w:t>
            </w:r>
          </w:p>
        </w:tc>
        <w:tc>
          <w:tcPr>
            <w:tcW w:w="1255" w:type="dxa"/>
            <w:tcPrChange w:id="4055" w:author="Do Thanh Trung" w:date="2025-07-03T15:06:00Z" w16du:dateUtc="2025-07-03T08:06:00Z">
              <w:tcPr>
                <w:tcW w:w="1260" w:type="dxa"/>
              </w:tcPr>
            </w:tcPrChange>
          </w:tcPr>
          <w:p w14:paraId="0650ACBC" w14:textId="52CED1F7" w:rsidR="007F40E4" w:rsidRDefault="007F40E4" w:rsidP="00CD6E33">
            <w:pPr>
              <w:jc w:val="center"/>
            </w:pPr>
            <w:r>
              <w:t>X</w:t>
            </w:r>
          </w:p>
        </w:tc>
        <w:tc>
          <w:tcPr>
            <w:tcW w:w="7221" w:type="dxa"/>
            <w:vAlign w:val="center"/>
            <w:tcPrChange w:id="4056" w:author="Do Thanh Trung" w:date="2025-07-03T15:06:00Z" w16du:dateUtc="2025-07-03T08:06:00Z">
              <w:tcPr>
                <w:tcW w:w="7285" w:type="dxa"/>
                <w:vAlign w:val="center"/>
              </w:tcPr>
            </w:tcPrChange>
          </w:tcPr>
          <w:p w14:paraId="5FFF4B5D" w14:textId="6359CC5E" w:rsidR="007F40E4" w:rsidRPr="001529FD" w:rsidRDefault="007F40E4" w:rsidP="007F40E4">
            <w:pPr>
              <w:rPr>
                <w:lang w:val="vi-VN"/>
              </w:rPr>
            </w:pPr>
            <w:r>
              <w:t>Ngày phát hành trái phiếu</w:t>
            </w:r>
          </w:p>
        </w:tc>
      </w:tr>
      <w:tr w:rsidR="007F40E4" w:rsidRPr="001529FD" w14:paraId="5680209E" w14:textId="77777777" w:rsidTr="00F4473A">
        <w:tc>
          <w:tcPr>
            <w:tcW w:w="668" w:type="dxa"/>
            <w:vAlign w:val="center"/>
            <w:tcPrChange w:id="4057" w:author="Do Thanh Trung" w:date="2025-07-03T15:06:00Z" w16du:dateUtc="2025-07-03T08:06:00Z">
              <w:tcPr>
                <w:tcW w:w="588" w:type="dxa"/>
                <w:vAlign w:val="center"/>
              </w:tcPr>
            </w:tcPrChange>
          </w:tcPr>
          <w:p w14:paraId="6A490F89" w14:textId="0798259C" w:rsidR="007F40E4" w:rsidRDefault="00DC0218" w:rsidP="007F40E4">
            <w:r>
              <w:t>10</w:t>
            </w:r>
          </w:p>
        </w:tc>
        <w:tc>
          <w:tcPr>
            <w:tcW w:w="1276" w:type="dxa"/>
            <w:vAlign w:val="center"/>
            <w:tcPrChange w:id="4058" w:author="Do Thanh Trung" w:date="2025-07-03T15:06:00Z" w16du:dateUtc="2025-07-03T08:06:00Z">
              <w:tcPr>
                <w:tcW w:w="1280" w:type="dxa"/>
                <w:vAlign w:val="center"/>
              </w:tcPr>
            </w:tcPrChange>
          </w:tcPr>
          <w:p w14:paraId="0FE5E565" w14:textId="465EB82B" w:rsidR="007F40E4" w:rsidRDefault="007F40E4" w:rsidP="007F40E4">
            <w:r>
              <w:t>Ngày đáo hạn</w:t>
            </w:r>
          </w:p>
        </w:tc>
        <w:tc>
          <w:tcPr>
            <w:tcW w:w="1329" w:type="dxa"/>
            <w:vAlign w:val="center"/>
            <w:tcPrChange w:id="4059" w:author="Do Thanh Trung" w:date="2025-07-03T15:06:00Z" w16du:dateUtc="2025-07-03T08:06:00Z">
              <w:tcPr>
                <w:tcW w:w="1330" w:type="dxa"/>
                <w:vAlign w:val="center"/>
              </w:tcPr>
            </w:tcPrChange>
          </w:tcPr>
          <w:p w14:paraId="019E1961" w14:textId="3ACC1B72" w:rsidR="007F40E4" w:rsidRDefault="007F40E4" w:rsidP="007F40E4">
            <w:r>
              <w:t>Date</w:t>
            </w:r>
          </w:p>
        </w:tc>
        <w:tc>
          <w:tcPr>
            <w:tcW w:w="1201" w:type="dxa"/>
            <w:tcPrChange w:id="4060" w:author="Do Thanh Trung" w:date="2025-07-03T15:06:00Z" w16du:dateUtc="2025-07-03T08:06:00Z">
              <w:tcPr>
                <w:tcW w:w="1207" w:type="dxa"/>
              </w:tcPr>
            </w:tcPrChange>
          </w:tcPr>
          <w:p w14:paraId="29404EDE" w14:textId="4345A561" w:rsidR="007F40E4" w:rsidRDefault="007F40E4" w:rsidP="00CD6E33">
            <w:pPr>
              <w:jc w:val="center"/>
            </w:pPr>
            <w:r>
              <w:t>X</w:t>
            </w:r>
          </w:p>
        </w:tc>
        <w:tc>
          <w:tcPr>
            <w:tcW w:w="1255" w:type="dxa"/>
            <w:tcPrChange w:id="4061" w:author="Do Thanh Trung" w:date="2025-07-03T15:06:00Z" w16du:dateUtc="2025-07-03T08:06:00Z">
              <w:tcPr>
                <w:tcW w:w="1260" w:type="dxa"/>
              </w:tcPr>
            </w:tcPrChange>
          </w:tcPr>
          <w:p w14:paraId="231E7012" w14:textId="61E64038" w:rsidR="007F40E4" w:rsidRDefault="007F40E4" w:rsidP="00CD6E33">
            <w:pPr>
              <w:jc w:val="center"/>
            </w:pPr>
            <w:r>
              <w:t>X</w:t>
            </w:r>
          </w:p>
        </w:tc>
        <w:tc>
          <w:tcPr>
            <w:tcW w:w="7221" w:type="dxa"/>
            <w:vAlign w:val="center"/>
            <w:tcPrChange w:id="4062" w:author="Do Thanh Trung" w:date="2025-07-03T15:06:00Z" w16du:dateUtc="2025-07-03T08:06:00Z">
              <w:tcPr>
                <w:tcW w:w="7285" w:type="dxa"/>
                <w:vAlign w:val="center"/>
              </w:tcPr>
            </w:tcPrChange>
          </w:tcPr>
          <w:p w14:paraId="61BE2436" w14:textId="593A9735" w:rsidR="007F40E4" w:rsidRDefault="007F40E4" w:rsidP="007F40E4">
            <w:r>
              <w:t>Ngày đáo hạn trái phiếu</w:t>
            </w:r>
          </w:p>
        </w:tc>
      </w:tr>
      <w:tr w:rsidR="002F5157" w:rsidRPr="001529FD" w14:paraId="2B907BEB" w14:textId="77777777" w:rsidTr="00F4473A">
        <w:trPr>
          <w:ins w:id="4063" w:author="Do Thanh Trung" w:date="2025-07-03T15:00:00Z"/>
        </w:trPr>
        <w:tc>
          <w:tcPr>
            <w:tcW w:w="668" w:type="dxa"/>
            <w:vAlign w:val="center"/>
            <w:tcPrChange w:id="4064" w:author="Do Thanh Trung" w:date="2025-07-03T15:06:00Z" w16du:dateUtc="2025-07-03T08:06:00Z">
              <w:tcPr>
                <w:tcW w:w="588" w:type="dxa"/>
                <w:vAlign w:val="center"/>
              </w:tcPr>
            </w:tcPrChange>
          </w:tcPr>
          <w:p w14:paraId="084A892D" w14:textId="0A156686" w:rsidR="002F5157" w:rsidRDefault="002F5157" w:rsidP="002F5157">
            <w:pPr>
              <w:rPr>
                <w:ins w:id="4065" w:author="Do Thanh Trung" w:date="2025-07-03T15:00:00Z" w16du:dateUtc="2025-07-03T08:00:00Z"/>
              </w:rPr>
            </w:pPr>
            <w:ins w:id="4066" w:author="Do Thanh Trung" w:date="2025-07-03T15:00:00Z" w16du:dateUtc="2025-07-03T08:00:00Z">
              <w:r>
                <w:t>11</w:t>
              </w:r>
            </w:ins>
          </w:p>
        </w:tc>
        <w:tc>
          <w:tcPr>
            <w:tcW w:w="1276" w:type="dxa"/>
            <w:vAlign w:val="center"/>
            <w:tcPrChange w:id="4067" w:author="Do Thanh Trung" w:date="2025-07-03T15:06:00Z" w16du:dateUtc="2025-07-03T08:06:00Z">
              <w:tcPr>
                <w:tcW w:w="1280" w:type="dxa"/>
                <w:vAlign w:val="center"/>
              </w:tcPr>
            </w:tcPrChange>
          </w:tcPr>
          <w:p w14:paraId="2E7D35A0" w14:textId="78548197" w:rsidR="002F5157" w:rsidRDefault="002F5157" w:rsidP="002F5157">
            <w:pPr>
              <w:rPr>
                <w:ins w:id="4068" w:author="Do Thanh Trung" w:date="2025-07-03T15:00:00Z" w16du:dateUtc="2025-07-03T08:00:00Z"/>
              </w:rPr>
            </w:pPr>
            <w:ins w:id="4069" w:author="Do Thanh Trung" w:date="2025-07-03T15:00:00Z" w16du:dateUtc="2025-07-03T08:00:00Z">
              <w:r>
                <w:t>Ngày tất toán</w:t>
              </w:r>
            </w:ins>
          </w:p>
        </w:tc>
        <w:tc>
          <w:tcPr>
            <w:tcW w:w="1329" w:type="dxa"/>
            <w:vAlign w:val="center"/>
            <w:tcPrChange w:id="4070" w:author="Do Thanh Trung" w:date="2025-07-03T15:06:00Z" w16du:dateUtc="2025-07-03T08:06:00Z">
              <w:tcPr>
                <w:tcW w:w="1330" w:type="dxa"/>
                <w:vAlign w:val="center"/>
              </w:tcPr>
            </w:tcPrChange>
          </w:tcPr>
          <w:p w14:paraId="147F1065" w14:textId="6B5AF146" w:rsidR="002F5157" w:rsidRDefault="002F5157" w:rsidP="002F5157">
            <w:pPr>
              <w:rPr>
                <w:ins w:id="4071" w:author="Do Thanh Trung" w:date="2025-07-03T15:00:00Z" w16du:dateUtc="2025-07-03T08:00:00Z"/>
              </w:rPr>
            </w:pPr>
            <w:ins w:id="4072" w:author="Do Thanh Trung" w:date="2025-07-03T15:00:00Z" w16du:dateUtc="2025-07-03T08:00:00Z">
              <w:r>
                <w:t>Date</w:t>
              </w:r>
            </w:ins>
          </w:p>
        </w:tc>
        <w:tc>
          <w:tcPr>
            <w:tcW w:w="1201" w:type="dxa"/>
            <w:tcPrChange w:id="4073" w:author="Do Thanh Trung" w:date="2025-07-03T15:06:00Z" w16du:dateUtc="2025-07-03T08:06:00Z">
              <w:tcPr>
                <w:tcW w:w="1207" w:type="dxa"/>
              </w:tcPr>
            </w:tcPrChange>
          </w:tcPr>
          <w:p w14:paraId="69A4C14A" w14:textId="224CE1AF" w:rsidR="002F5157" w:rsidRDefault="002F5157" w:rsidP="002F5157">
            <w:pPr>
              <w:jc w:val="center"/>
              <w:rPr>
                <w:ins w:id="4074" w:author="Do Thanh Trung" w:date="2025-07-03T15:00:00Z" w16du:dateUtc="2025-07-03T08:00:00Z"/>
              </w:rPr>
            </w:pPr>
            <w:ins w:id="4075" w:author="Do Thanh Trung" w:date="2025-07-03T15:00:00Z" w16du:dateUtc="2025-07-03T08:00:00Z">
              <w:r>
                <w:t>X</w:t>
              </w:r>
            </w:ins>
          </w:p>
        </w:tc>
        <w:tc>
          <w:tcPr>
            <w:tcW w:w="1255" w:type="dxa"/>
            <w:tcPrChange w:id="4076" w:author="Do Thanh Trung" w:date="2025-07-03T15:06:00Z" w16du:dateUtc="2025-07-03T08:06:00Z">
              <w:tcPr>
                <w:tcW w:w="1260" w:type="dxa"/>
              </w:tcPr>
            </w:tcPrChange>
          </w:tcPr>
          <w:p w14:paraId="70982279" w14:textId="77777777" w:rsidR="002F5157" w:rsidRDefault="002F5157" w:rsidP="002F5157">
            <w:pPr>
              <w:jc w:val="center"/>
              <w:rPr>
                <w:ins w:id="4077" w:author="Do Thanh Trung" w:date="2025-07-03T15:00:00Z" w16du:dateUtc="2025-07-03T08:00:00Z"/>
              </w:rPr>
            </w:pPr>
          </w:p>
        </w:tc>
        <w:tc>
          <w:tcPr>
            <w:tcW w:w="7221" w:type="dxa"/>
            <w:vAlign w:val="center"/>
            <w:tcPrChange w:id="4078" w:author="Do Thanh Trung" w:date="2025-07-03T15:06:00Z" w16du:dateUtc="2025-07-03T08:06:00Z">
              <w:tcPr>
                <w:tcW w:w="7285" w:type="dxa"/>
                <w:vAlign w:val="center"/>
              </w:tcPr>
            </w:tcPrChange>
          </w:tcPr>
          <w:p w14:paraId="176F800F" w14:textId="0465D2DD" w:rsidR="002F5157" w:rsidRDefault="002F5157" w:rsidP="002F5157">
            <w:pPr>
              <w:rPr>
                <w:ins w:id="4079" w:author="Do Thanh Trung" w:date="2025-07-03T15:00:00Z" w16du:dateUtc="2025-07-03T08:00:00Z"/>
              </w:rPr>
            </w:pPr>
            <w:ins w:id="4080" w:author="Do Thanh Trung" w:date="2025-07-03T15:00:00Z" w16du:dateUtc="2025-07-03T08:00:00Z">
              <w:r>
                <w:t>Ngày thực hiện tất toán trái phiếu</w:t>
              </w:r>
            </w:ins>
          </w:p>
        </w:tc>
      </w:tr>
      <w:tr w:rsidR="002F5157" w:rsidRPr="001529FD" w14:paraId="29D9EDCA" w14:textId="77777777" w:rsidTr="00F4473A">
        <w:tc>
          <w:tcPr>
            <w:tcW w:w="668" w:type="dxa"/>
            <w:vAlign w:val="center"/>
            <w:tcPrChange w:id="4081" w:author="Do Thanh Trung" w:date="2025-07-03T15:06:00Z" w16du:dateUtc="2025-07-03T08:06:00Z">
              <w:tcPr>
                <w:tcW w:w="588" w:type="dxa"/>
                <w:vAlign w:val="center"/>
              </w:tcPr>
            </w:tcPrChange>
          </w:tcPr>
          <w:p w14:paraId="42AFFFC5" w14:textId="720AD986" w:rsidR="002F5157" w:rsidRDefault="002F5157" w:rsidP="002F5157">
            <w:ins w:id="4082" w:author="Do Thanh Trung" w:date="2025-07-03T15:00:00Z" w16du:dateUtc="2025-07-03T08:00:00Z">
              <w:r>
                <w:t>12</w:t>
              </w:r>
            </w:ins>
            <w:del w:id="4083" w:author="Do Thanh Trung" w:date="2025-07-03T15:00:00Z" w16du:dateUtc="2025-07-03T08:00:00Z">
              <w:r w:rsidDel="002F5157">
                <w:delText>11</w:delText>
              </w:r>
            </w:del>
          </w:p>
        </w:tc>
        <w:tc>
          <w:tcPr>
            <w:tcW w:w="1276" w:type="dxa"/>
            <w:vAlign w:val="center"/>
            <w:tcPrChange w:id="4084" w:author="Do Thanh Trung" w:date="2025-07-03T15:06:00Z" w16du:dateUtc="2025-07-03T08:06:00Z">
              <w:tcPr>
                <w:tcW w:w="1280" w:type="dxa"/>
                <w:vAlign w:val="center"/>
              </w:tcPr>
            </w:tcPrChange>
          </w:tcPr>
          <w:p w14:paraId="74F40E8B" w14:textId="726B0004" w:rsidR="002F5157" w:rsidRPr="001529FD" w:rsidRDefault="002F5157" w:rsidP="002F5157">
            <w:pPr>
              <w:rPr>
                <w:lang w:val="vi-VN"/>
              </w:rPr>
            </w:pPr>
            <w:r>
              <w:t>% Coupon</w:t>
            </w:r>
          </w:p>
        </w:tc>
        <w:tc>
          <w:tcPr>
            <w:tcW w:w="1329" w:type="dxa"/>
            <w:vAlign w:val="center"/>
            <w:tcPrChange w:id="4085" w:author="Do Thanh Trung" w:date="2025-07-03T15:06:00Z" w16du:dateUtc="2025-07-03T08:06:00Z">
              <w:tcPr>
                <w:tcW w:w="1330" w:type="dxa"/>
                <w:vAlign w:val="center"/>
              </w:tcPr>
            </w:tcPrChange>
          </w:tcPr>
          <w:p w14:paraId="51DED7F7" w14:textId="0DEC8C79" w:rsidR="002F5157" w:rsidRDefault="002F5157" w:rsidP="002F5157">
            <w:r>
              <w:t>Percentage</w:t>
            </w:r>
          </w:p>
        </w:tc>
        <w:tc>
          <w:tcPr>
            <w:tcW w:w="1201" w:type="dxa"/>
            <w:tcPrChange w:id="4086" w:author="Do Thanh Trung" w:date="2025-07-03T15:06:00Z" w16du:dateUtc="2025-07-03T08:06:00Z">
              <w:tcPr>
                <w:tcW w:w="1207" w:type="dxa"/>
              </w:tcPr>
            </w:tcPrChange>
          </w:tcPr>
          <w:p w14:paraId="6D10071A" w14:textId="46D5AA8A" w:rsidR="002F5157" w:rsidRDefault="002F5157" w:rsidP="002F5157">
            <w:pPr>
              <w:jc w:val="center"/>
            </w:pPr>
            <w:r>
              <w:t>X</w:t>
            </w:r>
          </w:p>
        </w:tc>
        <w:tc>
          <w:tcPr>
            <w:tcW w:w="1255" w:type="dxa"/>
            <w:tcPrChange w:id="4087" w:author="Do Thanh Trung" w:date="2025-07-03T15:06:00Z" w16du:dateUtc="2025-07-03T08:06:00Z">
              <w:tcPr>
                <w:tcW w:w="1260" w:type="dxa"/>
              </w:tcPr>
            </w:tcPrChange>
          </w:tcPr>
          <w:p w14:paraId="1AED71A0" w14:textId="0DFC4CE6" w:rsidR="002F5157" w:rsidRDefault="002F5157" w:rsidP="002F5157">
            <w:pPr>
              <w:jc w:val="center"/>
            </w:pPr>
            <w:r>
              <w:t>X</w:t>
            </w:r>
          </w:p>
        </w:tc>
        <w:tc>
          <w:tcPr>
            <w:tcW w:w="7221" w:type="dxa"/>
            <w:vAlign w:val="center"/>
            <w:tcPrChange w:id="4088" w:author="Do Thanh Trung" w:date="2025-07-03T15:06:00Z" w16du:dateUtc="2025-07-03T08:06:00Z">
              <w:tcPr>
                <w:tcW w:w="7285" w:type="dxa"/>
                <w:vAlign w:val="center"/>
              </w:tcPr>
            </w:tcPrChange>
          </w:tcPr>
          <w:p w14:paraId="222CC04C" w14:textId="231EC216" w:rsidR="002F5157" w:rsidRPr="001529FD" w:rsidRDefault="002F5157" w:rsidP="002F5157">
            <w:pPr>
              <w:rPr>
                <w:lang w:val="vi-VN"/>
              </w:rPr>
            </w:pPr>
            <w:r>
              <w:t>% lãi suất áp dụng trả lãi</w:t>
            </w:r>
          </w:p>
        </w:tc>
      </w:tr>
      <w:tr w:rsidR="002F5157" w:rsidRPr="001529FD" w14:paraId="3F1B60EC" w14:textId="77777777" w:rsidTr="00F4473A">
        <w:tc>
          <w:tcPr>
            <w:tcW w:w="668" w:type="dxa"/>
            <w:vAlign w:val="center"/>
            <w:tcPrChange w:id="4089" w:author="Do Thanh Trung" w:date="2025-07-03T15:06:00Z" w16du:dateUtc="2025-07-03T08:06:00Z">
              <w:tcPr>
                <w:tcW w:w="588" w:type="dxa"/>
                <w:vAlign w:val="center"/>
              </w:tcPr>
            </w:tcPrChange>
          </w:tcPr>
          <w:p w14:paraId="33783B82" w14:textId="2547E863" w:rsidR="002F5157" w:rsidRDefault="002F5157" w:rsidP="002F5157">
            <w:ins w:id="4090" w:author="Do Thanh Trung" w:date="2025-07-03T15:00:00Z" w16du:dateUtc="2025-07-03T08:00:00Z">
              <w:r>
                <w:t>13</w:t>
              </w:r>
            </w:ins>
            <w:del w:id="4091" w:author="Do Thanh Trung" w:date="2025-07-03T15:00:00Z" w16du:dateUtc="2025-07-03T08:00:00Z">
              <w:r w:rsidDel="002F5157">
                <w:delText>12</w:delText>
              </w:r>
            </w:del>
          </w:p>
        </w:tc>
        <w:tc>
          <w:tcPr>
            <w:tcW w:w="1276" w:type="dxa"/>
            <w:vAlign w:val="center"/>
            <w:tcPrChange w:id="4092" w:author="Do Thanh Trung" w:date="2025-07-03T15:06:00Z" w16du:dateUtc="2025-07-03T08:06:00Z">
              <w:tcPr>
                <w:tcW w:w="1280" w:type="dxa"/>
                <w:vAlign w:val="center"/>
              </w:tcPr>
            </w:tcPrChange>
          </w:tcPr>
          <w:p w14:paraId="268FB4B5" w14:textId="072F0891" w:rsidR="002F5157" w:rsidRDefault="002F5157" w:rsidP="002F5157">
            <w:r>
              <w:t>% Mua lại trước hạn</w:t>
            </w:r>
          </w:p>
        </w:tc>
        <w:tc>
          <w:tcPr>
            <w:tcW w:w="1329" w:type="dxa"/>
            <w:vAlign w:val="center"/>
            <w:tcPrChange w:id="4093" w:author="Do Thanh Trung" w:date="2025-07-03T15:06:00Z" w16du:dateUtc="2025-07-03T08:06:00Z">
              <w:tcPr>
                <w:tcW w:w="1330" w:type="dxa"/>
                <w:vAlign w:val="center"/>
              </w:tcPr>
            </w:tcPrChange>
          </w:tcPr>
          <w:p w14:paraId="72144C5B" w14:textId="32686690" w:rsidR="002F5157" w:rsidRDefault="002F5157" w:rsidP="002F5157">
            <w:r>
              <w:t>Percentage</w:t>
            </w:r>
          </w:p>
        </w:tc>
        <w:tc>
          <w:tcPr>
            <w:tcW w:w="1201" w:type="dxa"/>
            <w:tcPrChange w:id="4094" w:author="Do Thanh Trung" w:date="2025-07-03T15:06:00Z" w16du:dateUtc="2025-07-03T08:06:00Z">
              <w:tcPr>
                <w:tcW w:w="1207" w:type="dxa"/>
              </w:tcPr>
            </w:tcPrChange>
          </w:tcPr>
          <w:p w14:paraId="0FC23FA4" w14:textId="77777777" w:rsidR="002F5157" w:rsidRDefault="002F5157" w:rsidP="002F5157">
            <w:pPr>
              <w:jc w:val="center"/>
            </w:pPr>
          </w:p>
        </w:tc>
        <w:tc>
          <w:tcPr>
            <w:tcW w:w="1255" w:type="dxa"/>
            <w:tcPrChange w:id="4095" w:author="Do Thanh Trung" w:date="2025-07-03T15:06:00Z" w16du:dateUtc="2025-07-03T08:06:00Z">
              <w:tcPr>
                <w:tcW w:w="1260" w:type="dxa"/>
              </w:tcPr>
            </w:tcPrChange>
          </w:tcPr>
          <w:p w14:paraId="2A101E5E" w14:textId="6A336B84" w:rsidR="002F5157" w:rsidRDefault="002F5157" w:rsidP="002F5157">
            <w:pPr>
              <w:jc w:val="center"/>
            </w:pPr>
            <w:r>
              <w:t>X</w:t>
            </w:r>
          </w:p>
        </w:tc>
        <w:tc>
          <w:tcPr>
            <w:tcW w:w="7221" w:type="dxa"/>
            <w:vAlign w:val="center"/>
            <w:tcPrChange w:id="4096" w:author="Do Thanh Trung" w:date="2025-07-03T15:06:00Z" w16du:dateUtc="2025-07-03T08:06:00Z">
              <w:tcPr>
                <w:tcW w:w="7285" w:type="dxa"/>
                <w:vAlign w:val="center"/>
              </w:tcPr>
            </w:tcPrChange>
          </w:tcPr>
          <w:p w14:paraId="4769C0EF" w14:textId="51B0928D" w:rsidR="002F5157" w:rsidRDefault="002F5157" w:rsidP="002F5157">
            <w:r>
              <w:t>% lãi suất áp dụng trong trường hợp TCPH mua lại trái phiếu trước ngày đáo hạn</w:t>
            </w:r>
          </w:p>
        </w:tc>
      </w:tr>
      <w:tr w:rsidR="003B635F" w:rsidRPr="001529FD" w14:paraId="0A5ADEA5" w14:textId="77777777" w:rsidTr="00F4473A">
        <w:trPr>
          <w:ins w:id="4097" w:author="Do Thanh Trung" w:date="2025-07-03T15:06:00Z"/>
        </w:trPr>
        <w:tc>
          <w:tcPr>
            <w:tcW w:w="668" w:type="dxa"/>
            <w:vAlign w:val="center"/>
            <w:tcPrChange w:id="4098" w:author="Do Thanh Trung" w:date="2025-07-03T15:06:00Z" w16du:dateUtc="2025-07-03T08:06:00Z">
              <w:tcPr>
                <w:tcW w:w="588" w:type="dxa"/>
                <w:vAlign w:val="center"/>
              </w:tcPr>
            </w:tcPrChange>
          </w:tcPr>
          <w:p w14:paraId="663B57A4" w14:textId="4304A927" w:rsidR="003B635F" w:rsidRDefault="003B635F" w:rsidP="003B635F">
            <w:pPr>
              <w:rPr>
                <w:ins w:id="4099" w:author="Do Thanh Trung" w:date="2025-07-03T15:06:00Z" w16du:dateUtc="2025-07-03T08:06:00Z"/>
              </w:rPr>
            </w:pPr>
            <w:ins w:id="4100" w:author="Do Thanh Trung" w:date="2025-07-03T15:06:00Z" w16du:dateUtc="2025-07-03T08:06:00Z">
              <w:r>
                <w:t>14</w:t>
              </w:r>
            </w:ins>
          </w:p>
        </w:tc>
        <w:tc>
          <w:tcPr>
            <w:tcW w:w="1276" w:type="dxa"/>
            <w:vAlign w:val="center"/>
            <w:tcPrChange w:id="4101" w:author="Do Thanh Trung" w:date="2025-07-03T15:06:00Z" w16du:dateUtc="2025-07-03T08:06:00Z">
              <w:tcPr>
                <w:tcW w:w="1280" w:type="dxa"/>
                <w:vAlign w:val="center"/>
              </w:tcPr>
            </w:tcPrChange>
          </w:tcPr>
          <w:p w14:paraId="0D9E2664" w14:textId="3947A7DD" w:rsidR="003B635F" w:rsidRDefault="003B635F" w:rsidP="003B635F">
            <w:pPr>
              <w:rPr>
                <w:ins w:id="4102" w:author="Do Thanh Trung" w:date="2025-07-03T15:06:00Z" w16du:dateUtc="2025-07-03T08:06:00Z"/>
              </w:rPr>
            </w:pPr>
            <w:ins w:id="4103" w:author="Do Thanh Trung" w:date="2025-07-03T15:06:00Z" w16du:dateUtc="2025-07-03T08:06:00Z">
              <w:r>
                <w:t>Số lượng tất toán</w:t>
              </w:r>
            </w:ins>
          </w:p>
        </w:tc>
        <w:tc>
          <w:tcPr>
            <w:tcW w:w="1329" w:type="dxa"/>
            <w:vAlign w:val="center"/>
            <w:tcPrChange w:id="4104" w:author="Do Thanh Trung" w:date="2025-07-03T15:06:00Z" w16du:dateUtc="2025-07-03T08:06:00Z">
              <w:tcPr>
                <w:tcW w:w="1330" w:type="dxa"/>
                <w:vAlign w:val="center"/>
              </w:tcPr>
            </w:tcPrChange>
          </w:tcPr>
          <w:p w14:paraId="07338ED1" w14:textId="2033FA39" w:rsidR="003B635F" w:rsidRDefault="003B635F" w:rsidP="003B635F">
            <w:pPr>
              <w:rPr>
                <w:ins w:id="4105" w:author="Do Thanh Trung" w:date="2025-07-03T15:06:00Z" w16du:dateUtc="2025-07-03T08:06:00Z"/>
              </w:rPr>
            </w:pPr>
            <w:ins w:id="4106" w:author="Do Thanh Trung" w:date="2025-07-03T15:06:00Z" w16du:dateUtc="2025-07-03T08:06:00Z">
              <w:r>
                <w:t>Number</w:t>
              </w:r>
            </w:ins>
          </w:p>
        </w:tc>
        <w:tc>
          <w:tcPr>
            <w:tcW w:w="1201" w:type="dxa"/>
            <w:tcPrChange w:id="4107" w:author="Do Thanh Trung" w:date="2025-07-03T15:06:00Z" w16du:dateUtc="2025-07-03T08:06:00Z">
              <w:tcPr>
                <w:tcW w:w="1207" w:type="dxa"/>
              </w:tcPr>
            </w:tcPrChange>
          </w:tcPr>
          <w:p w14:paraId="5FFA9C26" w14:textId="59D2ED8E" w:rsidR="003B635F" w:rsidRDefault="003B635F" w:rsidP="003B635F">
            <w:pPr>
              <w:jc w:val="center"/>
              <w:rPr>
                <w:ins w:id="4108" w:author="Do Thanh Trung" w:date="2025-07-03T15:06:00Z" w16du:dateUtc="2025-07-03T08:06:00Z"/>
              </w:rPr>
            </w:pPr>
            <w:ins w:id="4109" w:author="Do Thanh Trung" w:date="2025-07-03T15:06:00Z" w16du:dateUtc="2025-07-03T08:06:00Z">
              <w:r>
                <w:t>X</w:t>
              </w:r>
            </w:ins>
          </w:p>
        </w:tc>
        <w:tc>
          <w:tcPr>
            <w:tcW w:w="1255" w:type="dxa"/>
            <w:tcPrChange w:id="4110" w:author="Do Thanh Trung" w:date="2025-07-03T15:06:00Z" w16du:dateUtc="2025-07-03T08:06:00Z">
              <w:tcPr>
                <w:tcW w:w="1260" w:type="dxa"/>
              </w:tcPr>
            </w:tcPrChange>
          </w:tcPr>
          <w:p w14:paraId="2C454ECC" w14:textId="77777777" w:rsidR="003B635F" w:rsidRDefault="003B635F" w:rsidP="003B635F">
            <w:pPr>
              <w:jc w:val="center"/>
              <w:rPr>
                <w:ins w:id="4111" w:author="Do Thanh Trung" w:date="2025-07-03T15:06:00Z" w16du:dateUtc="2025-07-03T08:06:00Z"/>
              </w:rPr>
            </w:pPr>
          </w:p>
        </w:tc>
        <w:tc>
          <w:tcPr>
            <w:tcW w:w="7221" w:type="dxa"/>
            <w:vAlign w:val="center"/>
            <w:tcPrChange w:id="4112" w:author="Do Thanh Trung" w:date="2025-07-03T15:06:00Z" w16du:dateUtc="2025-07-03T08:06:00Z">
              <w:tcPr>
                <w:tcW w:w="7285" w:type="dxa"/>
                <w:vAlign w:val="center"/>
              </w:tcPr>
            </w:tcPrChange>
          </w:tcPr>
          <w:p w14:paraId="79ECBEA6" w14:textId="7C544249" w:rsidR="003B635F" w:rsidRDefault="003B635F" w:rsidP="003B635F">
            <w:pPr>
              <w:rPr>
                <w:ins w:id="4113" w:author="Do Thanh Trung" w:date="2025-07-03T15:06:00Z" w16du:dateUtc="2025-07-03T08:06:00Z"/>
              </w:rPr>
            </w:pPr>
            <w:ins w:id="4114" w:author="Do Thanh Trung" w:date="2025-07-03T15:06:00Z" w16du:dateUtc="2025-07-03T08:06:00Z">
              <w:r>
                <w:t>Người dùng nhập số lượng trái phiếu thực hiện tất toán</w:t>
              </w:r>
            </w:ins>
          </w:p>
        </w:tc>
      </w:tr>
      <w:tr w:rsidR="003B635F" w:rsidRPr="001529FD" w14:paraId="6D73D59F" w14:textId="77777777" w:rsidTr="00F4473A">
        <w:tc>
          <w:tcPr>
            <w:tcW w:w="668" w:type="dxa"/>
            <w:vAlign w:val="center"/>
            <w:tcPrChange w:id="4115" w:author="Do Thanh Trung" w:date="2025-07-03T15:06:00Z" w16du:dateUtc="2025-07-03T08:06:00Z">
              <w:tcPr>
                <w:tcW w:w="588" w:type="dxa"/>
                <w:vAlign w:val="center"/>
              </w:tcPr>
            </w:tcPrChange>
          </w:tcPr>
          <w:p w14:paraId="7BC03883" w14:textId="24DA2386" w:rsidR="003B635F" w:rsidRDefault="003B635F" w:rsidP="003B635F">
            <w:ins w:id="4116" w:author="Do Thanh Trung" w:date="2025-07-03T15:06:00Z" w16du:dateUtc="2025-07-03T08:06:00Z">
              <w:r>
                <w:t>15</w:t>
              </w:r>
            </w:ins>
            <w:del w:id="4117" w:author="Do Thanh Trung" w:date="2025-07-03T15:00:00Z" w16du:dateUtc="2025-07-03T08:00:00Z">
              <w:r w:rsidDel="002F5157">
                <w:delText>13</w:delText>
              </w:r>
            </w:del>
          </w:p>
        </w:tc>
        <w:tc>
          <w:tcPr>
            <w:tcW w:w="1276" w:type="dxa"/>
            <w:vAlign w:val="center"/>
            <w:tcPrChange w:id="4118" w:author="Do Thanh Trung" w:date="2025-07-03T15:06:00Z" w16du:dateUtc="2025-07-03T08:06:00Z">
              <w:tcPr>
                <w:tcW w:w="1280" w:type="dxa"/>
                <w:vAlign w:val="center"/>
              </w:tcPr>
            </w:tcPrChange>
          </w:tcPr>
          <w:p w14:paraId="1844FB25" w14:textId="27A5E002" w:rsidR="003B635F" w:rsidRDefault="003B635F" w:rsidP="003B635F">
            <w:r>
              <w:t>Giá trị tất toán</w:t>
            </w:r>
          </w:p>
        </w:tc>
        <w:tc>
          <w:tcPr>
            <w:tcW w:w="1329" w:type="dxa"/>
            <w:vAlign w:val="center"/>
            <w:tcPrChange w:id="4119" w:author="Do Thanh Trung" w:date="2025-07-03T15:06:00Z" w16du:dateUtc="2025-07-03T08:06:00Z">
              <w:tcPr>
                <w:tcW w:w="1330" w:type="dxa"/>
                <w:vAlign w:val="center"/>
              </w:tcPr>
            </w:tcPrChange>
          </w:tcPr>
          <w:p w14:paraId="2963702B" w14:textId="6990301C" w:rsidR="003B635F" w:rsidRDefault="003B635F" w:rsidP="003B635F">
            <w:r>
              <w:t>Number</w:t>
            </w:r>
          </w:p>
        </w:tc>
        <w:tc>
          <w:tcPr>
            <w:tcW w:w="1201" w:type="dxa"/>
            <w:tcPrChange w:id="4120" w:author="Do Thanh Trung" w:date="2025-07-03T15:06:00Z" w16du:dateUtc="2025-07-03T08:06:00Z">
              <w:tcPr>
                <w:tcW w:w="1207" w:type="dxa"/>
              </w:tcPr>
            </w:tcPrChange>
          </w:tcPr>
          <w:p w14:paraId="66D2DE29" w14:textId="5A8D4C0D" w:rsidR="003B635F" w:rsidRDefault="003B635F" w:rsidP="003B635F">
            <w:pPr>
              <w:jc w:val="center"/>
            </w:pPr>
            <w:r>
              <w:t>X</w:t>
            </w:r>
          </w:p>
        </w:tc>
        <w:tc>
          <w:tcPr>
            <w:tcW w:w="1255" w:type="dxa"/>
            <w:tcPrChange w:id="4121" w:author="Do Thanh Trung" w:date="2025-07-03T15:06:00Z" w16du:dateUtc="2025-07-03T08:06:00Z">
              <w:tcPr>
                <w:tcW w:w="1260" w:type="dxa"/>
              </w:tcPr>
            </w:tcPrChange>
          </w:tcPr>
          <w:p w14:paraId="42A1C21B" w14:textId="52551A09" w:rsidR="003B635F" w:rsidRDefault="003B635F" w:rsidP="003B635F">
            <w:pPr>
              <w:jc w:val="center"/>
            </w:pPr>
            <w:r>
              <w:t>X</w:t>
            </w:r>
          </w:p>
        </w:tc>
        <w:tc>
          <w:tcPr>
            <w:tcW w:w="7221" w:type="dxa"/>
            <w:vAlign w:val="center"/>
            <w:tcPrChange w:id="4122" w:author="Do Thanh Trung" w:date="2025-07-03T15:06:00Z" w16du:dateUtc="2025-07-03T08:06:00Z">
              <w:tcPr>
                <w:tcW w:w="7285" w:type="dxa"/>
                <w:vAlign w:val="center"/>
              </w:tcPr>
            </w:tcPrChange>
          </w:tcPr>
          <w:p w14:paraId="30D91300" w14:textId="77777777" w:rsidR="003B635F" w:rsidRDefault="003B635F" w:rsidP="003B635F">
            <w:pPr>
              <w:rPr>
                <w:ins w:id="4123" w:author="Do Thanh Trung" w:date="2025-07-03T15:06:00Z" w16du:dateUtc="2025-07-03T08:06:00Z"/>
              </w:rPr>
            </w:pPr>
            <w:del w:id="4124" w:author="Do Thanh Trung" w:date="2025-07-03T15:06:00Z" w16du:dateUtc="2025-07-03T08:06:00Z">
              <w:r w:rsidDel="003B635F">
                <w:delText>Người dùng nhập giá trị trái phiếu thực hiện tất toán</w:delText>
              </w:r>
            </w:del>
            <w:ins w:id="4125" w:author="Do Thanh Trung" w:date="2025-07-03T15:06:00Z" w16du:dateUtc="2025-07-03T08:06:00Z">
              <w:r>
                <w:t>Giá trị tất toán</w:t>
              </w:r>
            </w:ins>
          </w:p>
          <w:p w14:paraId="52A05F46" w14:textId="691EA3DB" w:rsidR="003B635F" w:rsidRDefault="003B635F">
            <w:pPr>
              <w:jc w:val="center"/>
              <w:pPrChange w:id="4126" w:author="Do Thanh Trung" w:date="2025-07-03T15:07:00Z" w16du:dateUtc="2025-07-03T08:07:00Z">
                <w:pPr/>
              </w:pPrChange>
            </w:pPr>
            <w:ins w:id="4127" w:author="Do Thanh Trung" w:date="2025-07-03T15:06:00Z" w16du:dateUtc="2025-07-03T08:06:00Z">
              <w:r>
                <w:t>(1</w:t>
              </w:r>
            </w:ins>
            <w:ins w:id="4128" w:author="Do Thanh Trung" w:date="2025-07-03T15:07:00Z" w16du:dateUtc="2025-07-03T08:07:00Z">
              <w:r>
                <w:t>5</w:t>
              </w:r>
            </w:ins>
            <w:ins w:id="4129" w:author="Do Thanh Trung" w:date="2025-07-03T15:06:00Z" w16du:dateUtc="2025-07-03T08:06:00Z">
              <w:r>
                <w:t xml:space="preserve">) = </w:t>
              </w:r>
            </w:ins>
            <w:ins w:id="4130" w:author="Do Thanh Trung" w:date="2025-07-03T15:07:00Z" w16du:dateUtc="2025-07-03T08:07:00Z">
              <w:r>
                <w:t>(14) * (7)</w:t>
              </w:r>
            </w:ins>
          </w:p>
        </w:tc>
      </w:tr>
      <w:tr w:rsidR="003B635F" w:rsidRPr="001529FD" w14:paraId="5C871829" w14:textId="77777777" w:rsidTr="00F4473A">
        <w:trPr>
          <w:ins w:id="4131" w:author="Do Thanh Trung" w:date="2025-07-03T14:47:00Z"/>
        </w:trPr>
        <w:tc>
          <w:tcPr>
            <w:tcW w:w="668" w:type="dxa"/>
            <w:vAlign w:val="center"/>
            <w:tcPrChange w:id="4132" w:author="Do Thanh Trung" w:date="2025-07-03T15:06:00Z" w16du:dateUtc="2025-07-03T08:06:00Z">
              <w:tcPr>
                <w:tcW w:w="588" w:type="dxa"/>
                <w:vAlign w:val="center"/>
              </w:tcPr>
            </w:tcPrChange>
          </w:tcPr>
          <w:p w14:paraId="6CB64B8D" w14:textId="3C682DDB" w:rsidR="003B635F" w:rsidRDefault="003B635F" w:rsidP="003B635F">
            <w:pPr>
              <w:rPr>
                <w:ins w:id="4133" w:author="Do Thanh Trung" w:date="2025-07-03T14:47:00Z" w16du:dateUtc="2025-07-03T07:47:00Z"/>
              </w:rPr>
            </w:pPr>
            <w:ins w:id="4134" w:author="Do Thanh Trung" w:date="2025-07-03T15:07:00Z" w16du:dateUtc="2025-07-03T08:07:00Z">
              <w:r>
                <w:t>16</w:t>
              </w:r>
            </w:ins>
          </w:p>
        </w:tc>
        <w:tc>
          <w:tcPr>
            <w:tcW w:w="1276" w:type="dxa"/>
            <w:vAlign w:val="center"/>
            <w:tcPrChange w:id="4135" w:author="Do Thanh Trung" w:date="2025-07-03T15:06:00Z" w16du:dateUtc="2025-07-03T08:06:00Z">
              <w:tcPr>
                <w:tcW w:w="1280" w:type="dxa"/>
                <w:vAlign w:val="center"/>
              </w:tcPr>
            </w:tcPrChange>
          </w:tcPr>
          <w:p w14:paraId="287D48E6" w14:textId="270AFCDA" w:rsidR="003B635F" w:rsidRDefault="003B635F" w:rsidP="003B635F">
            <w:pPr>
              <w:rPr>
                <w:ins w:id="4136" w:author="Do Thanh Trung" w:date="2025-07-03T14:47:00Z" w16du:dateUtc="2025-07-03T07:47:00Z"/>
              </w:rPr>
            </w:pPr>
            <w:ins w:id="4137" w:author="Do Thanh Trung" w:date="2025-07-03T14:47:00Z" w16du:dateUtc="2025-07-03T07:47:00Z">
              <w:r>
                <w:t>Giá trị coup</w:t>
              </w:r>
            </w:ins>
            <w:ins w:id="4138" w:author="Do Thanh Trung" w:date="2025-07-03T14:48:00Z" w16du:dateUtc="2025-07-03T07:48:00Z">
              <w:r>
                <w:t>on</w:t>
              </w:r>
            </w:ins>
          </w:p>
        </w:tc>
        <w:tc>
          <w:tcPr>
            <w:tcW w:w="1329" w:type="dxa"/>
            <w:vAlign w:val="center"/>
            <w:tcPrChange w:id="4139" w:author="Do Thanh Trung" w:date="2025-07-03T15:06:00Z" w16du:dateUtc="2025-07-03T08:06:00Z">
              <w:tcPr>
                <w:tcW w:w="1330" w:type="dxa"/>
                <w:vAlign w:val="center"/>
              </w:tcPr>
            </w:tcPrChange>
          </w:tcPr>
          <w:p w14:paraId="69626FF3" w14:textId="7A1A9CCE" w:rsidR="003B635F" w:rsidRDefault="003B635F" w:rsidP="003B635F">
            <w:pPr>
              <w:rPr>
                <w:ins w:id="4140" w:author="Do Thanh Trung" w:date="2025-07-03T14:47:00Z" w16du:dateUtc="2025-07-03T07:47:00Z"/>
              </w:rPr>
            </w:pPr>
            <w:ins w:id="4141" w:author="Do Thanh Trung" w:date="2025-07-03T14:48:00Z" w16du:dateUtc="2025-07-03T07:48:00Z">
              <w:r>
                <w:t>Number</w:t>
              </w:r>
            </w:ins>
          </w:p>
        </w:tc>
        <w:tc>
          <w:tcPr>
            <w:tcW w:w="1201" w:type="dxa"/>
            <w:tcPrChange w:id="4142" w:author="Do Thanh Trung" w:date="2025-07-03T15:06:00Z" w16du:dateUtc="2025-07-03T08:06:00Z">
              <w:tcPr>
                <w:tcW w:w="1207" w:type="dxa"/>
              </w:tcPr>
            </w:tcPrChange>
          </w:tcPr>
          <w:p w14:paraId="006DB9AA" w14:textId="4BD55B04" w:rsidR="003B635F" w:rsidRDefault="003B635F" w:rsidP="003B635F">
            <w:pPr>
              <w:jc w:val="center"/>
              <w:rPr>
                <w:ins w:id="4143" w:author="Do Thanh Trung" w:date="2025-07-03T14:47:00Z" w16du:dateUtc="2025-07-03T07:47:00Z"/>
              </w:rPr>
            </w:pPr>
            <w:ins w:id="4144" w:author="Do Thanh Trung" w:date="2025-07-03T14:48:00Z" w16du:dateUtc="2025-07-03T07:48:00Z">
              <w:r>
                <w:t>X</w:t>
              </w:r>
            </w:ins>
          </w:p>
        </w:tc>
        <w:tc>
          <w:tcPr>
            <w:tcW w:w="1255" w:type="dxa"/>
            <w:tcPrChange w:id="4145" w:author="Do Thanh Trung" w:date="2025-07-03T15:06:00Z" w16du:dateUtc="2025-07-03T08:06:00Z">
              <w:tcPr>
                <w:tcW w:w="1260" w:type="dxa"/>
              </w:tcPr>
            </w:tcPrChange>
          </w:tcPr>
          <w:p w14:paraId="0C784FF4" w14:textId="212E89C0" w:rsidR="003B635F" w:rsidRDefault="003B635F" w:rsidP="003B635F">
            <w:pPr>
              <w:jc w:val="center"/>
              <w:rPr>
                <w:ins w:id="4146" w:author="Do Thanh Trung" w:date="2025-07-03T14:47:00Z" w16du:dateUtc="2025-07-03T07:47:00Z"/>
              </w:rPr>
            </w:pPr>
            <w:ins w:id="4147" w:author="Do Thanh Trung" w:date="2025-07-03T14:48:00Z" w16du:dateUtc="2025-07-03T07:48:00Z">
              <w:r>
                <w:t>X</w:t>
              </w:r>
            </w:ins>
          </w:p>
        </w:tc>
        <w:tc>
          <w:tcPr>
            <w:tcW w:w="7221" w:type="dxa"/>
            <w:vAlign w:val="center"/>
            <w:tcPrChange w:id="4148" w:author="Do Thanh Trung" w:date="2025-07-03T15:06:00Z" w16du:dateUtc="2025-07-03T08:06:00Z">
              <w:tcPr>
                <w:tcW w:w="7285" w:type="dxa"/>
                <w:vAlign w:val="center"/>
              </w:tcPr>
            </w:tcPrChange>
          </w:tcPr>
          <w:p w14:paraId="561B7482" w14:textId="291A41D2" w:rsidR="003B635F" w:rsidRDefault="003B635F" w:rsidP="003B635F">
            <w:pPr>
              <w:jc w:val="left"/>
              <w:rPr>
                <w:ins w:id="4149" w:author="Do Thanh Trung" w:date="2025-07-03T14:58:00Z" w16du:dateUtc="2025-07-03T07:58:00Z"/>
              </w:rPr>
            </w:pPr>
            <w:ins w:id="4150" w:author="Do Thanh Trung" w:date="2025-07-03T14:58:00Z" w16du:dateUtc="2025-07-03T07:58:00Z">
              <w:r>
                <w:t>Giá trị coupon là giá trị lãi nhận được khi tất toán Trái phiếu, căn cứ vào % coupon nhận được và Giá trị tất toán</w:t>
              </w:r>
            </w:ins>
          </w:p>
          <w:p w14:paraId="76517025" w14:textId="7EF31CCB" w:rsidR="003B635F" w:rsidRDefault="003B635F" w:rsidP="003B635F">
            <w:pPr>
              <w:pStyle w:val="ListParagraph"/>
              <w:numPr>
                <w:ilvl w:val="0"/>
                <w:numId w:val="9"/>
              </w:numPr>
              <w:jc w:val="left"/>
              <w:rPr>
                <w:ins w:id="4151" w:author="Do Thanh Trung" w:date="2025-07-03T14:58:00Z" w16du:dateUtc="2025-07-03T07:58:00Z"/>
              </w:rPr>
            </w:pPr>
            <w:ins w:id="4152" w:author="Do Thanh Trung" w:date="2025-07-03T14:58:00Z" w16du:dateUtc="2025-07-03T07:58:00Z">
              <w:r>
                <w:t xml:space="preserve">Trường hợp Ngày tất toán &lt; Ngày đáo hạn, % Lãi suất áp dụng sẽ là % </w:t>
              </w:r>
            </w:ins>
            <w:ins w:id="4153" w:author="Do Thanh Trung" w:date="2025-07-03T15:06:00Z" w16du:dateUtc="2025-07-03T08:06:00Z">
              <w:r>
                <w:t>coupon</w:t>
              </w:r>
            </w:ins>
          </w:p>
          <w:p w14:paraId="2D48423D" w14:textId="6B655BF1" w:rsidR="003B635F" w:rsidRDefault="003B635F" w:rsidP="003B635F">
            <w:pPr>
              <w:jc w:val="center"/>
              <w:rPr>
                <w:ins w:id="4154" w:author="Do Thanh Trung" w:date="2025-07-03T14:58:00Z" w16du:dateUtc="2025-07-03T07:58:00Z"/>
              </w:rPr>
            </w:pPr>
            <w:ins w:id="4155" w:author="Do Thanh Trung" w:date="2025-07-03T14:58:00Z" w16du:dateUtc="2025-07-03T07:58:00Z">
              <w:r>
                <w:lastRenderedPageBreak/>
                <w:t>(</w:t>
              </w:r>
            </w:ins>
            <w:ins w:id="4156" w:author="Do Thanh Trung" w:date="2025-07-03T15:17:00Z" w16du:dateUtc="2025-07-03T08:17:00Z">
              <w:r w:rsidR="0077572D">
                <w:t>16</w:t>
              </w:r>
            </w:ins>
            <w:ins w:id="4157" w:author="Do Thanh Trung" w:date="2025-07-03T14:58:00Z" w16du:dateUtc="2025-07-03T07:58:00Z">
              <w:r>
                <w:t>) = (</w:t>
              </w:r>
            </w:ins>
            <w:ins w:id="4158" w:author="Do Thanh Trung" w:date="2025-07-03T15:25:00Z" w16du:dateUtc="2025-07-03T08:25:00Z">
              <w:r w:rsidR="00D84DC0">
                <w:t>12</w:t>
              </w:r>
            </w:ins>
            <w:ins w:id="4159" w:author="Do Thanh Trung" w:date="2025-07-03T14:58:00Z" w16du:dateUtc="2025-07-03T07:58:00Z">
              <w:r>
                <w:t>) * (</w:t>
              </w:r>
            </w:ins>
            <w:ins w:id="4160" w:author="Do Thanh Trung" w:date="2025-07-03T15:25:00Z" w16du:dateUtc="2025-07-03T08:25:00Z">
              <w:r w:rsidR="00D84DC0">
                <w:t>15</w:t>
              </w:r>
            </w:ins>
            <w:ins w:id="4161" w:author="Do Thanh Trung" w:date="2025-07-03T14:58:00Z" w16du:dateUtc="2025-07-03T07:58:00Z">
              <w:r>
                <w:t>) * [ (</w:t>
              </w:r>
            </w:ins>
            <w:ins w:id="4162" w:author="Do Thanh Trung" w:date="2025-07-03T15:25:00Z" w16du:dateUtc="2025-07-03T08:25:00Z">
              <w:r w:rsidR="00D84DC0">
                <w:t>11</w:t>
              </w:r>
            </w:ins>
            <w:ins w:id="4163" w:author="Do Thanh Trung" w:date="2025-07-03T14:58:00Z" w16du:dateUtc="2025-07-03T07:58:00Z">
              <w:r>
                <w:t>) – (5) ]</w:t>
              </w:r>
            </w:ins>
          </w:p>
          <w:p w14:paraId="4821EF4F" w14:textId="33344DD9" w:rsidR="003B635F" w:rsidRDefault="003B635F" w:rsidP="003B635F">
            <w:pPr>
              <w:pStyle w:val="ListParagraph"/>
              <w:numPr>
                <w:ilvl w:val="0"/>
                <w:numId w:val="9"/>
              </w:numPr>
              <w:jc w:val="left"/>
              <w:rPr>
                <w:ins w:id="4164" w:author="Do Thanh Trung" w:date="2025-07-03T14:58:00Z" w16du:dateUtc="2025-07-03T07:58:00Z"/>
              </w:rPr>
            </w:pPr>
            <w:ins w:id="4165" w:author="Do Thanh Trung" w:date="2025-07-03T14:58:00Z" w16du:dateUtc="2025-07-03T07:58:00Z">
              <w:r>
                <w:t xml:space="preserve">Trường hợp Ngày tất toán = Ngày đáo hạn, % Lãi suất áp dụng sẽ là % </w:t>
              </w:r>
            </w:ins>
            <w:ins w:id="4166" w:author="Do Thanh Trung" w:date="2025-07-03T15:06:00Z" w16du:dateUtc="2025-07-03T08:06:00Z">
              <w:r>
                <w:t>Mua lại trước hạn</w:t>
              </w:r>
            </w:ins>
          </w:p>
          <w:p w14:paraId="7EA00906" w14:textId="08FF28D0" w:rsidR="003B635F" w:rsidRDefault="00D84DC0">
            <w:pPr>
              <w:jc w:val="center"/>
              <w:rPr>
                <w:ins w:id="4167" w:author="Do Thanh Trung" w:date="2025-07-03T14:47:00Z" w16du:dateUtc="2025-07-03T07:47:00Z"/>
              </w:rPr>
              <w:pPrChange w:id="4168" w:author="Do Thanh Trung" w:date="2025-07-03T15:25:00Z" w16du:dateUtc="2025-07-03T08:25:00Z">
                <w:pPr/>
              </w:pPrChange>
            </w:pPr>
            <w:ins w:id="4169" w:author="Do Thanh Trung" w:date="2025-07-03T15:25:00Z" w16du:dateUtc="2025-07-03T08:25:00Z">
              <w:r>
                <w:t>(16) = (13) * (15) * [ (11) – (5) ]</w:t>
              </w:r>
            </w:ins>
          </w:p>
        </w:tc>
      </w:tr>
    </w:tbl>
    <w:p w14:paraId="1F44601F" w14:textId="77777777" w:rsidR="00593BE1" w:rsidRPr="00600ABF" w:rsidRDefault="00593BE1" w:rsidP="00600ABF"/>
    <w:p w14:paraId="391AD37D" w14:textId="781D87E6" w:rsidR="00BC5AB1" w:rsidRDefault="00BC5AB1" w:rsidP="00667B49">
      <w:pPr>
        <w:pStyle w:val="Heading2"/>
      </w:pPr>
      <w:r>
        <w:t>Quản lý danh mục đầu tư</w:t>
      </w:r>
    </w:p>
    <w:p w14:paraId="24D25F7C" w14:textId="727D2BE1" w:rsidR="003D7BF5" w:rsidRDefault="003D7BF5" w:rsidP="00C45763">
      <w:pPr>
        <w:rPr>
          <w:ins w:id="4170" w:author="Do Thanh Trung" w:date="2025-07-08T15:57:00Z" w16du:dateUtc="2025-07-08T08:57:00Z"/>
        </w:rPr>
      </w:pPr>
      <w:ins w:id="4171" w:author="Do Thanh Trung" w:date="2025-07-08T15:57:00Z" w16du:dateUtc="2025-07-08T08:57:00Z">
        <w:r>
          <w:t>Báo cáo được xây dựng nhằm mục đích</w:t>
        </w:r>
      </w:ins>
    </w:p>
    <w:p w14:paraId="09868052" w14:textId="23A46AAD" w:rsidR="003D7BF5" w:rsidRDefault="003D7BF5" w:rsidP="003D7BF5">
      <w:pPr>
        <w:pStyle w:val="ListParagraph"/>
        <w:numPr>
          <w:ilvl w:val="0"/>
          <w:numId w:val="9"/>
        </w:numPr>
        <w:rPr>
          <w:ins w:id="4172" w:author="Do Thanh Trung" w:date="2025-07-08T15:57:00Z" w16du:dateUtc="2025-07-08T08:57:00Z"/>
        </w:rPr>
      </w:pPr>
      <w:ins w:id="4173" w:author="Do Thanh Trung" w:date="2025-07-08T15:57:00Z" w16du:dateUtc="2025-07-08T08:57:00Z">
        <w:r>
          <w:t>Theo dõi trạng thái số dư danh mục tại thời điểm hiện tại</w:t>
        </w:r>
        <w:r w:rsidR="005269E8">
          <w:t>, theo Tài khoản Quỹ và th</w:t>
        </w:r>
      </w:ins>
      <w:ins w:id="4174" w:author="Do Thanh Trung" w:date="2025-07-08T15:58:00Z" w16du:dateUtc="2025-07-08T08:58:00Z">
        <w:r w:rsidR="005269E8">
          <w:t>eo Người quản lý</w:t>
        </w:r>
      </w:ins>
    </w:p>
    <w:p w14:paraId="349E3429" w14:textId="7BD16FDB" w:rsidR="003D7BF5" w:rsidRDefault="00E1777A">
      <w:pPr>
        <w:pStyle w:val="ListParagraph"/>
        <w:numPr>
          <w:ilvl w:val="0"/>
          <w:numId w:val="9"/>
        </w:numPr>
        <w:rPr>
          <w:ins w:id="4175" w:author="Do Thanh Trung" w:date="2025-07-08T15:57:00Z" w16du:dateUtc="2025-07-08T08:57:00Z"/>
        </w:rPr>
        <w:pPrChange w:id="4176" w:author="Do Thanh Trung" w:date="2025-07-08T15:57:00Z" w16du:dateUtc="2025-07-08T08:57:00Z">
          <w:pPr/>
        </w:pPrChange>
      </w:pPr>
      <w:ins w:id="4177" w:author="Do Thanh Trung" w:date="2025-07-08T15:59:00Z" w16du:dateUtc="2025-07-08T08:59:00Z">
        <w:r>
          <w:t>Đánh giá hiệu quả đầu tư dựa trên giá trị hợp lý của danh mục tại thời điểm hiện tại</w:t>
        </w:r>
      </w:ins>
    </w:p>
    <w:p w14:paraId="684A8C73" w14:textId="418EF34B" w:rsidR="00263B73" w:rsidDel="005269E8" w:rsidRDefault="004050B8" w:rsidP="00C45763">
      <w:pPr>
        <w:rPr>
          <w:del w:id="4178" w:author="Do Thanh Trung" w:date="2025-07-08T15:58:00Z" w16du:dateUtc="2025-07-08T08:58:00Z"/>
        </w:rPr>
      </w:pPr>
      <w:del w:id="4179" w:author="Do Thanh Trung" w:date="2025-07-08T15:58:00Z" w16du:dateUtc="2025-07-08T08:58:00Z">
        <w:r w:rsidDel="005269E8">
          <w:delText xml:space="preserve">Chức năng hỗ trợ người dùng </w:delText>
        </w:r>
        <w:r w:rsidR="00C744B4" w:rsidDel="005269E8">
          <w:delText xml:space="preserve">trong việc Quản lý trạng thái tài khoản </w:delText>
        </w:r>
        <w:r w:rsidR="00263B73" w:rsidDel="005269E8">
          <w:delText xml:space="preserve">Quỹ và Danh mục đầu tư của Quỹ </w:delText>
        </w:r>
        <w:r w:rsidR="00373E68" w:rsidDel="005269E8">
          <w:delText xml:space="preserve">tại thời điểm báo cáo, giúp người dùng có thể </w:delText>
        </w:r>
        <w:r w:rsidR="0053644D" w:rsidDel="005269E8">
          <w:delText>theo dõi tài khoản và ra những quyết định đầu tư kịp thời</w:delText>
        </w:r>
      </w:del>
    </w:p>
    <w:p w14:paraId="2C7A9D68" w14:textId="5E6B4700" w:rsidR="0053644D" w:rsidRDefault="0053644D" w:rsidP="0053644D">
      <w:pPr>
        <w:pStyle w:val="Heading3"/>
      </w:pPr>
      <w:r>
        <w:t>Yêu cầu chức năng</w:t>
      </w:r>
    </w:p>
    <w:p w14:paraId="441B57EF" w14:textId="77777777" w:rsidR="005C552B" w:rsidRPr="001529FD" w:rsidRDefault="005C552B" w:rsidP="005C552B">
      <w:pPr>
        <w:rPr>
          <w:lang w:val="vi-VN"/>
        </w:rPr>
      </w:pPr>
      <w:r w:rsidRPr="001529FD">
        <w:rPr>
          <w:b/>
          <w:lang w:val="vi-VN"/>
        </w:rPr>
        <w:t>Mục đích:</w:t>
      </w:r>
      <w:r w:rsidRPr="001529FD">
        <w:rPr>
          <w:lang w:val="vi-VN"/>
        </w:rPr>
        <w:t xml:space="preserve"> Báo cáo Danh mục đầu tư là báo cáo thể hiện danh mục tài sản hiện đang nắm giữ, cung cấp thông tin liên quan đến Tài sản đầu tư, giúp người dùng quản lý danh mục đầu tư hiện có nhằm tối ưu hóa hiệu quả đầu tư</w:t>
      </w:r>
    </w:p>
    <w:p w14:paraId="68094B95" w14:textId="77777777" w:rsidR="005C552B" w:rsidRPr="001529FD" w:rsidRDefault="005C552B" w:rsidP="005C552B">
      <w:pPr>
        <w:pStyle w:val="Heading4"/>
        <w:rPr>
          <w:lang w:val="vi-VN"/>
        </w:rPr>
      </w:pPr>
      <w:r w:rsidRPr="001529FD">
        <w:rPr>
          <w:lang w:val="vi-VN"/>
        </w:rPr>
        <w:t>Yêu cầu chức năng</w:t>
      </w:r>
    </w:p>
    <w:tbl>
      <w:tblPr>
        <w:tblStyle w:val="TableGrid"/>
        <w:tblW w:w="0" w:type="auto"/>
        <w:tblLook w:val="04A0" w:firstRow="1" w:lastRow="0" w:firstColumn="1" w:lastColumn="0" w:noHBand="0" w:noVBand="1"/>
      </w:tblPr>
      <w:tblGrid>
        <w:gridCol w:w="2335"/>
        <w:gridCol w:w="2970"/>
        <w:gridCol w:w="7645"/>
      </w:tblGrid>
      <w:tr w:rsidR="005C552B" w:rsidRPr="001529FD" w14:paraId="50D00AA3" w14:textId="77777777" w:rsidTr="00702F81">
        <w:trPr>
          <w:tblHeader/>
        </w:trPr>
        <w:tc>
          <w:tcPr>
            <w:tcW w:w="2335" w:type="dxa"/>
          </w:tcPr>
          <w:p w14:paraId="47A57236" w14:textId="77777777" w:rsidR="005C552B" w:rsidRPr="001529FD" w:rsidRDefault="005C552B" w:rsidP="00702F81">
            <w:pPr>
              <w:jc w:val="center"/>
              <w:rPr>
                <w:b/>
                <w:lang w:val="vi-VN"/>
              </w:rPr>
            </w:pPr>
            <w:r w:rsidRPr="001529FD">
              <w:rPr>
                <w:b/>
                <w:lang w:val="vi-VN"/>
              </w:rPr>
              <w:t>Nhóm chức năng</w:t>
            </w:r>
          </w:p>
        </w:tc>
        <w:tc>
          <w:tcPr>
            <w:tcW w:w="2970" w:type="dxa"/>
          </w:tcPr>
          <w:p w14:paraId="311B6EB7" w14:textId="77777777" w:rsidR="005C552B" w:rsidRPr="001529FD" w:rsidRDefault="005C552B" w:rsidP="00702F81">
            <w:pPr>
              <w:jc w:val="center"/>
              <w:rPr>
                <w:b/>
                <w:lang w:val="vi-VN"/>
              </w:rPr>
            </w:pPr>
            <w:r w:rsidRPr="001529FD">
              <w:rPr>
                <w:b/>
                <w:lang w:val="vi-VN"/>
              </w:rPr>
              <w:t>Chức năng</w:t>
            </w:r>
          </w:p>
        </w:tc>
        <w:tc>
          <w:tcPr>
            <w:tcW w:w="7645" w:type="dxa"/>
          </w:tcPr>
          <w:p w14:paraId="047327F1" w14:textId="77777777" w:rsidR="005C552B" w:rsidRPr="001529FD" w:rsidRDefault="005C552B" w:rsidP="00702F81">
            <w:pPr>
              <w:jc w:val="center"/>
              <w:rPr>
                <w:b/>
                <w:lang w:val="vi-VN"/>
              </w:rPr>
            </w:pPr>
            <w:r w:rsidRPr="001529FD">
              <w:rPr>
                <w:b/>
                <w:lang w:val="vi-VN"/>
              </w:rPr>
              <w:t>Mô tả</w:t>
            </w:r>
          </w:p>
        </w:tc>
      </w:tr>
      <w:tr w:rsidR="005C552B" w:rsidRPr="009B1FA4" w14:paraId="7BDEE628" w14:textId="77777777" w:rsidTr="00702F81">
        <w:tc>
          <w:tcPr>
            <w:tcW w:w="2335" w:type="dxa"/>
            <w:vMerge w:val="restart"/>
          </w:tcPr>
          <w:p w14:paraId="25EE2CD0" w14:textId="77777777" w:rsidR="005C552B" w:rsidRPr="001529FD" w:rsidRDefault="005C552B" w:rsidP="00702F81">
            <w:pPr>
              <w:rPr>
                <w:lang w:val="vi-VN"/>
              </w:rPr>
            </w:pPr>
          </w:p>
        </w:tc>
        <w:tc>
          <w:tcPr>
            <w:tcW w:w="2970" w:type="dxa"/>
          </w:tcPr>
          <w:p w14:paraId="3D39F20B" w14:textId="143826D5" w:rsidR="005C552B" w:rsidRPr="005F18CB" w:rsidRDefault="005F18CB" w:rsidP="00702F81">
            <w:r>
              <w:t>Mã Tài khoản</w:t>
            </w:r>
            <w:ins w:id="4180" w:author="Do Thanh Trung" w:date="2025-07-07T10:31:00Z" w16du:dateUtc="2025-07-07T03:31:00Z">
              <w:r w:rsidR="001F57DA">
                <w:t xml:space="preserve"> Quỹ</w:t>
              </w:r>
            </w:ins>
          </w:p>
        </w:tc>
        <w:tc>
          <w:tcPr>
            <w:tcW w:w="7645" w:type="dxa"/>
          </w:tcPr>
          <w:p w14:paraId="73075899" w14:textId="77777777" w:rsidR="005C552B" w:rsidRPr="001529FD" w:rsidRDefault="005C552B" w:rsidP="00702F81">
            <w:pPr>
              <w:rPr>
                <w:lang w:val="vi-VN"/>
              </w:rPr>
            </w:pPr>
            <w:r w:rsidRPr="001529FD">
              <w:rPr>
                <w:lang w:val="vi-VN"/>
              </w:rPr>
              <w:t>Cho phép người dùng lọc theo Mã tài sản, những mã tài sản phát sinh trong khung thời gian</w:t>
            </w:r>
            <w:r w:rsidRPr="001529FD">
              <w:rPr>
                <w:color w:val="000000" w:themeColor="text1"/>
                <w:lang w:val="vi-VN"/>
              </w:rPr>
              <w:t xml:space="preserve"> đã chọn</w:t>
            </w:r>
          </w:p>
        </w:tc>
      </w:tr>
      <w:tr w:rsidR="005C552B" w:rsidRPr="009B1FA4" w14:paraId="74CC6587" w14:textId="77777777" w:rsidTr="00702F81">
        <w:tc>
          <w:tcPr>
            <w:tcW w:w="2335" w:type="dxa"/>
            <w:vMerge/>
          </w:tcPr>
          <w:p w14:paraId="3130810C" w14:textId="77777777" w:rsidR="005C552B" w:rsidRPr="001529FD" w:rsidRDefault="005C552B" w:rsidP="00702F81">
            <w:pPr>
              <w:rPr>
                <w:lang w:val="vi-VN"/>
              </w:rPr>
            </w:pPr>
          </w:p>
        </w:tc>
        <w:tc>
          <w:tcPr>
            <w:tcW w:w="2970" w:type="dxa"/>
          </w:tcPr>
          <w:p w14:paraId="2CD36E38" w14:textId="7F0ACA7C" w:rsidR="005C552B" w:rsidRPr="005A32D2" w:rsidRDefault="005A32D2" w:rsidP="00702F81">
            <w:r>
              <w:t>Người quản lý</w:t>
            </w:r>
          </w:p>
        </w:tc>
        <w:tc>
          <w:tcPr>
            <w:tcW w:w="7645" w:type="dxa"/>
          </w:tcPr>
          <w:p w14:paraId="46383169" w14:textId="77777777" w:rsidR="005C552B" w:rsidRPr="001529FD" w:rsidRDefault="005C552B" w:rsidP="00702F81">
            <w:pPr>
              <w:rPr>
                <w:lang w:val="vi-VN"/>
              </w:rPr>
            </w:pPr>
            <w:r w:rsidRPr="001529FD">
              <w:rPr>
                <w:lang w:val="vi-VN"/>
              </w:rPr>
              <w:t>Cho phép người dùng lọc theo Tổ chức phát hành, những mã tài sản phát sinh trong khung thời gian đã chọn</w:t>
            </w:r>
          </w:p>
        </w:tc>
      </w:tr>
      <w:tr w:rsidR="005C552B" w:rsidRPr="009B1FA4" w14:paraId="15E11CFB" w14:textId="77777777" w:rsidTr="00702F81">
        <w:tc>
          <w:tcPr>
            <w:tcW w:w="2335" w:type="dxa"/>
            <w:vMerge w:val="restart"/>
          </w:tcPr>
          <w:p w14:paraId="605FEAD2" w14:textId="77777777" w:rsidR="005C552B" w:rsidRPr="001529FD" w:rsidRDefault="005C552B" w:rsidP="00702F81">
            <w:pPr>
              <w:rPr>
                <w:lang w:val="vi-VN"/>
              </w:rPr>
            </w:pPr>
            <w:r w:rsidRPr="001529FD">
              <w:rPr>
                <w:lang w:val="vi-VN"/>
              </w:rPr>
              <w:t>Xuất báo cáo</w:t>
            </w:r>
          </w:p>
        </w:tc>
        <w:tc>
          <w:tcPr>
            <w:tcW w:w="2970" w:type="dxa"/>
          </w:tcPr>
          <w:p w14:paraId="5AC06104" w14:textId="77777777" w:rsidR="005C552B" w:rsidRPr="001529FD" w:rsidRDefault="005C552B" w:rsidP="00702F81">
            <w:pPr>
              <w:rPr>
                <w:lang w:val="vi-VN"/>
              </w:rPr>
            </w:pPr>
            <w:r w:rsidRPr="001529FD">
              <w:rPr>
                <w:lang w:val="vi-VN"/>
              </w:rPr>
              <w:t>Excel</w:t>
            </w:r>
          </w:p>
        </w:tc>
        <w:tc>
          <w:tcPr>
            <w:tcW w:w="7645" w:type="dxa"/>
          </w:tcPr>
          <w:p w14:paraId="2156B16B" w14:textId="77777777" w:rsidR="005C552B" w:rsidRPr="001529FD" w:rsidRDefault="005C552B" w:rsidP="00702F81">
            <w:pPr>
              <w:rPr>
                <w:lang w:val="vi-VN"/>
              </w:rPr>
            </w:pPr>
            <w:r w:rsidRPr="001529FD">
              <w:rPr>
                <w:lang w:val="vi-VN"/>
              </w:rPr>
              <w:t>Xuất báo cáo định dạng excel</w:t>
            </w:r>
          </w:p>
        </w:tc>
      </w:tr>
      <w:tr w:rsidR="005C552B" w:rsidRPr="009B1FA4" w14:paraId="000F09E9" w14:textId="77777777" w:rsidTr="00702F81">
        <w:tc>
          <w:tcPr>
            <w:tcW w:w="2335" w:type="dxa"/>
            <w:vMerge/>
          </w:tcPr>
          <w:p w14:paraId="78218B1E" w14:textId="77777777" w:rsidR="005C552B" w:rsidRPr="001529FD" w:rsidRDefault="005C552B" w:rsidP="00702F81">
            <w:pPr>
              <w:rPr>
                <w:lang w:val="vi-VN"/>
              </w:rPr>
            </w:pPr>
          </w:p>
        </w:tc>
        <w:tc>
          <w:tcPr>
            <w:tcW w:w="2970" w:type="dxa"/>
          </w:tcPr>
          <w:p w14:paraId="39E2F81B" w14:textId="77777777" w:rsidR="005C552B" w:rsidRPr="001529FD" w:rsidRDefault="005C552B" w:rsidP="00702F81">
            <w:pPr>
              <w:rPr>
                <w:lang w:val="vi-VN"/>
              </w:rPr>
            </w:pPr>
            <w:r w:rsidRPr="001529FD">
              <w:rPr>
                <w:lang w:val="vi-VN"/>
              </w:rPr>
              <w:t>PDF</w:t>
            </w:r>
          </w:p>
        </w:tc>
        <w:tc>
          <w:tcPr>
            <w:tcW w:w="7645" w:type="dxa"/>
          </w:tcPr>
          <w:p w14:paraId="5355078A" w14:textId="77777777" w:rsidR="005C552B" w:rsidRPr="001529FD" w:rsidRDefault="005C552B" w:rsidP="00702F81">
            <w:pPr>
              <w:rPr>
                <w:lang w:val="vi-VN"/>
              </w:rPr>
            </w:pPr>
            <w:r w:rsidRPr="001529FD">
              <w:rPr>
                <w:lang w:val="vi-VN"/>
              </w:rPr>
              <w:t>Xuất báo cáo định dạng PDF</w:t>
            </w:r>
          </w:p>
        </w:tc>
      </w:tr>
      <w:tr w:rsidR="005C552B" w:rsidRPr="009B1FA4" w14:paraId="50EA57CC" w14:textId="77777777" w:rsidTr="00702F81">
        <w:tc>
          <w:tcPr>
            <w:tcW w:w="2335" w:type="dxa"/>
            <w:vMerge/>
          </w:tcPr>
          <w:p w14:paraId="5BFBDBC7" w14:textId="77777777" w:rsidR="005C552B" w:rsidRPr="001529FD" w:rsidRDefault="005C552B" w:rsidP="00702F81">
            <w:pPr>
              <w:rPr>
                <w:lang w:val="vi-VN"/>
              </w:rPr>
            </w:pPr>
          </w:p>
        </w:tc>
        <w:tc>
          <w:tcPr>
            <w:tcW w:w="2970" w:type="dxa"/>
          </w:tcPr>
          <w:p w14:paraId="682B3A9B" w14:textId="77777777" w:rsidR="005C552B" w:rsidRPr="001529FD" w:rsidRDefault="005C552B" w:rsidP="00702F81">
            <w:pPr>
              <w:rPr>
                <w:lang w:val="vi-VN"/>
              </w:rPr>
            </w:pPr>
            <w:r w:rsidRPr="001529FD">
              <w:rPr>
                <w:lang w:val="vi-VN"/>
              </w:rPr>
              <w:t>Word</w:t>
            </w:r>
          </w:p>
        </w:tc>
        <w:tc>
          <w:tcPr>
            <w:tcW w:w="7645" w:type="dxa"/>
          </w:tcPr>
          <w:p w14:paraId="5D744790" w14:textId="77777777" w:rsidR="005C552B" w:rsidRPr="001529FD" w:rsidRDefault="005C552B" w:rsidP="00702F81">
            <w:pPr>
              <w:rPr>
                <w:lang w:val="vi-VN"/>
              </w:rPr>
            </w:pPr>
            <w:r w:rsidRPr="001529FD">
              <w:rPr>
                <w:lang w:val="vi-VN"/>
              </w:rPr>
              <w:t>Xuất báo cáo định dạng Word</w:t>
            </w:r>
          </w:p>
        </w:tc>
      </w:tr>
    </w:tbl>
    <w:p w14:paraId="4053F7C2" w14:textId="77777777" w:rsidR="0053644D" w:rsidRPr="0053644D" w:rsidRDefault="0053644D" w:rsidP="0053644D"/>
    <w:p w14:paraId="279C47CB" w14:textId="316454C2" w:rsidR="0053644D" w:rsidRDefault="0053644D" w:rsidP="0053644D">
      <w:pPr>
        <w:pStyle w:val="Heading3"/>
        <w:rPr>
          <w:ins w:id="4181" w:author="Do Thanh Trung" w:date="2025-07-03T15:48:00Z" w16du:dateUtc="2025-07-03T08:48:00Z"/>
        </w:rPr>
      </w:pPr>
      <w:r>
        <w:t>Mô tả dữ liệu chức năng</w:t>
      </w:r>
    </w:p>
    <w:p w14:paraId="5BFEC96A" w14:textId="19F5289D" w:rsidR="002E23A4" w:rsidRPr="002E23A4" w:rsidRDefault="002E23A4">
      <w:pPr>
        <w:pStyle w:val="Heading6"/>
        <w:pPrChange w:id="4182" w:author="Do Thanh Trung" w:date="2025-07-03T15:48:00Z" w16du:dateUtc="2025-07-03T08:48:00Z">
          <w:pPr>
            <w:pStyle w:val="Heading3"/>
          </w:pPr>
        </w:pPrChange>
      </w:pPr>
      <w:bookmarkStart w:id="4183" w:name="_Danh_mục_đầu"/>
      <w:bookmarkEnd w:id="4183"/>
      <w:ins w:id="4184" w:author="Do Thanh Trung" w:date="2025-07-03T15:48:00Z" w16du:dateUtc="2025-07-03T08:48:00Z">
        <w:r>
          <w:t>Danh mục đầu tư</w:t>
        </w:r>
      </w:ins>
    </w:p>
    <w:tbl>
      <w:tblPr>
        <w:tblStyle w:val="TableGrid"/>
        <w:tblW w:w="0" w:type="auto"/>
        <w:tblLook w:val="04A0" w:firstRow="1" w:lastRow="0" w:firstColumn="1" w:lastColumn="0" w:noHBand="0" w:noVBand="1"/>
        <w:tblPrChange w:id="4185" w:author="Do Thanh Trung" w:date="2025-07-08T09:36:00Z" w16du:dateUtc="2025-07-08T02:36:00Z">
          <w:tblPr>
            <w:tblStyle w:val="TableGrid"/>
            <w:tblW w:w="0" w:type="auto"/>
            <w:tblLook w:val="04A0" w:firstRow="1" w:lastRow="0" w:firstColumn="1" w:lastColumn="0" w:noHBand="0" w:noVBand="1"/>
          </w:tblPr>
        </w:tblPrChange>
      </w:tblPr>
      <w:tblGrid>
        <w:gridCol w:w="669"/>
        <w:gridCol w:w="1110"/>
        <w:gridCol w:w="1259"/>
        <w:gridCol w:w="820"/>
        <w:gridCol w:w="781"/>
        <w:gridCol w:w="3512"/>
        <w:gridCol w:w="4799"/>
        <w:tblGridChange w:id="4186">
          <w:tblGrid>
            <w:gridCol w:w="360"/>
            <w:gridCol w:w="309"/>
            <w:gridCol w:w="411"/>
            <w:gridCol w:w="699"/>
            <w:gridCol w:w="21"/>
            <w:gridCol w:w="1080"/>
            <w:gridCol w:w="158"/>
            <w:gridCol w:w="562"/>
            <w:gridCol w:w="258"/>
            <w:gridCol w:w="102"/>
            <w:gridCol w:w="679"/>
            <w:gridCol w:w="41"/>
            <w:gridCol w:w="3471"/>
            <w:gridCol w:w="4799"/>
          </w:tblGrid>
        </w:tblGridChange>
      </w:tblGrid>
      <w:tr w:rsidR="00B93ED0" w:rsidRPr="001529FD" w14:paraId="2A060AAB" w14:textId="77777777" w:rsidTr="350174AE">
        <w:trPr>
          <w:trHeight w:val="485"/>
          <w:tblHeader/>
          <w:trPrChange w:id="4187" w:author="Do Thanh Trung" w:date="2025-07-08T09:36:00Z" w16du:dateUtc="2025-07-08T02:36:00Z">
            <w:trPr>
              <w:gridAfter w:val="0"/>
              <w:tblHeader/>
            </w:trPr>
          </w:trPrChange>
        </w:trPr>
        <w:tc>
          <w:tcPr>
            <w:tcW w:w="580" w:type="dxa"/>
            <w:vAlign w:val="center"/>
            <w:tcPrChange w:id="4188" w:author="Do Thanh Trung" w:date="2025-07-08T09:36:00Z" w16du:dateUtc="2025-07-08T02:36:00Z">
              <w:tcPr>
                <w:tcW w:w="581" w:type="dxa"/>
                <w:vAlign w:val="center"/>
              </w:tcPr>
            </w:tcPrChange>
          </w:tcPr>
          <w:p w14:paraId="1E6B8187" w14:textId="77777777" w:rsidR="00B93ED0" w:rsidRPr="001529FD" w:rsidRDefault="00B93ED0" w:rsidP="00F72681">
            <w:pPr>
              <w:jc w:val="center"/>
              <w:rPr>
                <w:b/>
                <w:lang w:val="vi-VN"/>
              </w:rPr>
            </w:pPr>
            <w:r w:rsidRPr="001529FD">
              <w:rPr>
                <w:b/>
                <w:lang w:val="vi-VN"/>
              </w:rPr>
              <w:t>STT</w:t>
            </w:r>
          </w:p>
        </w:tc>
        <w:tc>
          <w:tcPr>
            <w:tcW w:w="1113" w:type="dxa"/>
            <w:vAlign w:val="center"/>
            <w:tcPrChange w:id="4189" w:author="Do Thanh Trung" w:date="2025-07-08T09:36:00Z" w16du:dateUtc="2025-07-08T02:36:00Z">
              <w:tcPr>
                <w:tcW w:w="1114" w:type="dxa"/>
                <w:gridSpan w:val="2"/>
                <w:vAlign w:val="center"/>
              </w:tcPr>
            </w:tcPrChange>
          </w:tcPr>
          <w:p w14:paraId="1D54D8B5" w14:textId="77777777" w:rsidR="00B93ED0" w:rsidRPr="001529FD" w:rsidRDefault="00B93ED0" w:rsidP="00F72681">
            <w:pPr>
              <w:jc w:val="center"/>
              <w:rPr>
                <w:b/>
                <w:lang w:val="vi-VN"/>
              </w:rPr>
            </w:pPr>
            <w:r w:rsidRPr="001529FD">
              <w:rPr>
                <w:b/>
                <w:lang w:val="vi-VN"/>
              </w:rPr>
              <w:t>Trường dữ liệu</w:t>
            </w:r>
          </w:p>
        </w:tc>
        <w:tc>
          <w:tcPr>
            <w:tcW w:w="1259" w:type="dxa"/>
            <w:vAlign w:val="center"/>
            <w:tcPrChange w:id="4190" w:author="Do Thanh Trung" w:date="2025-07-08T09:36:00Z" w16du:dateUtc="2025-07-08T02:36:00Z">
              <w:tcPr>
                <w:tcW w:w="1234" w:type="dxa"/>
                <w:gridSpan w:val="2"/>
                <w:vAlign w:val="center"/>
              </w:tcPr>
            </w:tcPrChange>
          </w:tcPr>
          <w:p w14:paraId="5B0A683A" w14:textId="77777777" w:rsidR="00B93ED0" w:rsidRPr="001529FD" w:rsidRDefault="00B93ED0" w:rsidP="00F72681">
            <w:pPr>
              <w:jc w:val="center"/>
              <w:rPr>
                <w:b/>
                <w:lang w:val="vi-VN"/>
              </w:rPr>
            </w:pPr>
            <w:r w:rsidRPr="001529FD">
              <w:rPr>
                <w:b/>
                <w:lang w:val="vi-VN"/>
              </w:rPr>
              <w:t>Loại dữ liệu</w:t>
            </w:r>
          </w:p>
        </w:tc>
        <w:tc>
          <w:tcPr>
            <w:tcW w:w="822" w:type="dxa"/>
            <w:vAlign w:val="center"/>
            <w:tcPrChange w:id="4191" w:author="Do Thanh Trung" w:date="2025-07-08T09:36:00Z" w16du:dateUtc="2025-07-08T02:36:00Z">
              <w:tcPr>
                <w:tcW w:w="963" w:type="dxa"/>
                <w:vAlign w:val="center"/>
              </w:tcPr>
            </w:tcPrChange>
          </w:tcPr>
          <w:p w14:paraId="394D560F" w14:textId="77777777" w:rsidR="00B93ED0" w:rsidRPr="00903E09" w:rsidRDefault="00B93ED0" w:rsidP="00F72681">
            <w:pPr>
              <w:jc w:val="center"/>
              <w:rPr>
                <w:b/>
              </w:rPr>
            </w:pPr>
            <w:r>
              <w:rPr>
                <w:b/>
              </w:rPr>
              <w:t>Bắt buộc</w:t>
            </w:r>
          </w:p>
        </w:tc>
        <w:tc>
          <w:tcPr>
            <w:tcW w:w="781" w:type="dxa"/>
            <w:vAlign w:val="center"/>
            <w:tcPrChange w:id="4192" w:author="Do Thanh Trung" w:date="2025-07-08T09:36:00Z" w16du:dateUtc="2025-07-08T02:36:00Z">
              <w:tcPr>
                <w:tcW w:w="1028" w:type="dxa"/>
                <w:gridSpan w:val="2"/>
                <w:vAlign w:val="center"/>
              </w:tcPr>
            </w:tcPrChange>
          </w:tcPr>
          <w:p w14:paraId="66EB40E2" w14:textId="77777777" w:rsidR="00B93ED0" w:rsidRPr="00903E09" w:rsidRDefault="00B93ED0" w:rsidP="00F72681">
            <w:pPr>
              <w:jc w:val="center"/>
              <w:rPr>
                <w:b/>
              </w:rPr>
            </w:pPr>
            <w:r>
              <w:rPr>
                <w:b/>
              </w:rPr>
              <w:t>Read-Only?</w:t>
            </w:r>
          </w:p>
        </w:tc>
        <w:tc>
          <w:tcPr>
            <w:tcW w:w="3546" w:type="dxa"/>
            <w:vAlign w:val="center"/>
            <w:tcPrChange w:id="4193" w:author="Do Thanh Trung" w:date="2025-07-08T09:36:00Z" w16du:dateUtc="2025-07-08T02:36:00Z">
              <w:tcPr>
                <w:tcW w:w="2545" w:type="dxa"/>
                <w:gridSpan w:val="2"/>
                <w:vAlign w:val="center"/>
              </w:tcPr>
            </w:tcPrChange>
          </w:tcPr>
          <w:p w14:paraId="4E128012" w14:textId="2D8EB877" w:rsidR="00B93ED0" w:rsidRPr="00B93ED0" w:rsidRDefault="00B93ED0" w:rsidP="00F72681">
            <w:pPr>
              <w:jc w:val="center"/>
              <w:rPr>
                <w:b/>
              </w:rPr>
            </w:pPr>
            <w:r>
              <w:rPr>
                <w:b/>
              </w:rPr>
              <w:t>Dữ liệu tham chiếu</w:t>
            </w:r>
          </w:p>
        </w:tc>
        <w:tc>
          <w:tcPr>
            <w:tcW w:w="4849" w:type="dxa"/>
            <w:vAlign w:val="center"/>
            <w:tcPrChange w:id="4194" w:author="Do Thanh Trung" w:date="2025-07-08T09:36:00Z" w16du:dateUtc="2025-07-08T02:36:00Z">
              <w:tcPr>
                <w:tcW w:w="5485" w:type="dxa"/>
                <w:gridSpan w:val="2"/>
                <w:vAlign w:val="center"/>
              </w:tcPr>
            </w:tcPrChange>
          </w:tcPr>
          <w:p w14:paraId="6A250A39" w14:textId="0FC32FEE" w:rsidR="00B93ED0" w:rsidRPr="001529FD" w:rsidRDefault="00B93ED0" w:rsidP="00F72681">
            <w:pPr>
              <w:jc w:val="center"/>
              <w:rPr>
                <w:b/>
                <w:lang w:val="vi-VN"/>
              </w:rPr>
            </w:pPr>
            <w:r w:rsidRPr="001529FD">
              <w:rPr>
                <w:b/>
                <w:lang w:val="vi-VN"/>
              </w:rPr>
              <w:t>Diễn giải</w:t>
            </w:r>
          </w:p>
        </w:tc>
      </w:tr>
      <w:tr w:rsidR="00C3054D" w:rsidRPr="001529FD" w14:paraId="30BAAD2A" w14:textId="77777777" w:rsidTr="350174AE">
        <w:trPr>
          <w:ins w:id="4195" w:author="Do Thanh Trung" w:date="2025-07-03T15:34:00Z"/>
          <w:trPrChange w:id="4196" w:author="Do Thanh Trung" w:date="2025-07-03T15:38:00Z" w16du:dateUtc="2025-07-03T08:38:00Z">
            <w:trPr>
              <w:gridAfter w:val="0"/>
              <w:tblHeader/>
            </w:trPr>
          </w:trPrChange>
        </w:trPr>
        <w:tc>
          <w:tcPr>
            <w:tcW w:w="12950" w:type="dxa"/>
            <w:gridSpan w:val="7"/>
            <w:vAlign w:val="center"/>
            <w:tcPrChange w:id="4197" w:author="Do Thanh Trung" w:date="2025-07-03T15:38:00Z" w16du:dateUtc="2025-07-03T08:38:00Z">
              <w:tcPr>
                <w:tcW w:w="12950" w:type="dxa"/>
                <w:gridSpan w:val="12"/>
                <w:vAlign w:val="center"/>
              </w:tcPr>
            </w:tcPrChange>
          </w:tcPr>
          <w:p w14:paraId="6B6C31AD" w14:textId="4EB74A81" w:rsidR="00C3054D" w:rsidRPr="0094195A" w:rsidRDefault="0094195A">
            <w:pPr>
              <w:rPr>
                <w:ins w:id="4198" w:author="Do Thanh Trung" w:date="2025-07-03T15:34:00Z" w16du:dateUtc="2025-07-03T08:34:00Z"/>
                <w:b/>
                <w:rPrChange w:id="4199" w:author="Do Thanh Trung" w:date="2025-07-03T15:38:00Z" w16du:dateUtc="2025-07-03T08:38:00Z">
                  <w:rPr>
                    <w:ins w:id="4200" w:author="Do Thanh Trung" w:date="2025-07-03T15:34:00Z" w16du:dateUtc="2025-07-03T08:34:00Z"/>
                    <w:b/>
                    <w:lang w:val="vi-VN"/>
                  </w:rPr>
                </w:rPrChange>
              </w:rPr>
              <w:pPrChange w:id="4201" w:author="Do Thanh Trung" w:date="2025-07-03T15:38:00Z" w16du:dateUtc="2025-07-03T08:38:00Z">
                <w:pPr>
                  <w:jc w:val="center"/>
                </w:pPr>
              </w:pPrChange>
            </w:pPr>
            <w:ins w:id="4202" w:author="Do Thanh Trung" w:date="2025-07-03T15:38:00Z" w16du:dateUtc="2025-07-03T08:38:00Z">
              <w:r>
                <w:rPr>
                  <w:b/>
                </w:rPr>
                <w:t>Thông tin Tài khoản Quỹ</w:t>
              </w:r>
            </w:ins>
          </w:p>
        </w:tc>
      </w:tr>
      <w:tr w:rsidR="00B93ED0" w:rsidRPr="009B1FA4" w14:paraId="7AD4F187" w14:textId="77777777" w:rsidTr="350174AE">
        <w:trPr>
          <w:trPrChange w:id="4203" w:author="Do Thanh Trung" w:date="2025-07-08T09:36:00Z" w16du:dateUtc="2025-07-08T02:36:00Z">
            <w:trPr>
              <w:gridAfter w:val="0"/>
            </w:trPr>
          </w:trPrChange>
        </w:trPr>
        <w:tc>
          <w:tcPr>
            <w:tcW w:w="580" w:type="dxa"/>
            <w:vAlign w:val="center"/>
            <w:tcPrChange w:id="4204" w:author="Do Thanh Trung" w:date="2025-07-08T09:36:00Z" w16du:dateUtc="2025-07-08T02:36:00Z">
              <w:tcPr>
                <w:tcW w:w="581" w:type="dxa"/>
                <w:vAlign w:val="center"/>
              </w:tcPr>
            </w:tcPrChange>
          </w:tcPr>
          <w:p w14:paraId="44D4136B" w14:textId="77777777" w:rsidR="00B93ED0" w:rsidRPr="001529FD" w:rsidRDefault="00B93ED0" w:rsidP="00F72681">
            <w:pPr>
              <w:jc w:val="left"/>
              <w:rPr>
                <w:lang w:val="vi-VN"/>
              </w:rPr>
            </w:pPr>
            <w:r w:rsidRPr="001529FD">
              <w:rPr>
                <w:lang w:val="vi-VN"/>
              </w:rPr>
              <w:t>01</w:t>
            </w:r>
          </w:p>
        </w:tc>
        <w:tc>
          <w:tcPr>
            <w:tcW w:w="1113" w:type="dxa"/>
            <w:vAlign w:val="center"/>
            <w:tcPrChange w:id="4205" w:author="Do Thanh Trung" w:date="2025-07-08T09:36:00Z" w16du:dateUtc="2025-07-08T02:36:00Z">
              <w:tcPr>
                <w:tcW w:w="1114" w:type="dxa"/>
                <w:gridSpan w:val="2"/>
                <w:vAlign w:val="center"/>
              </w:tcPr>
            </w:tcPrChange>
          </w:tcPr>
          <w:p w14:paraId="16F9CCC9" w14:textId="178F1088" w:rsidR="00B93ED0" w:rsidRPr="00B93ED0" w:rsidRDefault="00B93ED0" w:rsidP="00F72681">
            <w:pPr>
              <w:jc w:val="left"/>
            </w:pPr>
            <w:r>
              <w:t>Mã Tài khoản</w:t>
            </w:r>
          </w:p>
        </w:tc>
        <w:tc>
          <w:tcPr>
            <w:tcW w:w="1259" w:type="dxa"/>
            <w:vAlign w:val="center"/>
            <w:tcPrChange w:id="4206" w:author="Do Thanh Trung" w:date="2025-07-08T09:36:00Z" w16du:dateUtc="2025-07-08T02:36:00Z">
              <w:tcPr>
                <w:tcW w:w="1234" w:type="dxa"/>
                <w:gridSpan w:val="2"/>
                <w:vAlign w:val="center"/>
              </w:tcPr>
            </w:tcPrChange>
          </w:tcPr>
          <w:p w14:paraId="0831F77E" w14:textId="76C96FBE" w:rsidR="00B93ED0" w:rsidRPr="00A04FE5" w:rsidRDefault="00DD339D" w:rsidP="00F72681">
            <w:pPr>
              <w:jc w:val="left"/>
            </w:pPr>
            <w:r>
              <w:t>Text</w:t>
            </w:r>
          </w:p>
        </w:tc>
        <w:tc>
          <w:tcPr>
            <w:tcW w:w="822" w:type="dxa"/>
            <w:vAlign w:val="center"/>
            <w:tcPrChange w:id="4207" w:author="Do Thanh Trung" w:date="2025-07-08T09:36:00Z" w16du:dateUtc="2025-07-08T02:36:00Z">
              <w:tcPr>
                <w:tcW w:w="963" w:type="dxa"/>
                <w:vAlign w:val="center"/>
              </w:tcPr>
            </w:tcPrChange>
          </w:tcPr>
          <w:p w14:paraId="7FF04049" w14:textId="77777777" w:rsidR="00B93ED0" w:rsidRDefault="00B93ED0" w:rsidP="00F72681">
            <w:pPr>
              <w:jc w:val="left"/>
            </w:pPr>
            <w:r>
              <w:t>X</w:t>
            </w:r>
          </w:p>
        </w:tc>
        <w:tc>
          <w:tcPr>
            <w:tcW w:w="781" w:type="dxa"/>
            <w:vAlign w:val="center"/>
            <w:tcPrChange w:id="4208" w:author="Do Thanh Trung" w:date="2025-07-08T09:36:00Z" w16du:dateUtc="2025-07-08T02:36:00Z">
              <w:tcPr>
                <w:tcW w:w="1028" w:type="dxa"/>
                <w:gridSpan w:val="2"/>
                <w:vAlign w:val="center"/>
              </w:tcPr>
            </w:tcPrChange>
          </w:tcPr>
          <w:p w14:paraId="3EDF3478" w14:textId="01FACDD2" w:rsidR="00B93ED0" w:rsidRDefault="00DD339D" w:rsidP="00F72681">
            <w:pPr>
              <w:jc w:val="left"/>
            </w:pPr>
            <w:r>
              <w:t>X</w:t>
            </w:r>
          </w:p>
        </w:tc>
        <w:tc>
          <w:tcPr>
            <w:tcW w:w="3546" w:type="dxa"/>
            <w:vAlign w:val="center"/>
            <w:tcPrChange w:id="4209" w:author="Do Thanh Trung" w:date="2025-07-08T09:36:00Z" w16du:dateUtc="2025-07-08T02:36:00Z">
              <w:tcPr>
                <w:tcW w:w="2545" w:type="dxa"/>
                <w:gridSpan w:val="2"/>
                <w:vAlign w:val="center"/>
              </w:tcPr>
            </w:tcPrChange>
          </w:tcPr>
          <w:p w14:paraId="19BD032D" w14:textId="48947CA5" w:rsidR="00B93ED0" w:rsidRDefault="000B3376" w:rsidP="00F72681">
            <w:pPr>
              <w:jc w:val="left"/>
            </w:pPr>
            <w:ins w:id="4210" w:author="Do Thanh Trung" w:date="2025-07-03T15:46:00Z" w16du:dateUtc="2025-07-03T08:46:00Z">
              <w:r>
                <w:fldChar w:fldCharType="begin"/>
              </w:r>
              <w:r>
                <w:instrText>HYPERLINK  \l "_Thông_tin_Tài"</w:instrText>
              </w:r>
              <w:r>
                <w:fldChar w:fldCharType="separate"/>
              </w:r>
              <w:r w:rsidRPr="000B3376">
                <w:rPr>
                  <w:rStyle w:val="Hyperlink"/>
                </w:rPr>
                <w:t>Thông tin Tài khoản Quỹ</w:t>
              </w:r>
              <w:r>
                <w:fldChar w:fldCharType="end"/>
              </w:r>
            </w:ins>
            <w:ins w:id="4211" w:author="Do Thanh Trung" w:date="2025-07-03T15:45:00Z" w16du:dateUtc="2025-07-03T08:45:00Z">
              <w:r>
                <w:t xml:space="preserve"> - </w:t>
              </w:r>
            </w:ins>
            <w:ins w:id="4212" w:author="Do Thanh Trung" w:date="2025-07-07T11:22:00Z" w16du:dateUtc="2025-07-07T04:22:00Z">
              <w:r w:rsidR="00CC0895">
                <w:t>[</w:t>
              </w:r>
            </w:ins>
            <w:ins w:id="4213" w:author="Do Thanh Trung" w:date="2025-07-03T15:48:00Z" w16du:dateUtc="2025-07-03T08:48:00Z">
              <w:r w:rsidR="002E23A4">
                <w:t>Mã quỹ</w:t>
              </w:r>
            </w:ins>
            <w:ins w:id="4214" w:author="Do Thanh Trung" w:date="2025-07-07T11:22:00Z" w16du:dateUtc="2025-07-07T04:22:00Z">
              <w:r w:rsidR="00CC0895">
                <w:t>]</w:t>
              </w:r>
            </w:ins>
          </w:p>
        </w:tc>
        <w:tc>
          <w:tcPr>
            <w:tcW w:w="4849" w:type="dxa"/>
            <w:vAlign w:val="center"/>
            <w:tcPrChange w:id="4215" w:author="Do Thanh Trung" w:date="2025-07-08T09:36:00Z" w16du:dateUtc="2025-07-08T02:36:00Z">
              <w:tcPr>
                <w:tcW w:w="5485" w:type="dxa"/>
                <w:gridSpan w:val="2"/>
                <w:vAlign w:val="center"/>
              </w:tcPr>
            </w:tcPrChange>
          </w:tcPr>
          <w:p w14:paraId="13ECB47E" w14:textId="0C245A7F" w:rsidR="00B93ED0" w:rsidRPr="000D37FA" w:rsidRDefault="001F57DA" w:rsidP="00F72681">
            <w:pPr>
              <w:jc w:val="left"/>
            </w:pPr>
            <w:ins w:id="4216" w:author="Do Thanh Trung" w:date="2025-07-07T10:31:00Z" w16du:dateUtc="2025-07-07T03:31:00Z">
              <w:r>
                <w:t>Mã Tài khoản Quỹ</w:t>
              </w:r>
            </w:ins>
            <w:ins w:id="4217" w:author="Do Thanh Trung" w:date="2025-07-07T10:33:00Z" w16du:dateUtc="2025-07-07T03:33:00Z">
              <w:r w:rsidR="00C431CE">
                <w:t xml:space="preserve"> </w:t>
              </w:r>
              <w:r w:rsidR="002222E6">
                <w:t>đầu tư</w:t>
              </w:r>
            </w:ins>
          </w:p>
        </w:tc>
      </w:tr>
      <w:tr w:rsidR="007371AB" w:rsidRPr="009B1FA4" w14:paraId="31051543" w14:textId="77777777" w:rsidTr="350174AE">
        <w:trPr>
          <w:trPrChange w:id="4218" w:author="Do Thanh Trung" w:date="2025-07-08T09:36:00Z" w16du:dateUtc="2025-07-08T02:36:00Z">
            <w:trPr>
              <w:gridAfter w:val="0"/>
            </w:trPr>
          </w:trPrChange>
        </w:trPr>
        <w:tc>
          <w:tcPr>
            <w:tcW w:w="580" w:type="dxa"/>
            <w:vAlign w:val="center"/>
            <w:tcPrChange w:id="4219" w:author="Do Thanh Trung" w:date="2025-07-08T09:36:00Z" w16du:dateUtc="2025-07-08T02:36:00Z">
              <w:tcPr>
                <w:tcW w:w="581" w:type="dxa"/>
                <w:vAlign w:val="center"/>
              </w:tcPr>
            </w:tcPrChange>
          </w:tcPr>
          <w:p w14:paraId="3CBA4204" w14:textId="3F119A86" w:rsidR="007371AB" w:rsidRPr="00B93ED0" w:rsidRDefault="007371AB" w:rsidP="00F72681">
            <w:pPr>
              <w:jc w:val="left"/>
            </w:pPr>
            <w:r>
              <w:t>02</w:t>
            </w:r>
          </w:p>
        </w:tc>
        <w:tc>
          <w:tcPr>
            <w:tcW w:w="1113" w:type="dxa"/>
            <w:vAlign w:val="center"/>
            <w:tcPrChange w:id="4220" w:author="Do Thanh Trung" w:date="2025-07-08T09:36:00Z" w16du:dateUtc="2025-07-08T02:36:00Z">
              <w:tcPr>
                <w:tcW w:w="1114" w:type="dxa"/>
                <w:gridSpan w:val="2"/>
                <w:vAlign w:val="center"/>
              </w:tcPr>
            </w:tcPrChange>
          </w:tcPr>
          <w:p w14:paraId="5083589C" w14:textId="634FC55B" w:rsidR="007371AB" w:rsidRDefault="007371AB" w:rsidP="00F72681">
            <w:pPr>
              <w:jc w:val="left"/>
            </w:pPr>
            <w:r>
              <w:t>Tên Tài khoản</w:t>
            </w:r>
          </w:p>
        </w:tc>
        <w:tc>
          <w:tcPr>
            <w:tcW w:w="1259" w:type="dxa"/>
            <w:vAlign w:val="center"/>
            <w:tcPrChange w:id="4221" w:author="Do Thanh Trung" w:date="2025-07-08T09:36:00Z" w16du:dateUtc="2025-07-08T02:36:00Z">
              <w:tcPr>
                <w:tcW w:w="1234" w:type="dxa"/>
                <w:gridSpan w:val="2"/>
                <w:vAlign w:val="center"/>
              </w:tcPr>
            </w:tcPrChange>
          </w:tcPr>
          <w:p w14:paraId="59EB4B9C" w14:textId="1754A42B" w:rsidR="007371AB" w:rsidRDefault="007371AB" w:rsidP="00F72681">
            <w:pPr>
              <w:jc w:val="left"/>
            </w:pPr>
            <w:r>
              <w:t>Text</w:t>
            </w:r>
          </w:p>
        </w:tc>
        <w:tc>
          <w:tcPr>
            <w:tcW w:w="822" w:type="dxa"/>
            <w:vAlign w:val="center"/>
            <w:tcPrChange w:id="4222" w:author="Do Thanh Trung" w:date="2025-07-08T09:36:00Z" w16du:dateUtc="2025-07-08T02:36:00Z">
              <w:tcPr>
                <w:tcW w:w="963" w:type="dxa"/>
                <w:vAlign w:val="center"/>
              </w:tcPr>
            </w:tcPrChange>
          </w:tcPr>
          <w:p w14:paraId="32C091F0" w14:textId="2BC61DED" w:rsidR="007371AB" w:rsidRDefault="007371AB" w:rsidP="00F72681">
            <w:pPr>
              <w:jc w:val="left"/>
            </w:pPr>
            <w:r>
              <w:t>X</w:t>
            </w:r>
          </w:p>
        </w:tc>
        <w:tc>
          <w:tcPr>
            <w:tcW w:w="781" w:type="dxa"/>
            <w:vAlign w:val="center"/>
            <w:tcPrChange w:id="4223" w:author="Do Thanh Trung" w:date="2025-07-08T09:36:00Z" w16du:dateUtc="2025-07-08T02:36:00Z">
              <w:tcPr>
                <w:tcW w:w="1028" w:type="dxa"/>
                <w:gridSpan w:val="2"/>
                <w:vAlign w:val="center"/>
              </w:tcPr>
            </w:tcPrChange>
          </w:tcPr>
          <w:p w14:paraId="20AB7E1B" w14:textId="6A76C837" w:rsidR="007371AB" w:rsidRDefault="007371AB" w:rsidP="00F72681">
            <w:pPr>
              <w:jc w:val="left"/>
            </w:pPr>
            <w:r>
              <w:t>X</w:t>
            </w:r>
          </w:p>
        </w:tc>
        <w:tc>
          <w:tcPr>
            <w:tcW w:w="3546" w:type="dxa"/>
            <w:vAlign w:val="center"/>
            <w:tcPrChange w:id="4224" w:author="Do Thanh Trung" w:date="2025-07-08T09:36:00Z" w16du:dateUtc="2025-07-08T02:36:00Z">
              <w:tcPr>
                <w:tcW w:w="2545" w:type="dxa"/>
                <w:gridSpan w:val="2"/>
                <w:vAlign w:val="center"/>
              </w:tcPr>
            </w:tcPrChange>
          </w:tcPr>
          <w:p w14:paraId="23ABB587" w14:textId="166BC369" w:rsidR="007371AB" w:rsidRDefault="002E23A4" w:rsidP="00F72681">
            <w:pPr>
              <w:jc w:val="left"/>
            </w:pPr>
            <w:ins w:id="4225" w:author="Do Thanh Trung" w:date="2025-07-03T15:49:00Z" w16du:dateUtc="2025-07-03T08:49:00Z">
              <w:r>
                <w:fldChar w:fldCharType="begin"/>
              </w:r>
              <w:r>
                <w:instrText>HYPERLINK  \l "_Thông_tin_Tài"</w:instrText>
              </w:r>
              <w:r>
                <w:fldChar w:fldCharType="separate"/>
              </w:r>
              <w:r w:rsidRPr="000B3376">
                <w:rPr>
                  <w:rStyle w:val="Hyperlink"/>
                </w:rPr>
                <w:t>Thông tin Tài khoản Quỹ</w:t>
              </w:r>
              <w:r>
                <w:fldChar w:fldCharType="end"/>
              </w:r>
              <w:r>
                <w:t xml:space="preserve"> - </w:t>
              </w:r>
            </w:ins>
            <w:ins w:id="4226" w:author="Do Thanh Trung" w:date="2025-07-07T11:22:00Z" w16du:dateUtc="2025-07-07T04:22:00Z">
              <w:r w:rsidR="00CC0895">
                <w:t>[</w:t>
              </w:r>
            </w:ins>
            <w:ins w:id="4227" w:author="Do Thanh Trung" w:date="2025-07-03T15:49:00Z" w16du:dateUtc="2025-07-03T08:49:00Z">
              <w:r>
                <w:t>Tên quỹ (Vie)</w:t>
              </w:r>
            </w:ins>
            <w:ins w:id="4228" w:author="Do Thanh Trung" w:date="2025-07-07T11:22:00Z" w16du:dateUtc="2025-07-07T04:22:00Z">
              <w:r w:rsidR="00CC0895">
                <w:t>]</w:t>
              </w:r>
            </w:ins>
          </w:p>
        </w:tc>
        <w:tc>
          <w:tcPr>
            <w:tcW w:w="4849" w:type="dxa"/>
            <w:vAlign w:val="center"/>
            <w:tcPrChange w:id="4229" w:author="Do Thanh Trung" w:date="2025-07-08T09:36:00Z" w16du:dateUtc="2025-07-08T02:36:00Z">
              <w:tcPr>
                <w:tcW w:w="5485" w:type="dxa"/>
                <w:gridSpan w:val="2"/>
                <w:vAlign w:val="center"/>
              </w:tcPr>
            </w:tcPrChange>
          </w:tcPr>
          <w:p w14:paraId="6E118415" w14:textId="20B0D245" w:rsidR="007371AB" w:rsidRDefault="002222E6" w:rsidP="00F72681">
            <w:pPr>
              <w:jc w:val="left"/>
            </w:pPr>
            <w:ins w:id="4230" w:author="Do Thanh Trung" w:date="2025-07-07T10:33:00Z" w16du:dateUtc="2025-07-07T03:33:00Z">
              <w:r>
                <w:t>Tên Tài khoản Quỹ, dựa trên Mã Tài khoản Quỹ ở (1)</w:t>
              </w:r>
            </w:ins>
          </w:p>
        </w:tc>
      </w:tr>
      <w:tr w:rsidR="007371AB" w:rsidRPr="009B1FA4" w14:paraId="17279047" w14:textId="77777777" w:rsidTr="350174AE">
        <w:trPr>
          <w:trPrChange w:id="4231" w:author="Do Thanh Trung" w:date="2025-07-08T09:36:00Z" w16du:dateUtc="2025-07-08T02:36:00Z">
            <w:trPr>
              <w:gridAfter w:val="0"/>
            </w:trPr>
          </w:trPrChange>
        </w:trPr>
        <w:tc>
          <w:tcPr>
            <w:tcW w:w="580" w:type="dxa"/>
            <w:vAlign w:val="center"/>
            <w:tcPrChange w:id="4232" w:author="Do Thanh Trung" w:date="2025-07-08T09:36:00Z" w16du:dateUtc="2025-07-08T02:36:00Z">
              <w:tcPr>
                <w:tcW w:w="581" w:type="dxa"/>
                <w:vAlign w:val="center"/>
              </w:tcPr>
            </w:tcPrChange>
          </w:tcPr>
          <w:p w14:paraId="5470AA1B" w14:textId="430EABFB" w:rsidR="007371AB" w:rsidRDefault="007371AB" w:rsidP="00F72681">
            <w:pPr>
              <w:jc w:val="left"/>
            </w:pPr>
            <w:r>
              <w:t>03</w:t>
            </w:r>
          </w:p>
        </w:tc>
        <w:tc>
          <w:tcPr>
            <w:tcW w:w="1113" w:type="dxa"/>
            <w:vAlign w:val="center"/>
            <w:tcPrChange w:id="4233" w:author="Do Thanh Trung" w:date="2025-07-08T09:36:00Z" w16du:dateUtc="2025-07-08T02:36:00Z">
              <w:tcPr>
                <w:tcW w:w="1114" w:type="dxa"/>
                <w:gridSpan w:val="2"/>
                <w:vAlign w:val="center"/>
              </w:tcPr>
            </w:tcPrChange>
          </w:tcPr>
          <w:p w14:paraId="013AB42A" w14:textId="749D3B21" w:rsidR="007371AB" w:rsidRDefault="007371AB" w:rsidP="00F72681">
            <w:pPr>
              <w:jc w:val="left"/>
            </w:pPr>
            <w:r>
              <w:t>Người quản lý</w:t>
            </w:r>
          </w:p>
        </w:tc>
        <w:tc>
          <w:tcPr>
            <w:tcW w:w="1259" w:type="dxa"/>
            <w:vAlign w:val="center"/>
            <w:tcPrChange w:id="4234" w:author="Do Thanh Trung" w:date="2025-07-08T09:36:00Z" w16du:dateUtc="2025-07-08T02:36:00Z">
              <w:tcPr>
                <w:tcW w:w="1234" w:type="dxa"/>
                <w:gridSpan w:val="2"/>
                <w:vAlign w:val="center"/>
              </w:tcPr>
            </w:tcPrChange>
          </w:tcPr>
          <w:p w14:paraId="441E6761" w14:textId="252AC982" w:rsidR="007371AB" w:rsidRDefault="007371AB" w:rsidP="00F72681">
            <w:pPr>
              <w:jc w:val="left"/>
            </w:pPr>
            <w:r>
              <w:t>Text</w:t>
            </w:r>
          </w:p>
        </w:tc>
        <w:tc>
          <w:tcPr>
            <w:tcW w:w="822" w:type="dxa"/>
            <w:vAlign w:val="center"/>
            <w:tcPrChange w:id="4235" w:author="Do Thanh Trung" w:date="2025-07-08T09:36:00Z" w16du:dateUtc="2025-07-08T02:36:00Z">
              <w:tcPr>
                <w:tcW w:w="963" w:type="dxa"/>
                <w:vAlign w:val="center"/>
              </w:tcPr>
            </w:tcPrChange>
          </w:tcPr>
          <w:p w14:paraId="5D70CFF3" w14:textId="69EBCBE1" w:rsidR="007371AB" w:rsidRDefault="007371AB" w:rsidP="00F72681">
            <w:pPr>
              <w:jc w:val="left"/>
            </w:pPr>
            <w:r>
              <w:t>X</w:t>
            </w:r>
          </w:p>
        </w:tc>
        <w:tc>
          <w:tcPr>
            <w:tcW w:w="781" w:type="dxa"/>
            <w:vAlign w:val="center"/>
            <w:tcPrChange w:id="4236" w:author="Do Thanh Trung" w:date="2025-07-08T09:36:00Z" w16du:dateUtc="2025-07-08T02:36:00Z">
              <w:tcPr>
                <w:tcW w:w="1028" w:type="dxa"/>
                <w:gridSpan w:val="2"/>
                <w:vAlign w:val="center"/>
              </w:tcPr>
            </w:tcPrChange>
          </w:tcPr>
          <w:p w14:paraId="4BE68F2B" w14:textId="15F97824" w:rsidR="007371AB" w:rsidRDefault="007371AB" w:rsidP="00F72681">
            <w:pPr>
              <w:jc w:val="left"/>
            </w:pPr>
            <w:r>
              <w:t>X</w:t>
            </w:r>
          </w:p>
        </w:tc>
        <w:tc>
          <w:tcPr>
            <w:tcW w:w="3546" w:type="dxa"/>
            <w:vAlign w:val="center"/>
            <w:tcPrChange w:id="4237" w:author="Do Thanh Trung" w:date="2025-07-08T09:36:00Z" w16du:dateUtc="2025-07-08T02:36:00Z">
              <w:tcPr>
                <w:tcW w:w="2545" w:type="dxa"/>
                <w:gridSpan w:val="2"/>
                <w:vAlign w:val="center"/>
              </w:tcPr>
            </w:tcPrChange>
          </w:tcPr>
          <w:p w14:paraId="670F420E" w14:textId="08C1B965" w:rsidR="007371AB" w:rsidRDefault="007371AB" w:rsidP="00F72681">
            <w:pPr>
              <w:jc w:val="left"/>
            </w:pPr>
          </w:p>
        </w:tc>
        <w:tc>
          <w:tcPr>
            <w:tcW w:w="4849" w:type="dxa"/>
            <w:vAlign w:val="center"/>
            <w:tcPrChange w:id="4238" w:author="Do Thanh Trung" w:date="2025-07-08T09:36:00Z" w16du:dateUtc="2025-07-08T02:36:00Z">
              <w:tcPr>
                <w:tcW w:w="5485" w:type="dxa"/>
                <w:gridSpan w:val="2"/>
                <w:vAlign w:val="center"/>
              </w:tcPr>
            </w:tcPrChange>
          </w:tcPr>
          <w:p w14:paraId="4F660055" w14:textId="6EABB958" w:rsidR="007371AB" w:rsidRDefault="00164515" w:rsidP="00F72681">
            <w:pPr>
              <w:jc w:val="left"/>
            </w:pPr>
            <w:ins w:id="4239" w:author="Do Thanh Trung" w:date="2025-07-07T10:36:00Z" w16du:dateUtc="2025-07-07T03:36:00Z">
              <w:r>
                <w:t>Nhân sự quản lý Tài khoản Quỹ đầu tư</w:t>
              </w:r>
            </w:ins>
          </w:p>
        </w:tc>
      </w:tr>
      <w:tr w:rsidR="007371AB" w:rsidRPr="009B1FA4" w14:paraId="1ABBD95D" w14:textId="77777777" w:rsidTr="350174AE">
        <w:trPr>
          <w:trPrChange w:id="4240" w:author="Do Thanh Trung" w:date="2025-07-08T09:36:00Z" w16du:dateUtc="2025-07-08T02:36:00Z">
            <w:trPr>
              <w:gridAfter w:val="0"/>
            </w:trPr>
          </w:trPrChange>
        </w:trPr>
        <w:tc>
          <w:tcPr>
            <w:tcW w:w="580" w:type="dxa"/>
            <w:vAlign w:val="center"/>
            <w:tcPrChange w:id="4241" w:author="Do Thanh Trung" w:date="2025-07-08T09:36:00Z" w16du:dateUtc="2025-07-08T02:36:00Z">
              <w:tcPr>
                <w:tcW w:w="581" w:type="dxa"/>
                <w:vAlign w:val="center"/>
              </w:tcPr>
            </w:tcPrChange>
          </w:tcPr>
          <w:p w14:paraId="75E670D1" w14:textId="1947C8AB" w:rsidR="007371AB" w:rsidRDefault="007371AB" w:rsidP="00F72681">
            <w:pPr>
              <w:jc w:val="left"/>
            </w:pPr>
            <w:r>
              <w:t>04</w:t>
            </w:r>
          </w:p>
        </w:tc>
        <w:tc>
          <w:tcPr>
            <w:tcW w:w="1113" w:type="dxa"/>
            <w:vAlign w:val="center"/>
            <w:tcPrChange w:id="4242" w:author="Do Thanh Trung" w:date="2025-07-08T09:36:00Z" w16du:dateUtc="2025-07-08T02:36:00Z">
              <w:tcPr>
                <w:tcW w:w="1114" w:type="dxa"/>
                <w:gridSpan w:val="2"/>
                <w:vAlign w:val="center"/>
              </w:tcPr>
            </w:tcPrChange>
          </w:tcPr>
          <w:p w14:paraId="248307E6" w14:textId="057F27A3" w:rsidR="007371AB" w:rsidRDefault="007371AB" w:rsidP="00F72681">
            <w:pPr>
              <w:jc w:val="left"/>
            </w:pPr>
            <w:r>
              <w:t>Giá trị tài khoản ròng</w:t>
            </w:r>
          </w:p>
        </w:tc>
        <w:tc>
          <w:tcPr>
            <w:tcW w:w="1259" w:type="dxa"/>
            <w:vAlign w:val="center"/>
            <w:tcPrChange w:id="4243" w:author="Do Thanh Trung" w:date="2025-07-08T09:36:00Z" w16du:dateUtc="2025-07-08T02:36:00Z">
              <w:tcPr>
                <w:tcW w:w="1234" w:type="dxa"/>
                <w:gridSpan w:val="2"/>
                <w:vAlign w:val="center"/>
              </w:tcPr>
            </w:tcPrChange>
          </w:tcPr>
          <w:p w14:paraId="51D2D3B4" w14:textId="05C39447" w:rsidR="007371AB" w:rsidRDefault="007371AB" w:rsidP="00F72681">
            <w:pPr>
              <w:jc w:val="left"/>
            </w:pPr>
            <w:r>
              <w:t>Number</w:t>
            </w:r>
          </w:p>
        </w:tc>
        <w:tc>
          <w:tcPr>
            <w:tcW w:w="822" w:type="dxa"/>
            <w:vAlign w:val="center"/>
            <w:tcPrChange w:id="4244" w:author="Do Thanh Trung" w:date="2025-07-08T09:36:00Z" w16du:dateUtc="2025-07-08T02:36:00Z">
              <w:tcPr>
                <w:tcW w:w="963" w:type="dxa"/>
                <w:vAlign w:val="center"/>
              </w:tcPr>
            </w:tcPrChange>
          </w:tcPr>
          <w:p w14:paraId="20106F5E" w14:textId="1E82CB28" w:rsidR="007371AB" w:rsidRDefault="007371AB" w:rsidP="00F72681">
            <w:pPr>
              <w:jc w:val="left"/>
            </w:pPr>
            <w:r>
              <w:t>X</w:t>
            </w:r>
          </w:p>
        </w:tc>
        <w:tc>
          <w:tcPr>
            <w:tcW w:w="781" w:type="dxa"/>
            <w:vAlign w:val="center"/>
            <w:tcPrChange w:id="4245" w:author="Do Thanh Trung" w:date="2025-07-08T09:36:00Z" w16du:dateUtc="2025-07-08T02:36:00Z">
              <w:tcPr>
                <w:tcW w:w="1028" w:type="dxa"/>
                <w:gridSpan w:val="2"/>
                <w:vAlign w:val="center"/>
              </w:tcPr>
            </w:tcPrChange>
          </w:tcPr>
          <w:p w14:paraId="318D2DDC" w14:textId="1AB87B5A" w:rsidR="007371AB" w:rsidRDefault="007371AB" w:rsidP="00F72681">
            <w:pPr>
              <w:jc w:val="left"/>
            </w:pPr>
            <w:r>
              <w:t>X</w:t>
            </w:r>
          </w:p>
        </w:tc>
        <w:tc>
          <w:tcPr>
            <w:tcW w:w="3546" w:type="dxa"/>
            <w:vAlign w:val="center"/>
            <w:tcPrChange w:id="4246" w:author="Do Thanh Trung" w:date="2025-07-08T09:36:00Z" w16du:dateUtc="2025-07-08T02:36:00Z">
              <w:tcPr>
                <w:tcW w:w="2545" w:type="dxa"/>
                <w:gridSpan w:val="2"/>
                <w:vAlign w:val="center"/>
              </w:tcPr>
            </w:tcPrChange>
          </w:tcPr>
          <w:p w14:paraId="10251A0E" w14:textId="4052C664" w:rsidR="007371AB" w:rsidRDefault="00CC0895" w:rsidP="00F72681">
            <w:pPr>
              <w:jc w:val="left"/>
            </w:pPr>
            <w:ins w:id="4247" w:author="Do Thanh Trung" w:date="2025-07-07T11:22:00Z" w16du:dateUtc="2025-07-07T04:22:00Z">
              <w:r>
                <w:fldChar w:fldCharType="begin"/>
              </w:r>
              <w:r>
                <w:instrText>HYPERLINK  \l "_Quy_trình_cập_1"</w:instrText>
              </w:r>
              <w:r>
                <w:fldChar w:fldCharType="separate"/>
              </w:r>
              <w:r w:rsidR="00650646" w:rsidRPr="00CC0895">
                <w:rPr>
                  <w:rStyle w:val="Hyperlink"/>
                  <w:kern w:val="2"/>
                  <w14:ligatures w14:val="standardContextual"/>
                </w:rPr>
                <w:t>C</w:t>
              </w:r>
              <w:r w:rsidR="00650646" w:rsidRPr="00CC0895">
                <w:rPr>
                  <w:rStyle w:val="Hyperlink"/>
                </w:rPr>
                <w:t>ập nhật NAV hàng ngày</w:t>
              </w:r>
              <w:r>
                <w:fldChar w:fldCharType="end"/>
              </w:r>
            </w:ins>
            <w:ins w:id="4248" w:author="Do Thanh Trung" w:date="2025-07-07T11:21:00Z" w16du:dateUtc="2025-07-07T04:21:00Z">
              <w:r w:rsidR="00650646">
                <w:t xml:space="preserve"> </w:t>
              </w:r>
            </w:ins>
            <w:ins w:id="4249" w:author="Do Thanh Trung" w:date="2025-07-07T11:22:00Z" w16du:dateUtc="2025-07-07T04:22:00Z">
              <w:r>
                <w:t>–</w:t>
              </w:r>
            </w:ins>
            <w:ins w:id="4250" w:author="Do Thanh Trung" w:date="2025-07-07T11:21:00Z" w16du:dateUtc="2025-07-07T04:21:00Z">
              <w:r w:rsidR="00650646">
                <w:t xml:space="preserve"> </w:t>
              </w:r>
            </w:ins>
            <w:ins w:id="4251" w:author="Do Thanh Trung" w:date="2025-07-07T11:22:00Z" w16du:dateUtc="2025-07-07T04:22:00Z">
              <w:r>
                <w:t>[NAV]</w:t>
              </w:r>
            </w:ins>
          </w:p>
        </w:tc>
        <w:tc>
          <w:tcPr>
            <w:tcW w:w="4849" w:type="dxa"/>
            <w:vAlign w:val="center"/>
            <w:tcPrChange w:id="4252" w:author="Do Thanh Trung" w:date="2025-07-08T09:36:00Z" w16du:dateUtc="2025-07-08T02:36:00Z">
              <w:tcPr>
                <w:tcW w:w="5485" w:type="dxa"/>
                <w:gridSpan w:val="2"/>
                <w:vAlign w:val="center"/>
              </w:tcPr>
            </w:tcPrChange>
          </w:tcPr>
          <w:p w14:paraId="7A654959" w14:textId="486F69CB" w:rsidR="00BA5EC9" w:rsidRDefault="00164515">
            <w:pPr>
              <w:pPrChange w:id="4253" w:author="Do Thanh Trung" w:date="2025-07-03T15:56:00Z" w16du:dateUtc="2025-07-03T08:56:00Z">
                <w:pPr>
                  <w:jc w:val="left"/>
                </w:pPr>
              </w:pPrChange>
            </w:pPr>
            <w:ins w:id="4254" w:author="Do Thanh Trung" w:date="2025-07-07T10:36:00Z" w16du:dateUtc="2025-07-07T03:36:00Z">
              <w:r>
                <w:t xml:space="preserve">Giá trị tài khoản ròng </w:t>
              </w:r>
            </w:ins>
            <w:ins w:id="4255" w:author="Do Thanh Trung" w:date="2025-07-07T10:37:00Z" w16du:dateUtc="2025-07-07T03:37:00Z">
              <w:r>
                <w:t>(NAV) hiện tại của Quỹ</w:t>
              </w:r>
            </w:ins>
            <w:ins w:id="4256" w:author="Do Thanh Trung" w:date="2025-07-07T11:21:00Z" w16du:dateUtc="2025-07-07T04:21:00Z">
              <w:r w:rsidR="006C2CFA">
                <w:t xml:space="preserve"> tại ngày End date</w:t>
              </w:r>
              <w:r w:rsidR="00650646">
                <w:t xml:space="preserve"> theo filter đã chọn</w:t>
              </w:r>
            </w:ins>
          </w:p>
        </w:tc>
      </w:tr>
      <w:tr w:rsidR="007371AB" w:rsidRPr="009B1FA4" w14:paraId="1FD1FFEE" w14:textId="77777777" w:rsidTr="350174AE">
        <w:trPr>
          <w:trPrChange w:id="4257" w:author="Do Thanh Trung" w:date="2025-07-08T09:36:00Z" w16du:dateUtc="2025-07-08T02:36:00Z">
            <w:trPr>
              <w:gridAfter w:val="0"/>
            </w:trPr>
          </w:trPrChange>
        </w:trPr>
        <w:tc>
          <w:tcPr>
            <w:tcW w:w="580" w:type="dxa"/>
            <w:vAlign w:val="center"/>
            <w:tcPrChange w:id="4258" w:author="Do Thanh Trung" w:date="2025-07-08T09:36:00Z" w16du:dateUtc="2025-07-08T02:36:00Z">
              <w:tcPr>
                <w:tcW w:w="581" w:type="dxa"/>
                <w:vAlign w:val="center"/>
              </w:tcPr>
            </w:tcPrChange>
          </w:tcPr>
          <w:p w14:paraId="2A4D11EC" w14:textId="3BD2A6CF" w:rsidR="007371AB" w:rsidRDefault="007371AB" w:rsidP="00F72681">
            <w:pPr>
              <w:jc w:val="left"/>
            </w:pPr>
            <w:r>
              <w:t>05</w:t>
            </w:r>
          </w:p>
        </w:tc>
        <w:tc>
          <w:tcPr>
            <w:tcW w:w="1113" w:type="dxa"/>
            <w:vAlign w:val="center"/>
            <w:tcPrChange w:id="4259" w:author="Do Thanh Trung" w:date="2025-07-08T09:36:00Z" w16du:dateUtc="2025-07-08T02:36:00Z">
              <w:tcPr>
                <w:tcW w:w="1114" w:type="dxa"/>
                <w:gridSpan w:val="2"/>
                <w:vAlign w:val="center"/>
              </w:tcPr>
            </w:tcPrChange>
          </w:tcPr>
          <w:p w14:paraId="69B55789" w14:textId="656FBAF6" w:rsidR="007371AB" w:rsidRDefault="007371AB" w:rsidP="00F72681">
            <w:pPr>
              <w:jc w:val="left"/>
            </w:pPr>
            <w:r>
              <w:t>Tiền mặt</w:t>
            </w:r>
          </w:p>
        </w:tc>
        <w:tc>
          <w:tcPr>
            <w:tcW w:w="1259" w:type="dxa"/>
            <w:vAlign w:val="center"/>
            <w:tcPrChange w:id="4260" w:author="Do Thanh Trung" w:date="2025-07-08T09:36:00Z" w16du:dateUtc="2025-07-08T02:36:00Z">
              <w:tcPr>
                <w:tcW w:w="1234" w:type="dxa"/>
                <w:gridSpan w:val="2"/>
                <w:vAlign w:val="center"/>
              </w:tcPr>
            </w:tcPrChange>
          </w:tcPr>
          <w:p w14:paraId="6CEC0393" w14:textId="40559918" w:rsidR="007371AB" w:rsidRDefault="007371AB" w:rsidP="00F72681">
            <w:pPr>
              <w:jc w:val="left"/>
            </w:pPr>
            <w:r>
              <w:t>Number</w:t>
            </w:r>
          </w:p>
        </w:tc>
        <w:tc>
          <w:tcPr>
            <w:tcW w:w="822" w:type="dxa"/>
            <w:vAlign w:val="center"/>
            <w:tcPrChange w:id="4261" w:author="Do Thanh Trung" w:date="2025-07-08T09:36:00Z" w16du:dateUtc="2025-07-08T02:36:00Z">
              <w:tcPr>
                <w:tcW w:w="963" w:type="dxa"/>
                <w:vAlign w:val="center"/>
              </w:tcPr>
            </w:tcPrChange>
          </w:tcPr>
          <w:p w14:paraId="35521251" w14:textId="3260D98D" w:rsidR="007371AB" w:rsidRDefault="007371AB" w:rsidP="00F72681">
            <w:pPr>
              <w:jc w:val="left"/>
            </w:pPr>
            <w:r>
              <w:t>X</w:t>
            </w:r>
          </w:p>
        </w:tc>
        <w:tc>
          <w:tcPr>
            <w:tcW w:w="781" w:type="dxa"/>
            <w:vAlign w:val="center"/>
            <w:tcPrChange w:id="4262" w:author="Do Thanh Trung" w:date="2025-07-08T09:36:00Z" w16du:dateUtc="2025-07-08T02:36:00Z">
              <w:tcPr>
                <w:tcW w:w="1028" w:type="dxa"/>
                <w:gridSpan w:val="2"/>
                <w:vAlign w:val="center"/>
              </w:tcPr>
            </w:tcPrChange>
          </w:tcPr>
          <w:p w14:paraId="28958744" w14:textId="4886D65B" w:rsidR="007371AB" w:rsidRDefault="007371AB" w:rsidP="00F72681">
            <w:pPr>
              <w:jc w:val="left"/>
            </w:pPr>
            <w:r>
              <w:t>X</w:t>
            </w:r>
          </w:p>
        </w:tc>
        <w:tc>
          <w:tcPr>
            <w:tcW w:w="3546" w:type="dxa"/>
            <w:vAlign w:val="center"/>
            <w:tcPrChange w:id="4263" w:author="Do Thanh Trung" w:date="2025-07-08T09:36:00Z" w16du:dateUtc="2025-07-08T02:36:00Z">
              <w:tcPr>
                <w:tcW w:w="2545" w:type="dxa"/>
                <w:gridSpan w:val="2"/>
                <w:vAlign w:val="center"/>
              </w:tcPr>
            </w:tcPrChange>
          </w:tcPr>
          <w:p w14:paraId="0B730D61" w14:textId="77777777" w:rsidR="007371AB" w:rsidRDefault="007371AB" w:rsidP="00F72681">
            <w:pPr>
              <w:jc w:val="left"/>
            </w:pPr>
          </w:p>
        </w:tc>
        <w:tc>
          <w:tcPr>
            <w:tcW w:w="4849" w:type="dxa"/>
            <w:vAlign w:val="center"/>
            <w:tcPrChange w:id="4264" w:author="Do Thanh Trung" w:date="2025-07-08T09:36:00Z" w16du:dateUtc="2025-07-08T02:36:00Z">
              <w:tcPr>
                <w:tcW w:w="5485" w:type="dxa"/>
                <w:gridSpan w:val="2"/>
                <w:vAlign w:val="center"/>
              </w:tcPr>
            </w:tcPrChange>
          </w:tcPr>
          <w:p w14:paraId="57D4F543" w14:textId="65A87612" w:rsidR="007371AB" w:rsidRDefault="00CC0895" w:rsidP="00F72681">
            <w:pPr>
              <w:jc w:val="left"/>
            </w:pPr>
            <w:ins w:id="4265" w:author="Do Thanh Trung" w:date="2025-07-07T11:22:00Z" w16du:dateUtc="2025-07-07T04:22:00Z">
              <w:r>
                <w:t>Tiền mặ</w:t>
              </w:r>
            </w:ins>
            <w:ins w:id="4266" w:author="Do Thanh Trung" w:date="2025-07-07T11:23:00Z" w16du:dateUtc="2025-07-07T04:23:00Z">
              <w:r>
                <w:t xml:space="preserve">t khả dụng của </w:t>
              </w:r>
            </w:ins>
            <w:ins w:id="4267" w:author="Do Thanh Trung" w:date="2025-07-07T11:28:00Z" w16du:dateUtc="2025-07-07T04:28:00Z">
              <w:r w:rsidR="008A1926">
                <w:t>Tài khoản Quỹ</w:t>
              </w:r>
            </w:ins>
          </w:p>
        </w:tc>
      </w:tr>
      <w:tr w:rsidR="007371AB" w:rsidRPr="009B1FA4" w:rsidDel="009A54EB" w14:paraId="141EF272" w14:textId="2C778A07" w:rsidTr="350174AE">
        <w:trPr>
          <w:del w:id="4268" w:author="Do Thanh Trung" w:date="2025-07-08T16:34:00Z"/>
          <w:trPrChange w:id="4269" w:author="Do Thanh Trung" w:date="2025-07-08T09:36:00Z" w16du:dateUtc="2025-07-08T02:36:00Z">
            <w:trPr>
              <w:gridAfter w:val="0"/>
            </w:trPr>
          </w:trPrChange>
        </w:trPr>
        <w:tc>
          <w:tcPr>
            <w:tcW w:w="580" w:type="dxa"/>
            <w:vAlign w:val="center"/>
            <w:tcPrChange w:id="4270" w:author="Do Thanh Trung" w:date="2025-07-08T09:36:00Z" w16du:dateUtc="2025-07-08T02:36:00Z">
              <w:tcPr>
                <w:tcW w:w="581" w:type="dxa"/>
                <w:vAlign w:val="center"/>
              </w:tcPr>
            </w:tcPrChange>
          </w:tcPr>
          <w:p w14:paraId="673DC348" w14:textId="4204DD90" w:rsidR="007371AB" w:rsidDel="009A54EB" w:rsidRDefault="007371AB" w:rsidP="00F72681">
            <w:pPr>
              <w:jc w:val="left"/>
              <w:rPr>
                <w:del w:id="4271" w:author="Do Thanh Trung" w:date="2025-07-08T16:34:00Z" w16du:dateUtc="2025-07-08T09:34:00Z"/>
              </w:rPr>
            </w:pPr>
            <w:del w:id="4272" w:author="Do Thanh Trung" w:date="2025-07-08T16:34:00Z" w16du:dateUtc="2025-07-08T09:34:00Z">
              <w:r w:rsidDel="009A54EB">
                <w:delText>06</w:delText>
              </w:r>
            </w:del>
          </w:p>
        </w:tc>
        <w:tc>
          <w:tcPr>
            <w:tcW w:w="1113" w:type="dxa"/>
            <w:vAlign w:val="center"/>
            <w:tcPrChange w:id="4273" w:author="Do Thanh Trung" w:date="2025-07-08T09:36:00Z" w16du:dateUtc="2025-07-08T02:36:00Z">
              <w:tcPr>
                <w:tcW w:w="1114" w:type="dxa"/>
                <w:gridSpan w:val="2"/>
                <w:vAlign w:val="center"/>
              </w:tcPr>
            </w:tcPrChange>
          </w:tcPr>
          <w:p w14:paraId="477995D2" w14:textId="459B5AB8" w:rsidR="007371AB" w:rsidDel="009A54EB" w:rsidRDefault="007371AB" w:rsidP="00F72681">
            <w:pPr>
              <w:jc w:val="left"/>
              <w:rPr>
                <w:del w:id="4274" w:author="Do Thanh Trung" w:date="2025-07-08T16:34:00Z" w16du:dateUtc="2025-07-08T09:34:00Z"/>
              </w:rPr>
            </w:pPr>
            <w:del w:id="4275" w:author="Do Thanh Trung" w:date="2025-07-08T16:34:00Z" w16du:dateUtc="2025-07-08T09:34:00Z">
              <w:r w:rsidDel="009A54EB">
                <w:delText>Cổ tức tiền mặt</w:delText>
              </w:r>
            </w:del>
          </w:p>
        </w:tc>
        <w:tc>
          <w:tcPr>
            <w:tcW w:w="1259" w:type="dxa"/>
            <w:vAlign w:val="center"/>
            <w:tcPrChange w:id="4276" w:author="Do Thanh Trung" w:date="2025-07-08T09:36:00Z" w16du:dateUtc="2025-07-08T02:36:00Z">
              <w:tcPr>
                <w:tcW w:w="1234" w:type="dxa"/>
                <w:gridSpan w:val="2"/>
                <w:vAlign w:val="center"/>
              </w:tcPr>
            </w:tcPrChange>
          </w:tcPr>
          <w:p w14:paraId="1E756C03" w14:textId="76023FFC" w:rsidR="007371AB" w:rsidDel="009A54EB" w:rsidRDefault="007371AB" w:rsidP="00F72681">
            <w:pPr>
              <w:jc w:val="left"/>
              <w:rPr>
                <w:del w:id="4277" w:author="Do Thanh Trung" w:date="2025-07-08T16:34:00Z" w16du:dateUtc="2025-07-08T09:34:00Z"/>
              </w:rPr>
            </w:pPr>
            <w:del w:id="4278" w:author="Do Thanh Trung" w:date="2025-07-08T16:34:00Z" w16du:dateUtc="2025-07-08T09:34:00Z">
              <w:r w:rsidDel="009A54EB">
                <w:delText>Number</w:delText>
              </w:r>
            </w:del>
          </w:p>
        </w:tc>
        <w:tc>
          <w:tcPr>
            <w:tcW w:w="822" w:type="dxa"/>
            <w:vAlign w:val="center"/>
            <w:tcPrChange w:id="4279" w:author="Do Thanh Trung" w:date="2025-07-08T09:36:00Z" w16du:dateUtc="2025-07-08T02:36:00Z">
              <w:tcPr>
                <w:tcW w:w="963" w:type="dxa"/>
                <w:vAlign w:val="center"/>
              </w:tcPr>
            </w:tcPrChange>
          </w:tcPr>
          <w:p w14:paraId="19BD76F3" w14:textId="582BD5FA" w:rsidR="007371AB" w:rsidDel="009A54EB" w:rsidRDefault="007371AB" w:rsidP="00F72681">
            <w:pPr>
              <w:jc w:val="left"/>
              <w:rPr>
                <w:del w:id="4280" w:author="Do Thanh Trung" w:date="2025-07-08T16:34:00Z" w16du:dateUtc="2025-07-08T09:34:00Z"/>
              </w:rPr>
            </w:pPr>
            <w:del w:id="4281" w:author="Do Thanh Trung" w:date="2025-07-08T16:34:00Z" w16du:dateUtc="2025-07-08T09:34:00Z">
              <w:r w:rsidDel="009A54EB">
                <w:delText>X</w:delText>
              </w:r>
            </w:del>
          </w:p>
        </w:tc>
        <w:tc>
          <w:tcPr>
            <w:tcW w:w="781" w:type="dxa"/>
            <w:vAlign w:val="center"/>
            <w:tcPrChange w:id="4282" w:author="Do Thanh Trung" w:date="2025-07-08T09:36:00Z" w16du:dateUtc="2025-07-08T02:36:00Z">
              <w:tcPr>
                <w:tcW w:w="1028" w:type="dxa"/>
                <w:gridSpan w:val="2"/>
                <w:vAlign w:val="center"/>
              </w:tcPr>
            </w:tcPrChange>
          </w:tcPr>
          <w:p w14:paraId="1489032D" w14:textId="77937F92" w:rsidR="007371AB" w:rsidDel="009A54EB" w:rsidRDefault="007371AB" w:rsidP="00F72681">
            <w:pPr>
              <w:jc w:val="left"/>
              <w:rPr>
                <w:del w:id="4283" w:author="Do Thanh Trung" w:date="2025-07-08T16:34:00Z" w16du:dateUtc="2025-07-08T09:34:00Z"/>
              </w:rPr>
            </w:pPr>
            <w:del w:id="4284" w:author="Do Thanh Trung" w:date="2025-07-08T16:34:00Z" w16du:dateUtc="2025-07-08T09:34:00Z">
              <w:r w:rsidDel="009A54EB">
                <w:delText>X</w:delText>
              </w:r>
            </w:del>
          </w:p>
        </w:tc>
        <w:tc>
          <w:tcPr>
            <w:tcW w:w="3546" w:type="dxa"/>
            <w:vAlign w:val="center"/>
            <w:tcPrChange w:id="4285" w:author="Do Thanh Trung" w:date="2025-07-08T09:36:00Z" w16du:dateUtc="2025-07-08T02:36:00Z">
              <w:tcPr>
                <w:tcW w:w="2545" w:type="dxa"/>
                <w:gridSpan w:val="2"/>
                <w:vAlign w:val="center"/>
              </w:tcPr>
            </w:tcPrChange>
          </w:tcPr>
          <w:p w14:paraId="674B7FFB" w14:textId="7091F5ED" w:rsidR="007371AB" w:rsidDel="009A54EB" w:rsidRDefault="007371AB" w:rsidP="00F72681">
            <w:pPr>
              <w:jc w:val="left"/>
              <w:rPr>
                <w:del w:id="4286" w:author="Do Thanh Trung" w:date="2025-07-08T16:34:00Z" w16du:dateUtc="2025-07-08T09:34:00Z"/>
              </w:rPr>
            </w:pPr>
          </w:p>
        </w:tc>
        <w:tc>
          <w:tcPr>
            <w:tcW w:w="4849" w:type="dxa"/>
            <w:vAlign w:val="center"/>
            <w:tcPrChange w:id="4287" w:author="Do Thanh Trung" w:date="2025-07-08T09:36:00Z" w16du:dateUtc="2025-07-08T02:36:00Z">
              <w:tcPr>
                <w:tcW w:w="5485" w:type="dxa"/>
                <w:gridSpan w:val="2"/>
                <w:vAlign w:val="center"/>
              </w:tcPr>
            </w:tcPrChange>
          </w:tcPr>
          <w:p w14:paraId="5679A795" w14:textId="2B6A6A2A" w:rsidR="007371AB" w:rsidDel="009A54EB" w:rsidRDefault="007371AB" w:rsidP="00F72681">
            <w:pPr>
              <w:jc w:val="left"/>
              <w:rPr>
                <w:del w:id="4288" w:author="Do Thanh Trung" w:date="2025-07-08T16:34:00Z" w16du:dateUtc="2025-07-08T09:34:00Z"/>
              </w:rPr>
            </w:pPr>
          </w:p>
        </w:tc>
      </w:tr>
      <w:tr w:rsidR="00366D90" w:rsidRPr="009B1FA4" w14:paraId="338D8AFA" w14:textId="77777777" w:rsidTr="350174AE">
        <w:trPr>
          <w:trPrChange w:id="4289" w:author="Do Thanh Trung" w:date="2025-07-03T15:38:00Z" w16du:dateUtc="2025-07-03T08:38:00Z">
            <w:trPr>
              <w:gridAfter w:val="0"/>
            </w:trPr>
          </w:trPrChange>
        </w:trPr>
        <w:tc>
          <w:tcPr>
            <w:tcW w:w="12950" w:type="dxa"/>
            <w:gridSpan w:val="7"/>
            <w:vAlign w:val="center"/>
            <w:tcPrChange w:id="4290" w:author="Do Thanh Trung" w:date="2025-07-03T15:38:00Z" w16du:dateUtc="2025-07-03T08:38:00Z">
              <w:tcPr>
                <w:tcW w:w="12950" w:type="dxa"/>
                <w:gridSpan w:val="12"/>
                <w:vAlign w:val="center"/>
              </w:tcPr>
            </w:tcPrChange>
          </w:tcPr>
          <w:p w14:paraId="6209F875" w14:textId="2A154E13" w:rsidR="00366D90" w:rsidRPr="002574A1" w:rsidRDefault="00366D90" w:rsidP="00F72681">
            <w:pPr>
              <w:jc w:val="left"/>
              <w:rPr>
                <w:b/>
                <w:bCs/>
                <w:rPrChange w:id="4291" w:author="Do Thanh Trung" w:date="2025-07-03T15:34:00Z" w16du:dateUtc="2025-07-03T08:34:00Z">
                  <w:rPr/>
                </w:rPrChange>
              </w:rPr>
            </w:pPr>
            <w:r w:rsidRPr="002574A1">
              <w:rPr>
                <w:b/>
                <w:bCs/>
                <w:rPrChange w:id="4292" w:author="Do Thanh Trung" w:date="2025-07-03T15:34:00Z" w16du:dateUtc="2025-07-03T08:34:00Z">
                  <w:rPr/>
                </w:rPrChange>
              </w:rPr>
              <w:t xml:space="preserve">Thông tin </w:t>
            </w:r>
            <w:r w:rsidR="006D3B52" w:rsidRPr="002574A1">
              <w:rPr>
                <w:b/>
                <w:bCs/>
                <w:rPrChange w:id="4293" w:author="Do Thanh Trung" w:date="2025-07-03T15:34:00Z" w16du:dateUtc="2025-07-03T08:34:00Z">
                  <w:rPr/>
                </w:rPrChange>
              </w:rPr>
              <w:t>Danh mục đầu tư</w:t>
            </w:r>
          </w:p>
        </w:tc>
      </w:tr>
      <w:tr w:rsidR="007371AB" w:rsidRPr="009B1FA4" w14:paraId="4DCEDB28" w14:textId="77777777" w:rsidTr="350174AE">
        <w:trPr>
          <w:trPrChange w:id="4294" w:author="Do Thanh Trung" w:date="2025-07-08T09:36:00Z" w16du:dateUtc="2025-07-08T02:36:00Z">
            <w:trPr>
              <w:gridAfter w:val="0"/>
            </w:trPr>
          </w:trPrChange>
        </w:trPr>
        <w:tc>
          <w:tcPr>
            <w:tcW w:w="580" w:type="dxa"/>
            <w:vAlign w:val="center"/>
            <w:tcPrChange w:id="4295" w:author="Do Thanh Trung" w:date="2025-07-08T09:36:00Z" w16du:dateUtc="2025-07-08T02:36:00Z">
              <w:tcPr>
                <w:tcW w:w="581" w:type="dxa"/>
                <w:vAlign w:val="center"/>
              </w:tcPr>
            </w:tcPrChange>
          </w:tcPr>
          <w:p w14:paraId="66B382A0" w14:textId="0EDA94ED" w:rsidR="007371AB" w:rsidRDefault="009A54EB" w:rsidP="00F72681">
            <w:pPr>
              <w:jc w:val="left"/>
            </w:pPr>
            <w:ins w:id="4296" w:author="Do Thanh Trung" w:date="2025-07-08T16:34:00Z" w16du:dateUtc="2025-07-08T09:34:00Z">
              <w:r>
                <w:t>06</w:t>
              </w:r>
            </w:ins>
            <w:del w:id="4297" w:author="Do Thanh Trung" w:date="2025-07-08T16:34:00Z" w16du:dateUtc="2025-07-08T09:34:00Z">
              <w:r w:rsidR="007371AB" w:rsidDel="009A54EB">
                <w:delText>07</w:delText>
              </w:r>
            </w:del>
          </w:p>
        </w:tc>
        <w:tc>
          <w:tcPr>
            <w:tcW w:w="1113" w:type="dxa"/>
            <w:vAlign w:val="center"/>
            <w:tcPrChange w:id="4298" w:author="Do Thanh Trung" w:date="2025-07-08T09:36:00Z" w16du:dateUtc="2025-07-08T02:36:00Z">
              <w:tcPr>
                <w:tcW w:w="1114" w:type="dxa"/>
                <w:gridSpan w:val="2"/>
                <w:vAlign w:val="center"/>
              </w:tcPr>
            </w:tcPrChange>
          </w:tcPr>
          <w:p w14:paraId="0FA710BD" w14:textId="5459FAA7" w:rsidR="007371AB" w:rsidRDefault="007371AB" w:rsidP="00F72681">
            <w:pPr>
              <w:jc w:val="left"/>
            </w:pPr>
            <w:r>
              <w:t>Loại Tài sản</w:t>
            </w:r>
          </w:p>
        </w:tc>
        <w:tc>
          <w:tcPr>
            <w:tcW w:w="1259" w:type="dxa"/>
            <w:vAlign w:val="center"/>
            <w:tcPrChange w:id="4299" w:author="Do Thanh Trung" w:date="2025-07-08T09:36:00Z" w16du:dateUtc="2025-07-08T02:36:00Z">
              <w:tcPr>
                <w:tcW w:w="1234" w:type="dxa"/>
                <w:gridSpan w:val="2"/>
                <w:vAlign w:val="center"/>
              </w:tcPr>
            </w:tcPrChange>
          </w:tcPr>
          <w:p w14:paraId="1739E99F" w14:textId="7581496E" w:rsidR="007371AB" w:rsidRDefault="007371AB" w:rsidP="00F72681">
            <w:pPr>
              <w:jc w:val="left"/>
            </w:pPr>
            <w:r>
              <w:t>Text</w:t>
            </w:r>
          </w:p>
        </w:tc>
        <w:tc>
          <w:tcPr>
            <w:tcW w:w="822" w:type="dxa"/>
            <w:vAlign w:val="center"/>
            <w:tcPrChange w:id="4300" w:author="Do Thanh Trung" w:date="2025-07-08T09:36:00Z" w16du:dateUtc="2025-07-08T02:36:00Z">
              <w:tcPr>
                <w:tcW w:w="963" w:type="dxa"/>
                <w:vAlign w:val="center"/>
              </w:tcPr>
            </w:tcPrChange>
          </w:tcPr>
          <w:p w14:paraId="23C42CC4" w14:textId="7096C906" w:rsidR="007371AB" w:rsidRDefault="007371AB" w:rsidP="00F72681">
            <w:pPr>
              <w:jc w:val="left"/>
            </w:pPr>
            <w:r>
              <w:t>X</w:t>
            </w:r>
          </w:p>
        </w:tc>
        <w:tc>
          <w:tcPr>
            <w:tcW w:w="781" w:type="dxa"/>
            <w:vAlign w:val="center"/>
            <w:tcPrChange w:id="4301" w:author="Do Thanh Trung" w:date="2025-07-08T09:36:00Z" w16du:dateUtc="2025-07-08T02:36:00Z">
              <w:tcPr>
                <w:tcW w:w="1028" w:type="dxa"/>
                <w:gridSpan w:val="2"/>
                <w:vAlign w:val="center"/>
              </w:tcPr>
            </w:tcPrChange>
          </w:tcPr>
          <w:p w14:paraId="37F610ED" w14:textId="63AAD739" w:rsidR="007371AB" w:rsidRDefault="007371AB" w:rsidP="00F72681">
            <w:pPr>
              <w:jc w:val="left"/>
            </w:pPr>
            <w:r>
              <w:t>X</w:t>
            </w:r>
          </w:p>
        </w:tc>
        <w:tc>
          <w:tcPr>
            <w:tcW w:w="3546" w:type="dxa"/>
            <w:vAlign w:val="center"/>
            <w:tcPrChange w:id="4302" w:author="Do Thanh Trung" w:date="2025-07-08T09:36:00Z" w16du:dateUtc="2025-07-08T02:36:00Z">
              <w:tcPr>
                <w:tcW w:w="2545" w:type="dxa"/>
                <w:gridSpan w:val="2"/>
                <w:vAlign w:val="center"/>
              </w:tcPr>
            </w:tcPrChange>
          </w:tcPr>
          <w:p w14:paraId="6B9FC10D" w14:textId="34714B69" w:rsidR="007371AB" w:rsidRDefault="00CD64EE" w:rsidP="00F72681">
            <w:pPr>
              <w:jc w:val="left"/>
              <w:rPr>
                <w:ins w:id="4303" w:author="Do Thanh Trung" w:date="2025-07-07T13:33:00Z" w16du:dateUtc="2025-07-07T06:33:00Z"/>
              </w:rPr>
            </w:pPr>
            <w:ins w:id="4304" w:author="Do Thanh Trung" w:date="2025-07-07T13:35:00Z" w16du:dateUtc="2025-07-07T06:35:00Z">
              <w:r>
                <w:fldChar w:fldCharType="begin"/>
              </w:r>
              <w:r>
                <w:instrText>HYPERLINK  \l "_Bảng_4_-"</w:instrText>
              </w:r>
              <w:r>
                <w:fldChar w:fldCharType="separate"/>
              </w:r>
              <w:r w:rsidR="00C46E59" w:rsidRPr="00CD64EE">
                <w:rPr>
                  <w:rStyle w:val="Hyperlink"/>
                  <w:kern w:val="2"/>
                  <w14:ligatures w14:val="standardContextual"/>
                </w:rPr>
                <w:t>Danh m</w:t>
              </w:r>
              <w:r w:rsidR="00C46E59" w:rsidRPr="00CD64EE">
                <w:rPr>
                  <w:rStyle w:val="Hyperlink"/>
                </w:rPr>
                <w:t xml:space="preserve">ục đầu </w:t>
              </w:r>
              <w:r w:rsidR="00F66D50" w:rsidRPr="00CD64EE">
                <w:rPr>
                  <w:rStyle w:val="Hyperlink"/>
                </w:rPr>
                <w:t>tư</w:t>
              </w:r>
              <w:r>
                <w:fldChar w:fldCharType="end"/>
              </w:r>
            </w:ins>
            <w:ins w:id="4305" w:author="Do Thanh Trung" w:date="2025-07-07T13:27:00Z" w16du:dateUtc="2025-07-07T06:27:00Z">
              <w:r w:rsidR="00F66D50">
                <w:t xml:space="preserve"> – [Loại tài sản]</w:t>
              </w:r>
            </w:ins>
          </w:p>
          <w:p w14:paraId="75F43700" w14:textId="149F33EC" w:rsidR="00F66D50" w:rsidRDefault="00CD64EE" w:rsidP="00CD64EE">
            <w:pPr>
              <w:jc w:val="left"/>
            </w:pPr>
            <w:ins w:id="4306" w:author="Do Thanh Trung" w:date="2025-07-07T13:35:00Z" w16du:dateUtc="2025-07-07T06:35:00Z">
              <w:r>
                <w:fldChar w:fldCharType="begin"/>
              </w:r>
              <w:r>
                <w:instrText>HYPERLINK  \l "_Danh_mục_đầu_1"</w:instrText>
              </w:r>
              <w:r>
                <w:fldChar w:fldCharType="separate"/>
              </w:r>
              <w:r w:rsidRPr="00CD64EE">
                <w:rPr>
                  <w:rStyle w:val="Hyperlink"/>
                  <w:kern w:val="2"/>
                  <w14:ligatures w14:val="standardContextual"/>
                </w:rPr>
                <w:t>Danh m</w:t>
              </w:r>
              <w:r w:rsidRPr="00CD64EE">
                <w:rPr>
                  <w:rStyle w:val="Hyperlink"/>
                </w:rPr>
                <w:t>ục đầu tư tài sản không qua sàn</w:t>
              </w:r>
              <w:r>
                <w:fldChar w:fldCharType="end"/>
              </w:r>
            </w:ins>
            <w:ins w:id="4307" w:author="Do Thanh Trung" w:date="2025-07-07T13:34:00Z" w16du:dateUtc="2025-07-07T06:34:00Z">
              <w:r>
                <w:t xml:space="preserve"> </w:t>
              </w:r>
            </w:ins>
            <w:ins w:id="4308" w:author="Do Thanh Trung" w:date="2025-07-07T13:35:00Z" w16du:dateUtc="2025-07-07T06:35:00Z">
              <w:r>
                <w:t>–</w:t>
              </w:r>
            </w:ins>
            <w:ins w:id="4309" w:author="Do Thanh Trung" w:date="2025-07-07T13:34:00Z" w16du:dateUtc="2025-07-07T06:34:00Z">
              <w:r>
                <w:t xml:space="preserve"> </w:t>
              </w:r>
            </w:ins>
            <w:ins w:id="4310" w:author="Do Thanh Trung" w:date="2025-07-07T13:35:00Z" w16du:dateUtc="2025-07-07T06:35:00Z">
              <w:r>
                <w:t>[Loại Tài sản]</w:t>
              </w:r>
            </w:ins>
          </w:p>
        </w:tc>
        <w:tc>
          <w:tcPr>
            <w:tcW w:w="4849" w:type="dxa"/>
            <w:vAlign w:val="center"/>
            <w:tcPrChange w:id="4311" w:author="Do Thanh Trung" w:date="2025-07-08T09:36:00Z" w16du:dateUtc="2025-07-08T02:36:00Z">
              <w:tcPr>
                <w:tcW w:w="5485" w:type="dxa"/>
                <w:gridSpan w:val="2"/>
                <w:vAlign w:val="center"/>
              </w:tcPr>
            </w:tcPrChange>
          </w:tcPr>
          <w:p w14:paraId="34EEF236" w14:textId="45A5B11E" w:rsidR="00C46E59" w:rsidRPr="007D03E8" w:rsidRDefault="00E76065" w:rsidP="007D03E8">
            <w:pPr>
              <w:jc w:val="left"/>
            </w:pPr>
            <w:ins w:id="4312" w:author="Do Thanh Trung" w:date="2025-07-07T13:17:00Z" w16du:dateUtc="2025-07-07T06:17:00Z">
              <w:r>
                <w:t>Loại Tài sản đầu tư, dựa trên m</w:t>
              </w:r>
            </w:ins>
            <w:ins w:id="4313" w:author="Do Thanh Trung" w:date="2025-07-07T13:18:00Z" w16du:dateUtc="2025-07-07T06:18:00Z">
              <w:r>
                <w:t xml:space="preserve">ã Tài sản ở </w:t>
              </w:r>
            </w:ins>
            <w:ins w:id="4314" w:author="Do Thanh Trung" w:date="2025-07-07T13:24:00Z" w16du:dateUtc="2025-07-07T06:24:00Z">
              <w:r w:rsidR="007D03E8">
                <w:t>(9)</w:t>
              </w:r>
            </w:ins>
          </w:p>
        </w:tc>
      </w:tr>
      <w:tr w:rsidR="009A54EB" w:rsidRPr="009B1FA4" w14:paraId="75BC6E90" w14:textId="77777777" w:rsidTr="350174AE">
        <w:trPr>
          <w:trPrChange w:id="4315" w:author="Do Thanh Trung" w:date="2025-07-08T09:36:00Z" w16du:dateUtc="2025-07-08T02:36:00Z">
            <w:trPr>
              <w:gridAfter w:val="0"/>
            </w:trPr>
          </w:trPrChange>
        </w:trPr>
        <w:tc>
          <w:tcPr>
            <w:tcW w:w="580" w:type="dxa"/>
            <w:vAlign w:val="center"/>
            <w:tcPrChange w:id="4316" w:author="Do Thanh Trung" w:date="2025-07-08T09:36:00Z" w16du:dateUtc="2025-07-08T02:36:00Z">
              <w:tcPr>
                <w:tcW w:w="581" w:type="dxa"/>
                <w:vAlign w:val="center"/>
              </w:tcPr>
            </w:tcPrChange>
          </w:tcPr>
          <w:p w14:paraId="7210A3E9" w14:textId="607A9461" w:rsidR="009A54EB" w:rsidRDefault="009A54EB" w:rsidP="009A54EB">
            <w:pPr>
              <w:jc w:val="left"/>
            </w:pPr>
            <w:ins w:id="4317" w:author="Do Thanh Trung" w:date="2025-07-08T16:34:00Z" w16du:dateUtc="2025-07-08T09:34:00Z">
              <w:r>
                <w:t>07</w:t>
              </w:r>
            </w:ins>
            <w:del w:id="4318" w:author="Do Thanh Trung" w:date="2025-07-08T16:34:00Z" w16du:dateUtc="2025-07-08T09:34:00Z">
              <w:r w:rsidDel="009A54EB">
                <w:delText>08</w:delText>
              </w:r>
            </w:del>
          </w:p>
        </w:tc>
        <w:tc>
          <w:tcPr>
            <w:tcW w:w="1113" w:type="dxa"/>
            <w:vAlign w:val="center"/>
            <w:tcPrChange w:id="4319" w:author="Do Thanh Trung" w:date="2025-07-08T09:36:00Z" w16du:dateUtc="2025-07-08T02:36:00Z">
              <w:tcPr>
                <w:tcW w:w="1114" w:type="dxa"/>
                <w:gridSpan w:val="2"/>
                <w:vAlign w:val="center"/>
              </w:tcPr>
            </w:tcPrChange>
          </w:tcPr>
          <w:p w14:paraId="036D22FA" w14:textId="698A335C" w:rsidR="009A54EB" w:rsidRDefault="009A54EB" w:rsidP="009A54EB">
            <w:pPr>
              <w:jc w:val="left"/>
            </w:pPr>
            <w:r>
              <w:t>TCPH</w:t>
            </w:r>
          </w:p>
        </w:tc>
        <w:tc>
          <w:tcPr>
            <w:tcW w:w="1259" w:type="dxa"/>
            <w:vAlign w:val="center"/>
            <w:tcPrChange w:id="4320" w:author="Do Thanh Trung" w:date="2025-07-08T09:36:00Z" w16du:dateUtc="2025-07-08T02:36:00Z">
              <w:tcPr>
                <w:tcW w:w="1234" w:type="dxa"/>
                <w:gridSpan w:val="2"/>
                <w:vAlign w:val="center"/>
              </w:tcPr>
            </w:tcPrChange>
          </w:tcPr>
          <w:p w14:paraId="0CE371B8" w14:textId="7BEAEC8E" w:rsidR="009A54EB" w:rsidRDefault="009A54EB" w:rsidP="009A54EB">
            <w:pPr>
              <w:jc w:val="left"/>
            </w:pPr>
            <w:r>
              <w:t>Text</w:t>
            </w:r>
          </w:p>
        </w:tc>
        <w:tc>
          <w:tcPr>
            <w:tcW w:w="822" w:type="dxa"/>
            <w:vAlign w:val="center"/>
            <w:tcPrChange w:id="4321" w:author="Do Thanh Trung" w:date="2025-07-08T09:36:00Z" w16du:dateUtc="2025-07-08T02:36:00Z">
              <w:tcPr>
                <w:tcW w:w="963" w:type="dxa"/>
                <w:vAlign w:val="center"/>
              </w:tcPr>
            </w:tcPrChange>
          </w:tcPr>
          <w:p w14:paraId="0C8E495C" w14:textId="2C0FA337" w:rsidR="009A54EB" w:rsidRDefault="009A54EB" w:rsidP="009A54EB">
            <w:pPr>
              <w:jc w:val="left"/>
            </w:pPr>
            <w:r>
              <w:t>X</w:t>
            </w:r>
          </w:p>
        </w:tc>
        <w:tc>
          <w:tcPr>
            <w:tcW w:w="781" w:type="dxa"/>
            <w:vAlign w:val="center"/>
            <w:tcPrChange w:id="4322" w:author="Do Thanh Trung" w:date="2025-07-08T09:36:00Z" w16du:dateUtc="2025-07-08T02:36:00Z">
              <w:tcPr>
                <w:tcW w:w="1028" w:type="dxa"/>
                <w:gridSpan w:val="2"/>
                <w:vAlign w:val="center"/>
              </w:tcPr>
            </w:tcPrChange>
          </w:tcPr>
          <w:p w14:paraId="49A0F3A9" w14:textId="6EF531F8" w:rsidR="009A54EB" w:rsidRDefault="009A54EB" w:rsidP="009A54EB">
            <w:pPr>
              <w:jc w:val="left"/>
            </w:pPr>
            <w:r>
              <w:t>X</w:t>
            </w:r>
          </w:p>
        </w:tc>
        <w:tc>
          <w:tcPr>
            <w:tcW w:w="3546" w:type="dxa"/>
            <w:vAlign w:val="center"/>
            <w:tcPrChange w:id="4323" w:author="Do Thanh Trung" w:date="2025-07-08T09:36:00Z" w16du:dateUtc="2025-07-08T02:36:00Z">
              <w:tcPr>
                <w:tcW w:w="2545" w:type="dxa"/>
                <w:gridSpan w:val="2"/>
                <w:vAlign w:val="center"/>
              </w:tcPr>
            </w:tcPrChange>
          </w:tcPr>
          <w:p w14:paraId="6D069321" w14:textId="2A656158" w:rsidR="009A54EB" w:rsidRDefault="009A54EB" w:rsidP="009A54EB">
            <w:pPr>
              <w:jc w:val="left"/>
              <w:rPr>
                <w:ins w:id="4324" w:author="Do Thanh Trung" w:date="2025-07-07T13:46:00Z" w16du:dateUtc="2025-07-07T06:46:00Z"/>
              </w:rPr>
            </w:pPr>
            <w:ins w:id="4325" w:author="Do Thanh Trung" w:date="2025-07-07T13:49:00Z" w16du:dateUtc="2025-07-07T06:49: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ins>
            <w:ins w:id="4326" w:author="Do Thanh Trung" w:date="2025-07-07T13:46:00Z" w16du:dateUtc="2025-07-07T06:46:00Z">
              <w:r>
                <w:t xml:space="preserve"> – [Mã </w:t>
              </w:r>
            </w:ins>
            <w:ins w:id="4327" w:author="Do Thanh Trung" w:date="2025-07-07T13:48:00Z" w16du:dateUtc="2025-07-07T06:48:00Z">
              <w:r>
                <w:t>CK</w:t>
              </w:r>
            </w:ins>
            <w:ins w:id="4328" w:author="Do Thanh Trung" w:date="2025-07-07T13:46:00Z" w16du:dateUtc="2025-07-07T06:46:00Z">
              <w:r>
                <w:t>]</w:t>
              </w:r>
            </w:ins>
          </w:p>
          <w:p w14:paraId="3EB07ECD" w14:textId="116CE79A" w:rsidR="009A54EB" w:rsidRDefault="009A54EB" w:rsidP="009A54EB">
            <w:pPr>
              <w:jc w:val="left"/>
            </w:pPr>
            <w:ins w:id="4329" w:author="Do Thanh Trung" w:date="2025-07-07T13:49:00Z" w16du:dateUtc="2025-07-07T06:49:00Z">
              <w:r>
                <w:lastRenderedPageBreak/>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[TCPH]</w:t>
              </w:r>
            </w:ins>
          </w:p>
        </w:tc>
        <w:tc>
          <w:tcPr>
            <w:tcW w:w="4849" w:type="dxa"/>
            <w:vAlign w:val="center"/>
            <w:tcPrChange w:id="4330" w:author="Do Thanh Trung" w:date="2025-07-08T09:36:00Z" w16du:dateUtc="2025-07-08T02:36:00Z">
              <w:tcPr>
                <w:tcW w:w="5485" w:type="dxa"/>
                <w:gridSpan w:val="2"/>
                <w:vAlign w:val="center"/>
              </w:tcPr>
            </w:tcPrChange>
          </w:tcPr>
          <w:p w14:paraId="7EACDFDA" w14:textId="27B8593F" w:rsidR="009A54EB" w:rsidRDefault="009A54EB" w:rsidP="009A54EB">
            <w:pPr>
              <w:pStyle w:val="ListParagraph"/>
              <w:numPr>
                <w:ilvl w:val="0"/>
                <w:numId w:val="9"/>
              </w:numPr>
              <w:ind w:left="418"/>
              <w:jc w:val="left"/>
              <w:rPr>
                <w:ins w:id="4331" w:author="Do Thanh Trung" w:date="2025-07-07T13:37:00Z" w16du:dateUtc="2025-07-07T06:37:00Z"/>
              </w:rPr>
            </w:pPr>
            <w:ins w:id="4332" w:author="Do Thanh Trung" w:date="2025-07-07T13:35:00Z" w16du:dateUtc="2025-07-07T06:35:00Z">
              <w:r>
                <w:lastRenderedPageBreak/>
                <w:t>Trường hợp Loại Tài sản = [Cổ phiế</w:t>
              </w:r>
            </w:ins>
            <w:ins w:id="4333" w:author="Do Thanh Trung" w:date="2025-07-07T13:36:00Z" w16du:dateUtc="2025-07-07T06:36:00Z">
              <w:r>
                <w:t xml:space="preserve">u], </w:t>
              </w:r>
            </w:ins>
            <w:ins w:id="4334" w:author="Do Thanh Trung" w:date="2025-07-07T13:37:00Z" w16du:dateUtc="2025-07-07T06:37:00Z">
              <w:r>
                <w:t xml:space="preserve">TCPH sẽ là Mã </w:t>
              </w:r>
            </w:ins>
            <w:ins w:id="4335" w:author="Do Thanh Trung" w:date="2025-07-07T13:48:00Z" w16du:dateUtc="2025-07-07T06:48:00Z">
              <w:r>
                <w:t>CK</w:t>
              </w:r>
            </w:ins>
          </w:p>
          <w:p w14:paraId="13FD413D" w14:textId="15AE714F" w:rsidR="009A54EB" w:rsidRPr="00D857E2" w:rsidRDefault="009A54EB">
            <w:pPr>
              <w:pStyle w:val="ListParagraph"/>
              <w:numPr>
                <w:ilvl w:val="0"/>
                <w:numId w:val="9"/>
              </w:numPr>
              <w:ind w:left="418"/>
              <w:jc w:val="left"/>
              <w:pPrChange w:id="4336" w:author="Do Thanh Trung" w:date="2025-07-07T13:36:00Z" w16du:dateUtc="2025-07-07T06:36:00Z">
                <w:pPr>
                  <w:jc w:val="left"/>
                </w:pPr>
              </w:pPrChange>
            </w:pPr>
            <w:ins w:id="4337" w:author="Do Thanh Trung" w:date="2025-07-07T13:37:00Z" w16du:dateUtc="2025-07-07T06:37:00Z">
              <w:r>
                <w:lastRenderedPageBreak/>
                <w:t xml:space="preserve">Trường hợp Loại Tài sản </w:t>
              </w:r>
            </w:ins>
            <m:oMath>
              <m:r>
                <w:ins w:id="4338" w:author="Do Thanh Trung" w:date="2025-07-07T13:45:00Z" w16du:dateUtc="2025-07-07T06:45:00Z">
                  <w:rPr>
                    <w:rFonts w:ascii="Cambria Math" w:hAnsi="Cambria Math"/>
                  </w:rPr>
                  <m:t>≠</m:t>
                </w:ins>
              </m:r>
            </m:oMath>
            <w:ins w:id="4339" w:author="Do Thanh Trung" w:date="2025-07-07T13:45:00Z" w16du:dateUtc="2025-07-07T06:45:00Z">
              <w:r>
                <w:rPr>
                  <w:rFonts w:eastAsiaTheme="minorEastAsia"/>
                </w:rPr>
                <w:t xml:space="preserve"> [Cổ phiếu], TCPH sẽ tương ứng trên mã Tài sản ở  (9)</w:t>
              </w:r>
            </w:ins>
          </w:p>
        </w:tc>
      </w:tr>
      <w:tr w:rsidR="009A54EB" w:rsidRPr="009B1FA4" w14:paraId="632B5164" w14:textId="77777777" w:rsidTr="350174AE">
        <w:trPr>
          <w:trPrChange w:id="4340" w:author="Do Thanh Trung" w:date="2025-07-08T09:36:00Z" w16du:dateUtc="2025-07-08T02:36:00Z">
            <w:trPr>
              <w:gridAfter w:val="0"/>
            </w:trPr>
          </w:trPrChange>
        </w:trPr>
        <w:tc>
          <w:tcPr>
            <w:tcW w:w="580" w:type="dxa"/>
            <w:vAlign w:val="center"/>
            <w:tcPrChange w:id="4341" w:author="Do Thanh Trung" w:date="2025-07-08T09:36:00Z" w16du:dateUtc="2025-07-08T02:36:00Z">
              <w:tcPr>
                <w:tcW w:w="581" w:type="dxa"/>
                <w:vAlign w:val="center"/>
              </w:tcPr>
            </w:tcPrChange>
          </w:tcPr>
          <w:p w14:paraId="522E1056" w14:textId="599B3756" w:rsidR="009A54EB" w:rsidRDefault="009A54EB" w:rsidP="009A54EB">
            <w:pPr>
              <w:jc w:val="left"/>
            </w:pPr>
            <w:ins w:id="4342" w:author="Do Thanh Trung" w:date="2025-07-08T16:34:00Z" w16du:dateUtc="2025-07-08T09:34:00Z">
              <w:r>
                <w:lastRenderedPageBreak/>
                <w:t>08</w:t>
              </w:r>
            </w:ins>
            <w:del w:id="4343" w:author="Do Thanh Trung" w:date="2025-07-08T16:34:00Z" w16du:dateUtc="2025-07-08T09:34:00Z">
              <w:r w:rsidDel="009A54EB">
                <w:delText>09</w:delText>
              </w:r>
            </w:del>
          </w:p>
        </w:tc>
        <w:tc>
          <w:tcPr>
            <w:tcW w:w="1113" w:type="dxa"/>
            <w:vAlign w:val="center"/>
            <w:tcPrChange w:id="4344" w:author="Do Thanh Trung" w:date="2025-07-08T09:36:00Z" w16du:dateUtc="2025-07-08T02:36:00Z">
              <w:tcPr>
                <w:tcW w:w="1114" w:type="dxa"/>
                <w:gridSpan w:val="2"/>
                <w:vAlign w:val="center"/>
              </w:tcPr>
            </w:tcPrChange>
          </w:tcPr>
          <w:p w14:paraId="4C3595EC" w14:textId="78A065AD" w:rsidR="009A54EB" w:rsidRDefault="009A54EB" w:rsidP="009A54EB">
            <w:pPr>
              <w:jc w:val="left"/>
            </w:pPr>
            <w:r>
              <w:t>Mã Tài sản</w:t>
            </w:r>
          </w:p>
        </w:tc>
        <w:tc>
          <w:tcPr>
            <w:tcW w:w="1259" w:type="dxa"/>
            <w:vAlign w:val="center"/>
            <w:tcPrChange w:id="4345" w:author="Do Thanh Trung" w:date="2025-07-08T09:36:00Z" w16du:dateUtc="2025-07-08T02:36:00Z">
              <w:tcPr>
                <w:tcW w:w="1234" w:type="dxa"/>
                <w:gridSpan w:val="2"/>
                <w:vAlign w:val="center"/>
              </w:tcPr>
            </w:tcPrChange>
          </w:tcPr>
          <w:p w14:paraId="3EC5610A" w14:textId="7E81FD7E" w:rsidR="009A54EB" w:rsidRDefault="009A54EB" w:rsidP="009A54EB">
            <w:pPr>
              <w:jc w:val="left"/>
            </w:pPr>
            <w:r>
              <w:t>Text</w:t>
            </w:r>
          </w:p>
        </w:tc>
        <w:tc>
          <w:tcPr>
            <w:tcW w:w="822" w:type="dxa"/>
            <w:vAlign w:val="center"/>
            <w:tcPrChange w:id="4346" w:author="Do Thanh Trung" w:date="2025-07-08T09:36:00Z" w16du:dateUtc="2025-07-08T02:36:00Z">
              <w:tcPr>
                <w:tcW w:w="963" w:type="dxa"/>
                <w:vAlign w:val="center"/>
              </w:tcPr>
            </w:tcPrChange>
          </w:tcPr>
          <w:p w14:paraId="3528A276" w14:textId="4F8AF1C0" w:rsidR="009A54EB" w:rsidRDefault="009A54EB" w:rsidP="009A54EB">
            <w:pPr>
              <w:jc w:val="left"/>
            </w:pPr>
            <w:r>
              <w:t>X</w:t>
            </w:r>
          </w:p>
        </w:tc>
        <w:tc>
          <w:tcPr>
            <w:tcW w:w="781" w:type="dxa"/>
            <w:vAlign w:val="center"/>
            <w:tcPrChange w:id="4347" w:author="Do Thanh Trung" w:date="2025-07-08T09:36:00Z" w16du:dateUtc="2025-07-08T02:36:00Z">
              <w:tcPr>
                <w:tcW w:w="1028" w:type="dxa"/>
                <w:gridSpan w:val="2"/>
                <w:vAlign w:val="center"/>
              </w:tcPr>
            </w:tcPrChange>
          </w:tcPr>
          <w:p w14:paraId="72ED5CEF" w14:textId="206939EE" w:rsidR="009A54EB" w:rsidRDefault="009A54EB" w:rsidP="009A54EB">
            <w:pPr>
              <w:jc w:val="left"/>
            </w:pPr>
            <w:r>
              <w:t>X</w:t>
            </w:r>
          </w:p>
        </w:tc>
        <w:tc>
          <w:tcPr>
            <w:tcW w:w="3546" w:type="dxa"/>
            <w:vAlign w:val="center"/>
            <w:tcPrChange w:id="4348" w:author="Do Thanh Trung" w:date="2025-07-08T09:36:00Z" w16du:dateUtc="2025-07-08T02:36:00Z">
              <w:tcPr>
                <w:tcW w:w="2545" w:type="dxa"/>
                <w:gridSpan w:val="2"/>
                <w:vAlign w:val="center"/>
              </w:tcPr>
            </w:tcPrChange>
          </w:tcPr>
          <w:p w14:paraId="351295F3" w14:textId="77777777" w:rsidR="009A54EB" w:rsidRDefault="009A54EB" w:rsidP="009A54EB">
            <w:pPr>
              <w:jc w:val="left"/>
              <w:rPr>
                <w:ins w:id="4349" w:author="Do Thanh Trung" w:date="2025-07-07T13:52:00Z" w16du:dateUtc="2025-07-07T06:52:00Z"/>
              </w:rPr>
            </w:pPr>
            <w:ins w:id="4350" w:author="Do Thanh Trung" w:date="2025-07-07T13:52:00Z" w16du:dateUtc="2025-07-07T06:52: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[Mã CK]</w:t>
              </w:r>
            </w:ins>
          </w:p>
          <w:p w14:paraId="17133563" w14:textId="78DEC76A" w:rsidR="009A54EB" w:rsidRDefault="009A54EB" w:rsidP="009A54EB">
            <w:pPr>
              <w:jc w:val="left"/>
            </w:pPr>
            <w:ins w:id="4351" w:author="Do Thanh Trung" w:date="2025-07-07T13:52:00Z" w16du:dateUtc="2025-07-07T06:52: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[Mã Tài sản]</w:t>
              </w:r>
            </w:ins>
          </w:p>
        </w:tc>
        <w:tc>
          <w:tcPr>
            <w:tcW w:w="4849" w:type="dxa"/>
            <w:vAlign w:val="center"/>
            <w:tcPrChange w:id="4352" w:author="Do Thanh Trung" w:date="2025-07-08T09:36:00Z" w16du:dateUtc="2025-07-08T02:36:00Z">
              <w:tcPr>
                <w:tcW w:w="5485" w:type="dxa"/>
                <w:gridSpan w:val="2"/>
                <w:vAlign w:val="center"/>
              </w:tcPr>
            </w:tcPrChange>
          </w:tcPr>
          <w:p w14:paraId="56F3D47B" w14:textId="139C795B" w:rsidR="009A54EB" w:rsidRDefault="009A54EB" w:rsidP="009A54EB">
            <w:pPr>
              <w:jc w:val="left"/>
            </w:pPr>
            <w:ins w:id="4353" w:author="Do Thanh Trung" w:date="2025-07-07T13:50:00Z" w16du:dateUtc="2025-07-07T06:50:00Z">
              <w:r>
                <w:t>Mã Tài sản đầu tư,</w:t>
              </w:r>
            </w:ins>
            <w:ins w:id="4354" w:author="Do Thanh Trung" w:date="2025-07-07T13:51:00Z" w16du:dateUtc="2025-07-07T06:51:00Z">
              <w:r>
                <w:t xml:space="preserve"> có số lượng &gt; 0</w:t>
              </w:r>
            </w:ins>
          </w:p>
        </w:tc>
      </w:tr>
      <w:tr w:rsidR="009A54EB" w:rsidRPr="009B1FA4" w14:paraId="08C4521A" w14:textId="77777777" w:rsidTr="350174AE">
        <w:trPr>
          <w:trPrChange w:id="4355" w:author="Do Thanh Trung" w:date="2025-07-08T09:36:00Z" w16du:dateUtc="2025-07-08T02:36:00Z">
            <w:trPr>
              <w:gridAfter w:val="0"/>
            </w:trPr>
          </w:trPrChange>
        </w:trPr>
        <w:tc>
          <w:tcPr>
            <w:tcW w:w="580" w:type="dxa"/>
            <w:vAlign w:val="center"/>
            <w:tcPrChange w:id="4356" w:author="Do Thanh Trung" w:date="2025-07-08T09:36:00Z" w16du:dateUtc="2025-07-08T02:36:00Z">
              <w:tcPr>
                <w:tcW w:w="581" w:type="dxa"/>
                <w:vAlign w:val="center"/>
              </w:tcPr>
            </w:tcPrChange>
          </w:tcPr>
          <w:p w14:paraId="6FDF76D8" w14:textId="32A6BFE0" w:rsidR="009A54EB" w:rsidRDefault="009A54EB" w:rsidP="009A54EB">
            <w:pPr>
              <w:jc w:val="left"/>
            </w:pPr>
            <w:ins w:id="4357" w:author="Do Thanh Trung" w:date="2025-07-08T16:34:00Z" w16du:dateUtc="2025-07-08T09:34:00Z">
              <w:r>
                <w:t>09</w:t>
              </w:r>
            </w:ins>
            <w:del w:id="4358" w:author="Do Thanh Trung" w:date="2025-07-08T16:34:00Z" w16du:dateUtc="2025-07-08T09:34:00Z">
              <w:r w:rsidDel="009A54EB">
                <w:delText>10</w:delText>
              </w:r>
            </w:del>
          </w:p>
        </w:tc>
        <w:tc>
          <w:tcPr>
            <w:tcW w:w="1113" w:type="dxa"/>
            <w:vAlign w:val="center"/>
            <w:tcPrChange w:id="4359" w:author="Do Thanh Trung" w:date="2025-07-08T09:36:00Z" w16du:dateUtc="2025-07-08T02:36:00Z">
              <w:tcPr>
                <w:tcW w:w="1114" w:type="dxa"/>
                <w:gridSpan w:val="2"/>
                <w:vAlign w:val="center"/>
              </w:tcPr>
            </w:tcPrChange>
          </w:tcPr>
          <w:p w14:paraId="6ADF3E04" w14:textId="0B0C07D5" w:rsidR="009A54EB" w:rsidRDefault="009A54EB" w:rsidP="009A54EB">
            <w:pPr>
              <w:jc w:val="left"/>
            </w:pPr>
            <w:r>
              <w:t>Giá vốn</w:t>
            </w:r>
          </w:p>
        </w:tc>
        <w:tc>
          <w:tcPr>
            <w:tcW w:w="1259" w:type="dxa"/>
            <w:vAlign w:val="center"/>
            <w:tcPrChange w:id="4360" w:author="Do Thanh Trung" w:date="2025-07-08T09:36:00Z" w16du:dateUtc="2025-07-08T02:36:00Z">
              <w:tcPr>
                <w:tcW w:w="1234" w:type="dxa"/>
                <w:gridSpan w:val="2"/>
                <w:vAlign w:val="center"/>
              </w:tcPr>
            </w:tcPrChange>
          </w:tcPr>
          <w:p w14:paraId="115B21E8" w14:textId="3F203461" w:rsidR="009A54EB" w:rsidRDefault="009A54EB" w:rsidP="009A54EB">
            <w:pPr>
              <w:jc w:val="left"/>
            </w:pPr>
            <w:r>
              <w:t>Number</w:t>
            </w:r>
          </w:p>
        </w:tc>
        <w:tc>
          <w:tcPr>
            <w:tcW w:w="822" w:type="dxa"/>
            <w:vAlign w:val="center"/>
            <w:tcPrChange w:id="4361" w:author="Do Thanh Trung" w:date="2025-07-08T09:36:00Z" w16du:dateUtc="2025-07-08T02:36:00Z">
              <w:tcPr>
                <w:tcW w:w="963" w:type="dxa"/>
                <w:vAlign w:val="center"/>
              </w:tcPr>
            </w:tcPrChange>
          </w:tcPr>
          <w:p w14:paraId="70307DE5" w14:textId="7FE01781" w:rsidR="009A54EB" w:rsidRDefault="009A54EB" w:rsidP="009A54EB">
            <w:pPr>
              <w:jc w:val="left"/>
            </w:pPr>
            <w:r>
              <w:t>X</w:t>
            </w:r>
          </w:p>
        </w:tc>
        <w:tc>
          <w:tcPr>
            <w:tcW w:w="781" w:type="dxa"/>
            <w:vAlign w:val="center"/>
            <w:tcPrChange w:id="4362" w:author="Do Thanh Trung" w:date="2025-07-08T09:36:00Z" w16du:dateUtc="2025-07-08T02:36:00Z">
              <w:tcPr>
                <w:tcW w:w="1028" w:type="dxa"/>
                <w:gridSpan w:val="2"/>
                <w:vAlign w:val="center"/>
              </w:tcPr>
            </w:tcPrChange>
          </w:tcPr>
          <w:p w14:paraId="0F5AB860" w14:textId="52F2AAF8" w:rsidR="009A54EB" w:rsidRDefault="009A54EB" w:rsidP="009A54EB">
            <w:pPr>
              <w:jc w:val="left"/>
            </w:pPr>
            <w:r>
              <w:t>X</w:t>
            </w:r>
          </w:p>
        </w:tc>
        <w:tc>
          <w:tcPr>
            <w:tcW w:w="3546" w:type="dxa"/>
            <w:vAlign w:val="center"/>
            <w:tcPrChange w:id="4363" w:author="Do Thanh Trung" w:date="2025-07-08T09:36:00Z" w16du:dateUtc="2025-07-08T02:36:00Z">
              <w:tcPr>
                <w:tcW w:w="2545" w:type="dxa"/>
                <w:gridSpan w:val="2"/>
                <w:vAlign w:val="center"/>
              </w:tcPr>
            </w:tcPrChange>
          </w:tcPr>
          <w:p w14:paraId="5C399564" w14:textId="109F2A66" w:rsidR="009A54EB" w:rsidRDefault="009A54EB" w:rsidP="009A54EB">
            <w:pPr>
              <w:jc w:val="left"/>
              <w:rPr>
                <w:ins w:id="4364" w:author="Do Thanh Trung" w:date="2025-07-07T15:28:00Z" w16du:dateUtc="2025-07-07T08:28:00Z"/>
              </w:rPr>
            </w:pPr>
            <w:ins w:id="4365" w:author="Do Thanh Trung" w:date="2025-07-07T15:28:00Z" w16du:dateUtc="2025-07-07T08:28: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[Giá vốn]</w:t>
              </w:r>
            </w:ins>
          </w:p>
          <w:p w14:paraId="265FE9DB" w14:textId="5EC2A100" w:rsidR="009A54EB" w:rsidRDefault="009A54EB" w:rsidP="009A54EB">
            <w:pPr>
              <w:jc w:val="left"/>
            </w:pPr>
            <w:ins w:id="4366" w:author="Do Thanh Trung" w:date="2025-07-07T15:28:00Z" w16du:dateUtc="2025-07-07T08:28: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[Giá vốn]</w:t>
              </w:r>
            </w:ins>
          </w:p>
        </w:tc>
        <w:tc>
          <w:tcPr>
            <w:tcW w:w="4849" w:type="dxa"/>
            <w:vAlign w:val="center"/>
            <w:tcPrChange w:id="4367" w:author="Do Thanh Trung" w:date="2025-07-08T09:36:00Z" w16du:dateUtc="2025-07-08T02:36:00Z">
              <w:tcPr>
                <w:tcW w:w="5485" w:type="dxa"/>
                <w:gridSpan w:val="2"/>
                <w:vAlign w:val="center"/>
              </w:tcPr>
            </w:tcPrChange>
          </w:tcPr>
          <w:p w14:paraId="489B4C20" w14:textId="08997A25" w:rsidR="009A54EB" w:rsidRDefault="009A54EB" w:rsidP="009A54EB">
            <w:pPr>
              <w:jc w:val="left"/>
            </w:pPr>
            <w:ins w:id="4368" w:author="Do Thanh Trung" w:date="2025-07-07T13:55:00Z" w16du:dateUtc="2025-07-07T06:55:00Z">
              <w:r>
                <w:t xml:space="preserve">Giá vốn của mã Tài sản ở </w:t>
              </w:r>
            </w:ins>
            <w:ins w:id="4369" w:author="Do Thanh Trung" w:date="2025-07-07T13:56:00Z" w16du:dateUtc="2025-07-07T06:56:00Z">
              <w:r>
                <w:t>(9)</w:t>
              </w:r>
            </w:ins>
          </w:p>
        </w:tc>
      </w:tr>
      <w:tr w:rsidR="009A54EB" w:rsidRPr="009B1FA4" w14:paraId="50C025AE" w14:textId="77777777" w:rsidTr="350174AE">
        <w:trPr>
          <w:trPrChange w:id="4370" w:author="Do Thanh Trung" w:date="2025-07-08T09:36:00Z" w16du:dateUtc="2025-07-08T02:36:00Z">
            <w:trPr>
              <w:gridAfter w:val="0"/>
            </w:trPr>
          </w:trPrChange>
        </w:trPr>
        <w:tc>
          <w:tcPr>
            <w:tcW w:w="580" w:type="dxa"/>
            <w:vAlign w:val="center"/>
            <w:tcPrChange w:id="4371" w:author="Do Thanh Trung" w:date="2025-07-08T09:36:00Z" w16du:dateUtc="2025-07-08T02:36:00Z">
              <w:tcPr>
                <w:tcW w:w="581" w:type="dxa"/>
                <w:vAlign w:val="center"/>
              </w:tcPr>
            </w:tcPrChange>
          </w:tcPr>
          <w:p w14:paraId="0A76EA0F" w14:textId="421BC1DA" w:rsidR="009A54EB" w:rsidRDefault="009A54EB" w:rsidP="009A54EB">
            <w:pPr>
              <w:jc w:val="left"/>
            </w:pPr>
            <w:ins w:id="4372" w:author="Do Thanh Trung" w:date="2025-07-08T16:34:00Z" w16du:dateUtc="2025-07-08T09:34:00Z">
              <w:r>
                <w:t>10</w:t>
              </w:r>
            </w:ins>
            <w:del w:id="4373" w:author="Do Thanh Trung" w:date="2025-07-08T16:34:00Z" w16du:dateUtc="2025-07-08T09:34:00Z">
              <w:r w:rsidDel="009A54EB">
                <w:delText>11</w:delText>
              </w:r>
            </w:del>
          </w:p>
        </w:tc>
        <w:tc>
          <w:tcPr>
            <w:tcW w:w="1113" w:type="dxa"/>
            <w:vAlign w:val="center"/>
            <w:tcPrChange w:id="4374" w:author="Do Thanh Trung" w:date="2025-07-08T09:36:00Z" w16du:dateUtc="2025-07-08T02:36:00Z">
              <w:tcPr>
                <w:tcW w:w="1114" w:type="dxa"/>
                <w:gridSpan w:val="2"/>
                <w:vAlign w:val="center"/>
              </w:tcPr>
            </w:tcPrChange>
          </w:tcPr>
          <w:p w14:paraId="0EFE0590" w14:textId="6F271703" w:rsidR="009A54EB" w:rsidRDefault="009A54EB" w:rsidP="009A54EB">
            <w:pPr>
              <w:jc w:val="left"/>
            </w:pPr>
            <w:r>
              <w:t>Số lượng</w:t>
            </w:r>
          </w:p>
        </w:tc>
        <w:tc>
          <w:tcPr>
            <w:tcW w:w="1259" w:type="dxa"/>
            <w:vAlign w:val="center"/>
            <w:tcPrChange w:id="4375" w:author="Do Thanh Trung" w:date="2025-07-08T09:36:00Z" w16du:dateUtc="2025-07-08T02:36:00Z">
              <w:tcPr>
                <w:tcW w:w="1234" w:type="dxa"/>
                <w:gridSpan w:val="2"/>
                <w:vAlign w:val="center"/>
              </w:tcPr>
            </w:tcPrChange>
          </w:tcPr>
          <w:p w14:paraId="42281D0F" w14:textId="51863458" w:rsidR="009A54EB" w:rsidRDefault="009A54EB" w:rsidP="009A54EB">
            <w:pPr>
              <w:jc w:val="left"/>
            </w:pPr>
            <w:r>
              <w:t>Number</w:t>
            </w:r>
          </w:p>
        </w:tc>
        <w:tc>
          <w:tcPr>
            <w:tcW w:w="822" w:type="dxa"/>
            <w:vAlign w:val="center"/>
            <w:tcPrChange w:id="4376" w:author="Do Thanh Trung" w:date="2025-07-08T09:36:00Z" w16du:dateUtc="2025-07-08T02:36:00Z">
              <w:tcPr>
                <w:tcW w:w="963" w:type="dxa"/>
                <w:vAlign w:val="center"/>
              </w:tcPr>
            </w:tcPrChange>
          </w:tcPr>
          <w:p w14:paraId="17EFA7B0" w14:textId="4295D6B8" w:rsidR="009A54EB" w:rsidRDefault="009A54EB" w:rsidP="009A54EB">
            <w:pPr>
              <w:jc w:val="left"/>
            </w:pPr>
            <w:r>
              <w:t>X</w:t>
            </w:r>
          </w:p>
        </w:tc>
        <w:tc>
          <w:tcPr>
            <w:tcW w:w="781" w:type="dxa"/>
            <w:vAlign w:val="center"/>
            <w:tcPrChange w:id="4377" w:author="Do Thanh Trung" w:date="2025-07-08T09:36:00Z" w16du:dateUtc="2025-07-08T02:36:00Z">
              <w:tcPr>
                <w:tcW w:w="1028" w:type="dxa"/>
                <w:gridSpan w:val="2"/>
                <w:vAlign w:val="center"/>
              </w:tcPr>
            </w:tcPrChange>
          </w:tcPr>
          <w:p w14:paraId="6000B93E" w14:textId="095B1688" w:rsidR="009A54EB" w:rsidRDefault="009A54EB" w:rsidP="009A54EB">
            <w:pPr>
              <w:jc w:val="left"/>
            </w:pPr>
            <w:r>
              <w:t>X</w:t>
            </w:r>
          </w:p>
        </w:tc>
        <w:tc>
          <w:tcPr>
            <w:tcW w:w="3546" w:type="dxa"/>
            <w:vAlign w:val="center"/>
            <w:tcPrChange w:id="4378" w:author="Do Thanh Trung" w:date="2025-07-08T09:36:00Z" w16du:dateUtc="2025-07-08T02:36:00Z">
              <w:tcPr>
                <w:tcW w:w="2545" w:type="dxa"/>
                <w:gridSpan w:val="2"/>
                <w:vAlign w:val="center"/>
              </w:tcPr>
            </w:tcPrChange>
          </w:tcPr>
          <w:p w14:paraId="60EF2A80" w14:textId="77777777" w:rsidR="009A54EB" w:rsidRDefault="009A54EB" w:rsidP="009A54EB">
            <w:pPr>
              <w:jc w:val="left"/>
              <w:rPr>
                <w:ins w:id="4379" w:author="Do Thanh Trung" w:date="2025-07-07T15:29:00Z" w16du:dateUtc="2025-07-07T08:29:00Z"/>
              </w:rPr>
            </w:pPr>
            <w:ins w:id="4380" w:author="Do Thanh Trung" w:date="2025-07-07T15:29:00Z" w16du:dateUtc="2025-07-07T08:29: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[Số lượng]</w:t>
              </w:r>
            </w:ins>
          </w:p>
          <w:p w14:paraId="16CF631B" w14:textId="523E5FEB" w:rsidR="009A54EB" w:rsidRDefault="009A54EB" w:rsidP="009A54EB">
            <w:pPr>
              <w:jc w:val="left"/>
            </w:pPr>
            <w:ins w:id="4381" w:author="Do Thanh Trung" w:date="2025-07-07T15:29:00Z" w16du:dateUtc="2025-07-07T08:29: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[Số lượng]</w:t>
              </w:r>
            </w:ins>
          </w:p>
        </w:tc>
        <w:tc>
          <w:tcPr>
            <w:tcW w:w="4849" w:type="dxa"/>
            <w:vAlign w:val="center"/>
            <w:tcPrChange w:id="4382" w:author="Do Thanh Trung" w:date="2025-07-08T09:36:00Z" w16du:dateUtc="2025-07-08T02:36:00Z">
              <w:tcPr>
                <w:tcW w:w="5485" w:type="dxa"/>
                <w:gridSpan w:val="2"/>
                <w:vAlign w:val="center"/>
              </w:tcPr>
            </w:tcPrChange>
          </w:tcPr>
          <w:p w14:paraId="2D19C5A5" w14:textId="0ED91981" w:rsidR="009A54EB" w:rsidRDefault="009A54EB" w:rsidP="009A54EB">
            <w:pPr>
              <w:jc w:val="left"/>
            </w:pPr>
            <w:ins w:id="4383" w:author="Do Thanh Trung" w:date="2025-07-07T15:21:00Z" w16du:dateUtc="2025-07-07T08:21:00Z">
              <w:r>
                <w:t>Số lượng đang nắm giữ của mã Tài sản ở  (9)</w:t>
              </w:r>
            </w:ins>
          </w:p>
        </w:tc>
      </w:tr>
      <w:tr w:rsidR="009A54EB" w:rsidRPr="009B1FA4" w14:paraId="4B11ADCF" w14:textId="77777777" w:rsidTr="350174AE">
        <w:trPr>
          <w:trPrChange w:id="4384" w:author="Do Thanh Trung" w:date="2025-07-08T09:36:00Z" w16du:dateUtc="2025-07-08T02:36:00Z">
            <w:trPr>
              <w:gridAfter w:val="0"/>
            </w:trPr>
          </w:trPrChange>
        </w:trPr>
        <w:tc>
          <w:tcPr>
            <w:tcW w:w="580" w:type="dxa"/>
            <w:vAlign w:val="center"/>
            <w:tcPrChange w:id="4385" w:author="Do Thanh Trung" w:date="2025-07-08T09:36:00Z" w16du:dateUtc="2025-07-08T02:36:00Z">
              <w:tcPr>
                <w:tcW w:w="581" w:type="dxa"/>
                <w:vAlign w:val="center"/>
              </w:tcPr>
            </w:tcPrChange>
          </w:tcPr>
          <w:p w14:paraId="13112B7A" w14:textId="3DE89AFE" w:rsidR="009A54EB" w:rsidRDefault="009A54EB" w:rsidP="009A54EB">
            <w:pPr>
              <w:jc w:val="left"/>
            </w:pPr>
            <w:ins w:id="4386" w:author="Do Thanh Trung" w:date="2025-07-08T16:34:00Z" w16du:dateUtc="2025-07-08T09:34:00Z">
              <w:r>
                <w:t>11</w:t>
              </w:r>
            </w:ins>
            <w:del w:id="4387" w:author="Do Thanh Trung" w:date="2025-07-08T16:34:00Z" w16du:dateUtc="2025-07-08T09:34:00Z">
              <w:r w:rsidDel="009A54EB">
                <w:delText>12</w:delText>
              </w:r>
            </w:del>
          </w:p>
        </w:tc>
        <w:tc>
          <w:tcPr>
            <w:tcW w:w="1113" w:type="dxa"/>
            <w:vAlign w:val="center"/>
            <w:tcPrChange w:id="4388" w:author="Do Thanh Trung" w:date="2025-07-08T09:36:00Z" w16du:dateUtc="2025-07-08T02:36:00Z">
              <w:tcPr>
                <w:tcW w:w="1114" w:type="dxa"/>
                <w:gridSpan w:val="2"/>
                <w:vAlign w:val="center"/>
              </w:tcPr>
            </w:tcPrChange>
          </w:tcPr>
          <w:p w14:paraId="14BD9E78" w14:textId="7FB7EC7F" w:rsidR="009A54EB" w:rsidRDefault="009A54EB" w:rsidP="009A54EB">
            <w:pPr>
              <w:jc w:val="left"/>
            </w:pPr>
            <w:r>
              <w:t>Giá trị đầu tư</w:t>
            </w:r>
          </w:p>
        </w:tc>
        <w:tc>
          <w:tcPr>
            <w:tcW w:w="1259" w:type="dxa"/>
            <w:vAlign w:val="center"/>
            <w:tcPrChange w:id="4389" w:author="Do Thanh Trung" w:date="2025-07-08T09:36:00Z" w16du:dateUtc="2025-07-08T02:36:00Z">
              <w:tcPr>
                <w:tcW w:w="1234" w:type="dxa"/>
                <w:gridSpan w:val="2"/>
                <w:vAlign w:val="center"/>
              </w:tcPr>
            </w:tcPrChange>
          </w:tcPr>
          <w:p w14:paraId="49752F72" w14:textId="2492FC45" w:rsidR="009A54EB" w:rsidRDefault="009A54EB" w:rsidP="009A54EB">
            <w:pPr>
              <w:jc w:val="left"/>
            </w:pPr>
            <w:r>
              <w:t>Number</w:t>
            </w:r>
          </w:p>
        </w:tc>
        <w:tc>
          <w:tcPr>
            <w:tcW w:w="822" w:type="dxa"/>
            <w:vAlign w:val="center"/>
            <w:tcPrChange w:id="4390" w:author="Do Thanh Trung" w:date="2025-07-08T09:36:00Z" w16du:dateUtc="2025-07-08T02:36:00Z">
              <w:tcPr>
                <w:tcW w:w="963" w:type="dxa"/>
                <w:vAlign w:val="center"/>
              </w:tcPr>
            </w:tcPrChange>
          </w:tcPr>
          <w:p w14:paraId="2FA9F7B1" w14:textId="067C100A" w:rsidR="009A54EB" w:rsidRDefault="009A54EB" w:rsidP="009A54EB">
            <w:pPr>
              <w:jc w:val="left"/>
            </w:pPr>
            <w:r>
              <w:t>X</w:t>
            </w:r>
          </w:p>
        </w:tc>
        <w:tc>
          <w:tcPr>
            <w:tcW w:w="781" w:type="dxa"/>
            <w:vAlign w:val="center"/>
            <w:tcPrChange w:id="4391" w:author="Do Thanh Trung" w:date="2025-07-08T09:36:00Z" w16du:dateUtc="2025-07-08T02:36:00Z">
              <w:tcPr>
                <w:tcW w:w="1028" w:type="dxa"/>
                <w:gridSpan w:val="2"/>
                <w:vAlign w:val="center"/>
              </w:tcPr>
            </w:tcPrChange>
          </w:tcPr>
          <w:p w14:paraId="268FFB86" w14:textId="607FFEB0" w:rsidR="009A54EB" w:rsidRDefault="009A54EB" w:rsidP="009A54EB">
            <w:pPr>
              <w:jc w:val="left"/>
            </w:pPr>
            <w:r>
              <w:t>X</w:t>
            </w:r>
          </w:p>
        </w:tc>
        <w:tc>
          <w:tcPr>
            <w:tcW w:w="3546" w:type="dxa"/>
            <w:vAlign w:val="center"/>
            <w:tcPrChange w:id="4392" w:author="Do Thanh Trung" w:date="2025-07-08T09:36:00Z" w16du:dateUtc="2025-07-08T02:36:00Z">
              <w:tcPr>
                <w:tcW w:w="2545" w:type="dxa"/>
                <w:gridSpan w:val="2"/>
                <w:vAlign w:val="center"/>
              </w:tcPr>
            </w:tcPrChange>
          </w:tcPr>
          <w:p w14:paraId="065973EA" w14:textId="5338347F" w:rsidR="009A54EB" w:rsidRDefault="009A54EB" w:rsidP="009A54EB">
            <w:pPr>
              <w:jc w:val="left"/>
              <w:rPr>
                <w:ins w:id="4393" w:author="Do Thanh Trung" w:date="2025-07-07T15:29:00Z" w16du:dateUtc="2025-07-07T08:29:00Z"/>
              </w:rPr>
            </w:pPr>
            <w:ins w:id="4394" w:author="Do Thanh Trung" w:date="2025-07-07T15:29:00Z" w16du:dateUtc="2025-07-07T08:29: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[Giá trị]</w:t>
              </w:r>
            </w:ins>
          </w:p>
          <w:p w14:paraId="7CB0FC52" w14:textId="06539BC2" w:rsidR="009A54EB" w:rsidRDefault="009A54EB" w:rsidP="009A54EB">
            <w:pPr>
              <w:jc w:val="left"/>
            </w:pPr>
            <w:ins w:id="4395" w:author="Do Thanh Trung" w:date="2025-07-07T15:29:00Z" w16du:dateUtc="2025-07-07T08:29: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[Giá trị]</w:t>
              </w:r>
            </w:ins>
          </w:p>
        </w:tc>
        <w:tc>
          <w:tcPr>
            <w:tcW w:w="4849" w:type="dxa"/>
            <w:vAlign w:val="center"/>
            <w:tcPrChange w:id="4396" w:author="Do Thanh Trung" w:date="2025-07-08T09:36:00Z" w16du:dateUtc="2025-07-08T02:36:00Z">
              <w:tcPr>
                <w:tcW w:w="5485" w:type="dxa"/>
                <w:gridSpan w:val="2"/>
                <w:vAlign w:val="center"/>
              </w:tcPr>
            </w:tcPrChange>
          </w:tcPr>
          <w:p w14:paraId="2CCCE248" w14:textId="2CE0D759" w:rsidR="009A54EB" w:rsidRDefault="009A54EB" w:rsidP="009A54EB">
            <w:pPr>
              <w:jc w:val="left"/>
            </w:pPr>
            <w:ins w:id="4397" w:author="Do Thanh Trung" w:date="2025-07-07T15:22:00Z" w16du:dateUtc="2025-07-07T08:22:00Z">
              <w:r>
                <w:t>Giá trị đầu tư của mã Tài sản ở (9)</w:t>
              </w:r>
            </w:ins>
          </w:p>
        </w:tc>
      </w:tr>
      <w:tr w:rsidR="009A54EB" w:rsidRPr="009B1FA4" w14:paraId="0E0278A3" w14:textId="77777777" w:rsidTr="350174AE">
        <w:trPr>
          <w:trPrChange w:id="4398" w:author="Do Thanh Trung" w:date="2025-07-08T09:36:00Z" w16du:dateUtc="2025-07-08T02:36:00Z">
            <w:trPr>
              <w:gridAfter w:val="0"/>
            </w:trPr>
          </w:trPrChange>
        </w:trPr>
        <w:tc>
          <w:tcPr>
            <w:tcW w:w="580" w:type="dxa"/>
            <w:vAlign w:val="center"/>
            <w:tcPrChange w:id="4399" w:author="Do Thanh Trung" w:date="2025-07-08T09:36:00Z" w16du:dateUtc="2025-07-08T02:36:00Z">
              <w:tcPr>
                <w:tcW w:w="581" w:type="dxa"/>
                <w:vAlign w:val="center"/>
              </w:tcPr>
            </w:tcPrChange>
          </w:tcPr>
          <w:p w14:paraId="26FC5EB6" w14:textId="1F8ED11A" w:rsidR="009A54EB" w:rsidRDefault="009A54EB" w:rsidP="009A54EB">
            <w:pPr>
              <w:jc w:val="left"/>
            </w:pPr>
            <w:ins w:id="4400" w:author="Do Thanh Trung" w:date="2025-07-08T16:34:00Z" w16du:dateUtc="2025-07-08T09:34:00Z">
              <w:r>
                <w:t>12</w:t>
              </w:r>
            </w:ins>
            <w:del w:id="4401" w:author="Do Thanh Trung" w:date="2025-07-08T16:34:00Z" w16du:dateUtc="2025-07-08T09:34:00Z">
              <w:r w:rsidDel="009A54EB">
                <w:delText>13</w:delText>
              </w:r>
            </w:del>
          </w:p>
        </w:tc>
        <w:tc>
          <w:tcPr>
            <w:tcW w:w="1113" w:type="dxa"/>
            <w:vAlign w:val="center"/>
            <w:tcPrChange w:id="4402" w:author="Do Thanh Trung" w:date="2025-07-08T09:36:00Z" w16du:dateUtc="2025-07-08T02:36:00Z">
              <w:tcPr>
                <w:tcW w:w="1114" w:type="dxa"/>
                <w:gridSpan w:val="2"/>
                <w:vAlign w:val="center"/>
              </w:tcPr>
            </w:tcPrChange>
          </w:tcPr>
          <w:p w14:paraId="3ACA3732" w14:textId="1BC51BB1" w:rsidR="009A54EB" w:rsidRDefault="009A54EB" w:rsidP="009A54EB">
            <w:pPr>
              <w:jc w:val="left"/>
            </w:pPr>
            <w:r>
              <w:t>Đơn giá hợp lý</w:t>
            </w:r>
          </w:p>
        </w:tc>
        <w:tc>
          <w:tcPr>
            <w:tcW w:w="1259" w:type="dxa"/>
            <w:vAlign w:val="center"/>
            <w:tcPrChange w:id="4403" w:author="Do Thanh Trung" w:date="2025-07-08T09:36:00Z" w16du:dateUtc="2025-07-08T02:36:00Z">
              <w:tcPr>
                <w:tcW w:w="1234" w:type="dxa"/>
                <w:gridSpan w:val="2"/>
                <w:vAlign w:val="center"/>
              </w:tcPr>
            </w:tcPrChange>
          </w:tcPr>
          <w:p w14:paraId="7AB45326" w14:textId="35E4B6E9" w:rsidR="009A54EB" w:rsidRDefault="009A54EB" w:rsidP="009A54EB">
            <w:pPr>
              <w:jc w:val="left"/>
            </w:pPr>
            <w:r>
              <w:t>Number</w:t>
            </w:r>
          </w:p>
        </w:tc>
        <w:tc>
          <w:tcPr>
            <w:tcW w:w="822" w:type="dxa"/>
            <w:vAlign w:val="center"/>
            <w:tcPrChange w:id="4404" w:author="Do Thanh Trung" w:date="2025-07-08T09:36:00Z" w16du:dateUtc="2025-07-08T02:36:00Z">
              <w:tcPr>
                <w:tcW w:w="963" w:type="dxa"/>
                <w:vAlign w:val="center"/>
              </w:tcPr>
            </w:tcPrChange>
          </w:tcPr>
          <w:p w14:paraId="72E6DEC6" w14:textId="295A827A" w:rsidR="009A54EB" w:rsidRDefault="009A54EB" w:rsidP="009A54EB">
            <w:pPr>
              <w:jc w:val="left"/>
            </w:pPr>
            <w:r>
              <w:t>X</w:t>
            </w:r>
          </w:p>
        </w:tc>
        <w:tc>
          <w:tcPr>
            <w:tcW w:w="781" w:type="dxa"/>
            <w:vAlign w:val="center"/>
            <w:tcPrChange w:id="4405" w:author="Do Thanh Trung" w:date="2025-07-08T09:36:00Z" w16du:dateUtc="2025-07-08T02:36:00Z">
              <w:tcPr>
                <w:tcW w:w="1028" w:type="dxa"/>
                <w:gridSpan w:val="2"/>
                <w:vAlign w:val="center"/>
              </w:tcPr>
            </w:tcPrChange>
          </w:tcPr>
          <w:p w14:paraId="1DFD4971" w14:textId="104C4250" w:rsidR="009A54EB" w:rsidRDefault="009A54EB" w:rsidP="009A54EB">
            <w:pPr>
              <w:jc w:val="left"/>
            </w:pPr>
            <w:r>
              <w:t>X</w:t>
            </w:r>
          </w:p>
        </w:tc>
        <w:tc>
          <w:tcPr>
            <w:tcW w:w="3546" w:type="dxa"/>
            <w:vAlign w:val="center"/>
            <w:tcPrChange w:id="4406" w:author="Do Thanh Trung" w:date="2025-07-08T09:36:00Z" w16du:dateUtc="2025-07-08T02:36:00Z">
              <w:tcPr>
                <w:tcW w:w="2545" w:type="dxa"/>
                <w:gridSpan w:val="2"/>
                <w:vAlign w:val="center"/>
              </w:tcPr>
            </w:tcPrChange>
          </w:tcPr>
          <w:p w14:paraId="18F7431A" w14:textId="77777777" w:rsidR="009A54EB" w:rsidRDefault="009A54EB" w:rsidP="009A54EB">
            <w:pPr>
              <w:jc w:val="left"/>
            </w:pPr>
          </w:p>
        </w:tc>
        <w:tc>
          <w:tcPr>
            <w:tcW w:w="4849" w:type="dxa"/>
            <w:vAlign w:val="center"/>
            <w:tcPrChange w:id="4407" w:author="Do Thanh Trung" w:date="2025-07-08T09:36:00Z" w16du:dateUtc="2025-07-08T02:36:00Z">
              <w:tcPr>
                <w:tcW w:w="5485" w:type="dxa"/>
                <w:gridSpan w:val="2"/>
                <w:vAlign w:val="center"/>
              </w:tcPr>
            </w:tcPrChange>
          </w:tcPr>
          <w:p w14:paraId="615F4983" w14:textId="10850881" w:rsidR="009A54EB" w:rsidRDefault="009A54EB" w:rsidP="009A54EB">
            <w:pPr>
              <w:pStyle w:val="ListParagraph"/>
              <w:numPr>
                <w:ilvl w:val="0"/>
                <w:numId w:val="9"/>
              </w:numPr>
              <w:ind w:left="418"/>
              <w:jc w:val="left"/>
              <w:rPr>
                <w:ins w:id="4408" w:author="Do Thanh Trung" w:date="2025-07-08T09:09:00Z" w16du:dateUtc="2025-07-08T02:09:00Z"/>
              </w:rPr>
            </w:pPr>
            <w:ins w:id="4409" w:author="Do Thanh Trung" w:date="2025-07-07T15:22:00Z" w16du:dateUtc="2025-07-07T08:22:00Z">
              <w:r>
                <w:t xml:space="preserve">Trường hợp Loại Tài sản = [Cổ phiếu], </w:t>
              </w:r>
            </w:ins>
            <w:ins w:id="4410" w:author="Do Thanh Trung" w:date="2025-07-08T09:48:00Z" w16du:dateUtc="2025-07-08T02:48:00Z">
              <w:r>
                <w:t>Đơn giá Hợp lý = Thị giá</w:t>
              </w:r>
            </w:ins>
          </w:p>
          <w:p w14:paraId="60D6081F" w14:textId="3980222B" w:rsidR="009A54EB" w:rsidRDefault="009A54EB">
            <w:pPr>
              <w:pStyle w:val="ListParagraph"/>
              <w:numPr>
                <w:ilvl w:val="0"/>
                <w:numId w:val="9"/>
              </w:numPr>
              <w:ind w:left="418"/>
              <w:jc w:val="left"/>
              <w:pPrChange w:id="4411" w:author="Do Thanh Trung" w:date="2025-07-08T09:09:00Z" w16du:dateUtc="2025-07-08T02:09:00Z">
                <w:pPr>
                  <w:jc w:val="left"/>
                </w:pPr>
              </w:pPrChange>
            </w:pPr>
            <w:ins w:id="4412" w:author="Do Thanh Trung" w:date="2025-07-07T15:22:00Z" w16du:dateUtc="2025-07-07T08:22:00Z">
              <w:r>
                <w:lastRenderedPageBreak/>
                <w:t xml:space="preserve">Trường hợp Loại Tài sản </w:t>
              </w:r>
            </w:ins>
            <m:oMath>
              <m:r>
                <w:ins w:id="4413" w:author="Do Thanh Trung" w:date="2025-07-07T15:22:00Z" w16du:dateUtc="2025-07-07T08:22:00Z">
                  <w:rPr>
                    <w:rFonts w:ascii="Cambria Math" w:hAnsi="Cambria Math"/>
                  </w:rPr>
                  <m:t>≠</m:t>
                </w:ins>
              </m:r>
            </m:oMath>
            <w:ins w:id="4414" w:author="Do Thanh Trung" w:date="2025-07-07T15:22:00Z" w16du:dateUtc="2025-07-07T08:22:00Z">
              <w:r>
                <w:rPr>
                  <w:rFonts w:eastAsiaTheme="minorEastAsia"/>
                </w:rPr>
                <w:t xml:space="preserve"> [Cổ phiếu], </w:t>
              </w:r>
            </w:ins>
            <w:ins w:id="4415" w:author="Do Thanh Trung" w:date="2025-07-08T09:56:00Z" w16du:dateUtc="2025-07-08T02:56:00Z">
              <w:r>
                <w:rPr>
                  <w:rFonts w:eastAsiaTheme="minorEastAsia"/>
                </w:rPr>
                <w:t>Đơn giá để trống</w:t>
              </w:r>
            </w:ins>
          </w:p>
        </w:tc>
      </w:tr>
      <w:tr w:rsidR="009A54EB" w:rsidRPr="009B1FA4" w14:paraId="28C39304" w14:textId="77777777" w:rsidTr="350174AE">
        <w:trPr>
          <w:trPrChange w:id="4416" w:author="Do Thanh Trung" w:date="2025-07-08T09:36:00Z" w16du:dateUtc="2025-07-08T02:36:00Z">
            <w:trPr>
              <w:gridAfter w:val="0"/>
            </w:trPr>
          </w:trPrChange>
        </w:trPr>
        <w:tc>
          <w:tcPr>
            <w:tcW w:w="580" w:type="dxa"/>
            <w:vAlign w:val="center"/>
            <w:tcPrChange w:id="4417" w:author="Do Thanh Trung" w:date="2025-07-08T09:36:00Z" w16du:dateUtc="2025-07-08T02:36:00Z">
              <w:tcPr>
                <w:tcW w:w="581" w:type="dxa"/>
                <w:vAlign w:val="center"/>
              </w:tcPr>
            </w:tcPrChange>
          </w:tcPr>
          <w:p w14:paraId="5AB9D9FF" w14:textId="44F88938" w:rsidR="009A54EB" w:rsidRDefault="009A54EB" w:rsidP="009A54EB">
            <w:pPr>
              <w:jc w:val="left"/>
            </w:pPr>
            <w:ins w:id="4418" w:author="Do Thanh Trung" w:date="2025-07-08T16:34:00Z" w16du:dateUtc="2025-07-08T09:34:00Z">
              <w:r>
                <w:lastRenderedPageBreak/>
                <w:t>13</w:t>
              </w:r>
            </w:ins>
            <w:del w:id="4419" w:author="Do Thanh Trung" w:date="2025-07-08T16:34:00Z" w16du:dateUtc="2025-07-08T09:34:00Z">
              <w:r w:rsidDel="009A54EB">
                <w:delText>14</w:delText>
              </w:r>
            </w:del>
          </w:p>
        </w:tc>
        <w:tc>
          <w:tcPr>
            <w:tcW w:w="1113" w:type="dxa"/>
            <w:vAlign w:val="center"/>
            <w:tcPrChange w:id="4420" w:author="Do Thanh Trung" w:date="2025-07-08T09:36:00Z" w16du:dateUtc="2025-07-08T02:36:00Z">
              <w:tcPr>
                <w:tcW w:w="1114" w:type="dxa"/>
                <w:gridSpan w:val="2"/>
                <w:vAlign w:val="center"/>
              </w:tcPr>
            </w:tcPrChange>
          </w:tcPr>
          <w:p w14:paraId="26ECE660" w14:textId="4A10DD20" w:rsidR="009A54EB" w:rsidRDefault="009A54EB" w:rsidP="009A54EB">
            <w:pPr>
              <w:jc w:val="left"/>
            </w:pPr>
            <w:r>
              <w:t>Giá trị hợp lý</w:t>
            </w:r>
          </w:p>
        </w:tc>
        <w:tc>
          <w:tcPr>
            <w:tcW w:w="1259" w:type="dxa"/>
            <w:vAlign w:val="center"/>
            <w:tcPrChange w:id="4421" w:author="Do Thanh Trung" w:date="2025-07-08T09:36:00Z" w16du:dateUtc="2025-07-08T02:36:00Z">
              <w:tcPr>
                <w:tcW w:w="1234" w:type="dxa"/>
                <w:gridSpan w:val="2"/>
                <w:vAlign w:val="center"/>
              </w:tcPr>
            </w:tcPrChange>
          </w:tcPr>
          <w:p w14:paraId="694EC970" w14:textId="2249EC4D" w:rsidR="009A54EB" w:rsidRDefault="009A54EB" w:rsidP="009A54EB">
            <w:pPr>
              <w:jc w:val="left"/>
            </w:pPr>
            <w:r>
              <w:t>Number</w:t>
            </w:r>
          </w:p>
        </w:tc>
        <w:tc>
          <w:tcPr>
            <w:tcW w:w="822" w:type="dxa"/>
            <w:vAlign w:val="center"/>
            <w:tcPrChange w:id="4422" w:author="Do Thanh Trung" w:date="2025-07-08T09:36:00Z" w16du:dateUtc="2025-07-08T02:36:00Z">
              <w:tcPr>
                <w:tcW w:w="963" w:type="dxa"/>
                <w:vAlign w:val="center"/>
              </w:tcPr>
            </w:tcPrChange>
          </w:tcPr>
          <w:p w14:paraId="0E92C25B" w14:textId="5898AF2F" w:rsidR="009A54EB" w:rsidRDefault="009A54EB" w:rsidP="009A54EB">
            <w:pPr>
              <w:jc w:val="left"/>
            </w:pPr>
            <w:r>
              <w:t>X</w:t>
            </w:r>
          </w:p>
        </w:tc>
        <w:tc>
          <w:tcPr>
            <w:tcW w:w="781" w:type="dxa"/>
            <w:vAlign w:val="center"/>
            <w:tcPrChange w:id="4423" w:author="Do Thanh Trung" w:date="2025-07-08T09:36:00Z" w16du:dateUtc="2025-07-08T02:36:00Z">
              <w:tcPr>
                <w:tcW w:w="1028" w:type="dxa"/>
                <w:gridSpan w:val="2"/>
                <w:vAlign w:val="center"/>
              </w:tcPr>
            </w:tcPrChange>
          </w:tcPr>
          <w:p w14:paraId="2F36C96B" w14:textId="748579C9" w:rsidR="009A54EB" w:rsidRDefault="009A54EB" w:rsidP="009A54EB">
            <w:pPr>
              <w:jc w:val="left"/>
            </w:pPr>
            <w:r>
              <w:t>X</w:t>
            </w:r>
          </w:p>
        </w:tc>
        <w:tc>
          <w:tcPr>
            <w:tcW w:w="3546" w:type="dxa"/>
            <w:vAlign w:val="center"/>
            <w:tcPrChange w:id="4424" w:author="Do Thanh Trung" w:date="2025-07-08T09:36:00Z" w16du:dateUtc="2025-07-08T02:36:00Z">
              <w:tcPr>
                <w:tcW w:w="2545" w:type="dxa"/>
                <w:gridSpan w:val="2"/>
                <w:vAlign w:val="center"/>
              </w:tcPr>
            </w:tcPrChange>
          </w:tcPr>
          <w:p w14:paraId="23DD0987" w14:textId="31B46CB1" w:rsidR="009A54EB" w:rsidRDefault="009A54EB" w:rsidP="009A54EB">
            <w:pPr>
              <w:pStyle w:val="ListParagraph"/>
              <w:numPr>
                <w:ilvl w:val="0"/>
                <w:numId w:val="9"/>
              </w:numPr>
              <w:ind w:left="366"/>
              <w:jc w:val="left"/>
              <w:rPr>
                <w:ins w:id="4425" w:author="Do Thanh Trung" w:date="2025-07-08T10:56:00Z" w16du:dateUtc="2025-07-08T03:56:00Z"/>
              </w:rPr>
            </w:pPr>
            <w:ins w:id="4426" w:author="Do Thanh Trung" w:date="2025-07-08T10:46:00Z" w16du:dateUtc="2025-07-08T03:46:00Z">
              <w:r>
                <w:t xml:space="preserve">Lãi dự thu Trái phiếu: </w:t>
              </w:r>
            </w:ins>
            <w:ins w:id="4427" w:author="Do Thanh Trung" w:date="2025-07-08T11:02:00Z" w16du:dateUtc="2025-07-08T04:02:00Z">
              <w:r>
                <w:fldChar w:fldCharType="begin"/>
              </w:r>
              <w:r>
                <w:instrText>HYPERLINK  \l "_Dự_thu_lãi"</w:instrText>
              </w:r>
              <w:r>
                <w:fldChar w:fldCharType="separate"/>
              </w:r>
              <w:r w:rsidRPr="000B28C2">
                <w:rPr>
                  <w:rStyle w:val="Hyperlink"/>
                  <w:kern w:val="2"/>
                  <w14:ligatures w14:val="standardContextual"/>
                </w:rPr>
                <w:t>D</w:t>
              </w:r>
              <w:r w:rsidRPr="000B28C2">
                <w:rPr>
                  <w:rStyle w:val="Hyperlink"/>
                </w:rPr>
                <w:t>ự thu lãi trái phiếu</w:t>
              </w:r>
              <w:r>
                <w:fldChar w:fldCharType="end"/>
              </w:r>
            </w:ins>
            <w:ins w:id="4428" w:author="Do Thanh Trung" w:date="2025-07-08T10:57:00Z" w16du:dateUtc="2025-07-08T03:57:00Z">
              <w:r>
                <w:t xml:space="preserve"> – [Lãi dự thu]</w:t>
              </w:r>
            </w:ins>
          </w:p>
          <w:p w14:paraId="63D9D5BA" w14:textId="5CCC7C04" w:rsidR="009A54EB" w:rsidRPr="00836702" w:rsidRDefault="009A54EB">
            <w:pPr>
              <w:pStyle w:val="ListParagraph"/>
              <w:numPr>
                <w:ilvl w:val="0"/>
                <w:numId w:val="9"/>
              </w:numPr>
              <w:ind w:left="366"/>
              <w:jc w:val="left"/>
              <w:pPrChange w:id="4429" w:author="Do Thanh Trung" w:date="2025-07-08T10:46:00Z" w16du:dateUtc="2025-07-08T03:46:00Z">
                <w:pPr>
                  <w:jc w:val="left"/>
                </w:pPr>
              </w:pPrChange>
            </w:pPr>
            <w:ins w:id="4430" w:author="Do Thanh Trung" w:date="2025-07-08T10:56:00Z" w16du:dateUtc="2025-07-08T03:56:00Z">
              <w:r>
                <w:t>Lãi dự thu Hợp đồng tiền gửi</w:t>
              </w:r>
            </w:ins>
            <w:ins w:id="4431" w:author="Do Thanh Trung" w:date="2025-07-08T10:57:00Z" w16du:dateUtc="2025-07-08T03:57:00Z">
              <w:r>
                <w:t xml:space="preserve">: </w:t>
              </w:r>
            </w:ins>
            <w:ins w:id="4432" w:author="Do Thanh Trung" w:date="2025-07-08T11:02:00Z" w16du:dateUtc="2025-07-08T04:02:00Z">
              <w:r>
                <w:fldChar w:fldCharType="begin"/>
              </w:r>
              <w:r>
                <w:instrText>HYPERLINK  \l "_Dự_thu_lãi_1"</w:instrText>
              </w:r>
              <w:r>
                <w:fldChar w:fldCharType="separate"/>
              </w:r>
              <w:r w:rsidRPr="000B28C2">
                <w:rPr>
                  <w:rStyle w:val="Hyperlink"/>
                  <w:kern w:val="2"/>
                  <w14:ligatures w14:val="standardContextual"/>
                </w:rPr>
                <w:t>D</w:t>
              </w:r>
              <w:r w:rsidRPr="000B28C2">
                <w:rPr>
                  <w:rStyle w:val="Hyperlink"/>
                </w:rPr>
                <w:t>ự thu lãi HĐTG</w:t>
              </w:r>
              <w:r>
                <w:fldChar w:fldCharType="end"/>
              </w:r>
            </w:ins>
            <w:ins w:id="4433" w:author="Do Thanh Trung" w:date="2025-07-08T11:01:00Z" w16du:dateUtc="2025-07-08T04:01:00Z">
              <w:r>
                <w:t xml:space="preserve"> – [Lãi dự thu]</w:t>
              </w:r>
            </w:ins>
          </w:p>
        </w:tc>
        <w:tc>
          <w:tcPr>
            <w:tcW w:w="4849" w:type="dxa"/>
            <w:vAlign w:val="center"/>
            <w:tcPrChange w:id="4434" w:author="Do Thanh Trung" w:date="2025-07-08T09:36:00Z" w16du:dateUtc="2025-07-08T02:36:00Z">
              <w:tcPr>
                <w:tcW w:w="5485" w:type="dxa"/>
                <w:gridSpan w:val="2"/>
                <w:vAlign w:val="center"/>
              </w:tcPr>
            </w:tcPrChange>
          </w:tcPr>
          <w:p w14:paraId="5BFA8253" w14:textId="5DD9B536" w:rsidR="009A54EB" w:rsidRDefault="009A54EB" w:rsidP="009A54EB">
            <w:pPr>
              <w:pStyle w:val="ListParagraph"/>
              <w:numPr>
                <w:ilvl w:val="0"/>
                <w:numId w:val="9"/>
              </w:numPr>
              <w:ind w:left="418"/>
              <w:jc w:val="left"/>
              <w:rPr>
                <w:ins w:id="4435" w:author="Do Thanh Trung" w:date="2025-07-08T10:00:00Z" w16du:dateUtc="2025-07-08T03:00:00Z"/>
              </w:rPr>
            </w:pPr>
            <w:ins w:id="4436" w:author="Do Thanh Trung" w:date="2025-07-08T10:00:00Z" w16du:dateUtc="2025-07-08T03:00:00Z">
              <w:r>
                <w:t>Trường hợp Loại Tài sản = [Cổ phiế</w:t>
              </w:r>
            </w:ins>
            <w:ins w:id="4437" w:author="Do Thanh Trung" w:date="2025-07-08T10:01:00Z" w16du:dateUtc="2025-07-08T03:01:00Z">
              <w:r>
                <w:t>u]</w:t>
              </w:r>
            </w:ins>
          </w:p>
          <w:p w14:paraId="6C516116" w14:textId="698D1492" w:rsidR="009A54EB" w:rsidRPr="004811CE" w:rsidRDefault="009A54EB">
            <w:pPr>
              <w:ind w:left="58"/>
              <w:jc w:val="center"/>
              <w:rPr>
                <w:ins w:id="4438" w:author="Do Thanh Trung" w:date="2025-07-08T10:00:00Z" w16du:dateUtc="2025-07-08T03:00:00Z"/>
              </w:rPr>
              <w:pPrChange w:id="4439" w:author="Do Thanh Trung" w:date="2025-07-08T10:01:00Z" w16du:dateUtc="2025-07-08T03:01:00Z">
                <w:pPr>
                  <w:pStyle w:val="ListParagraph"/>
                  <w:numPr>
                    <w:numId w:val="9"/>
                  </w:numPr>
                  <w:ind w:left="418" w:hanging="360"/>
                  <w:jc w:val="left"/>
                </w:pPr>
              </w:pPrChange>
            </w:pPr>
            <w:ins w:id="4440" w:author="Do Thanh Trung" w:date="2025-07-08T10:01:00Z" w16du:dateUtc="2025-07-08T03:01:00Z">
              <w:r>
                <w:t>(</w:t>
              </w:r>
            </w:ins>
            <w:ins w:id="4441" w:author="Do Thanh Trung" w:date="2025-07-08T16:36:00Z" w16du:dateUtc="2025-07-08T09:36:00Z">
              <w:r w:rsidR="006B416B">
                <w:t>13)</w:t>
              </w:r>
            </w:ins>
            <w:ins w:id="4442" w:author="Do Thanh Trung" w:date="2025-07-08T10:01:00Z" w16du:dateUtc="2025-07-08T03:01:00Z">
              <w:r>
                <w:t xml:space="preserve"> = (</w:t>
              </w:r>
            </w:ins>
            <w:ins w:id="4443" w:author="Do Thanh Trung" w:date="2025-07-08T16:36:00Z" w16du:dateUtc="2025-07-08T09:36:00Z">
              <w:r w:rsidR="006B416B">
                <w:t>10</w:t>
              </w:r>
            </w:ins>
            <w:ins w:id="4444" w:author="Do Thanh Trung" w:date="2025-07-08T10:01:00Z" w16du:dateUtc="2025-07-08T03:01:00Z">
              <w:r>
                <w:t>) * (1</w:t>
              </w:r>
            </w:ins>
            <w:ins w:id="4445" w:author="Do Thanh Trung" w:date="2025-07-08T16:36:00Z" w16du:dateUtc="2025-07-08T09:36:00Z">
              <w:r w:rsidR="006B416B">
                <w:t>2</w:t>
              </w:r>
            </w:ins>
            <w:ins w:id="4446" w:author="Do Thanh Trung" w:date="2025-07-08T10:01:00Z" w16du:dateUtc="2025-07-08T03:01:00Z">
              <w:r>
                <w:t>)</w:t>
              </w:r>
            </w:ins>
          </w:p>
          <w:p w14:paraId="4B9A973D" w14:textId="52B51268" w:rsidR="009A54EB" w:rsidRPr="00AF39C2" w:rsidRDefault="009A54EB" w:rsidP="009A54EB">
            <w:pPr>
              <w:pStyle w:val="ListParagraph"/>
              <w:numPr>
                <w:ilvl w:val="0"/>
                <w:numId w:val="9"/>
              </w:numPr>
              <w:ind w:left="418"/>
              <w:jc w:val="left"/>
              <w:rPr>
                <w:ins w:id="4447" w:author="Do Thanh Trung" w:date="2025-07-08T10:21:00Z" w16du:dateUtc="2025-07-08T03:21:00Z"/>
                <w:rPrChange w:id="4448" w:author="Do Thanh Trung" w:date="2025-07-08T10:44:00Z" w16du:dateUtc="2025-07-08T03:44:00Z">
                  <w:rPr>
                    <w:ins w:id="4449" w:author="Do Thanh Trung" w:date="2025-07-08T10:21:00Z" w16du:dateUtc="2025-07-08T03:21:00Z"/>
                    <w:rFonts w:eastAsiaTheme="minorEastAsia"/>
                  </w:rPr>
                </w:rPrChange>
              </w:rPr>
            </w:pPr>
            <w:ins w:id="4450" w:author="Do Thanh Trung" w:date="2025-07-08T10:00:00Z" w16du:dateUtc="2025-07-08T03:00:00Z">
              <w:r>
                <w:t xml:space="preserve">Trường hợp Loại Tài sản </w:t>
              </w:r>
            </w:ins>
            <w:ins w:id="4451" w:author="Do Thanh Trung" w:date="2025-07-08T10:01:00Z" w16du:dateUtc="2025-07-08T03:01:00Z">
              <w:r>
                <w:t xml:space="preserve">= </w:t>
              </w:r>
            </w:ins>
            <w:ins w:id="4452" w:author="Do Thanh Trung" w:date="2025-07-08T10:00:00Z" w16du:dateUtc="2025-07-08T03:00:00Z">
              <w:r>
                <w:rPr>
                  <w:rFonts w:eastAsiaTheme="minorEastAsia"/>
                </w:rPr>
                <w:t>[</w:t>
              </w:r>
            </w:ins>
            <w:ins w:id="4453" w:author="Do Thanh Trung" w:date="2025-07-08T10:01:00Z" w16du:dateUtc="2025-07-08T03:01:00Z">
              <w:r>
                <w:rPr>
                  <w:rFonts w:eastAsiaTheme="minorEastAsia"/>
                </w:rPr>
                <w:t>Trái phiếu</w:t>
              </w:r>
            </w:ins>
            <w:ins w:id="4454" w:author="Do Thanh Trung" w:date="2025-07-08T10:00:00Z" w16du:dateUtc="2025-07-08T03:00:00Z">
              <w:r>
                <w:rPr>
                  <w:rFonts w:eastAsiaTheme="minorEastAsia"/>
                </w:rPr>
                <w:t>]</w:t>
              </w:r>
            </w:ins>
            <w:ins w:id="4455" w:author="Do Thanh Trung" w:date="2025-07-08T10:41:00Z" w16du:dateUtc="2025-07-08T03:41:00Z">
              <w:r>
                <w:rPr>
                  <w:rFonts w:eastAsiaTheme="minorEastAsia"/>
                </w:rPr>
                <w:t>, Giá trị</w:t>
              </w:r>
            </w:ins>
            <w:ins w:id="4456" w:author="Do Thanh Trung" w:date="2025-07-08T10:42:00Z" w16du:dateUtc="2025-07-08T03:42:00Z">
              <w:r>
                <w:rPr>
                  <w:rFonts w:eastAsiaTheme="minorEastAsia"/>
                </w:rPr>
                <w:t xml:space="preserve"> hợp lý</w:t>
              </w:r>
            </w:ins>
            <w:ins w:id="4457" w:author="Do Thanh Trung" w:date="2025-07-08T10:44:00Z" w16du:dateUtc="2025-07-08T03:44:00Z">
              <w:r>
                <w:rPr>
                  <w:rFonts w:eastAsiaTheme="minorEastAsia"/>
                </w:rPr>
                <w:t xml:space="preserve"> được tính bằng </w:t>
              </w:r>
              <w:r w:rsidRPr="00220717">
                <w:rPr>
                  <w:rFonts w:eastAsiaTheme="minorEastAsia"/>
                  <w:b/>
                  <w:bCs/>
                  <w:rPrChange w:id="4458" w:author="Do Thanh Trung" w:date="2025-07-08T10:46:00Z" w16du:dateUtc="2025-07-08T03:46:00Z">
                    <w:rPr>
                      <w:rFonts w:eastAsiaTheme="minorEastAsia"/>
                    </w:rPr>
                  </w:rPrChange>
                </w:rPr>
                <w:t>giá trị đầu tư</w:t>
              </w:r>
              <w:r>
                <w:rPr>
                  <w:rFonts w:eastAsiaTheme="minorEastAsia"/>
                </w:rPr>
                <w:t xml:space="preserve"> và phần </w:t>
              </w:r>
              <w:r w:rsidRPr="00220717">
                <w:rPr>
                  <w:rFonts w:eastAsiaTheme="minorEastAsia"/>
                  <w:b/>
                  <w:bCs/>
                  <w:rPrChange w:id="4459" w:author="Do Thanh Trung" w:date="2025-07-08T10:46:00Z" w16du:dateUtc="2025-07-08T03:46:00Z">
                    <w:rPr>
                      <w:rFonts w:eastAsiaTheme="minorEastAsia"/>
                    </w:rPr>
                  </w:rPrChange>
                </w:rPr>
                <w:t>lãi dự thu</w:t>
              </w:r>
              <w:r>
                <w:rPr>
                  <w:rFonts w:eastAsiaTheme="minorEastAsia"/>
                </w:rPr>
                <w:t xml:space="preserve"> nhận được tính đến ngày </w:t>
              </w:r>
            </w:ins>
            <w:ins w:id="4460" w:author="Do Thanh Trung" w:date="2025-07-08T15:58:00Z" w16du:dateUtc="2025-07-08T08:58:00Z">
              <w:r>
                <w:rPr>
                  <w:rFonts w:eastAsiaTheme="minorEastAsia"/>
                </w:rPr>
                <w:t>hiện tại</w:t>
              </w:r>
            </w:ins>
            <w:ins w:id="4461" w:author="Do Thanh Trung" w:date="2025-07-08T10:44:00Z" w16du:dateUtc="2025-07-08T03:44:00Z">
              <w:r w:rsidRPr="00AF39C2">
                <w:rPr>
                  <w:rFonts w:eastAsiaTheme="minorEastAsia"/>
                  <w:rPrChange w:id="4462" w:author="Do Thanh Trung" w:date="2025-07-08T10:44:00Z" w16du:dateUtc="2025-07-08T03:44:00Z">
                    <w:rPr/>
                  </w:rPrChange>
                </w:rPr>
                <w:t xml:space="preserve"> </w:t>
              </w:r>
            </w:ins>
          </w:p>
          <w:p w14:paraId="2AA3F1B5" w14:textId="22209BB2" w:rsidR="009A54EB" w:rsidRPr="00B60347" w:rsidRDefault="009A54EB">
            <w:pPr>
              <w:ind w:left="58"/>
              <w:jc w:val="center"/>
              <w:rPr>
                <w:ins w:id="4463" w:author="Do Thanh Trung" w:date="2025-07-08T10:02:00Z" w16du:dateUtc="2025-07-08T03:02:00Z"/>
                <w:rPrChange w:id="4464" w:author="Do Thanh Trung" w:date="2025-07-08T10:21:00Z" w16du:dateUtc="2025-07-08T03:21:00Z">
                  <w:rPr>
                    <w:ins w:id="4465" w:author="Do Thanh Trung" w:date="2025-07-08T10:02:00Z" w16du:dateUtc="2025-07-08T03:02:00Z"/>
                    <w:rFonts w:eastAsiaTheme="minorEastAsia"/>
                  </w:rPr>
                </w:rPrChange>
              </w:rPr>
              <w:pPrChange w:id="4466" w:author="Do Thanh Trung" w:date="2025-07-08T10:56:00Z" w16du:dateUtc="2025-07-08T03:56:00Z">
                <w:pPr>
                  <w:pStyle w:val="ListParagraph"/>
                  <w:numPr>
                    <w:numId w:val="9"/>
                  </w:numPr>
                  <w:ind w:left="418" w:hanging="360"/>
                  <w:jc w:val="left"/>
                </w:pPr>
              </w:pPrChange>
            </w:pPr>
            <w:ins w:id="4467" w:author="Do Thanh Trung" w:date="2025-07-08T10:56:00Z" w16du:dateUtc="2025-07-08T03:56:00Z">
              <w:r>
                <w:t>(1</w:t>
              </w:r>
            </w:ins>
            <w:ins w:id="4468" w:author="Do Thanh Trung" w:date="2025-07-08T16:36:00Z" w16du:dateUtc="2025-07-08T09:36:00Z">
              <w:r w:rsidR="006B416B">
                <w:t>3</w:t>
              </w:r>
            </w:ins>
            <w:ins w:id="4469" w:author="Do Thanh Trung" w:date="2025-07-08T10:56:00Z" w16du:dateUtc="2025-07-08T03:56:00Z">
              <w:r>
                <w:t>) = (1</w:t>
              </w:r>
            </w:ins>
            <w:ins w:id="4470" w:author="Do Thanh Trung" w:date="2025-07-08T16:37:00Z" w16du:dateUtc="2025-07-08T09:37:00Z">
              <w:r w:rsidR="006B416B">
                <w:t>1</w:t>
              </w:r>
            </w:ins>
            <w:ins w:id="4471" w:author="Do Thanh Trung" w:date="2025-07-08T10:56:00Z" w16du:dateUtc="2025-07-08T03:56:00Z">
              <w:r>
                <w:t>) + Lãi dự thu</w:t>
              </w:r>
            </w:ins>
          </w:p>
          <w:p w14:paraId="5E2D2F23" w14:textId="1A22C499" w:rsidR="009A54EB" w:rsidRPr="00C548E9" w:rsidRDefault="009A54EB" w:rsidP="009A54EB">
            <w:pPr>
              <w:pStyle w:val="ListParagraph"/>
              <w:numPr>
                <w:ilvl w:val="0"/>
                <w:numId w:val="9"/>
              </w:numPr>
              <w:ind w:left="418"/>
              <w:jc w:val="left"/>
              <w:rPr>
                <w:ins w:id="4472" w:author="Do Thanh Trung" w:date="2025-07-08T10:54:00Z" w16du:dateUtc="2025-07-08T03:54:00Z"/>
              </w:rPr>
            </w:pPr>
            <w:ins w:id="4473" w:author="Do Thanh Trung" w:date="2025-07-08T10:02:00Z" w16du:dateUtc="2025-07-08T03:02:00Z">
              <w:r>
                <w:t>Trường hợp Loại Tài sản = [Hợp đồng tiền gửi]</w:t>
              </w:r>
            </w:ins>
            <w:ins w:id="4474" w:author="Do Thanh Trung" w:date="2025-07-08T10:54:00Z" w16du:dateUtc="2025-07-08T03:54:00Z">
              <w:r>
                <w:t xml:space="preserve">, </w:t>
              </w:r>
              <w:r>
                <w:rPr>
                  <w:rFonts w:eastAsiaTheme="minorEastAsia"/>
                </w:rPr>
                <w:t xml:space="preserve">Giá trị hợp lý được tính bằng </w:t>
              </w:r>
              <w:r w:rsidRPr="00C548E9">
                <w:rPr>
                  <w:rFonts w:eastAsiaTheme="minorEastAsia"/>
                  <w:b/>
                  <w:bCs/>
                </w:rPr>
                <w:t>giá trị đầu tư</w:t>
              </w:r>
              <w:r>
                <w:rPr>
                  <w:rFonts w:eastAsiaTheme="minorEastAsia"/>
                </w:rPr>
                <w:t xml:space="preserve"> và phần </w:t>
              </w:r>
              <w:r w:rsidRPr="00C548E9">
                <w:rPr>
                  <w:rFonts w:eastAsiaTheme="minorEastAsia"/>
                  <w:b/>
                  <w:bCs/>
                </w:rPr>
                <w:t>lãi dự thu</w:t>
              </w:r>
              <w:r>
                <w:rPr>
                  <w:rFonts w:eastAsiaTheme="minorEastAsia"/>
                </w:rPr>
                <w:t xml:space="preserve"> nhận được tính đến ngày </w:t>
              </w:r>
            </w:ins>
            <w:ins w:id="4475" w:author="Do Thanh Trung" w:date="2025-07-08T15:58:00Z" w16du:dateUtc="2025-07-08T08:58:00Z">
              <w:r>
                <w:rPr>
                  <w:rFonts w:eastAsiaTheme="minorEastAsia"/>
                </w:rPr>
                <w:t>hiện tại</w:t>
              </w:r>
            </w:ins>
          </w:p>
          <w:p w14:paraId="0D1C8003" w14:textId="79DCAA13" w:rsidR="009A54EB" w:rsidRPr="00C548E9" w:rsidRDefault="009A54EB" w:rsidP="009A54EB">
            <w:pPr>
              <w:ind w:left="58"/>
              <w:jc w:val="center"/>
              <w:rPr>
                <w:ins w:id="4476" w:author="Do Thanh Trung" w:date="2025-07-08T10:56:00Z" w16du:dateUtc="2025-07-08T03:56:00Z"/>
              </w:rPr>
            </w:pPr>
            <w:ins w:id="4477" w:author="Do Thanh Trung" w:date="2025-07-08T10:56:00Z" w16du:dateUtc="2025-07-08T03:56:00Z">
              <w:r>
                <w:t>(1</w:t>
              </w:r>
            </w:ins>
            <w:ins w:id="4478" w:author="Do Thanh Trung" w:date="2025-07-08T16:37:00Z" w16du:dateUtc="2025-07-08T09:37:00Z">
              <w:r w:rsidR="006B416B">
                <w:t>3</w:t>
              </w:r>
            </w:ins>
            <w:ins w:id="4479" w:author="Do Thanh Trung" w:date="2025-07-08T10:56:00Z" w16du:dateUtc="2025-07-08T03:56:00Z">
              <w:r>
                <w:t>) = (1</w:t>
              </w:r>
            </w:ins>
            <w:ins w:id="4480" w:author="Do Thanh Trung" w:date="2025-07-08T16:37:00Z" w16du:dateUtc="2025-07-08T09:37:00Z">
              <w:r w:rsidR="006B416B">
                <w:t>1</w:t>
              </w:r>
            </w:ins>
            <w:ins w:id="4481" w:author="Do Thanh Trung" w:date="2025-07-08T10:56:00Z" w16du:dateUtc="2025-07-08T03:56:00Z">
              <w:r>
                <w:t>) + Lãi dự thu</w:t>
              </w:r>
            </w:ins>
          </w:p>
          <w:p w14:paraId="465EB440" w14:textId="77777777" w:rsidR="009A54EB" w:rsidRDefault="009A54EB" w:rsidP="009A54EB">
            <w:pPr>
              <w:pStyle w:val="ListParagraph"/>
              <w:numPr>
                <w:ilvl w:val="0"/>
                <w:numId w:val="9"/>
              </w:numPr>
              <w:ind w:left="418"/>
              <w:jc w:val="left"/>
              <w:rPr>
                <w:ins w:id="4482" w:author="Do Thanh Trung" w:date="2025-07-08T10:20:00Z" w16du:dateUtc="2025-07-08T03:20:00Z"/>
              </w:rPr>
            </w:pPr>
            <w:ins w:id="4483" w:author="Do Thanh Trung" w:date="2025-07-08T10:02:00Z" w16du:dateUtc="2025-07-08T03:02:00Z">
              <w:r>
                <w:t>Trường hợp Loại Tài sản thuộc các loại tài sản còn lại</w:t>
              </w:r>
            </w:ins>
            <w:ins w:id="4484" w:author="Do Thanh Trung" w:date="2025-07-08T10:20:00Z" w16du:dateUtc="2025-07-08T03:20:00Z">
              <w:r>
                <w:t>:</w:t>
              </w:r>
            </w:ins>
          </w:p>
          <w:p w14:paraId="36E921D4" w14:textId="1FD7A3C5" w:rsidR="009A54EB" w:rsidRDefault="009A54EB">
            <w:pPr>
              <w:pStyle w:val="ListParagraph"/>
              <w:ind w:left="418"/>
              <w:jc w:val="center"/>
              <w:pPrChange w:id="4485" w:author="Do Thanh Trung" w:date="2025-07-08T10:21:00Z" w16du:dateUtc="2025-07-08T03:21:00Z">
                <w:pPr>
                  <w:jc w:val="left"/>
                </w:pPr>
              </w:pPrChange>
            </w:pPr>
            <w:ins w:id="4486" w:author="Do Thanh Trung" w:date="2025-07-08T10:20:00Z" w16du:dateUtc="2025-07-08T03:20:00Z">
              <w:r>
                <w:t>(1</w:t>
              </w:r>
            </w:ins>
            <w:ins w:id="4487" w:author="Do Thanh Trung" w:date="2025-07-08T16:37:00Z" w16du:dateUtc="2025-07-08T09:37:00Z">
              <w:r w:rsidR="006B416B">
                <w:t>3</w:t>
              </w:r>
            </w:ins>
            <w:ins w:id="4488" w:author="Do Thanh Trung" w:date="2025-07-08T10:20:00Z" w16du:dateUtc="2025-07-08T03:20:00Z">
              <w:r>
                <w:t>) = (1</w:t>
              </w:r>
            </w:ins>
            <w:ins w:id="4489" w:author="Do Thanh Trung" w:date="2025-07-08T16:37:00Z" w16du:dateUtc="2025-07-08T09:37:00Z">
              <w:r w:rsidR="006B416B">
                <w:t>1</w:t>
              </w:r>
            </w:ins>
            <w:ins w:id="4490" w:author="Do Thanh Trung" w:date="2025-07-08T10:20:00Z" w16du:dateUtc="2025-07-08T03:20:00Z">
              <w:r>
                <w:t>)</w:t>
              </w:r>
            </w:ins>
          </w:p>
        </w:tc>
      </w:tr>
      <w:tr w:rsidR="009A54EB" w:rsidRPr="009B1FA4" w14:paraId="1081B899" w14:textId="77777777" w:rsidTr="350174AE">
        <w:trPr>
          <w:trPrChange w:id="4491" w:author="Do Thanh Trung" w:date="2025-07-08T09:36:00Z" w16du:dateUtc="2025-07-08T02:36:00Z">
            <w:trPr>
              <w:gridAfter w:val="0"/>
            </w:trPr>
          </w:trPrChange>
        </w:trPr>
        <w:tc>
          <w:tcPr>
            <w:tcW w:w="580" w:type="dxa"/>
            <w:vAlign w:val="center"/>
            <w:tcPrChange w:id="4492" w:author="Do Thanh Trung" w:date="2025-07-08T09:36:00Z" w16du:dateUtc="2025-07-08T02:36:00Z">
              <w:tcPr>
                <w:tcW w:w="581" w:type="dxa"/>
                <w:vAlign w:val="center"/>
              </w:tcPr>
            </w:tcPrChange>
          </w:tcPr>
          <w:p w14:paraId="614BE00E" w14:textId="0DB4FAB8" w:rsidR="009A54EB" w:rsidRDefault="009A54EB" w:rsidP="009A54EB">
            <w:pPr>
              <w:jc w:val="left"/>
            </w:pPr>
            <w:ins w:id="4493" w:author="Do Thanh Trung" w:date="2025-07-08T16:34:00Z" w16du:dateUtc="2025-07-08T09:34:00Z">
              <w:r>
                <w:t>14</w:t>
              </w:r>
            </w:ins>
            <w:del w:id="4494" w:author="Do Thanh Trung" w:date="2025-07-08T16:34:00Z" w16du:dateUtc="2025-07-08T09:34:00Z">
              <w:r w:rsidDel="009A54EB">
                <w:delText>15</w:delText>
              </w:r>
            </w:del>
          </w:p>
        </w:tc>
        <w:tc>
          <w:tcPr>
            <w:tcW w:w="1113" w:type="dxa"/>
            <w:vAlign w:val="center"/>
            <w:tcPrChange w:id="4495" w:author="Do Thanh Trung" w:date="2025-07-08T09:36:00Z" w16du:dateUtc="2025-07-08T02:36:00Z">
              <w:tcPr>
                <w:tcW w:w="1114" w:type="dxa"/>
                <w:gridSpan w:val="2"/>
                <w:vAlign w:val="center"/>
              </w:tcPr>
            </w:tcPrChange>
          </w:tcPr>
          <w:p w14:paraId="36DF7578" w14:textId="6D87C33B" w:rsidR="009A54EB" w:rsidRDefault="009A54EB" w:rsidP="009A54EB">
            <w:pPr>
              <w:jc w:val="left"/>
            </w:pPr>
            <w:r>
              <w:t>Lãi/lỗ tạm tính</w:t>
            </w:r>
          </w:p>
        </w:tc>
        <w:tc>
          <w:tcPr>
            <w:tcW w:w="1259" w:type="dxa"/>
            <w:vAlign w:val="center"/>
            <w:tcPrChange w:id="4496" w:author="Do Thanh Trung" w:date="2025-07-08T09:36:00Z" w16du:dateUtc="2025-07-08T02:36:00Z">
              <w:tcPr>
                <w:tcW w:w="1234" w:type="dxa"/>
                <w:gridSpan w:val="2"/>
                <w:vAlign w:val="center"/>
              </w:tcPr>
            </w:tcPrChange>
          </w:tcPr>
          <w:p w14:paraId="35AA4427" w14:textId="08FB0FC8" w:rsidR="009A54EB" w:rsidRDefault="009A54EB" w:rsidP="009A54EB">
            <w:pPr>
              <w:jc w:val="left"/>
            </w:pPr>
            <w:r>
              <w:t>Number</w:t>
            </w:r>
          </w:p>
        </w:tc>
        <w:tc>
          <w:tcPr>
            <w:tcW w:w="822" w:type="dxa"/>
            <w:vAlign w:val="center"/>
            <w:tcPrChange w:id="4497" w:author="Do Thanh Trung" w:date="2025-07-08T09:36:00Z" w16du:dateUtc="2025-07-08T02:36:00Z">
              <w:tcPr>
                <w:tcW w:w="963" w:type="dxa"/>
                <w:vAlign w:val="center"/>
              </w:tcPr>
            </w:tcPrChange>
          </w:tcPr>
          <w:p w14:paraId="6005518D" w14:textId="3F9DFA72" w:rsidR="009A54EB" w:rsidRDefault="009A54EB" w:rsidP="009A54EB">
            <w:pPr>
              <w:jc w:val="left"/>
            </w:pPr>
            <w:r>
              <w:t>X</w:t>
            </w:r>
          </w:p>
        </w:tc>
        <w:tc>
          <w:tcPr>
            <w:tcW w:w="781" w:type="dxa"/>
            <w:vAlign w:val="center"/>
            <w:tcPrChange w:id="4498" w:author="Do Thanh Trung" w:date="2025-07-08T09:36:00Z" w16du:dateUtc="2025-07-08T02:36:00Z">
              <w:tcPr>
                <w:tcW w:w="1028" w:type="dxa"/>
                <w:gridSpan w:val="2"/>
                <w:vAlign w:val="center"/>
              </w:tcPr>
            </w:tcPrChange>
          </w:tcPr>
          <w:p w14:paraId="47166FB4" w14:textId="2A9DCCF2" w:rsidR="009A54EB" w:rsidRDefault="009A54EB" w:rsidP="009A54EB">
            <w:pPr>
              <w:jc w:val="left"/>
            </w:pPr>
            <w:r>
              <w:t>X</w:t>
            </w:r>
          </w:p>
        </w:tc>
        <w:tc>
          <w:tcPr>
            <w:tcW w:w="3546" w:type="dxa"/>
            <w:vAlign w:val="center"/>
            <w:tcPrChange w:id="4499" w:author="Do Thanh Trung" w:date="2025-07-08T09:36:00Z" w16du:dateUtc="2025-07-08T02:36:00Z">
              <w:tcPr>
                <w:tcW w:w="2545" w:type="dxa"/>
                <w:gridSpan w:val="2"/>
                <w:vAlign w:val="center"/>
              </w:tcPr>
            </w:tcPrChange>
          </w:tcPr>
          <w:p w14:paraId="42C8324B" w14:textId="77777777" w:rsidR="009A54EB" w:rsidRDefault="009A54EB" w:rsidP="009A54EB">
            <w:pPr>
              <w:jc w:val="left"/>
            </w:pPr>
          </w:p>
        </w:tc>
        <w:tc>
          <w:tcPr>
            <w:tcW w:w="4849" w:type="dxa"/>
            <w:vAlign w:val="center"/>
            <w:tcPrChange w:id="4500" w:author="Do Thanh Trung" w:date="2025-07-08T09:36:00Z" w16du:dateUtc="2025-07-08T02:36:00Z">
              <w:tcPr>
                <w:tcW w:w="5485" w:type="dxa"/>
                <w:gridSpan w:val="2"/>
                <w:vAlign w:val="center"/>
              </w:tcPr>
            </w:tcPrChange>
          </w:tcPr>
          <w:p w14:paraId="153E4249" w14:textId="64D497FA" w:rsidR="009A54EB" w:rsidRDefault="009A54EB">
            <w:pPr>
              <w:jc w:val="center"/>
              <w:pPrChange w:id="4501" w:author="Do Thanh Trung" w:date="2025-07-08T11:02:00Z" w16du:dateUtc="2025-07-08T04:02:00Z">
                <w:pPr>
                  <w:jc w:val="left"/>
                </w:pPr>
              </w:pPrChange>
            </w:pPr>
            <w:ins w:id="4502" w:author="Do Thanh Trung" w:date="2025-07-08T11:02:00Z" w16du:dateUtc="2025-07-08T04:02:00Z">
              <w:r>
                <w:t>(1</w:t>
              </w:r>
            </w:ins>
            <w:ins w:id="4503" w:author="Do Thanh Trung" w:date="2025-07-08T16:37:00Z" w16du:dateUtc="2025-07-08T09:37:00Z">
              <w:r w:rsidR="006B416B">
                <w:t>4</w:t>
              </w:r>
            </w:ins>
            <w:ins w:id="4504" w:author="Do Thanh Trung" w:date="2025-07-08T11:02:00Z" w16du:dateUtc="2025-07-08T04:02:00Z">
              <w:r>
                <w:t>) = (1</w:t>
              </w:r>
            </w:ins>
            <w:ins w:id="4505" w:author="Do Thanh Trung" w:date="2025-07-08T16:37:00Z" w16du:dateUtc="2025-07-08T09:37:00Z">
              <w:r w:rsidR="006B416B">
                <w:t>3</w:t>
              </w:r>
            </w:ins>
            <w:ins w:id="4506" w:author="Do Thanh Trung" w:date="2025-07-08T11:02:00Z" w16du:dateUtc="2025-07-08T04:02:00Z">
              <w:r>
                <w:t>) – (1</w:t>
              </w:r>
            </w:ins>
            <w:ins w:id="4507" w:author="Do Thanh Trung" w:date="2025-07-08T16:37:00Z" w16du:dateUtc="2025-07-08T09:37:00Z">
              <w:r w:rsidR="006B416B">
                <w:t>1</w:t>
              </w:r>
            </w:ins>
            <w:ins w:id="4508" w:author="Do Thanh Trung" w:date="2025-07-08T11:02:00Z" w16du:dateUtc="2025-07-08T04:02:00Z">
              <w:r>
                <w:t>)</w:t>
              </w:r>
            </w:ins>
          </w:p>
        </w:tc>
      </w:tr>
      <w:tr w:rsidR="009A54EB" w:rsidRPr="009B1FA4" w14:paraId="3F93A130" w14:textId="77777777" w:rsidTr="350174AE">
        <w:trPr>
          <w:trPrChange w:id="4509" w:author="Do Thanh Trung" w:date="2025-07-08T09:36:00Z" w16du:dateUtc="2025-07-08T02:36:00Z">
            <w:trPr>
              <w:gridAfter w:val="0"/>
            </w:trPr>
          </w:trPrChange>
        </w:trPr>
        <w:tc>
          <w:tcPr>
            <w:tcW w:w="580" w:type="dxa"/>
            <w:vAlign w:val="center"/>
            <w:tcPrChange w:id="4510" w:author="Do Thanh Trung" w:date="2025-07-08T09:36:00Z" w16du:dateUtc="2025-07-08T02:36:00Z">
              <w:tcPr>
                <w:tcW w:w="581" w:type="dxa"/>
                <w:vAlign w:val="center"/>
              </w:tcPr>
            </w:tcPrChange>
          </w:tcPr>
          <w:p w14:paraId="2AEDF014" w14:textId="5A4A0221" w:rsidR="009A54EB" w:rsidRDefault="009A54EB" w:rsidP="009A54EB">
            <w:pPr>
              <w:jc w:val="left"/>
            </w:pPr>
            <w:ins w:id="4511" w:author="Do Thanh Trung" w:date="2025-07-08T16:34:00Z" w16du:dateUtc="2025-07-08T09:34:00Z">
              <w:r>
                <w:t>15</w:t>
              </w:r>
            </w:ins>
            <w:del w:id="4512" w:author="Do Thanh Trung" w:date="2025-07-08T16:34:00Z" w16du:dateUtc="2025-07-08T09:34:00Z">
              <w:r w:rsidDel="00FD24BF">
                <w:delText>16</w:delText>
              </w:r>
            </w:del>
          </w:p>
        </w:tc>
        <w:tc>
          <w:tcPr>
            <w:tcW w:w="1113" w:type="dxa"/>
            <w:vAlign w:val="center"/>
            <w:tcPrChange w:id="4513" w:author="Do Thanh Trung" w:date="2025-07-08T09:36:00Z" w16du:dateUtc="2025-07-08T02:36:00Z">
              <w:tcPr>
                <w:tcW w:w="1114" w:type="dxa"/>
                <w:gridSpan w:val="2"/>
                <w:vAlign w:val="center"/>
              </w:tcPr>
            </w:tcPrChange>
          </w:tcPr>
          <w:p w14:paraId="051FECA3" w14:textId="4C0228EB" w:rsidR="009A54EB" w:rsidRDefault="009A54EB" w:rsidP="009A54EB">
            <w:pPr>
              <w:jc w:val="left"/>
            </w:pPr>
            <w:r>
              <w:t>% Lãi/lỗ tạm tính</w:t>
            </w:r>
          </w:p>
        </w:tc>
        <w:tc>
          <w:tcPr>
            <w:tcW w:w="1259" w:type="dxa"/>
            <w:vAlign w:val="center"/>
            <w:tcPrChange w:id="4514" w:author="Do Thanh Trung" w:date="2025-07-08T09:36:00Z" w16du:dateUtc="2025-07-08T02:36:00Z">
              <w:tcPr>
                <w:tcW w:w="1234" w:type="dxa"/>
                <w:gridSpan w:val="2"/>
                <w:vAlign w:val="center"/>
              </w:tcPr>
            </w:tcPrChange>
          </w:tcPr>
          <w:p w14:paraId="34C5D3A0" w14:textId="44218B70" w:rsidR="009A54EB" w:rsidRDefault="009A54EB" w:rsidP="009A54EB">
            <w:pPr>
              <w:jc w:val="left"/>
            </w:pPr>
            <w:r>
              <w:t>Percentage</w:t>
            </w:r>
          </w:p>
        </w:tc>
        <w:tc>
          <w:tcPr>
            <w:tcW w:w="822" w:type="dxa"/>
            <w:vAlign w:val="center"/>
            <w:tcPrChange w:id="4515" w:author="Do Thanh Trung" w:date="2025-07-08T09:36:00Z" w16du:dateUtc="2025-07-08T02:36:00Z">
              <w:tcPr>
                <w:tcW w:w="963" w:type="dxa"/>
                <w:vAlign w:val="center"/>
              </w:tcPr>
            </w:tcPrChange>
          </w:tcPr>
          <w:p w14:paraId="245473A0" w14:textId="02CC181D" w:rsidR="009A54EB" w:rsidRDefault="009A54EB" w:rsidP="009A54EB">
            <w:pPr>
              <w:jc w:val="left"/>
            </w:pPr>
            <w:r>
              <w:t>X</w:t>
            </w:r>
          </w:p>
        </w:tc>
        <w:tc>
          <w:tcPr>
            <w:tcW w:w="781" w:type="dxa"/>
            <w:vAlign w:val="center"/>
            <w:tcPrChange w:id="4516" w:author="Do Thanh Trung" w:date="2025-07-08T09:36:00Z" w16du:dateUtc="2025-07-08T02:36:00Z">
              <w:tcPr>
                <w:tcW w:w="1028" w:type="dxa"/>
                <w:gridSpan w:val="2"/>
                <w:vAlign w:val="center"/>
              </w:tcPr>
            </w:tcPrChange>
          </w:tcPr>
          <w:p w14:paraId="56E47413" w14:textId="6AC5CCDA" w:rsidR="009A54EB" w:rsidRDefault="009A54EB" w:rsidP="009A54EB">
            <w:pPr>
              <w:jc w:val="left"/>
            </w:pPr>
            <w:r>
              <w:t>X</w:t>
            </w:r>
          </w:p>
        </w:tc>
        <w:tc>
          <w:tcPr>
            <w:tcW w:w="3546" w:type="dxa"/>
            <w:vAlign w:val="center"/>
            <w:tcPrChange w:id="4517" w:author="Do Thanh Trung" w:date="2025-07-08T09:36:00Z" w16du:dateUtc="2025-07-08T02:36:00Z">
              <w:tcPr>
                <w:tcW w:w="2545" w:type="dxa"/>
                <w:gridSpan w:val="2"/>
                <w:vAlign w:val="center"/>
              </w:tcPr>
            </w:tcPrChange>
          </w:tcPr>
          <w:p w14:paraId="1545EA86" w14:textId="77777777" w:rsidR="009A54EB" w:rsidRDefault="009A54EB" w:rsidP="009A54EB">
            <w:pPr>
              <w:jc w:val="left"/>
            </w:pPr>
          </w:p>
        </w:tc>
        <w:tc>
          <w:tcPr>
            <w:tcW w:w="4849" w:type="dxa"/>
            <w:vAlign w:val="center"/>
            <w:tcPrChange w:id="4518" w:author="Do Thanh Trung" w:date="2025-07-08T09:36:00Z" w16du:dateUtc="2025-07-08T02:36:00Z">
              <w:tcPr>
                <w:tcW w:w="5485" w:type="dxa"/>
                <w:gridSpan w:val="2"/>
                <w:vAlign w:val="center"/>
              </w:tcPr>
            </w:tcPrChange>
          </w:tcPr>
          <w:p w14:paraId="3642E68E" w14:textId="0403E683" w:rsidR="009A54EB" w:rsidRDefault="009A54EB">
            <w:pPr>
              <w:jc w:val="center"/>
              <w:pPrChange w:id="4519" w:author="Do Thanh Trung" w:date="2025-07-08T11:02:00Z" w16du:dateUtc="2025-07-08T04:02:00Z">
                <w:pPr>
                  <w:jc w:val="left"/>
                </w:pPr>
              </w:pPrChange>
            </w:pPr>
            <w:ins w:id="4520" w:author="Do Thanh Trung" w:date="2025-07-08T11:02:00Z" w16du:dateUtc="2025-07-08T04:02:00Z">
              <w:r>
                <w:t>(1</w:t>
              </w:r>
            </w:ins>
            <w:ins w:id="4521" w:author="Do Thanh Trung" w:date="2025-07-08T16:37:00Z" w16du:dateUtc="2025-07-08T09:37:00Z">
              <w:r w:rsidR="006B416B">
                <w:t>5</w:t>
              </w:r>
            </w:ins>
            <w:ins w:id="4522" w:author="Do Thanh Trung" w:date="2025-07-08T11:02:00Z" w16du:dateUtc="2025-07-08T04:02:00Z">
              <w:r>
                <w:t>) = (1</w:t>
              </w:r>
            </w:ins>
            <w:ins w:id="4523" w:author="Do Thanh Trung" w:date="2025-07-08T16:37:00Z" w16du:dateUtc="2025-07-08T09:37:00Z">
              <w:r w:rsidR="006B416B">
                <w:t>4</w:t>
              </w:r>
            </w:ins>
            <w:ins w:id="4524" w:author="Do Thanh Trung" w:date="2025-07-08T11:02:00Z" w16du:dateUtc="2025-07-08T04:02:00Z">
              <w:r>
                <w:t>) / (1</w:t>
              </w:r>
            </w:ins>
            <w:ins w:id="4525" w:author="Do Thanh Trung" w:date="2025-07-08T16:37:00Z" w16du:dateUtc="2025-07-08T09:37:00Z">
              <w:r w:rsidR="006B416B">
                <w:t>1</w:t>
              </w:r>
            </w:ins>
            <w:ins w:id="4526" w:author="Do Thanh Trung" w:date="2025-07-08T11:02:00Z" w16du:dateUtc="2025-07-08T04:02:00Z">
              <w:r>
                <w:t>)</w:t>
              </w:r>
            </w:ins>
          </w:p>
        </w:tc>
      </w:tr>
      <w:tr w:rsidR="009A54EB" w:rsidRPr="009B1FA4" w:rsidDel="00047779" w14:paraId="050FD0DD" w14:textId="780F1E54" w:rsidTr="350174AE">
        <w:trPr>
          <w:del w:id="4527" w:author="Do Thanh Trung" w:date="2025-07-08T09:36:00Z"/>
          <w:trPrChange w:id="4528" w:author="Do Thanh Trung" w:date="2025-07-08T09:36:00Z" w16du:dateUtc="2025-07-08T02:36:00Z">
            <w:trPr>
              <w:gridAfter w:val="0"/>
            </w:trPr>
          </w:trPrChange>
        </w:trPr>
        <w:tc>
          <w:tcPr>
            <w:tcW w:w="580" w:type="dxa"/>
            <w:vAlign w:val="center"/>
            <w:tcPrChange w:id="4529" w:author="Do Thanh Trung" w:date="2025-07-08T09:36:00Z" w16du:dateUtc="2025-07-08T02:36:00Z">
              <w:tcPr>
                <w:tcW w:w="581" w:type="dxa"/>
                <w:vAlign w:val="center"/>
              </w:tcPr>
            </w:tcPrChange>
          </w:tcPr>
          <w:p w14:paraId="0A452D5B" w14:textId="1B14F96E" w:rsidR="009A54EB" w:rsidDel="00047779" w:rsidRDefault="009A54EB" w:rsidP="009A54EB">
            <w:pPr>
              <w:jc w:val="left"/>
              <w:rPr>
                <w:del w:id="4530" w:author="Do Thanh Trung" w:date="2025-07-08T09:36:00Z" w16du:dateUtc="2025-07-08T02:36:00Z"/>
              </w:rPr>
            </w:pPr>
            <w:del w:id="4531" w:author="Do Thanh Trung" w:date="2025-07-08T09:36:00Z" w16du:dateUtc="2025-07-08T02:36:00Z">
              <w:r w:rsidDel="00047779">
                <w:delText>17</w:delText>
              </w:r>
            </w:del>
          </w:p>
        </w:tc>
        <w:tc>
          <w:tcPr>
            <w:tcW w:w="1113" w:type="dxa"/>
            <w:vAlign w:val="center"/>
            <w:tcPrChange w:id="4532" w:author="Do Thanh Trung" w:date="2025-07-08T09:36:00Z" w16du:dateUtc="2025-07-08T02:36:00Z">
              <w:tcPr>
                <w:tcW w:w="1114" w:type="dxa"/>
                <w:gridSpan w:val="2"/>
                <w:vAlign w:val="center"/>
              </w:tcPr>
            </w:tcPrChange>
          </w:tcPr>
          <w:p w14:paraId="1AE9B95A" w14:textId="4C2C75AC" w:rsidR="009A54EB" w:rsidDel="00047779" w:rsidRDefault="009A54EB" w:rsidP="009A54EB">
            <w:pPr>
              <w:jc w:val="left"/>
              <w:rPr>
                <w:del w:id="4533" w:author="Do Thanh Trung" w:date="2025-07-08T09:36:00Z" w16du:dateUtc="2025-07-08T02:36:00Z"/>
              </w:rPr>
            </w:pPr>
            <w:del w:id="4534" w:author="Do Thanh Trung" w:date="2025-07-08T09:36:00Z" w16du:dateUtc="2025-07-08T02:36:00Z">
              <w:r w:rsidDel="00047779">
                <w:delText>Tổng giá trị đầu tư</w:delText>
              </w:r>
            </w:del>
          </w:p>
        </w:tc>
        <w:tc>
          <w:tcPr>
            <w:tcW w:w="1259" w:type="dxa"/>
            <w:vAlign w:val="center"/>
            <w:tcPrChange w:id="4535" w:author="Do Thanh Trung" w:date="2025-07-08T09:36:00Z" w16du:dateUtc="2025-07-08T02:36:00Z">
              <w:tcPr>
                <w:tcW w:w="1234" w:type="dxa"/>
                <w:gridSpan w:val="2"/>
                <w:vAlign w:val="center"/>
              </w:tcPr>
            </w:tcPrChange>
          </w:tcPr>
          <w:p w14:paraId="13787B81" w14:textId="20413DCB" w:rsidR="009A54EB" w:rsidDel="00047779" w:rsidRDefault="009A54EB" w:rsidP="009A54EB">
            <w:pPr>
              <w:jc w:val="left"/>
              <w:rPr>
                <w:del w:id="4536" w:author="Do Thanh Trung" w:date="2025-07-08T09:36:00Z" w16du:dateUtc="2025-07-08T02:36:00Z"/>
              </w:rPr>
            </w:pPr>
            <w:del w:id="4537" w:author="Do Thanh Trung" w:date="2025-07-08T09:36:00Z" w16du:dateUtc="2025-07-08T02:36:00Z">
              <w:r w:rsidDel="00047779">
                <w:delText>Number</w:delText>
              </w:r>
            </w:del>
          </w:p>
        </w:tc>
        <w:tc>
          <w:tcPr>
            <w:tcW w:w="822" w:type="dxa"/>
            <w:vAlign w:val="center"/>
            <w:tcPrChange w:id="4538" w:author="Do Thanh Trung" w:date="2025-07-08T09:36:00Z" w16du:dateUtc="2025-07-08T02:36:00Z">
              <w:tcPr>
                <w:tcW w:w="963" w:type="dxa"/>
                <w:vAlign w:val="center"/>
              </w:tcPr>
            </w:tcPrChange>
          </w:tcPr>
          <w:p w14:paraId="1026B41F" w14:textId="61593BD7" w:rsidR="009A54EB" w:rsidDel="00047779" w:rsidRDefault="009A54EB" w:rsidP="009A54EB">
            <w:pPr>
              <w:jc w:val="left"/>
              <w:rPr>
                <w:del w:id="4539" w:author="Do Thanh Trung" w:date="2025-07-08T09:36:00Z" w16du:dateUtc="2025-07-08T02:36:00Z"/>
              </w:rPr>
            </w:pPr>
            <w:del w:id="4540" w:author="Do Thanh Trung" w:date="2025-07-08T09:36:00Z" w16du:dateUtc="2025-07-08T02:36:00Z">
              <w:r w:rsidDel="00047779">
                <w:delText>X</w:delText>
              </w:r>
            </w:del>
          </w:p>
        </w:tc>
        <w:tc>
          <w:tcPr>
            <w:tcW w:w="781" w:type="dxa"/>
            <w:vAlign w:val="center"/>
            <w:tcPrChange w:id="4541" w:author="Do Thanh Trung" w:date="2025-07-08T09:36:00Z" w16du:dateUtc="2025-07-08T02:36:00Z">
              <w:tcPr>
                <w:tcW w:w="1028" w:type="dxa"/>
                <w:gridSpan w:val="2"/>
                <w:vAlign w:val="center"/>
              </w:tcPr>
            </w:tcPrChange>
          </w:tcPr>
          <w:p w14:paraId="37D8BBD7" w14:textId="04DEF11A" w:rsidR="009A54EB" w:rsidDel="00047779" w:rsidRDefault="009A54EB" w:rsidP="009A54EB">
            <w:pPr>
              <w:jc w:val="left"/>
              <w:rPr>
                <w:del w:id="4542" w:author="Do Thanh Trung" w:date="2025-07-08T09:36:00Z" w16du:dateUtc="2025-07-08T02:36:00Z"/>
              </w:rPr>
            </w:pPr>
            <w:del w:id="4543" w:author="Do Thanh Trung" w:date="2025-07-08T09:36:00Z" w16du:dateUtc="2025-07-08T02:36:00Z">
              <w:r w:rsidDel="00047779">
                <w:delText>X</w:delText>
              </w:r>
            </w:del>
          </w:p>
        </w:tc>
        <w:tc>
          <w:tcPr>
            <w:tcW w:w="3546" w:type="dxa"/>
            <w:vAlign w:val="center"/>
            <w:tcPrChange w:id="4544" w:author="Do Thanh Trung" w:date="2025-07-08T09:36:00Z" w16du:dateUtc="2025-07-08T02:36:00Z">
              <w:tcPr>
                <w:tcW w:w="2545" w:type="dxa"/>
                <w:gridSpan w:val="2"/>
                <w:vAlign w:val="center"/>
              </w:tcPr>
            </w:tcPrChange>
          </w:tcPr>
          <w:p w14:paraId="10AAF1E3" w14:textId="77D432E1" w:rsidR="009A54EB" w:rsidDel="00047779" w:rsidRDefault="009A54EB" w:rsidP="009A54EB">
            <w:pPr>
              <w:jc w:val="left"/>
              <w:rPr>
                <w:del w:id="4545" w:author="Do Thanh Trung" w:date="2025-07-08T09:36:00Z" w16du:dateUtc="2025-07-08T02:36:00Z"/>
              </w:rPr>
            </w:pPr>
          </w:p>
        </w:tc>
        <w:tc>
          <w:tcPr>
            <w:tcW w:w="4849" w:type="dxa"/>
            <w:vAlign w:val="center"/>
            <w:tcPrChange w:id="4546" w:author="Do Thanh Trung" w:date="2025-07-08T09:36:00Z" w16du:dateUtc="2025-07-08T02:36:00Z">
              <w:tcPr>
                <w:tcW w:w="5485" w:type="dxa"/>
                <w:gridSpan w:val="2"/>
                <w:vAlign w:val="center"/>
              </w:tcPr>
            </w:tcPrChange>
          </w:tcPr>
          <w:p w14:paraId="090E4F96" w14:textId="22B0EA09" w:rsidR="009A54EB" w:rsidDel="00047779" w:rsidRDefault="009A54EB" w:rsidP="009A54EB">
            <w:pPr>
              <w:jc w:val="left"/>
              <w:rPr>
                <w:del w:id="4547" w:author="Do Thanh Trung" w:date="2025-07-08T09:36:00Z" w16du:dateUtc="2025-07-08T02:36:00Z"/>
              </w:rPr>
            </w:pPr>
          </w:p>
        </w:tc>
      </w:tr>
    </w:tbl>
    <w:p w14:paraId="475A31CA" w14:textId="77777777" w:rsidR="003B4CB7" w:rsidRPr="003B4CB7" w:rsidRDefault="003B4CB7" w:rsidP="003B4CB7"/>
    <w:p w14:paraId="310A1D92" w14:textId="774BFC4B" w:rsidR="00667B49" w:rsidRPr="00ED322C" w:rsidRDefault="00667B49" w:rsidP="00667B49">
      <w:pPr>
        <w:pStyle w:val="Heading2"/>
      </w:pPr>
      <w:r>
        <w:lastRenderedPageBreak/>
        <w:t>Danh mục báo cáo</w:t>
      </w:r>
    </w:p>
    <w:p w14:paraId="732A5DE1" w14:textId="0C397746" w:rsidR="007357DF" w:rsidRDefault="323D23B5" w:rsidP="007357DF">
      <w:pPr>
        <w:pStyle w:val="Heading3"/>
      </w:pPr>
      <w:ins w:id="4548" w:author="Nguyen Cong Chinh" w:date="2025-07-18T09:46:00Z">
        <w:r>
          <w:t>fa</w:t>
        </w:r>
      </w:ins>
      <w:r w:rsidR="0085582E">
        <w:t>Danh mục báo cáo xây dựng trên Hệ thống</w:t>
      </w:r>
    </w:p>
    <w:p w14:paraId="5F336DC3" w14:textId="6B766E76" w:rsidR="007357DF" w:rsidRDefault="007357DF" w:rsidP="009857A6">
      <w:pPr>
        <w:pStyle w:val="Heading4"/>
        <w:rPr>
          <w:ins w:id="4549" w:author="Do Thanh Trung" w:date="2025-07-08T15:23:00Z" w16du:dateUtc="2025-07-08T08:23:00Z"/>
        </w:rPr>
      </w:pPr>
      <w:r>
        <w:t xml:space="preserve">Báo cáo </w:t>
      </w:r>
      <w:del w:id="4550" w:author="Do Thanh Trung" w:date="2025-07-08T15:56:00Z" w16du:dateUtc="2025-07-08T08:56:00Z">
        <w:r w:rsidDel="00820388">
          <w:delText>tổng hợp giao dịch</w:delText>
        </w:r>
      </w:del>
      <w:ins w:id="4551" w:author="Do Thanh Trung" w:date="2025-07-08T15:56:00Z" w16du:dateUtc="2025-07-08T08:56:00Z">
        <w:r w:rsidR="00820388">
          <w:t>Hiệu quả đầu tư</w:t>
        </w:r>
      </w:ins>
    </w:p>
    <w:p w14:paraId="67B1C53D" w14:textId="03AF296E" w:rsidR="00F24A84" w:rsidRDefault="00A602A8" w:rsidP="00F24A84">
      <w:pPr>
        <w:rPr>
          <w:ins w:id="4552" w:author="Do Thanh Trung" w:date="2025-07-08T15:34:00Z" w16du:dateUtc="2025-07-08T08:34:00Z"/>
        </w:rPr>
      </w:pPr>
      <w:ins w:id="4553" w:author="Do Thanh Trung" w:date="2025-07-08T15:34:00Z" w16du:dateUtc="2025-07-08T08:34:00Z">
        <w:r>
          <w:t>Báo cáo được xây dựng nhằm mục đích:</w:t>
        </w:r>
      </w:ins>
    </w:p>
    <w:p w14:paraId="75B53870" w14:textId="3912F3D3" w:rsidR="00A602A8" w:rsidRDefault="00C20D93" w:rsidP="00A602A8">
      <w:pPr>
        <w:pStyle w:val="ListParagraph"/>
        <w:numPr>
          <w:ilvl w:val="0"/>
          <w:numId w:val="9"/>
        </w:numPr>
        <w:rPr>
          <w:ins w:id="4554" w:author="Do Thanh Trung" w:date="2025-07-08T15:56:00Z" w16du:dateUtc="2025-07-08T08:56:00Z"/>
        </w:rPr>
      </w:pPr>
      <w:ins w:id="4555" w:author="Do Thanh Trung" w:date="2025-07-08T15:49:00Z" w16du:dateUtc="2025-07-08T08:49:00Z">
        <w:r>
          <w:t>Theo dõi</w:t>
        </w:r>
      </w:ins>
      <w:ins w:id="4556" w:author="Do Thanh Trung" w:date="2025-07-08T15:56:00Z" w16du:dateUtc="2025-07-08T08:56:00Z">
        <w:r w:rsidR="00820388">
          <w:t xml:space="preserve"> </w:t>
        </w:r>
      </w:ins>
      <w:ins w:id="4557" w:author="Do Thanh Trung" w:date="2025-07-08T16:03:00Z" w16du:dateUtc="2025-07-08T09:03:00Z">
        <w:r w:rsidR="00E3163E">
          <w:t xml:space="preserve">quá trình </w:t>
        </w:r>
      </w:ins>
      <w:ins w:id="4558" w:author="Do Thanh Trung" w:date="2025-07-08T15:56:00Z" w16du:dateUtc="2025-07-08T08:56:00Z">
        <w:r w:rsidR="00183FE6">
          <w:t xml:space="preserve">đầu tư của </w:t>
        </w:r>
      </w:ins>
      <w:ins w:id="4559" w:author="Do Thanh Trung" w:date="2025-07-08T16:03:00Z" w16du:dateUtc="2025-07-08T09:03:00Z">
        <w:r w:rsidR="00E3163E">
          <w:t>tài khoản Quỹ</w:t>
        </w:r>
      </w:ins>
      <w:ins w:id="4560" w:author="Do Thanh Trung" w:date="2025-07-08T15:56:00Z" w16du:dateUtc="2025-07-08T08:56:00Z">
        <w:r w:rsidR="00183FE6">
          <w:t xml:space="preserve"> trong 1 khoảng thời gian đã chọn, theo nhu cầu người dùng</w:t>
        </w:r>
      </w:ins>
    </w:p>
    <w:p w14:paraId="397DE990" w14:textId="2C945277" w:rsidR="00183FE6" w:rsidRDefault="00183FE6" w:rsidP="00A602A8">
      <w:pPr>
        <w:pStyle w:val="ListParagraph"/>
        <w:numPr>
          <w:ilvl w:val="0"/>
          <w:numId w:val="9"/>
        </w:numPr>
        <w:rPr>
          <w:ins w:id="4561" w:author="Do Thanh Trung" w:date="2025-07-08T16:03:00Z" w16du:dateUtc="2025-07-08T09:03:00Z"/>
        </w:rPr>
      </w:pPr>
      <w:ins w:id="4562" w:author="Do Thanh Trung" w:date="2025-07-08T15:56:00Z" w16du:dateUtc="2025-07-08T08:56:00Z">
        <w:r>
          <w:t>Đánh</w:t>
        </w:r>
      </w:ins>
      <w:ins w:id="4563" w:author="Do Thanh Trung" w:date="2025-07-08T16:03:00Z" w16du:dateUtc="2025-07-08T09:03:00Z">
        <w:r w:rsidR="00E3163E">
          <w:t xml:space="preserve"> giá hiệu quả đầu tư của tài khoản Quỹ trong 1 khoảng thời gian đã chọn</w:t>
        </w:r>
      </w:ins>
    </w:p>
    <w:p w14:paraId="5AA9A55D" w14:textId="3BEE36A7" w:rsidR="00E3163E" w:rsidRDefault="00E3163E" w:rsidP="00E3163E">
      <w:pPr>
        <w:rPr>
          <w:ins w:id="4564" w:author="Do Thanh Trung" w:date="2025-07-08T16:03:00Z" w16du:dateUtc="2025-07-08T09:03:00Z"/>
        </w:rPr>
      </w:pPr>
      <w:ins w:id="4565" w:author="Do Thanh Trung" w:date="2025-07-08T16:03:00Z" w16du:dateUtc="2025-07-08T09:03:00Z">
        <w:r>
          <w:t>Yêu cầu chức năng báo cáo</w:t>
        </w:r>
      </w:ins>
    </w:p>
    <w:tbl>
      <w:tblPr>
        <w:tblStyle w:val="TableGrid"/>
        <w:tblW w:w="0" w:type="auto"/>
        <w:tblLook w:val="04A0" w:firstRow="1" w:lastRow="0" w:firstColumn="1" w:lastColumn="0" w:noHBand="0" w:noVBand="1"/>
      </w:tblPr>
      <w:tblGrid>
        <w:gridCol w:w="2335"/>
        <w:gridCol w:w="2970"/>
        <w:gridCol w:w="7645"/>
      </w:tblGrid>
      <w:tr w:rsidR="00E3163E" w:rsidRPr="001529FD" w14:paraId="36CD0F73" w14:textId="77777777" w:rsidTr="00C548E9">
        <w:trPr>
          <w:tblHeader/>
          <w:ins w:id="4566" w:author="Do Thanh Trung" w:date="2025-07-08T16:04:00Z"/>
        </w:trPr>
        <w:tc>
          <w:tcPr>
            <w:tcW w:w="2335" w:type="dxa"/>
          </w:tcPr>
          <w:p w14:paraId="6B7D1371" w14:textId="77777777" w:rsidR="00E3163E" w:rsidRPr="001529FD" w:rsidRDefault="00E3163E" w:rsidP="00C548E9">
            <w:pPr>
              <w:jc w:val="center"/>
              <w:rPr>
                <w:ins w:id="4567" w:author="Do Thanh Trung" w:date="2025-07-08T16:04:00Z" w16du:dateUtc="2025-07-08T09:04:00Z"/>
                <w:b/>
                <w:lang w:val="vi-VN"/>
              </w:rPr>
            </w:pPr>
            <w:ins w:id="4568" w:author="Do Thanh Trung" w:date="2025-07-08T16:04:00Z" w16du:dateUtc="2025-07-08T09:04:00Z">
              <w:r w:rsidRPr="001529FD">
                <w:rPr>
                  <w:b/>
                  <w:lang w:val="vi-VN"/>
                </w:rPr>
                <w:t>Nhóm chức năng</w:t>
              </w:r>
            </w:ins>
          </w:p>
        </w:tc>
        <w:tc>
          <w:tcPr>
            <w:tcW w:w="2970" w:type="dxa"/>
          </w:tcPr>
          <w:p w14:paraId="385FD714" w14:textId="77777777" w:rsidR="00E3163E" w:rsidRPr="001529FD" w:rsidRDefault="00E3163E" w:rsidP="00C548E9">
            <w:pPr>
              <w:jc w:val="center"/>
              <w:rPr>
                <w:ins w:id="4569" w:author="Do Thanh Trung" w:date="2025-07-08T16:04:00Z" w16du:dateUtc="2025-07-08T09:04:00Z"/>
                <w:b/>
                <w:lang w:val="vi-VN"/>
              </w:rPr>
            </w:pPr>
            <w:ins w:id="4570" w:author="Do Thanh Trung" w:date="2025-07-08T16:04:00Z" w16du:dateUtc="2025-07-08T09:04:00Z">
              <w:r w:rsidRPr="001529FD">
                <w:rPr>
                  <w:b/>
                  <w:lang w:val="vi-VN"/>
                </w:rPr>
                <w:t>Chức năng</w:t>
              </w:r>
            </w:ins>
          </w:p>
        </w:tc>
        <w:tc>
          <w:tcPr>
            <w:tcW w:w="7645" w:type="dxa"/>
          </w:tcPr>
          <w:p w14:paraId="4FCAEC03" w14:textId="77777777" w:rsidR="00E3163E" w:rsidRPr="001529FD" w:rsidRDefault="00E3163E" w:rsidP="00C548E9">
            <w:pPr>
              <w:jc w:val="center"/>
              <w:rPr>
                <w:ins w:id="4571" w:author="Do Thanh Trung" w:date="2025-07-08T16:04:00Z" w16du:dateUtc="2025-07-08T09:04:00Z"/>
                <w:b/>
                <w:lang w:val="vi-VN"/>
              </w:rPr>
            </w:pPr>
            <w:ins w:id="4572" w:author="Do Thanh Trung" w:date="2025-07-08T16:04:00Z" w16du:dateUtc="2025-07-08T09:04:00Z">
              <w:r w:rsidRPr="001529FD">
                <w:rPr>
                  <w:b/>
                  <w:lang w:val="vi-VN"/>
                </w:rPr>
                <w:t>Mô tả</w:t>
              </w:r>
            </w:ins>
          </w:p>
        </w:tc>
      </w:tr>
      <w:tr w:rsidR="00790F18" w:rsidRPr="001529FD" w14:paraId="3CCD94EE" w14:textId="77777777" w:rsidTr="00C548E9">
        <w:trPr>
          <w:trHeight w:val="584"/>
          <w:ins w:id="4573" w:author="Do Thanh Trung" w:date="2025-07-08T16:04:00Z"/>
        </w:trPr>
        <w:tc>
          <w:tcPr>
            <w:tcW w:w="2335" w:type="dxa"/>
            <w:vMerge w:val="restart"/>
          </w:tcPr>
          <w:p w14:paraId="73D678E1" w14:textId="77777777" w:rsidR="00790F18" w:rsidRPr="001529FD" w:rsidRDefault="00790F18" w:rsidP="00C548E9">
            <w:pPr>
              <w:rPr>
                <w:ins w:id="4574" w:author="Do Thanh Trung" w:date="2025-07-08T16:04:00Z" w16du:dateUtc="2025-07-08T09:04:00Z"/>
                <w:lang w:val="vi-VN"/>
              </w:rPr>
            </w:pPr>
            <w:ins w:id="4575" w:author="Do Thanh Trung" w:date="2025-07-08T16:04:00Z" w16du:dateUtc="2025-07-08T09:04:00Z">
              <w:r w:rsidRPr="001529FD">
                <w:rPr>
                  <w:lang w:val="vi-VN"/>
                </w:rPr>
                <w:t>Filter</w:t>
              </w:r>
            </w:ins>
          </w:p>
        </w:tc>
        <w:tc>
          <w:tcPr>
            <w:tcW w:w="2970" w:type="dxa"/>
          </w:tcPr>
          <w:p w14:paraId="05E8423C" w14:textId="77777777" w:rsidR="00790F18" w:rsidRPr="001529FD" w:rsidRDefault="00790F18" w:rsidP="00C548E9">
            <w:pPr>
              <w:rPr>
                <w:ins w:id="4576" w:author="Do Thanh Trung" w:date="2025-07-08T16:04:00Z" w16du:dateUtc="2025-07-08T09:04:00Z"/>
                <w:color w:val="FF0000"/>
              </w:rPr>
            </w:pPr>
            <w:ins w:id="4577" w:author="Do Thanh Trung" w:date="2025-07-08T16:04:00Z" w16du:dateUtc="2025-07-08T09:04:00Z">
              <w:r w:rsidRPr="001529FD">
                <w:rPr>
                  <w:lang w:val="vi-VN"/>
                </w:rPr>
                <w:t>Khung thời gian</w:t>
              </w:r>
              <w:r w:rsidRPr="001529FD">
                <w:rPr>
                  <w:noProof/>
                  <w:color w:val="FF0000"/>
                </w:rPr>
                <w:t xml:space="preserve"> </w:t>
              </w:r>
            </w:ins>
          </w:p>
        </w:tc>
        <w:tc>
          <w:tcPr>
            <w:tcW w:w="7645" w:type="dxa"/>
          </w:tcPr>
          <w:p w14:paraId="3A4199E4" w14:textId="77777777" w:rsidR="00790F18" w:rsidRPr="001529FD" w:rsidRDefault="00790F18" w:rsidP="00C548E9">
            <w:pPr>
              <w:rPr>
                <w:ins w:id="4578" w:author="Do Thanh Trung" w:date="2025-07-08T16:04:00Z" w16du:dateUtc="2025-07-08T09:04:00Z"/>
                <w:lang w:val="vi-VN"/>
              </w:rPr>
            </w:pPr>
            <w:ins w:id="4579" w:author="Do Thanh Trung" w:date="2025-07-08T16:04:00Z" w16du:dateUtc="2025-07-08T09:04:00Z">
              <w:r w:rsidRPr="001529FD">
                <w:rPr>
                  <w:lang w:val="vi-VN"/>
                </w:rPr>
                <w:t>Cho phép người dùng chọn thời gian báo cáo theo khung thời gian chọn sẵn</w:t>
              </w:r>
            </w:ins>
          </w:p>
          <w:p w14:paraId="01B98C1C" w14:textId="77777777" w:rsidR="00790F18" w:rsidRPr="001529FD" w:rsidRDefault="00790F18" w:rsidP="00C548E9">
            <w:pPr>
              <w:pStyle w:val="ListParagraph"/>
              <w:numPr>
                <w:ilvl w:val="0"/>
                <w:numId w:val="9"/>
              </w:numPr>
              <w:spacing w:line="240" w:lineRule="auto"/>
              <w:jc w:val="left"/>
              <w:rPr>
                <w:ins w:id="4580" w:author="Do Thanh Trung" w:date="2025-07-08T16:04:00Z" w16du:dateUtc="2025-07-08T09:04:00Z"/>
                <w:lang w:val="vi-VN"/>
              </w:rPr>
            </w:pPr>
            <w:ins w:id="4581" w:author="Do Thanh Trung" w:date="2025-07-08T16:04:00Z" w16du:dateUtc="2025-07-08T09:04:00Z">
              <w:r w:rsidRPr="001529FD">
                <w:rPr>
                  <w:lang w:val="vi-VN"/>
                </w:rPr>
                <w:t>Start date: Ngày bắt đầu báo cáo</w:t>
              </w:r>
            </w:ins>
          </w:p>
          <w:p w14:paraId="4640BE33" w14:textId="77777777" w:rsidR="00790F18" w:rsidRPr="001529FD" w:rsidRDefault="00790F18" w:rsidP="00C548E9">
            <w:pPr>
              <w:pStyle w:val="ListParagraph"/>
              <w:numPr>
                <w:ilvl w:val="0"/>
                <w:numId w:val="9"/>
              </w:numPr>
              <w:spacing w:line="240" w:lineRule="auto"/>
              <w:jc w:val="left"/>
              <w:rPr>
                <w:ins w:id="4582" w:author="Do Thanh Trung" w:date="2025-07-08T16:04:00Z" w16du:dateUtc="2025-07-08T09:04:00Z"/>
                <w:lang w:val="vi-VN"/>
              </w:rPr>
            </w:pPr>
            <w:ins w:id="4583" w:author="Do Thanh Trung" w:date="2025-07-08T16:04:00Z" w16du:dateUtc="2025-07-08T09:04:00Z">
              <w:r w:rsidRPr="001529FD">
                <w:rPr>
                  <w:lang w:val="vi-VN"/>
                </w:rPr>
                <w:t>End date: Ngày kết thúc báo cáo</w:t>
              </w:r>
            </w:ins>
          </w:p>
        </w:tc>
      </w:tr>
      <w:tr w:rsidR="00790F18" w:rsidRPr="009B1FA4" w14:paraId="2C7D4C3D" w14:textId="77777777" w:rsidTr="00C548E9">
        <w:trPr>
          <w:ins w:id="4584" w:author="Do Thanh Trung" w:date="2025-07-08T16:04:00Z"/>
        </w:trPr>
        <w:tc>
          <w:tcPr>
            <w:tcW w:w="2335" w:type="dxa"/>
            <w:vMerge/>
          </w:tcPr>
          <w:p w14:paraId="35D7363E" w14:textId="77777777" w:rsidR="00790F18" w:rsidRPr="001529FD" w:rsidRDefault="00790F18" w:rsidP="00C548E9">
            <w:pPr>
              <w:rPr>
                <w:ins w:id="4585" w:author="Do Thanh Trung" w:date="2025-07-08T16:04:00Z" w16du:dateUtc="2025-07-08T09:04:00Z"/>
                <w:lang w:val="vi-VN"/>
              </w:rPr>
            </w:pPr>
          </w:p>
        </w:tc>
        <w:tc>
          <w:tcPr>
            <w:tcW w:w="2970" w:type="dxa"/>
          </w:tcPr>
          <w:p w14:paraId="1C48C2D1" w14:textId="77777777" w:rsidR="00790F18" w:rsidRPr="005F18CB" w:rsidRDefault="00790F18" w:rsidP="00C548E9">
            <w:pPr>
              <w:rPr>
                <w:ins w:id="4586" w:author="Do Thanh Trung" w:date="2025-07-08T16:04:00Z" w16du:dateUtc="2025-07-08T09:04:00Z"/>
              </w:rPr>
            </w:pPr>
            <w:ins w:id="4587" w:author="Do Thanh Trung" w:date="2025-07-08T16:04:00Z" w16du:dateUtc="2025-07-08T09:04:00Z">
              <w:r>
                <w:t>Mã Tài khoản</w:t>
              </w:r>
            </w:ins>
          </w:p>
        </w:tc>
        <w:tc>
          <w:tcPr>
            <w:tcW w:w="7645" w:type="dxa"/>
          </w:tcPr>
          <w:p w14:paraId="2E667AAF" w14:textId="16260FF9" w:rsidR="00790F18" w:rsidRPr="001529FD" w:rsidRDefault="00790F18" w:rsidP="00C548E9">
            <w:pPr>
              <w:rPr>
                <w:ins w:id="4588" w:author="Do Thanh Trung" w:date="2025-07-08T16:04:00Z" w16du:dateUtc="2025-07-08T09:04:00Z"/>
                <w:lang w:val="vi-VN"/>
              </w:rPr>
            </w:pPr>
            <w:ins w:id="4589" w:author="Do Thanh Trung" w:date="2025-07-08T16:04:00Z" w16du:dateUtc="2025-07-08T09:04:00Z">
              <w:r w:rsidRPr="001529FD">
                <w:rPr>
                  <w:lang w:val="vi-VN"/>
                </w:rPr>
                <w:t xml:space="preserve">Cho phép người dùng lọc theo Mã tài </w:t>
              </w:r>
              <w:r>
                <w:t>khoản Quỹ</w:t>
              </w:r>
            </w:ins>
          </w:p>
        </w:tc>
      </w:tr>
      <w:tr w:rsidR="00790F18" w:rsidRPr="009B1FA4" w14:paraId="05A71442" w14:textId="77777777" w:rsidTr="00C548E9">
        <w:trPr>
          <w:ins w:id="4590" w:author="Do Thanh Trung" w:date="2025-07-08T16:04:00Z"/>
        </w:trPr>
        <w:tc>
          <w:tcPr>
            <w:tcW w:w="2335" w:type="dxa"/>
            <w:vMerge/>
          </w:tcPr>
          <w:p w14:paraId="5DE290A2" w14:textId="77777777" w:rsidR="00790F18" w:rsidRPr="001529FD" w:rsidRDefault="00790F18" w:rsidP="00C548E9">
            <w:pPr>
              <w:rPr>
                <w:ins w:id="4591" w:author="Do Thanh Trung" w:date="2025-07-08T16:04:00Z" w16du:dateUtc="2025-07-08T09:04:00Z"/>
                <w:lang w:val="vi-VN"/>
              </w:rPr>
            </w:pPr>
          </w:p>
        </w:tc>
        <w:tc>
          <w:tcPr>
            <w:tcW w:w="2970" w:type="dxa"/>
          </w:tcPr>
          <w:p w14:paraId="57D373D6" w14:textId="77777777" w:rsidR="00790F18" w:rsidRPr="005A32D2" w:rsidRDefault="00790F18" w:rsidP="00C548E9">
            <w:pPr>
              <w:rPr>
                <w:ins w:id="4592" w:author="Do Thanh Trung" w:date="2025-07-08T16:04:00Z" w16du:dateUtc="2025-07-08T09:04:00Z"/>
              </w:rPr>
            </w:pPr>
            <w:ins w:id="4593" w:author="Do Thanh Trung" w:date="2025-07-08T16:04:00Z" w16du:dateUtc="2025-07-08T09:04:00Z">
              <w:r>
                <w:t>Người quản lý</w:t>
              </w:r>
            </w:ins>
          </w:p>
        </w:tc>
        <w:tc>
          <w:tcPr>
            <w:tcW w:w="7645" w:type="dxa"/>
          </w:tcPr>
          <w:p w14:paraId="660FC28A" w14:textId="10C06296" w:rsidR="00790F18" w:rsidRPr="001529FD" w:rsidRDefault="00790F18" w:rsidP="00C548E9">
            <w:pPr>
              <w:rPr>
                <w:ins w:id="4594" w:author="Do Thanh Trung" w:date="2025-07-08T16:04:00Z" w16du:dateUtc="2025-07-08T09:04:00Z"/>
                <w:lang w:val="vi-VN"/>
              </w:rPr>
            </w:pPr>
            <w:ins w:id="4595" w:author="Do Thanh Trung" w:date="2025-07-08T16:04:00Z" w16du:dateUtc="2025-07-08T09:04:00Z">
              <w:r w:rsidRPr="001529FD">
                <w:rPr>
                  <w:lang w:val="vi-VN"/>
                </w:rPr>
                <w:t xml:space="preserve">Cho phép người dùng lọc theo </w:t>
              </w:r>
              <w:r>
                <w:t>Người quản lý tài khoản Quỹ</w:t>
              </w:r>
            </w:ins>
          </w:p>
        </w:tc>
      </w:tr>
      <w:tr w:rsidR="00790F18" w:rsidRPr="009B1FA4" w14:paraId="22D5E353" w14:textId="77777777" w:rsidTr="00C548E9">
        <w:trPr>
          <w:ins w:id="4596" w:author="Do Thanh Trung" w:date="2025-07-08T16:04:00Z"/>
        </w:trPr>
        <w:tc>
          <w:tcPr>
            <w:tcW w:w="2335" w:type="dxa"/>
            <w:vMerge/>
          </w:tcPr>
          <w:p w14:paraId="064BC700" w14:textId="77777777" w:rsidR="00790F18" w:rsidRPr="001529FD" w:rsidRDefault="00790F18" w:rsidP="00C548E9">
            <w:pPr>
              <w:rPr>
                <w:ins w:id="4597" w:author="Do Thanh Trung" w:date="2025-07-08T16:04:00Z" w16du:dateUtc="2025-07-08T09:04:00Z"/>
                <w:lang w:val="vi-VN"/>
              </w:rPr>
            </w:pPr>
          </w:p>
        </w:tc>
        <w:tc>
          <w:tcPr>
            <w:tcW w:w="2970" w:type="dxa"/>
          </w:tcPr>
          <w:p w14:paraId="241E079E" w14:textId="6A5BA50C" w:rsidR="00790F18" w:rsidRDefault="00790F18" w:rsidP="00C548E9">
            <w:pPr>
              <w:rPr>
                <w:ins w:id="4598" w:author="Do Thanh Trung" w:date="2025-07-08T16:04:00Z" w16du:dateUtc="2025-07-08T09:04:00Z"/>
              </w:rPr>
            </w:pPr>
            <w:ins w:id="4599" w:author="Do Thanh Trung" w:date="2025-07-08T16:04:00Z" w16du:dateUtc="2025-07-08T09:04:00Z">
              <w:r>
                <w:t>Loại Tài sản</w:t>
              </w:r>
            </w:ins>
          </w:p>
        </w:tc>
        <w:tc>
          <w:tcPr>
            <w:tcW w:w="7645" w:type="dxa"/>
          </w:tcPr>
          <w:p w14:paraId="2F171037" w14:textId="245F0DA0" w:rsidR="00790F18" w:rsidRPr="00790F18" w:rsidRDefault="00790F18" w:rsidP="00C548E9">
            <w:pPr>
              <w:rPr>
                <w:ins w:id="4600" w:author="Do Thanh Trung" w:date="2025-07-08T16:04:00Z" w16du:dateUtc="2025-07-08T09:04:00Z"/>
                <w:rPrChange w:id="4601" w:author="Do Thanh Trung" w:date="2025-07-08T16:04:00Z" w16du:dateUtc="2025-07-08T09:04:00Z">
                  <w:rPr>
                    <w:ins w:id="4602" w:author="Do Thanh Trung" w:date="2025-07-08T16:04:00Z" w16du:dateUtc="2025-07-08T09:04:00Z"/>
                    <w:lang w:val="vi-VN"/>
                  </w:rPr>
                </w:rPrChange>
              </w:rPr>
            </w:pPr>
            <w:ins w:id="4603" w:author="Do Thanh Trung" w:date="2025-07-08T16:04:00Z" w16du:dateUtc="2025-07-08T09:04:00Z">
              <w:r>
                <w:t>Cho phép người dùng lọc theo Loại tài sản</w:t>
              </w:r>
            </w:ins>
          </w:p>
        </w:tc>
      </w:tr>
      <w:tr w:rsidR="00E3163E" w:rsidRPr="009B1FA4" w14:paraId="54683FE4" w14:textId="77777777" w:rsidTr="00C548E9">
        <w:trPr>
          <w:ins w:id="4604" w:author="Do Thanh Trung" w:date="2025-07-08T16:04:00Z"/>
        </w:trPr>
        <w:tc>
          <w:tcPr>
            <w:tcW w:w="2335" w:type="dxa"/>
            <w:vMerge w:val="restart"/>
          </w:tcPr>
          <w:p w14:paraId="75C0DF92" w14:textId="77777777" w:rsidR="00E3163E" w:rsidRPr="001529FD" w:rsidRDefault="00E3163E" w:rsidP="00C548E9">
            <w:pPr>
              <w:rPr>
                <w:ins w:id="4605" w:author="Do Thanh Trung" w:date="2025-07-08T16:04:00Z" w16du:dateUtc="2025-07-08T09:04:00Z"/>
                <w:lang w:val="vi-VN"/>
              </w:rPr>
            </w:pPr>
            <w:ins w:id="4606" w:author="Do Thanh Trung" w:date="2025-07-08T16:04:00Z" w16du:dateUtc="2025-07-08T09:04:00Z">
              <w:r w:rsidRPr="001529FD">
                <w:rPr>
                  <w:lang w:val="vi-VN"/>
                </w:rPr>
                <w:t>Xuất báo cáo</w:t>
              </w:r>
            </w:ins>
          </w:p>
        </w:tc>
        <w:tc>
          <w:tcPr>
            <w:tcW w:w="2970" w:type="dxa"/>
          </w:tcPr>
          <w:p w14:paraId="034DDBB4" w14:textId="77777777" w:rsidR="00E3163E" w:rsidRPr="001529FD" w:rsidRDefault="00E3163E" w:rsidP="00C548E9">
            <w:pPr>
              <w:rPr>
                <w:ins w:id="4607" w:author="Do Thanh Trung" w:date="2025-07-08T16:04:00Z" w16du:dateUtc="2025-07-08T09:04:00Z"/>
                <w:lang w:val="vi-VN"/>
              </w:rPr>
            </w:pPr>
            <w:ins w:id="4608" w:author="Do Thanh Trung" w:date="2025-07-08T16:04:00Z" w16du:dateUtc="2025-07-08T09:04:00Z">
              <w:r w:rsidRPr="001529FD">
                <w:rPr>
                  <w:lang w:val="vi-VN"/>
                </w:rPr>
                <w:t>Excel</w:t>
              </w:r>
            </w:ins>
          </w:p>
        </w:tc>
        <w:tc>
          <w:tcPr>
            <w:tcW w:w="7645" w:type="dxa"/>
          </w:tcPr>
          <w:p w14:paraId="5CF23F03" w14:textId="77777777" w:rsidR="00E3163E" w:rsidRPr="001529FD" w:rsidRDefault="00E3163E" w:rsidP="00C548E9">
            <w:pPr>
              <w:rPr>
                <w:ins w:id="4609" w:author="Do Thanh Trung" w:date="2025-07-08T16:04:00Z" w16du:dateUtc="2025-07-08T09:04:00Z"/>
                <w:lang w:val="vi-VN"/>
              </w:rPr>
            </w:pPr>
            <w:ins w:id="4610" w:author="Do Thanh Trung" w:date="2025-07-08T16:04:00Z" w16du:dateUtc="2025-07-08T09:04:00Z">
              <w:r w:rsidRPr="001529FD">
                <w:rPr>
                  <w:lang w:val="vi-VN"/>
                </w:rPr>
                <w:t>Xuất báo cáo định dạng excel</w:t>
              </w:r>
            </w:ins>
          </w:p>
        </w:tc>
      </w:tr>
      <w:tr w:rsidR="00E3163E" w:rsidRPr="009B1FA4" w14:paraId="31C391D9" w14:textId="77777777" w:rsidTr="00C548E9">
        <w:trPr>
          <w:ins w:id="4611" w:author="Do Thanh Trung" w:date="2025-07-08T16:04:00Z"/>
        </w:trPr>
        <w:tc>
          <w:tcPr>
            <w:tcW w:w="2335" w:type="dxa"/>
            <w:vMerge/>
          </w:tcPr>
          <w:p w14:paraId="3E67EA97" w14:textId="77777777" w:rsidR="00E3163E" w:rsidRPr="001529FD" w:rsidRDefault="00E3163E" w:rsidP="00C548E9">
            <w:pPr>
              <w:rPr>
                <w:ins w:id="4612" w:author="Do Thanh Trung" w:date="2025-07-08T16:04:00Z" w16du:dateUtc="2025-07-08T09:04:00Z"/>
                <w:lang w:val="vi-VN"/>
              </w:rPr>
            </w:pPr>
          </w:p>
        </w:tc>
        <w:tc>
          <w:tcPr>
            <w:tcW w:w="2970" w:type="dxa"/>
          </w:tcPr>
          <w:p w14:paraId="339F77C0" w14:textId="77777777" w:rsidR="00E3163E" w:rsidRPr="001529FD" w:rsidRDefault="00E3163E" w:rsidP="00C548E9">
            <w:pPr>
              <w:rPr>
                <w:ins w:id="4613" w:author="Do Thanh Trung" w:date="2025-07-08T16:04:00Z" w16du:dateUtc="2025-07-08T09:04:00Z"/>
                <w:lang w:val="vi-VN"/>
              </w:rPr>
            </w:pPr>
            <w:ins w:id="4614" w:author="Do Thanh Trung" w:date="2025-07-08T16:04:00Z" w16du:dateUtc="2025-07-08T09:04:00Z">
              <w:r w:rsidRPr="001529FD">
                <w:rPr>
                  <w:lang w:val="vi-VN"/>
                </w:rPr>
                <w:t>PDF</w:t>
              </w:r>
            </w:ins>
          </w:p>
        </w:tc>
        <w:tc>
          <w:tcPr>
            <w:tcW w:w="7645" w:type="dxa"/>
          </w:tcPr>
          <w:p w14:paraId="07C1D2E0" w14:textId="77777777" w:rsidR="00E3163E" w:rsidRPr="001529FD" w:rsidRDefault="00E3163E" w:rsidP="00C548E9">
            <w:pPr>
              <w:rPr>
                <w:ins w:id="4615" w:author="Do Thanh Trung" w:date="2025-07-08T16:04:00Z" w16du:dateUtc="2025-07-08T09:04:00Z"/>
                <w:lang w:val="vi-VN"/>
              </w:rPr>
            </w:pPr>
            <w:ins w:id="4616" w:author="Do Thanh Trung" w:date="2025-07-08T16:04:00Z" w16du:dateUtc="2025-07-08T09:04:00Z">
              <w:r w:rsidRPr="001529FD">
                <w:rPr>
                  <w:lang w:val="vi-VN"/>
                </w:rPr>
                <w:t>Xuất báo cáo định dạng PDF</w:t>
              </w:r>
            </w:ins>
          </w:p>
        </w:tc>
      </w:tr>
      <w:tr w:rsidR="00E3163E" w:rsidRPr="009B1FA4" w14:paraId="30D74B6F" w14:textId="77777777" w:rsidTr="00C548E9">
        <w:trPr>
          <w:ins w:id="4617" w:author="Do Thanh Trung" w:date="2025-07-08T16:04:00Z"/>
        </w:trPr>
        <w:tc>
          <w:tcPr>
            <w:tcW w:w="2335" w:type="dxa"/>
            <w:vMerge/>
          </w:tcPr>
          <w:p w14:paraId="36BF0DB2" w14:textId="77777777" w:rsidR="00E3163E" w:rsidRPr="001529FD" w:rsidRDefault="00E3163E" w:rsidP="00C548E9">
            <w:pPr>
              <w:rPr>
                <w:ins w:id="4618" w:author="Do Thanh Trung" w:date="2025-07-08T16:04:00Z" w16du:dateUtc="2025-07-08T09:04:00Z"/>
                <w:lang w:val="vi-VN"/>
              </w:rPr>
            </w:pPr>
          </w:p>
        </w:tc>
        <w:tc>
          <w:tcPr>
            <w:tcW w:w="2970" w:type="dxa"/>
          </w:tcPr>
          <w:p w14:paraId="5A7D33AA" w14:textId="77777777" w:rsidR="00E3163E" w:rsidRPr="001529FD" w:rsidRDefault="00E3163E" w:rsidP="00C548E9">
            <w:pPr>
              <w:rPr>
                <w:ins w:id="4619" w:author="Do Thanh Trung" w:date="2025-07-08T16:04:00Z" w16du:dateUtc="2025-07-08T09:04:00Z"/>
                <w:lang w:val="vi-VN"/>
              </w:rPr>
            </w:pPr>
            <w:ins w:id="4620" w:author="Do Thanh Trung" w:date="2025-07-08T16:04:00Z" w16du:dateUtc="2025-07-08T09:04:00Z">
              <w:r w:rsidRPr="001529FD">
                <w:rPr>
                  <w:lang w:val="vi-VN"/>
                </w:rPr>
                <w:t>Word</w:t>
              </w:r>
            </w:ins>
          </w:p>
        </w:tc>
        <w:tc>
          <w:tcPr>
            <w:tcW w:w="7645" w:type="dxa"/>
          </w:tcPr>
          <w:p w14:paraId="1033DDF9" w14:textId="77777777" w:rsidR="00E3163E" w:rsidRPr="001529FD" w:rsidRDefault="00E3163E" w:rsidP="00C548E9">
            <w:pPr>
              <w:rPr>
                <w:ins w:id="4621" w:author="Do Thanh Trung" w:date="2025-07-08T16:04:00Z" w16du:dateUtc="2025-07-08T09:04:00Z"/>
                <w:lang w:val="vi-VN"/>
              </w:rPr>
            </w:pPr>
            <w:ins w:id="4622" w:author="Do Thanh Trung" w:date="2025-07-08T16:04:00Z" w16du:dateUtc="2025-07-08T09:04:00Z">
              <w:r w:rsidRPr="001529FD">
                <w:rPr>
                  <w:lang w:val="vi-VN"/>
                </w:rPr>
                <w:t>Xuất báo cáo định dạng Word</w:t>
              </w:r>
            </w:ins>
          </w:p>
        </w:tc>
      </w:tr>
    </w:tbl>
    <w:p w14:paraId="3DD4FB3C" w14:textId="77777777" w:rsidR="00E3163E" w:rsidRDefault="00E3163E" w:rsidP="00E3163E">
      <w:pPr>
        <w:rPr>
          <w:ins w:id="4623" w:author="Do Thanh Trung" w:date="2025-07-08T16:17:00Z" w16du:dateUtc="2025-07-08T09:17:00Z"/>
        </w:rPr>
      </w:pPr>
    </w:p>
    <w:p w14:paraId="3F0DF6DD" w14:textId="2C381FBA" w:rsidR="00843306" w:rsidRDefault="00843306" w:rsidP="00843306">
      <w:pPr>
        <w:pStyle w:val="Heading6"/>
        <w:rPr>
          <w:ins w:id="4624" w:author="Do Thanh Trung" w:date="2025-07-08T16:18:00Z" w16du:dateUtc="2025-07-08T09:18:00Z"/>
        </w:rPr>
      </w:pPr>
      <w:ins w:id="4625" w:author="Do Thanh Trung" w:date="2025-07-08T16:18:00Z" w16du:dateUtc="2025-07-08T09:18:00Z">
        <w:r>
          <w:t>Báo cáo hiệu quả đầu tư</w:t>
        </w:r>
      </w:ins>
    </w:p>
    <w:tbl>
      <w:tblPr>
        <w:tblStyle w:val="TableGrid"/>
        <w:tblW w:w="0" w:type="auto"/>
        <w:tblLook w:val="04A0" w:firstRow="1" w:lastRow="0" w:firstColumn="1" w:lastColumn="0" w:noHBand="0" w:noVBand="1"/>
        <w:tblPrChange w:id="4626" w:author="Do Thanh Trung" w:date="2025-07-08T16:58:00Z" w16du:dateUtc="2025-07-08T09:58:00Z">
          <w:tblPr>
            <w:tblStyle w:val="TableGrid"/>
            <w:tblW w:w="0" w:type="auto"/>
            <w:tblLook w:val="04A0" w:firstRow="1" w:lastRow="0" w:firstColumn="1" w:lastColumn="0" w:noHBand="0" w:noVBand="1"/>
          </w:tblPr>
        </w:tblPrChange>
      </w:tblPr>
      <w:tblGrid>
        <w:gridCol w:w="850"/>
        <w:gridCol w:w="1106"/>
        <w:gridCol w:w="1259"/>
        <w:gridCol w:w="952"/>
        <w:gridCol w:w="1017"/>
        <w:gridCol w:w="2469"/>
        <w:gridCol w:w="5297"/>
        <w:tblGridChange w:id="4627">
          <w:tblGrid>
            <w:gridCol w:w="850"/>
            <w:gridCol w:w="1106"/>
            <w:gridCol w:w="1259"/>
            <w:gridCol w:w="952"/>
            <w:gridCol w:w="1017"/>
            <w:gridCol w:w="2469"/>
            <w:gridCol w:w="5297"/>
          </w:tblGrid>
        </w:tblGridChange>
      </w:tblGrid>
      <w:tr w:rsidR="00513BD4" w:rsidRPr="001529FD" w14:paraId="18B3E2D4" w14:textId="77777777" w:rsidTr="00F938E2">
        <w:trPr>
          <w:tblHeader/>
          <w:ins w:id="4628" w:author="Do Thanh Trung" w:date="2025-07-08T16:32:00Z"/>
          <w:trPrChange w:id="4629" w:author="Do Thanh Trung" w:date="2025-07-08T16:58:00Z" w16du:dateUtc="2025-07-08T09:58:00Z">
            <w:trPr>
              <w:tblHeader/>
            </w:trPr>
          </w:trPrChange>
        </w:trPr>
        <w:tc>
          <w:tcPr>
            <w:tcW w:w="850" w:type="dxa"/>
            <w:vAlign w:val="center"/>
            <w:tcPrChange w:id="4630" w:author="Do Thanh Trung" w:date="2025-07-08T16:58:00Z" w16du:dateUtc="2025-07-08T09:58:00Z">
              <w:tcPr>
                <w:tcW w:w="851" w:type="dxa"/>
                <w:vAlign w:val="center"/>
              </w:tcPr>
            </w:tcPrChange>
          </w:tcPr>
          <w:p w14:paraId="735C7DD7" w14:textId="77777777" w:rsidR="00513BD4" w:rsidRPr="001529FD" w:rsidRDefault="00513BD4" w:rsidP="00C548E9">
            <w:pPr>
              <w:jc w:val="center"/>
              <w:rPr>
                <w:ins w:id="4631" w:author="Do Thanh Trung" w:date="2025-07-08T16:32:00Z" w16du:dateUtc="2025-07-08T09:32:00Z"/>
                <w:b/>
                <w:lang w:val="vi-VN"/>
              </w:rPr>
            </w:pPr>
            <w:ins w:id="4632" w:author="Do Thanh Trung" w:date="2025-07-08T16:32:00Z" w16du:dateUtc="2025-07-08T09:32:00Z">
              <w:r w:rsidRPr="001529FD">
                <w:rPr>
                  <w:b/>
                  <w:lang w:val="vi-VN"/>
                </w:rPr>
                <w:t>STT</w:t>
              </w:r>
            </w:ins>
          </w:p>
        </w:tc>
        <w:tc>
          <w:tcPr>
            <w:tcW w:w="1106" w:type="dxa"/>
            <w:vAlign w:val="center"/>
            <w:tcPrChange w:id="4633" w:author="Do Thanh Trung" w:date="2025-07-08T16:58:00Z" w16du:dateUtc="2025-07-08T09:58:00Z">
              <w:tcPr>
                <w:tcW w:w="1106" w:type="dxa"/>
                <w:vAlign w:val="center"/>
              </w:tcPr>
            </w:tcPrChange>
          </w:tcPr>
          <w:p w14:paraId="3E549F49" w14:textId="77777777" w:rsidR="00513BD4" w:rsidRPr="001529FD" w:rsidRDefault="00513BD4" w:rsidP="00C548E9">
            <w:pPr>
              <w:jc w:val="center"/>
              <w:rPr>
                <w:ins w:id="4634" w:author="Do Thanh Trung" w:date="2025-07-08T16:32:00Z" w16du:dateUtc="2025-07-08T09:32:00Z"/>
                <w:b/>
                <w:lang w:val="vi-VN"/>
              </w:rPr>
            </w:pPr>
            <w:ins w:id="4635" w:author="Do Thanh Trung" w:date="2025-07-08T16:32:00Z" w16du:dateUtc="2025-07-08T09:32:00Z">
              <w:r w:rsidRPr="001529FD">
                <w:rPr>
                  <w:b/>
                  <w:lang w:val="vi-VN"/>
                </w:rPr>
                <w:t>Trường dữ liệu</w:t>
              </w:r>
            </w:ins>
          </w:p>
        </w:tc>
        <w:tc>
          <w:tcPr>
            <w:tcW w:w="1259" w:type="dxa"/>
            <w:vAlign w:val="center"/>
            <w:tcPrChange w:id="4636" w:author="Do Thanh Trung" w:date="2025-07-08T16:58:00Z" w16du:dateUtc="2025-07-08T09:58:00Z">
              <w:tcPr>
                <w:tcW w:w="1248" w:type="dxa"/>
                <w:vAlign w:val="center"/>
              </w:tcPr>
            </w:tcPrChange>
          </w:tcPr>
          <w:p w14:paraId="4F6F9740" w14:textId="77777777" w:rsidR="00513BD4" w:rsidRPr="001529FD" w:rsidRDefault="00513BD4" w:rsidP="00C548E9">
            <w:pPr>
              <w:jc w:val="center"/>
              <w:rPr>
                <w:ins w:id="4637" w:author="Do Thanh Trung" w:date="2025-07-08T16:32:00Z" w16du:dateUtc="2025-07-08T09:32:00Z"/>
                <w:b/>
                <w:lang w:val="vi-VN"/>
              </w:rPr>
            </w:pPr>
            <w:ins w:id="4638" w:author="Do Thanh Trung" w:date="2025-07-08T16:32:00Z" w16du:dateUtc="2025-07-08T09:32:00Z">
              <w:r w:rsidRPr="001529FD">
                <w:rPr>
                  <w:b/>
                  <w:lang w:val="vi-VN"/>
                </w:rPr>
                <w:t>Loại dữ liệu</w:t>
              </w:r>
            </w:ins>
          </w:p>
        </w:tc>
        <w:tc>
          <w:tcPr>
            <w:tcW w:w="952" w:type="dxa"/>
            <w:vAlign w:val="center"/>
            <w:tcPrChange w:id="4639" w:author="Do Thanh Trung" w:date="2025-07-08T16:58:00Z" w16du:dateUtc="2025-07-08T09:58:00Z">
              <w:tcPr>
                <w:tcW w:w="952" w:type="dxa"/>
                <w:vAlign w:val="center"/>
              </w:tcPr>
            </w:tcPrChange>
          </w:tcPr>
          <w:p w14:paraId="070A4307" w14:textId="77777777" w:rsidR="00513BD4" w:rsidRPr="00903E09" w:rsidRDefault="00513BD4" w:rsidP="00C548E9">
            <w:pPr>
              <w:jc w:val="center"/>
              <w:rPr>
                <w:ins w:id="4640" w:author="Do Thanh Trung" w:date="2025-07-08T16:32:00Z" w16du:dateUtc="2025-07-08T09:32:00Z"/>
                <w:b/>
              </w:rPr>
            </w:pPr>
            <w:ins w:id="4641" w:author="Do Thanh Trung" w:date="2025-07-08T16:32:00Z" w16du:dateUtc="2025-07-08T09:32:00Z">
              <w:r>
                <w:rPr>
                  <w:b/>
                </w:rPr>
                <w:t>Bắt buộc</w:t>
              </w:r>
            </w:ins>
          </w:p>
        </w:tc>
        <w:tc>
          <w:tcPr>
            <w:tcW w:w="1017" w:type="dxa"/>
            <w:vAlign w:val="center"/>
            <w:tcPrChange w:id="4642" w:author="Do Thanh Trung" w:date="2025-07-08T16:58:00Z" w16du:dateUtc="2025-07-08T09:58:00Z">
              <w:tcPr>
                <w:tcW w:w="1017" w:type="dxa"/>
                <w:vAlign w:val="center"/>
              </w:tcPr>
            </w:tcPrChange>
          </w:tcPr>
          <w:p w14:paraId="2FBA0FAD" w14:textId="77777777" w:rsidR="00513BD4" w:rsidRPr="00903E09" w:rsidRDefault="00513BD4" w:rsidP="00C548E9">
            <w:pPr>
              <w:jc w:val="center"/>
              <w:rPr>
                <w:ins w:id="4643" w:author="Do Thanh Trung" w:date="2025-07-08T16:32:00Z" w16du:dateUtc="2025-07-08T09:32:00Z"/>
                <w:b/>
              </w:rPr>
            </w:pPr>
            <w:ins w:id="4644" w:author="Do Thanh Trung" w:date="2025-07-08T16:32:00Z" w16du:dateUtc="2025-07-08T09:32:00Z">
              <w:r>
                <w:rPr>
                  <w:b/>
                </w:rPr>
                <w:t>Read-Only?</w:t>
              </w:r>
            </w:ins>
          </w:p>
        </w:tc>
        <w:tc>
          <w:tcPr>
            <w:tcW w:w="2469" w:type="dxa"/>
            <w:vAlign w:val="center"/>
            <w:tcPrChange w:id="4645" w:author="Do Thanh Trung" w:date="2025-07-08T16:58:00Z" w16du:dateUtc="2025-07-08T09:58:00Z">
              <w:tcPr>
                <w:tcW w:w="2472" w:type="dxa"/>
                <w:vAlign w:val="center"/>
              </w:tcPr>
            </w:tcPrChange>
          </w:tcPr>
          <w:p w14:paraId="0FF8392A" w14:textId="77777777" w:rsidR="00513BD4" w:rsidRPr="00B93ED0" w:rsidRDefault="00513BD4" w:rsidP="00C548E9">
            <w:pPr>
              <w:jc w:val="center"/>
              <w:rPr>
                <w:ins w:id="4646" w:author="Do Thanh Trung" w:date="2025-07-08T16:32:00Z" w16du:dateUtc="2025-07-08T09:32:00Z"/>
                <w:b/>
              </w:rPr>
            </w:pPr>
            <w:ins w:id="4647" w:author="Do Thanh Trung" w:date="2025-07-08T16:32:00Z" w16du:dateUtc="2025-07-08T09:32:00Z">
              <w:r>
                <w:rPr>
                  <w:b/>
                </w:rPr>
                <w:t>Dữ liệu tham chiếu</w:t>
              </w:r>
            </w:ins>
          </w:p>
        </w:tc>
        <w:tc>
          <w:tcPr>
            <w:tcW w:w="5297" w:type="dxa"/>
            <w:vAlign w:val="center"/>
            <w:tcPrChange w:id="4648" w:author="Do Thanh Trung" w:date="2025-07-08T16:58:00Z" w16du:dateUtc="2025-07-08T09:58:00Z">
              <w:tcPr>
                <w:tcW w:w="5304" w:type="dxa"/>
                <w:vAlign w:val="center"/>
              </w:tcPr>
            </w:tcPrChange>
          </w:tcPr>
          <w:p w14:paraId="40B5C784" w14:textId="77777777" w:rsidR="00513BD4" w:rsidRPr="001529FD" w:rsidRDefault="00513BD4" w:rsidP="00C548E9">
            <w:pPr>
              <w:jc w:val="center"/>
              <w:rPr>
                <w:ins w:id="4649" w:author="Do Thanh Trung" w:date="2025-07-08T16:32:00Z" w16du:dateUtc="2025-07-08T09:32:00Z"/>
                <w:b/>
                <w:lang w:val="vi-VN"/>
              </w:rPr>
            </w:pPr>
            <w:ins w:id="4650" w:author="Do Thanh Trung" w:date="2025-07-08T16:32:00Z" w16du:dateUtc="2025-07-08T09:32:00Z">
              <w:r w:rsidRPr="001529FD">
                <w:rPr>
                  <w:b/>
                  <w:lang w:val="vi-VN"/>
                </w:rPr>
                <w:t>Diễn giải</w:t>
              </w:r>
            </w:ins>
          </w:p>
        </w:tc>
      </w:tr>
      <w:tr w:rsidR="00D034FD" w:rsidRPr="000D37FA" w14:paraId="064D94FC" w14:textId="77777777" w:rsidTr="00F114B2">
        <w:trPr>
          <w:ins w:id="4651" w:author="Do Thanh Trung" w:date="2025-07-08T16:32:00Z"/>
        </w:trPr>
        <w:tc>
          <w:tcPr>
            <w:tcW w:w="12950" w:type="dxa"/>
            <w:gridSpan w:val="7"/>
            <w:vAlign w:val="center"/>
          </w:tcPr>
          <w:p w14:paraId="50206849" w14:textId="5F1AE486" w:rsidR="00D034FD" w:rsidRPr="000D37FA" w:rsidRDefault="00D034FD" w:rsidP="00D034FD">
            <w:pPr>
              <w:jc w:val="left"/>
              <w:rPr>
                <w:ins w:id="4652" w:author="Do Thanh Trung" w:date="2025-07-08T16:32:00Z" w16du:dateUtc="2025-07-08T09:32:00Z"/>
              </w:rPr>
            </w:pPr>
            <w:ins w:id="4653" w:author="Do Thanh Trung" w:date="2025-07-08T16:35:00Z" w16du:dateUtc="2025-07-08T09:35:00Z">
              <w:r>
                <w:rPr>
                  <w:b/>
                </w:rPr>
                <w:t>Thông tin Tài khoản Quỹ</w:t>
              </w:r>
            </w:ins>
          </w:p>
        </w:tc>
      </w:tr>
      <w:tr w:rsidR="00D034FD" w:rsidRPr="000D37FA" w14:paraId="1B207D12" w14:textId="77777777" w:rsidTr="00F938E2">
        <w:trPr>
          <w:ins w:id="4654" w:author="Do Thanh Trung" w:date="2025-07-08T16:32:00Z"/>
        </w:trPr>
        <w:tc>
          <w:tcPr>
            <w:tcW w:w="850" w:type="dxa"/>
            <w:vAlign w:val="center"/>
            <w:tcPrChange w:id="4655" w:author="Do Thanh Trung" w:date="2025-07-08T16:58:00Z" w16du:dateUtc="2025-07-08T09:58:00Z">
              <w:tcPr>
                <w:tcW w:w="851" w:type="dxa"/>
                <w:vAlign w:val="center"/>
              </w:tcPr>
            </w:tcPrChange>
          </w:tcPr>
          <w:p w14:paraId="4C16E999" w14:textId="1F2E0D49" w:rsidR="00D034FD" w:rsidRPr="00513BD4" w:rsidRDefault="00D034FD" w:rsidP="00D034FD">
            <w:pPr>
              <w:jc w:val="left"/>
              <w:rPr>
                <w:ins w:id="4656" w:author="Do Thanh Trung" w:date="2025-07-08T16:32:00Z" w16du:dateUtc="2025-07-08T09:32:00Z"/>
                <w:rPrChange w:id="4657" w:author="Do Thanh Trung" w:date="2025-07-08T16:32:00Z" w16du:dateUtc="2025-07-08T09:32:00Z">
                  <w:rPr>
                    <w:ins w:id="4658" w:author="Do Thanh Trung" w:date="2025-07-08T16:32:00Z" w16du:dateUtc="2025-07-08T09:32:00Z"/>
                    <w:lang w:val="vi-VN"/>
                  </w:rPr>
                </w:rPrChange>
              </w:rPr>
            </w:pPr>
            <w:ins w:id="4659" w:author="Do Thanh Trung" w:date="2025-07-08T16:35:00Z" w16du:dateUtc="2025-07-08T09:35:00Z">
              <w:r w:rsidRPr="001529FD">
                <w:rPr>
                  <w:lang w:val="vi-VN"/>
                </w:rPr>
                <w:lastRenderedPageBreak/>
                <w:t>01</w:t>
              </w:r>
            </w:ins>
          </w:p>
        </w:tc>
        <w:tc>
          <w:tcPr>
            <w:tcW w:w="1106" w:type="dxa"/>
            <w:vAlign w:val="center"/>
            <w:tcPrChange w:id="4660" w:author="Do Thanh Trung" w:date="2025-07-08T16:58:00Z" w16du:dateUtc="2025-07-08T09:58:00Z">
              <w:tcPr>
                <w:tcW w:w="1106" w:type="dxa"/>
                <w:vAlign w:val="center"/>
              </w:tcPr>
            </w:tcPrChange>
          </w:tcPr>
          <w:p w14:paraId="260C7B1C" w14:textId="44C06636" w:rsidR="00D034FD" w:rsidRDefault="00D034FD" w:rsidP="00D034FD">
            <w:pPr>
              <w:jc w:val="left"/>
              <w:rPr>
                <w:ins w:id="4661" w:author="Do Thanh Trung" w:date="2025-07-08T16:32:00Z" w16du:dateUtc="2025-07-08T09:32:00Z"/>
              </w:rPr>
            </w:pPr>
            <w:ins w:id="4662" w:author="Do Thanh Trung" w:date="2025-07-08T16:35:00Z" w16du:dateUtc="2025-07-08T09:35:00Z">
              <w:r>
                <w:t>Mã Tài khoản</w:t>
              </w:r>
            </w:ins>
          </w:p>
        </w:tc>
        <w:tc>
          <w:tcPr>
            <w:tcW w:w="1259" w:type="dxa"/>
            <w:vAlign w:val="center"/>
            <w:tcPrChange w:id="4663" w:author="Do Thanh Trung" w:date="2025-07-08T16:58:00Z" w16du:dateUtc="2025-07-08T09:58:00Z">
              <w:tcPr>
                <w:tcW w:w="1248" w:type="dxa"/>
                <w:vAlign w:val="center"/>
              </w:tcPr>
            </w:tcPrChange>
          </w:tcPr>
          <w:p w14:paraId="47DBA38F" w14:textId="241E0467" w:rsidR="00D034FD" w:rsidRPr="00A04FE5" w:rsidRDefault="00D034FD" w:rsidP="00D034FD">
            <w:pPr>
              <w:jc w:val="left"/>
              <w:rPr>
                <w:ins w:id="4664" w:author="Do Thanh Trung" w:date="2025-07-08T16:32:00Z" w16du:dateUtc="2025-07-08T09:32:00Z"/>
              </w:rPr>
            </w:pPr>
            <w:ins w:id="4665" w:author="Do Thanh Trung" w:date="2025-07-08T16:35:00Z" w16du:dateUtc="2025-07-08T09:35:00Z">
              <w:r>
                <w:t>Text</w:t>
              </w:r>
            </w:ins>
          </w:p>
        </w:tc>
        <w:tc>
          <w:tcPr>
            <w:tcW w:w="952" w:type="dxa"/>
            <w:vAlign w:val="center"/>
            <w:tcPrChange w:id="4666" w:author="Do Thanh Trung" w:date="2025-07-08T16:58:00Z" w16du:dateUtc="2025-07-08T09:58:00Z">
              <w:tcPr>
                <w:tcW w:w="952" w:type="dxa"/>
                <w:vAlign w:val="center"/>
              </w:tcPr>
            </w:tcPrChange>
          </w:tcPr>
          <w:p w14:paraId="501E7C3D" w14:textId="2E9BB4A4" w:rsidR="00D034FD" w:rsidRDefault="00D034FD" w:rsidP="00D034FD">
            <w:pPr>
              <w:jc w:val="left"/>
              <w:rPr>
                <w:ins w:id="4667" w:author="Do Thanh Trung" w:date="2025-07-08T16:32:00Z" w16du:dateUtc="2025-07-08T09:32:00Z"/>
              </w:rPr>
            </w:pPr>
            <w:ins w:id="4668" w:author="Do Thanh Trung" w:date="2025-07-08T16:35:00Z" w16du:dateUtc="2025-07-08T09:35:00Z">
              <w:r>
                <w:t>X</w:t>
              </w:r>
            </w:ins>
          </w:p>
        </w:tc>
        <w:tc>
          <w:tcPr>
            <w:tcW w:w="1017" w:type="dxa"/>
            <w:vAlign w:val="center"/>
            <w:tcPrChange w:id="4669" w:author="Do Thanh Trung" w:date="2025-07-08T16:58:00Z" w16du:dateUtc="2025-07-08T09:58:00Z">
              <w:tcPr>
                <w:tcW w:w="1017" w:type="dxa"/>
                <w:vAlign w:val="center"/>
              </w:tcPr>
            </w:tcPrChange>
          </w:tcPr>
          <w:p w14:paraId="3C912174" w14:textId="266DCD86" w:rsidR="00D034FD" w:rsidRDefault="00D034FD" w:rsidP="00D034FD">
            <w:pPr>
              <w:jc w:val="left"/>
              <w:rPr>
                <w:ins w:id="4670" w:author="Do Thanh Trung" w:date="2025-07-08T16:32:00Z" w16du:dateUtc="2025-07-08T09:32:00Z"/>
              </w:rPr>
            </w:pPr>
            <w:ins w:id="4671" w:author="Do Thanh Trung" w:date="2025-07-08T16:35:00Z" w16du:dateUtc="2025-07-08T09:35:00Z">
              <w:r>
                <w:t>X</w:t>
              </w:r>
            </w:ins>
          </w:p>
        </w:tc>
        <w:tc>
          <w:tcPr>
            <w:tcW w:w="2469" w:type="dxa"/>
            <w:vAlign w:val="center"/>
            <w:tcPrChange w:id="4672" w:author="Do Thanh Trung" w:date="2025-07-08T16:58:00Z" w16du:dateUtc="2025-07-08T09:58:00Z">
              <w:tcPr>
                <w:tcW w:w="2472" w:type="dxa"/>
                <w:vAlign w:val="center"/>
              </w:tcPr>
            </w:tcPrChange>
          </w:tcPr>
          <w:p w14:paraId="26BD2B32" w14:textId="5D724E44" w:rsidR="00D034FD" w:rsidRDefault="00D034FD" w:rsidP="00D034FD">
            <w:pPr>
              <w:jc w:val="left"/>
              <w:rPr>
                <w:ins w:id="4673" w:author="Do Thanh Trung" w:date="2025-07-08T16:32:00Z" w16du:dateUtc="2025-07-08T09:32:00Z"/>
              </w:rPr>
            </w:pPr>
            <w:ins w:id="4674" w:author="Do Thanh Trung" w:date="2025-07-08T16:35:00Z" w16du:dateUtc="2025-07-08T09:35:00Z">
              <w:r>
                <w:fldChar w:fldCharType="begin"/>
              </w:r>
              <w:r>
                <w:instrText>HYPERLINK  \l "_Thông_tin_Tài"</w:instrText>
              </w:r>
              <w:r>
                <w:fldChar w:fldCharType="separate"/>
              </w:r>
              <w:r w:rsidRPr="000B3376">
                <w:rPr>
                  <w:rStyle w:val="Hyperlink"/>
                </w:rPr>
                <w:t>Thông tin Tài khoản Quỹ</w:t>
              </w:r>
              <w:r>
                <w:fldChar w:fldCharType="end"/>
              </w:r>
              <w:r>
                <w:t xml:space="preserve"> - [Mã quỹ]</w:t>
              </w:r>
            </w:ins>
          </w:p>
        </w:tc>
        <w:tc>
          <w:tcPr>
            <w:tcW w:w="5297" w:type="dxa"/>
            <w:vAlign w:val="center"/>
            <w:tcPrChange w:id="4675" w:author="Do Thanh Trung" w:date="2025-07-08T16:58:00Z" w16du:dateUtc="2025-07-08T09:58:00Z">
              <w:tcPr>
                <w:tcW w:w="5304" w:type="dxa"/>
                <w:vAlign w:val="center"/>
              </w:tcPr>
            </w:tcPrChange>
          </w:tcPr>
          <w:p w14:paraId="422EDEA7" w14:textId="05317693" w:rsidR="00D034FD" w:rsidRPr="000D37FA" w:rsidRDefault="00D034FD" w:rsidP="00D034FD">
            <w:pPr>
              <w:jc w:val="left"/>
              <w:rPr>
                <w:ins w:id="4676" w:author="Do Thanh Trung" w:date="2025-07-08T16:32:00Z" w16du:dateUtc="2025-07-08T09:32:00Z"/>
              </w:rPr>
            </w:pPr>
            <w:ins w:id="4677" w:author="Do Thanh Trung" w:date="2025-07-08T16:35:00Z" w16du:dateUtc="2025-07-08T09:35:00Z">
              <w:r>
                <w:t>Mã Tài khoản Quỹ đầu tư</w:t>
              </w:r>
            </w:ins>
          </w:p>
        </w:tc>
      </w:tr>
      <w:tr w:rsidR="00D034FD" w:rsidRPr="000D37FA" w14:paraId="572C97DA" w14:textId="77777777" w:rsidTr="00F938E2">
        <w:trPr>
          <w:ins w:id="4678" w:author="Do Thanh Trung" w:date="2025-07-08T16:32:00Z"/>
        </w:trPr>
        <w:tc>
          <w:tcPr>
            <w:tcW w:w="850" w:type="dxa"/>
            <w:vAlign w:val="center"/>
            <w:tcPrChange w:id="4679" w:author="Do Thanh Trung" w:date="2025-07-08T16:58:00Z" w16du:dateUtc="2025-07-08T09:58:00Z">
              <w:tcPr>
                <w:tcW w:w="851" w:type="dxa"/>
                <w:vAlign w:val="center"/>
              </w:tcPr>
            </w:tcPrChange>
          </w:tcPr>
          <w:p w14:paraId="58FBB3AD" w14:textId="559EA025" w:rsidR="00D034FD" w:rsidRDefault="00D034FD" w:rsidP="00D034FD">
            <w:pPr>
              <w:jc w:val="left"/>
              <w:rPr>
                <w:ins w:id="4680" w:author="Do Thanh Trung" w:date="2025-07-08T16:32:00Z" w16du:dateUtc="2025-07-08T09:32:00Z"/>
              </w:rPr>
            </w:pPr>
            <w:ins w:id="4681" w:author="Do Thanh Trung" w:date="2025-07-08T16:35:00Z" w16du:dateUtc="2025-07-08T09:35:00Z">
              <w:r>
                <w:t>02</w:t>
              </w:r>
            </w:ins>
          </w:p>
        </w:tc>
        <w:tc>
          <w:tcPr>
            <w:tcW w:w="1106" w:type="dxa"/>
            <w:vAlign w:val="center"/>
            <w:tcPrChange w:id="4682" w:author="Do Thanh Trung" w:date="2025-07-08T16:58:00Z" w16du:dateUtc="2025-07-08T09:58:00Z">
              <w:tcPr>
                <w:tcW w:w="1106" w:type="dxa"/>
                <w:vAlign w:val="center"/>
              </w:tcPr>
            </w:tcPrChange>
          </w:tcPr>
          <w:p w14:paraId="4B28EC68" w14:textId="417294DE" w:rsidR="00D034FD" w:rsidRDefault="00D034FD" w:rsidP="00D034FD">
            <w:pPr>
              <w:jc w:val="left"/>
              <w:rPr>
                <w:ins w:id="4683" w:author="Do Thanh Trung" w:date="2025-07-08T16:32:00Z" w16du:dateUtc="2025-07-08T09:32:00Z"/>
              </w:rPr>
            </w:pPr>
            <w:ins w:id="4684" w:author="Do Thanh Trung" w:date="2025-07-08T16:35:00Z" w16du:dateUtc="2025-07-08T09:35:00Z">
              <w:r>
                <w:t>Tên Tài khoản</w:t>
              </w:r>
            </w:ins>
          </w:p>
        </w:tc>
        <w:tc>
          <w:tcPr>
            <w:tcW w:w="1259" w:type="dxa"/>
            <w:vAlign w:val="center"/>
            <w:tcPrChange w:id="4685" w:author="Do Thanh Trung" w:date="2025-07-08T16:58:00Z" w16du:dateUtc="2025-07-08T09:58:00Z">
              <w:tcPr>
                <w:tcW w:w="1248" w:type="dxa"/>
                <w:vAlign w:val="center"/>
              </w:tcPr>
            </w:tcPrChange>
          </w:tcPr>
          <w:p w14:paraId="7C023595" w14:textId="63C5D1ED" w:rsidR="00D034FD" w:rsidRPr="00A04FE5" w:rsidRDefault="00D034FD" w:rsidP="00D034FD">
            <w:pPr>
              <w:jc w:val="left"/>
              <w:rPr>
                <w:ins w:id="4686" w:author="Do Thanh Trung" w:date="2025-07-08T16:32:00Z" w16du:dateUtc="2025-07-08T09:32:00Z"/>
              </w:rPr>
            </w:pPr>
            <w:ins w:id="4687" w:author="Do Thanh Trung" w:date="2025-07-08T16:35:00Z" w16du:dateUtc="2025-07-08T09:35:00Z">
              <w:r>
                <w:t>Text</w:t>
              </w:r>
            </w:ins>
          </w:p>
        </w:tc>
        <w:tc>
          <w:tcPr>
            <w:tcW w:w="952" w:type="dxa"/>
            <w:vAlign w:val="center"/>
            <w:tcPrChange w:id="4688" w:author="Do Thanh Trung" w:date="2025-07-08T16:58:00Z" w16du:dateUtc="2025-07-08T09:58:00Z">
              <w:tcPr>
                <w:tcW w:w="952" w:type="dxa"/>
                <w:vAlign w:val="center"/>
              </w:tcPr>
            </w:tcPrChange>
          </w:tcPr>
          <w:p w14:paraId="7BCE933B" w14:textId="371363AA" w:rsidR="00D034FD" w:rsidRDefault="00D034FD" w:rsidP="00D034FD">
            <w:pPr>
              <w:jc w:val="left"/>
              <w:rPr>
                <w:ins w:id="4689" w:author="Do Thanh Trung" w:date="2025-07-08T16:32:00Z" w16du:dateUtc="2025-07-08T09:32:00Z"/>
              </w:rPr>
            </w:pPr>
            <w:ins w:id="4690" w:author="Do Thanh Trung" w:date="2025-07-08T16:35:00Z" w16du:dateUtc="2025-07-08T09:35:00Z">
              <w:r>
                <w:t>X</w:t>
              </w:r>
            </w:ins>
          </w:p>
        </w:tc>
        <w:tc>
          <w:tcPr>
            <w:tcW w:w="1017" w:type="dxa"/>
            <w:vAlign w:val="center"/>
            <w:tcPrChange w:id="4691" w:author="Do Thanh Trung" w:date="2025-07-08T16:58:00Z" w16du:dateUtc="2025-07-08T09:58:00Z">
              <w:tcPr>
                <w:tcW w:w="1017" w:type="dxa"/>
                <w:vAlign w:val="center"/>
              </w:tcPr>
            </w:tcPrChange>
          </w:tcPr>
          <w:p w14:paraId="3EF3333F" w14:textId="7DE3402E" w:rsidR="00D034FD" w:rsidRDefault="00D034FD" w:rsidP="00D034FD">
            <w:pPr>
              <w:jc w:val="left"/>
              <w:rPr>
                <w:ins w:id="4692" w:author="Do Thanh Trung" w:date="2025-07-08T16:32:00Z" w16du:dateUtc="2025-07-08T09:32:00Z"/>
              </w:rPr>
            </w:pPr>
            <w:ins w:id="4693" w:author="Do Thanh Trung" w:date="2025-07-08T16:35:00Z" w16du:dateUtc="2025-07-08T09:35:00Z">
              <w:r>
                <w:t>X</w:t>
              </w:r>
            </w:ins>
          </w:p>
        </w:tc>
        <w:tc>
          <w:tcPr>
            <w:tcW w:w="2469" w:type="dxa"/>
            <w:vAlign w:val="center"/>
            <w:tcPrChange w:id="4694" w:author="Do Thanh Trung" w:date="2025-07-08T16:58:00Z" w16du:dateUtc="2025-07-08T09:58:00Z">
              <w:tcPr>
                <w:tcW w:w="2472" w:type="dxa"/>
                <w:vAlign w:val="center"/>
              </w:tcPr>
            </w:tcPrChange>
          </w:tcPr>
          <w:p w14:paraId="1301D89F" w14:textId="1222133C" w:rsidR="00D034FD" w:rsidRDefault="00D034FD" w:rsidP="00D034FD">
            <w:pPr>
              <w:jc w:val="left"/>
              <w:rPr>
                <w:ins w:id="4695" w:author="Do Thanh Trung" w:date="2025-07-08T16:32:00Z" w16du:dateUtc="2025-07-08T09:32:00Z"/>
              </w:rPr>
            </w:pPr>
            <w:ins w:id="4696" w:author="Do Thanh Trung" w:date="2025-07-08T16:35:00Z" w16du:dateUtc="2025-07-08T09:35:00Z">
              <w:r>
                <w:fldChar w:fldCharType="begin"/>
              </w:r>
              <w:r>
                <w:instrText>HYPERLINK  \l "_Thông_tin_Tài"</w:instrText>
              </w:r>
              <w:r>
                <w:fldChar w:fldCharType="separate"/>
              </w:r>
              <w:r w:rsidRPr="000B3376">
                <w:rPr>
                  <w:rStyle w:val="Hyperlink"/>
                </w:rPr>
                <w:t>Thông tin Tài khoản Quỹ</w:t>
              </w:r>
              <w:r>
                <w:fldChar w:fldCharType="end"/>
              </w:r>
              <w:r>
                <w:t xml:space="preserve"> - [Tên quỹ (Vie)]</w:t>
              </w:r>
            </w:ins>
          </w:p>
        </w:tc>
        <w:tc>
          <w:tcPr>
            <w:tcW w:w="5297" w:type="dxa"/>
            <w:vAlign w:val="center"/>
            <w:tcPrChange w:id="4697" w:author="Do Thanh Trung" w:date="2025-07-08T16:58:00Z" w16du:dateUtc="2025-07-08T09:58:00Z">
              <w:tcPr>
                <w:tcW w:w="5304" w:type="dxa"/>
                <w:vAlign w:val="center"/>
              </w:tcPr>
            </w:tcPrChange>
          </w:tcPr>
          <w:p w14:paraId="48E01258" w14:textId="40489547" w:rsidR="00D034FD" w:rsidRPr="000D37FA" w:rsidRDefault="00D034FD" w:rsidP="00D034FD">
            <w:pPr>
              <w:jc w:val="left"/>
              <w:rPr>
                <w:ins w:id="4698" w:author="Do Thanh Trung" w:date="2025-07-08T16:32:00Z" w16du:dateUtc="2025-07-08T09:32:00Z"/>
              </w:rPr>
            </w:pPr>
            <w:ins w:id="4699" w:author="Do Thanh Trung" w:date="2025-07-08T16:35:00Z" w16du:dateUtc="2025-07-08T09:35:00Z">
              <w:r>
                <w:t>Tên Tài khoản Quỹ, dựa trên Mã Tài khoản Quỹ ở (1)</w:t>
              </w:r>
            </w:ins>
          </w:p>
        </w:tc>
      </w:tr>
      <w:tr w:rsidR="00D034FD" w:rsidRPr="000D37FA" w14:paraId="5CEAC5D4" w14:textId="77777777" w:rsidTr="00F938E2">
        <w:trPr>
          <w:ins w:id="4700" w:author="Do Thanh Trung" w:date="2025-07-08T16:32:00Z"/>
        </w:trPr>
        <w:tc>
          <w:tcPr>
            <w:tcW w:w="850" w:type="dxa"/>
            <w:vAlign w:val="center"/>
            <w:tcPrChange w:id="4701" w:author="Do Thanh Trung" w:date="2025-07-08T16:58:00Z" w16du:dateUtc="2025-07-08T09:58:00Z">
              <w:tcPr>
                <w:tcW w:w="851" w:type="dxa"/>
                <w:vAlign w:val="center"/>
              </w:tcPr>
            </w:tcPrChange>
          </w:tcPr>
          <w:p w14:paraId="01AEAE36" w14:textId="3B938C46" w:rsidR="00D034FD" w:rsidRDefault="00D034FD" w:rsidP="00D034FD">
            <w:pPr>
              <w:jc w:val="left"/>
              <w:rPr>
                <w:ins w:id="4702" w:author="Do Thanh Trung" w:date="2025-07-08T16:32:00Z" w16du:dateUtc="2025-07-08T09:32:00Z"/>
              </w:rPr>
            </w:pPr>
            <w:ins w:id="4703" w:author="Do Thanh Trung" w:date="2025-07-08T16:35:00Z" w16du:dateUtc="2025-07-08T09:35:00Z">
              <w:r>
                <w:t>03</w:t>
              </w:r>
            </w:ins>
          </w:p>
        </w:tc>
        <w:tc>
          <w:tcPr>
            <w:tcW w:w="1106" w:type="dxa"/>
            <w:vAlign w:val="center"/>
            <w:tcPrChange w:id="4704" w:author="Do Thanh Trung" w:date="2025-07-08T16:58:00Z" w16du:dateUtc="2025-07-08T09:58:00Z">
              <w:tcPr>
                <w:tcW w:w="1106" w:type="dxa"/>
                <w:vAlign w:val="center"/>
              </w:tcPr>
            </w:tcPrChange>
          </w:tcPr>
          <w:p w14:paraId="255E0EA8" w14:textId="26793E36" w:rsidR="00D034FD" w:rsidRDefault="00D034FD" w:rsidP="00D034FD">
            <w:pPr>
              <w:jc w:val="left"/>
              <w:rPr>
                <w:ins w:id="4705" w:author="Do Thanh Trung" w:date="2025-07-08T16:32:00Z" w16du:dateUtc="2025-07-08T09:32:00Z"/>
              </w:rPr>
            </w:pPr>
            <w:ins w:id="4706" w:author="Do Thanh Trung" w:date="2025-07-08T16:35:00Z" w16du:dateUtc="2025-07-08T09:35:00Z">
              <w:r>
                <w:t>Người quản lý</w:t>
              </w:r>
            </w:ins>
          </w:p>
        </w:tc>
        <w:tc>
          <w:tcPr>
            <w:tcW w:w="1259" w:type="dxa"/>
            <w:vAlign w:val="center"/>
            <w:tcPrChange w:id="4707" w:author="Do Thanh Trung" w:date="2025-07-08T16:58:00Z" w16du:dateUtc="2025-07-08T09:58:00Z">
              <w:tcPr>
                <w:tcW w:w="1248" w:type="dxa"/>
                <w:vAlign w:val="center"/>
              </w:tcPr>
            </w:tcPrChange>
          </w:tcPr>
          <w:p w14:paraId="24650FFD" w14:textId="14545CDC" w:rsidR="00D034FD" w:rsidRPr="00A04FE5" w:rsidRDefault="00D034FD" w:rsidP="00D034FD">
            <w:pPr>
              <w:jc w:val="left"/>
              <w:rPr>
                <w:ins w:id="4708" w:author="Do Thanh Trung" w:date="2025-07-08T16:32:00Z" w16du:dateUtc="2025-07-08T09:32:00Z"/>
              </w:rPr>
            </w:pPr>
            <w:ins w:id="4709" w:author="Do Thanh Trung" w:date="2025-07-08T16:35:00Z" w16du:dateUtc="2025-07-08T09:35:00Z">
              <w:r>
                <w:t>Text</w:t>
              </w:r>
            </w:ins>
          </w:p>
        </w:tc>
        <w:tc>
          <w:tcPr>
            <w:tcW w:w="952" w:type="dxa"/>
            <w:vAlign w:val="center"/>
            <w:tcPrChange w:id="4710" w:author="Do Thanh Trung" w:date="2025-07-08T16:58:00Z" w16du:dateUtc="2025-07-08T09:58:00Z">
              <w:tcPr>
                <w:tcW w:w="952" w:type="dxa"/>
                <w:vAlign w:val="center"/>
              </w:tcPr>
            </w:tcPrChange>
          </w:tcPr>
          <w:p w14:paraId="542315EE" w14:textId="037B2317" w:rsidR="00D034FD" w:rsidRDefault="00D034FD" w:rsidP="00D034FD">
            <w:pPr>
              <w:jc w:val="left"/>
              <w:rPr>
                <w:ins w:id="4711" w:author="Do Thanh Trung" w:date="2025-07-08T16:32:00Z" w16du:dateUtc="2025-07-08T09:32:00Z"/>
              </w:rPr>
            </w:pPr>
            <w:ins w:id="4712" w:author="Do Thanh Trung" w:date="2025-07-08T16:35:00Z" w16du:dateUtc="2025-07-08T09:35:00Z">
              <w:r>
                <w:t>X</w:t>
              </w:r>
            </w:ins>
          </w:p>
        </w:tc>
        <w:tc>
          <w:tcPr>
            <w:tcW w:w="1017" w:type="dxa"/>
            <w:vAlign w:val="center"/>
            <w:tcPrChange w:id="4713" w:author="Do Thanh Trung" w:date="2025-07-08T16:58:00Z" w16du:dateUtc="2025-07-08T09:58:00Z">
              <w:tcPr>
                <w:tcW w:w="1017" w:type="dxa"/>
                <w:vAlign w:val="center"/>
              </w:tcPr>
            </w:tcPrChange>
          </w:tcPr>
          <w:p w14:paraId="610D2E11" w14:textId="25FDE18E" w:rsidR="00D034FD" w:rsidRDefault="00D034FD" w:rsidP="00D034FD">
            <w:pPr>
              <w:jc w:val="left"/>
              <w:rPr>
                <w:ins w:id="4714" w:author="Do Thanh Trung" w:date="2025-07-08T16:32:00Z" w16du:dateUtc="2025-07-08T09:32:00Z"/>
              </w:rPr>
            </w:pPr>
            <w:ins w:id="4715" w:author="Do Thanh Trung" w:date="2025-07-08T16:35:00Z" w16du:dateUtc="2025-07-08T09:35:00Z">
              <w:r>
                <w:t>X</w:t>
              </w:r>
            </w:ins>
          </w:p>
        </w:tc>
        <w:tc>
          <w:tcPr>
            <w:tcW w:w="2469" w:type="dxa"/>
            <w:vAlign w:val="center"/>
            <w:tcPrChange w:id="4716" w:author="Do Thanh Trung" w:date="2025-07-08T16:58:00Z" w16du:dateUtc="2025-07-08T09:58:00Z">
              <w:tcPr>
                <w:tcW w:w="2472" w:type="dxa"/>
                <w:vAlign w:val="center"/>
              </w:tcPr>
            </w:tcPrChange>
          </w:tcPr>
          <w:p w14:paraId="51AD1D83" w14:textId="17C2C0E8" w:rsidR="00D034FD" w:rsidRDefault="00D034FD" w:rsidP="00D034FD">
            <w:pPr>
              <w:jc w:val="left"/>
              <w:rPr>
                <w:ins w:id="4717" w:author="Do Thanh Trung" w:date="2025-07-08T16:32:00Z" w16du:dateUtc="2025-07-08T09:32:00Z"/>
              </w:rPr>
            </w:pPr>
            <w:ins w:id="4718" w:author="Do Thanh Trung" w:date="2025-07-08T16:35:00Z" w16du:dateUtc="2025-07-08T09:35:00Z">
              <w:r>
                <w:fldChar w:fldCharType="begin"/>
              </w:r>
              <w:r>
                <w:instrText>HYPERLINK  \l "_Nhân_viên_quản"</w:instrText>
              </w:r>
              <w:r>
                <w:fldChar w:fldCharType="separate"/>
              </w:r>
              <w:r w:rsidRPr="00015406">
                <w:rPr>
                  <w:rStyle w:val="Hyperlink"/>
                  <w:kern w:val="2"/>
                  <w14:ligatures w14:val="standardContextual"/>
                </w:rPr>
                <w:t>Nh</w:t>
              </w:r>
              <w:r w:rsidRPr="00015406">
                <w:rPr>
                  <w:rStyle w:val="Hyperlink"/>
                </w:rPr>
                <w:t>ân viên Quản lý tài khoản</w:t>
              </w:r>
              <w:r>
                <w:fldChar w:fldCharType="end"/>
              </w:r>
              <w:r>
                <w:t xml:space="preserve"> – [Nhân sự phụ trách mới]</w:t>
              </w:r>
            </w:ins>
          </w:p>
        </w:tc>
        <w:tc>
          <w:tcPr>
            <w:tcW w:w="5297" w:type="dxa"/>
            <w:vAlign w:val="center"/>
            <w:tcPrChange w:id="4719" w:author="Do Thanh Trung" w:date="2025-07-08T16:58:00Z" w16du:dateUtc="2025-07-08T09:58:00Z">
              <w:tcPr>
                <w:tcW w:w="5304" w:type="dxa"/>
                <w:vAlign w:val="center"/>
              </w:tcPr>
            </w:tcPrChange>
          </w:tcPr>
          <w:p w14:paraId="79521489" w14:textId="256F403A" w:rsidR="00D034FD" w:rsidRPr="000D37FA" w:rsidRDefault="00D034FD" w:rsidP="00D034FD">
            <w:pPr>
              <w:jc w:val="left"/>
              <w:rPr>
                <w:ins w:id="4720" w:author="Do Thanh Trung" w:date="2025-07-08T16:32:00Z" w16du:dateUtc="2025-07-08T09:32:00Z"/>
              </w:rPr>
            </w:pPr>
            <w:ins w:id="4721" w:author="Do Thanh Trung" w:date="2025-07-08T16:35:00Z" w16du:dateUtc="2025-07-08T09:35:00Z">
              <w:r>
                <w:t>Nhân sự quản lý Tài khoản Quỹ đầu tư</w:t>
              </w:r>
            </w:ins>
          </w:p>
        </w:tc>
      </w:tr>
      <w:tr w:rsidR="00D034FD" w:rsidRPr="000D37FA" w14:paraId="61DB032E" w14:textId="77777777" w:rsidTr="00F938E2">
        <w:trPr>
          <w:ins w:id="4722" w:author="Do Thanh Trung" w:date="2025-07-08T16:32:00Z"/>
        </w:trPr>
        <w:tc>
          <w:tcPr>
            <w:tcW w:w="850" w:type="dxa"/>
            <w:vAlign w:val="center"/>
            <w:tcPrChange w:id="4723" w:author="Do Thanh Trung" w:date="2025-07-08T16:58:00Z" w16du:dateUtc="2025-07-08T09:58:00Z">
              <w:tcPr>
                <w:tcW w:w="851" w:type="dxa"/>
                <w:vAlign w:val="center"/>
              </w:tcPr>
            </w:tcPrChange>
          </w:tcPr>
          <w:p w14:paraId="697FFD2A" w14:textId="37FFB089" w:rsidR="00D034FD" w:rsidRDefault="00D034FD" w:rsidP="00D034FD">
            <w:pPr>
              <w:jc w:val="left"/>
              <w:rPr>
                <w:ins w:id="4724" w:author="Do Thanh Trung" w:date="2025-07-08T16:32:00Z" w16du:dateUtc="2025-07-08T09:32:00Z"/>
              </w:rPr>
            </w:pPr>
            <w:ins w:id="4725" w:author="Do Thanh Trung" w:date="2025-07-08T16:35:00Z" w16du:dateUtc="2025-07-08T09:35:00Z">
              <w:r>
                <w:t>04</w:t>
              </w:r>
            </w:ins>
          </w:p>
        </w:tc>
        <w:tc>
          <w:tcPr>
            <w:tcW w:w="1106" w:type="dxa"/>
            <w:vAlign w:val="center"/>
            <w:tcPrChange w:id="4726" w:author="Do Thanh Trung" w:date="2025-07-08T16:58:00Z" w16du:dateUtc="2025-07-08T09:58:00Z">
              <w:tcPr>
                <w:tcW w:w="1106" w:type="dxa"/>
                <w:vAlign w:val="center"/>
              </w:tcPr>
            </w:tcPrChange>
          </w:tcPr>
          <w:p w14:paraId="6E2026E5" w14:textId="67244BD6" w:rsidR="00D034FD" w:rsidRDefault="00D034FD" w:rsidP="00D034FD">
            <w:pPr>
              <w:jc w:val="left"/>
              <w:rPr>
                <w:ins w:id="4727" w:author="Do Thanh Trung" w:date="2025-07-08T16:32:00Z" w16du:dateUtc="2025-07-08T09:32:00Z"/>
              </w:rPr>
            </w:pPr>
            <w:ins w:id="4728" w:author="Do Thanh Trung" w:date="2025-07-08T16:35:00Z" w16du:dateUtc="2025-07-08T09:35:00Z">
              <w:r>
                <w:t>Giá trị tài khoản ròng</w:t>
              </w:r>
            </w:ins>
          </w:p>
        </w:tc>
        <w:tc>
          <w:tcPr>
            <w:tcW w:w="1259" w:type="dxa"/>
            <w:vAlign w:val="center"/>
            <w:tcPrChange w:id="4729" w:author="Do Thanh Trung" w:date="2025-07-08T16:58:00Z" w16du:dateUtc="2025-07-08T09:58:00Z">
              <w:tcPr>
                <w:tcW w:w="1248" w:type="dxa"/>
                <w:vAlign w:val="center"/>
              </w:tcPr>
            </w:tcPrChange>
          </w:tcPr>
          <w:p w14:paraId="62811BF2" w14:textId="767E494C" w:rsidR="00D034FD" w:rsidRPr="00A04FE5" w:rsidRDefault="00D034FD" w:rsidP="00D034FD">
            <w:pPr>
              <w:jc w:val="left"/>
              <w:rPr>
                <w:ins w:id="4730" w:author="Do Thanh Trung" w:date="2025-07-08T16:32:00Z" w16du:dateUtc="2025-07-08T09:32:00Z"/>
              </w:rPr>
            </w:pPr>
            <w:ins w:id="4731" w:author="Do Thanh Trung" w:date="2025-07-08T16:35:00Z" w16du:dateUtc="2025-07-08T09:35:00Z">
              <w:r>
                <w:t>Number</w:t>
              </w:r>
            </w:ins>
          </w:p>
        </w:tc>
        <w:tc>
          <w:tcPr>
            <w:tcW w:w="952" w:type="dxa"/>
            <w:vAlign w:val="center"/>
            <w:tcPrChange w:id="4732" w:author="Do Thanh Trung" w:date="2025-07-08T16:58:00Z" w16du:dateUtc="2025-07-08T09:58:00Z">
              <w:tcPr>
                <w:tcW w:w="952" w:type="dxa"/>
                <w:vAlign w:val="center"/>
              </w:tcPr>
            </w:tcPrChange>
          </w:tcPr>
          <w:p w14:paraId="0E19FD64" w14:textId="65CEF2C6" w:rsidR="00D034FD" w:rsidRDefault="00D034FD" w:rsidP="00D034FD">
            <w:pPr>
              <w:jc w:val="left"/>
              <w:rPr>
                <w:ins w:id="4733" w:author="Do Thanh Trung" w:date="2025-07-08T16:32:00Z" w16du:dateUtc="2025-07-08T09:32:00Z"/>
              </w:rPr>
            </w:pPr>
            <w:ins w:id="4734" w:author="Do Thanh Trung" w:date="2025-07-08T16:35:00Z" w16du:dateUtc="2025-07-08T09:35:00Z">
              <w:r>
                <w:t>X</w:t>
              </w:r>
            </w:ins>
          </w:p>
        </w:tc>
        <w:tc>
          <w:tcPr>
            <w:tcW w:w="1017" w:type="dxa"/>
            <w:vAlign w:val="center"/>
            <w:tcPrChange w:id="4735" w:author="Do Thanh Trung" w:date="2025-07-08T16:58:00Z" w16du:dateUtc="2025-07-08T09:58:00Z">
              <w:tcPr>
                <w:tcW w:w="1017" w:type="dxa"/>
                <w:vAlign w:val="center"/>
              </w:tcPr>
            </w:tcPrChange>
          </w:tcPr>
          <w:p w14:paraId="161A9D14" w14:textId="4F449409" w:rsidR="00D034FD" w:rsidRDefault="00D034FD" w:rsidP="00D034FD">
            <w:pPr>
              <w:jc w:val="left"/>
              <w:rPr>
                <w:ins w:id="4736" w:author="Do Thanh Trung" w:date="2025-07-08T16:32:00Z" w16du:dateUtc="2025-07-08T09:32:00Z"/>
              </w:rPr>
            </w:pPr>
            <w:ins w:id="4737" w:author="Do Thanh Trung" w:date="2025-07-08T16:35:00Z" w16du:dateUtc="2025-07-08T09:35:00Z">
              <w:r>
                <w:t>X</w:t>
              </w:r>
            </w:ins>
          </w:p>
        </w:tc>
        <w:tc>
          <w:tcPr>
            <w:tcW w:w="2469" w:type="dxa"/>
            <w:vAlign w:val="center"/>
            <w:tcPrChange w:id="4738" w:author="Do Thanh Trung" w:date="2025-07-08T16:58:00Z" w16du:dateUtc="2025-07-08T09:58:00Z">
              <w:tcPr>
                <w:tcW w:w="2472" w:type="dxa"/>
                <w:vAlign w:val="center"/>
              </w:tcPr>
            </w:tcPrChange>
          </w:tcPr>
          <w:p w14:paraId="1608C124" w14:textId="14EFEBA6" w:rsidR="00D034FD" w:rsidRDefault="00D034FD" w:rsidP="00D034FD">
            <w:pPr>
              <w:jc w:val="left"/>
              <w:rPr>
                <w:ins w:id="4739" w:author="Do Thanh Trung" w:date="2025-07-08T16:32:00Z" w16du:dateUtc="2025-07-08T09:32:00Z"/>
              </w:rPr>
            </w:pPr>
            <w:ins w:id="4740" w:author="Do Thanh Trung" w:date="2025-07-08T16:35:00Z" w16du:dateUtc="2025-07-08T09:35:00Z">
              <w:r>
                <w:fldChar w:fldCharType="begin"/>
              </w:r>
              <w:r>
                <w:instrText>HYPERLINK  \l "_Quy_trình_cập_1"</w:instrText>
              </w:r>
              <w:r>
                <w:fldChar w:fldCharType="separate"/>
              </w:r>
              <w:r w:rsidRPr="00CC0895">
                <w:rPr>
                  <w:rStyle w:val="Hyperlink"/>
                  <w:kern w:val="2"/>
                  <w14:ligatures w14:val="standardContextual"/>
                </w:rPr>
                <w:t>C</w:t>
              </w:r>
              <w:r w:rsidRPr="00CC0895">
                <w:rPr>
                  <w:rStyle w:val="Hyperlink"/>
                </w:rPr>
                <w:t>ập nhật NAV hàng ngày</w:t>
              </w:r>
              <w:r>
                <w:fldChar w:fldCharType="end"/>
              </w:r>
              <w:r>
                <w:t xml:space="preserve"> – [NAV]</w:t>
              </w:r>
            </w:ins>
          </w:p>
        </w:tc>
        <w:tc>
          <w:tcPr>
            <w:tcW w:w="5297" w:type="dxa"/>
            <w:vAlign w:val="center"/>
            <w:tcPrChange w:id="4741" w:author="Do Thanh Trung" w:date="2025-07-08T16:58:00Z" w16du:dateUtc="2025-07-08T09:58:00Z">
              <w:tcPr>
                <w:tcW w:w="5304" w:type="dxa"/>
                <w:vAlign w:val="center"/>
              </w:tcPr>
            </w:tcPrChange>
          </w:tcPr>
          <w:p w14:paraId="68E63062" w14:textId="532FF2A1" w:rsidR="00D034FD" w:rsidRPr="000D37FA" w:rsidRDefault="00D034FD" w:rsidP="00D034FD">
            <w:pPr>
              <w:jc w:val="left"/>
              <w:rPr>
                <w:ins w:id="4742" w:author="Do Thanh Trung" w:date="2025-07-08T16:32:00Z" w16du:dateUtc="2025-07-08T09:32:00Z"/>
              </w:rPr>
            </w:pPr>
            <w:ins w:id="4743" w:author="Do Thanh Trung" w:date="2025-07-08T16:35:00Z" w16du:dateUtc="2025-07-08T09:35:00Z">
              <w:r>
                <w:t>Giá trị tài khoản ròng (NAV) hiện tại của Quỹ tại ngày End date theo filter đã chọn</w:t>
              </w:r>
            </w:ins>
          </w:p>
        </w:tc>
      </w:tr>
      <w:tr w:rsidR="00D034FD" w:rsidRPr="000D37FA" w14:paraId="00B07D4B" w14:textId="77777777" w:rsidTr="00F938E2">
        <w:trPr>
          <w:ins w:id="4744" w:author="Do Thanh Trung" w:date="2025-07-08T16:32:00Z"/>
        </w:trPr>
        <w:tc>
          <w:tcPr>
            <w:tcW w:w="850" w:type="dxa"/>
            <w:vAlign w:val="center"/>
            <w:tcPrChange w:id="4745" w:author="Do Thanh Trung" w:date="2025-07-08T16:58:00Z" w16du:dateUtc="2025-07-08T09:58:00Z">
              <w:tcPr>
                <w:tcW w:w="851" w:type="dxa"/>
                <w:vAlign w:val="center"/>
              </w:tcPr>
            </w:tcPrChange>
          </w:tcPr>
          <w:p w14:paraId="07C07633" w14:textId="717BF496" w:rsidR="00D034FD" w:rsidRDefault="00D034FD" w:rsidP="00D034FD">
            <w:pPr>
              <w:jc w:val="left"/>
              <w:rPr>
                <w:ins w:id="4746" w:author="Do Thanh Trung" w:date="2025-07-08T16:32:00Z" w16du:dateUtc="2025-07-08T09:32:00Z"/>
              </w:rPr>
            </w:pPr>
            <w:ins w:id="4747" w:author="Do Thanh Trung" w:date="2025-07-08T16:35:00Z" w16du:dateUtc="2025-07-08T09:35:00Z">
              <w:r>
                <w:t>05</w:t>
              </w:r>
            </w:ins>
          </w:p>
        </w:tc>
        <w:tc>
          <w:tcPr>
            <w:tcW w:w="1106" w:type="dxa"/>
            <w:vAlign w:val="center"/>
            <w:tcPrChange w:id="4748" w:author="Do Thanh Trung" w:date="2025-07-08T16:58:00Z" w16du:dateUtc="2025-07-08T09:58:00Z">
              <w:tcPr>
                <w:tcW w:w="1106" w:type="dxa"/>
                <w:vAlign w:val="center"/>
              </w:tcPr>
            </w:tcPrChange>
          </w:tcPr>
          <w:p w14:paraId="7D8325F7" w14:textId="3B630020" w:rsidR="00D034FD" w:rsidRDefault="00D034FD" w:rsidP="00D034FD">
            <w:pPr>
              <w:jc w:val="left"/>
              <w:rPr>
                <w:ins w:id="4749" w:author="Do Thanh Trung" w:date="2025-07-08T16:32:00Z" w16du:dateUtc="2025-07-08T09:32:00Z"/>
              </w:rPr>
            </w:pPr>
            <w:ins w:id="4750" w:author="Do Thanh Trung" w:date="2025-07-08T16:35:00Z" w16du:dateUtc="2025-07-08T09:35:00Z">
              <w:r>
                <w:t>Tiền mặt</w:t>
              </w:r>
            </w:ins>
          </w:p>
        </w:tc>
        <w:tc>
          <w:tcPr>
            <w:tcW w:w="1259" w:type="dxa"/>
            <w:vAlign w:val="center"/>
            <w:tcPrChange w:id="4751" w:author="Do Thanh Trung" w:date="2025-07-08T16:58:00Z" w16du:dateUtc="2025-07-08T09:58:00Z">
              <w:tcPr>
                <w:tcW w:w="1248" w:type="dxa"/>
                <w:vAlign w:val="center"/>
              </w:tcPr>
            </w:tcPrChange>
          </w:tcPr>
          <w:p w14:paraId="2B5471B6" w14:textId="6008992D" w:rsidR="00D034FD" w:rsidRPr="00A04FE5" w:rsidRDefault="00D034FD" w:rsidP="00D034FD">
            <w:pPr>
              <w:jc w:val="left"/>
              <w:rPr>
                <w:ins w:id="4752" w:author="Do Thanh Trung" w:date="2025-07-08T16:32:00Z" w16du:dateUtc="2025-07-08T09:32:00Z"/>
              </w:rPr>
            </w:pPr>
            <w:ins w:id="4753" w:author="Do Thanh Trung" w:date="2025-07-08T16:35:00Z" w16du:dateUtc="2025-07-08T09:35:00Z">
              <w:r>
                <w:t>Number</w:t>
              </w:r>
            </w:ins>
          </w:p>
        </w:tc>
        <w:tc>
          <w:tcPr>
            <w:tcW w:w="952" w:type="dxa"/>
            <w:vAlign w:val="center"/>
            <w:tcPrChange w:id="4754" w:author="Do Thanh Trung" w:date="2025-07-08T16:58:00Z" w16du:dateUtc="2025-07-08T09:58:00Z">
              <w:tcPr>
                <w:tcW w:w="952" w:type="dxa"/>
                <w:vAlign w:val="center"/>
              </w:tcPr>
            </w:tcPrChange>
          </w:tcPr>
          <w:p w14:paraId="619B2C0E" w14:textId="44E92D1D" w:rsidR="00D034FD" w:rsidRDefault="00D034FD" w:rsidP="00D034FD">
            <w:pPr>
              <w:jc w:val="left"/>
              <w:rPr>
                <w:ins w:id="4755" w:author="Do Thanh Trung" w:date="2025-07-08T16:32:00Z" w16du:dateUtc="2025-07-08T09:32:00Z"/>
              </w:rPr>
            </w:pPr>
            <w:ins w:id="4756" w:author="Do Thanh Trung" w:date="2025-07-08T16:35:00Z" w16du:dateUtc="2025-07-08T09:35:00Z">
              <w:r>
                <w:t>X</w:t>
              </w:r>
            </w:ins>
          </w:p>
        </w:tc>
        <w:tc>
          <w:tcPr>
            <w:tcW w:w="1017" w:type="dxa"/>
            <w:vAlign w:val="center"/>
            <w:tcPrChange w:id="4757" w:author="Do Thanh Trung" w:date="2025-07-08T16:58:00Z" w16du:dateUtc="2025-07-08T09:58:00Z">
              <w:tcPr>
                <w:tcW w:w="1017" w:type="dxa"/>
                <w:vAlign w:val="center"/>
              </w:tcPr>
            </w:tcPrChange>
          </w:tcPr>
          <w:p w14:paraId="18F6063B" w14:textId="40747C3D" w:rsidR="00D034FD" w:rsidRDefault="00D034FD" w:rsidP="00D034FD">
            <w:pPr>
              <w:jc w:val="left"/>
              <w:rPr>
                <w:ins w:id="4758" w:author="Do Thanh Trung" w:date="2025-07-08T16:32:00Z" w16du:dateUtc="2025-07-08T09:32:00Z"/>
              </w:rPr>
            </w:pPr>
            <w:ins w:id="4759" w:author="Do Thanh Trung" w:date="2025-07-08T16:35:00Z" w16du:dateUtc="2025-07-08T09:35:00Z">
              <w:r>
                <w:t>X</w:t>
              </w:r>
            </w:ins>
          </w:p>
        </w:tc>
        <w:tc>
          <w:tcPr>
            <w:tcW w:w="2469" w:type="dxa"/>
            <w:vAlign w:val="center"/>
            <w:tcPrChange w:id="4760" w:author="Do Thanh Trung" w:date="2025-07-08T16:58:00Z" w16du:dateUtc="2025-07-08T09:58:00Z">
              <w:tcPr>
                <w:tcW w:w="2472" w:type="dxa"/>
                <w:vAlign w:val="center"/>
              </w:tcPr>
            </w:tcPrChange>
          </w:tcPr>
          <w:p w14:paraId="3159C38D" w14:textId="77777777" w:rsidR="00D034FD" w:rsidRDefault="00D034FD" w:rsidP="00D034FD">
            <w:pPr>
              <w:jc w:val="left"/>
              <w:rPr>
                <w:ins w:id="4761" w:author="Do Thanh Trung" w:date="2025-07-08T16:32:00Z" w16du:dateUtc="2025-07-08T09:32:00Z"/>
              </w:rPr>
            </w:pPr>
          </w:p>
        </w:tc>
        <w:tc>
          <w:tcPr>
            <w:tcW w:w="5297" w:type="dxa"/>
            <w:vAlign w:val="center"/>
            <w:tcPrChange w:id="4762" w:author="Do Thanh Trung" w:date="2025-07-08T16:58:00Z" w16du:dateUtc="2025-07-08T09:58:00Z">
              <w:tcPr>
                <w:tcW w:w="5304" w:type="dxa"/>
                <w:vAlign w:val="center"/>
              </w:tcPr>
            </w:tcPrChange>
          </w:tcPr>
          <w:p w14:paraId="5BAFC1F3" w14:textId="4FCF0DAC" w:rsidR="00D034FD" w:rsidRPr="000D37FA" w:rsidRDefault="00D034FD" w:rsidP="00D034FD">
            <w:pPr>
              <w:jc w:val="left"/>
              <w:rPr>
                <w:ins w:id="4763" w:author="Do Thanh Trung" w:date="2025-07-08T16:32:00Z" w16du:dateUtc="2025-07-08T09:32:00Z"/>
              </w:rPr>
            </w:pPr>
            <w:ins w:id="4764" w:author="Do Thanh Trung" w:date="2025-07-08T16:35:00Z" w16du:dateUtc="2025-07-08T09:35:00Z">
              <w:r>
                <w:t>Tiền mặt khả dụng của Tài khoản Quỹ</w:t>
              </w:r>
            </w:ins>
          </w:p>
        </w:tc>
      </w:tr>
      <w:tr w:rsidR="00D034FD" w:rsidRPr="000D37FA" w14:paraId="0288C274" w14:textId="77777777" w:rsidTr="009C3ACE">
        <w:trPr>
          <w:ins w:id="4765" w:author="Do Thanh Trung" w:date="2025-07-08T16:32:00Z"/>
        </w:trPr>
        <w:tc>
          <w:tcPr>
            <w:tcW w:w="12950" w:type="dxa"/>
            <w:gridSpan w:val="7"/>
            <w:vAlign w:val="center"/>
          </w:tcPr>
          <w:p w14:paraId="0D75FD72" w14:textId="645352CD" w:rsidR="00D034FD" w:rsidRPr="000D37FA" w:rsidRDefault="00D034FD" w:rsidP="00D034FD">
            <w:pPr>
              <w:jc w:val="left"/>
              <w:rPr>
                <w:ins w:id="4766" w:author="Do Thanh Trung" w:date="2025-07-08T16:32:00Z" w16du:dateUtc="2025-07-08T09:32:00Z"/>
              </w:rPr>
            </w:pPr>
            <w:ins w:id="4767" w:author="Do Thanh Trung" w:date="2025-07-08T16:35:00Z" w16du:dateUtc="2025-07-08T09:35:00Z">
              <w:r w:rsidRPr="00C548E9">
                <w:rPr>
                  <w:b/>
                  <w:bCs/>
                </w:rPr>
                <w:t>Thông tin Danh mục đầu tư</w:t>
              </w:r>
            </w:ins>
          </w:p>
        </w:tc>
      </w:tr>
      <w:tr w:rsidR="00D034FD" w:rsidRPr="000D37FA" w14:paraId="105FFCD4" w14:textId="77777777" w:rsidTr="00F938E2">
        <w:trPr>
          <w:ins w:id="4768" w:author="Do Thanh Trung" w:date="2025-07-08T16:32:00Z"/>
        </w:trPr>
        <w:tc>
          <w:tcPr>
            <w:tcW w:w="850" w:type="dxa"/>
            <w:vAlign w:val="center"/>
            <w:tcPrChange w:id="4769" w:author="Do Thanh Trung" w:date="2025-07-08T16:58:00Z" w16du:dateUtc="2025-07-08T09:58:00Z">
              <w:tcPr>
                <w:tcW w:w="851" w:type="dxa"/>
                <w:vAlign w:val="center"/>
              </w:tcPr>
            </w:tcPrChange>
          </w:tcPr>
          <w:p w14:paraId="2F0CF2DF" w14:textId="6B3FAB84" w:rsidR="00D034FD" w:rsidRDefault="00D034FD" w:rsidP="00D034FD">
            <w:pPr>
              <w:jc w:val="left"/>
              <w:rPr>
                <w:ins w:id="4770" w:author="Do Thanh Trung" w:date="2025-07-08T16:32:00Z" w16du:dateUtc="2025-07-08T09:32:00Z"/>
              </w:rPr>
            </w:pPr>
            <w:ins w:id="4771" w:author="Do Thanh Trung" w:date="2025-07-08T16:35:00Z" w16du:dateUtc="2025-07-08T09:35:00Z">
              <w:r>
                <w:t>06</w:t>
              </w:r>
            </w:ins>
          </w:p>
        </w:tc>
        <w:tc>
          <w:tcPr>
            <w:tcW w:w="1106" w:type="dxa"/>
            <w:vAlign w:val="center"/>
            <w:tcPrChange w:id="4772" w:author="Do Thanh Trung" w:date="2025-07-08T16:58:00Z" w16du:dateUtc="2025-07-08T09:58:00Z">
              <w:tcPr>
                <w:tcW w:w="1106" w:type="dxa"/>
                <w:vAlign w:val="center"/>
              </w:tcPr>
            </w:tcPrChange>
          </w:tcPr>
          <w:p w14:paraId="1ECE106F" w14:textId="04A3C78A" w:rsidR="00D034FD" w:rsidRDefault="00D034FD" w:rsidP="00D034FD">
            <w:pPr>
              <w:jc w:val="left"/>
              <w:rPr>
                <w:ins w:id="4773" w:author="Do Thanh Trung" w:date="2025-07-08T16:32:00Z" w16du:dateUtc="2025-07-08T09:32:00Z"/>
              </w:rPr>
            </w:pPr>
            <w:ins w:id="4774" w:author="Do Thanh Trung" w:date="2025-07-08T16:35:00Z" w16du:dateUtc="2025-07-08T09:35:00Z">
              <w:r>
                <w:t>Loại Tài sản</w:t>
              </w:r>
            </w:ins>
          </w:p>
        </w:tc>
        <w:tc>
          <w:tcPr>
            <w:tcW w:w="1259" w:type="dxa"/>
            <w:vAlign w:val="center"/>
            <w:tcPrChange w:id="4775" w:author="Do Thanh Trung" w:date="2025-07-08T16:58:00Z" w16du:dateUtc="2025-07-08T09:58:00Z">
              <w:tcPr>
                <w:tcW w:w="1248" w:type="dxa"/>
                <w:vAlign w:val="center"/>
              </w:tcPr>
            </w:tcPrChange>
          </w:tcPr>
          <w:p w14:paraId="6259275F" w14:textId="1A2AB1DB" w:rsidR="00D034FD" w:rsidRPr="00A04FE5" w:rsidRDefault="00D034FD" w:rsidP="00D034FD">
            <w:pPr>
              <w:jc w:val="left"/>
              <w:rPr>
                <w:ins w:id="4776" w:author="Do Thanh Trung" w:date="2025-07-08T16:32:00Z" w16du:dateUtc="2025-07-08T09:32:00Z"/>
              </w:rPr>
            </w:pPr>
            <w:ins w:id="4777" w:author="Do Thanh Trung" w:date="2025-07-08T16:35:00Z" w16du:dateUtc="2025-07-08T09:35:00Z">
              <w:r>
                <w:t>Text</w:t>
              </w:r>
            </w:ins>
          </w:p>
        </w:tc>
        <w:tc>
          <w:tcPr>
            <w:tcW w:w="952" w:type="dxa"/>
            <w:vAlign w:val="center"/>
            <w:tcPrChange w:id="4778" w:author="Do Thanh Trung" w:date="2025-07-08T16:58:00Z" w16du:dateUtc="2025-07-08T09:58:00Z">
              <w:tcPr>
                <w:tcW w:w="952" w:type="dxa"/>
                <w:vAlign w:val="center"/>
              </w:tcPr>
            </w:tcPrChange>
          </w:tcPr>
          <w:p w14:paraId="1148586F" w14:textId="72F5E54A" w:rsidR="00D034FD" w:rsidRDefault="00D034FD" w:rsidP="00D034FD">
            <w:pPr>
              <w:jc w:val="left"/>
              <w:rPr>
                <w:ins w:id="4779" w:author="Do Thanh Trung" w:date="2025-07-08T16:32:00Z" w16du:dateUtc="2025-07-08T09:32:00Z"/>
              </w:rPr>
            </w:pPr>
            <w:ins w:id="4780" w:author="Do Thanh Trung" w:date="2025-07-08T16:35:00Z" w16du:dateUtc="2025-07-08T09:35:00Z">
              <w:r>
                <w:t>X</w:t>
              </w:r>
            </w:ins>
          </w:p>
        </w:tc>
        <w:tc>
          <w:tcPr>
            <w:tcW w:w="1017" w:type="dxa"/>
            <w:vAlign w:val="center"/>
            <w:tcPrChange w:id="4781" w:author="Do Thanh Trung" w:date="2025-07-08T16:58:00Z" w16du:dateUtc="2025-07-08T09:58:00Z">
              <w:tcPr>
                <w:tcW w:w="1017" w:type="dxa"/>
                <w:vAlign w:val="center"/>
              </w:tcPr>
            </w:tcPrChange>
          </w:tcPr>
          <w:p w14:paraId="1F754389" w14:textId="5E6A33B4" w:rsidR="00D034FD" w:rsidRDefault="00D034FD" w:rsidP="00D034FD">
            <w:pPr>
              <w:jc w:val="left"/>
              <w:rPr>
                <w:ins w:id="4782" w:author="Do Thanh Trung" w:date="2025-07-08T16:32:00Z" w16du:dateUtc="2025-07-08T09:32:00Z"/>
              </w:rPr>
            </w:pPr>
            <w:ins w:id="4783" w:author="Do Thanh Trung" w:date="2025-07-08T16:35:00Z" w16du:dateUtc="2025-07-08T09:35:00Z">
              <w:r>
                <w:t>X</w:t>
              </w:r>
            </w:ins>
          </w:p>
        </w:tc>
        <w:tc>
          <w:tcPr>
            <w:tcW w:w="2469" w:type="dxa"/>
            <w:vAlign w:val="center"/>
            <w:tcPrChange w:id="4784" w:author="Do Thanh Trung" w:date="2025-07-08T16:58:00Z" w16du:dateUtc="2025-07-08T09:58:00Z">
              <w:tcPr>
                <w:tcW w:w="2472" w:type="dxa"/>
                <w:vAlign w:val="center"/>
              </w:tcPr>
            </w:tcPrChange>
          </w:tcPr>
          <w:p w14:paraId="2B4E68EB" w14:textId="77777777" w:rsidR="00D034FD" w:rsidRDefault="00D034FD" w:rsidP="00D034FD">
            <w:pPr>
              <w:jc w:val="left"/>
              <w:rPr>
                <w:ins w:id="4785" w:author="Do Thanh Trung" w:date="2025-07-08T16:35:00Z" w16du:dateUtc="2025-07-08T09:35:00Z"/>
              </w:rPr>
            </w:pPr>
            <w:ins w:id="4786" w:author="Do Thanh Trung" w:date="2025-07-08T16:35:00Z" w16du:dateUtc="2025-07-08T09:35:00Z">
              <w:r>
                <w:fldChar w:fldCharType="begin"/>
              </w:r>
              <w:r>
                <w:instrText>HYPERLINK  \l "_Bảng_4_-"</w:instrText>
              </w:r>
              <w:r>
                <w:fldChar w:fldCharType="separate"/>
              </w:r>
              <w:r w:rsidRPr="00CD64EE">
                <w:rPr>
                  <w:rStyle w:val="Hyperlink"/>
                  <w:kern w:val="2"/>
                  <w14:ligatures w14:val="standardContextual"/>
                </w:rPr>
                <w:t>Danh m</w:t>
              </w:r>
              <w:r w:rsidRPr="00CD64EE">
                <w:rPr>
                  <w:rStyle w:val="Hyperlink"/>
                </w:rPr>
                <w:t>ục đầu tư</w:t>
              </w:r>
              <w:r>
                <w:fldChar w:fldCharType="end"/>
              </w:r>
              <w:r>
                <w:t xml:space="preserve"> – [Loại tài sản]</w:t>
              </w:r>
            </w:ins>
          </w:p>
          <w:p w14:paraId="70ACB4DC" w14:textId="7A1BC1C1" w:rsidR="00D034FD" w:rsidRDefault="00D034FD" w:rsidP="00D034FD">
            <w:pPr>
              <w:jc w:val="left"/>
              <w:rPr>
                <w:ins w:id="4787" w:author="Do Thanh Trung" w:date="2025-07-08T16:32:00Z" w16du:dateUtc="2025-07-08T09:32:00Z"/>
              </w:rPr>
            </w:pPr>
            <w:ins w:id="4788" w:author="Do Thanh Trung" w:date="2025-07-08T16:35:00Z" w16du:dateUtc="2025-07-08T09:35:00Z">
              <w:r>
                <w:fldChar w:fldCharType="begin"/>
              </w:r>
              <w:r>
                <w:instrText>HYPERLINK  \l "_Danh_mục_đầu_1"</w:instrText>
              </w:r>
              <w:r>
                <w:fldChar w:fldCharType="separate"/>
              </w:r>
              <w:r w:rsidRPr="00CD64EE">
                <w:rPr>
                  <w:rStyle w:val="Hyperlink"/>
                  <w:kern w:val="2"/>
                  <w14:ligatures w14:val="standardContextual"/>
                </w:rPr>
                <w:t>Danh m</w:t>
              </w:r>
              <w:r w:rsidRPr="00CD64EE">
                <w:rPr>
                  <w:rStyle w:val="Hyperlink"/>
                </w:rPr>
                <w:t>ục đầu tư tài sản không qua sàn</w:t>
              </w:r>
              <w:r>
                <w:fldChar w:fldCharType="end"/>
              </w:r>
              <w:r>
                <w:t xml:space="preserve"> – [Loại Tài sản]</w:t>
              </w:r>
            </w:ins>
          </w:p>
        </w:tc>
        <w:tc>
          <w:tcPr>
            <w:tcW w:w="5297" w:type="dxa"/>
            <w:vAlign w:val="center"/>
            <w:tcPrChange w:id="4789" w:author="Do Thanh Trung" w:date="2025-07-08T16:58:00Z" w16du:dateUtc="2025-07-08T09:58:00Z">
              <w:tcPr>
                <w:tcW w:w="5304" w:type="dxa"/>
                <w:vAlign w:val="center"/>
              </w:tcPr>
            </w:tcPrChange>
          </w:tcPr>
          <w:p w14:paraId="2CA350D0" w14:textId="696EDE33" w:rsidR="00D034FD" w:rsidRPr="000D37FA" w:rsidRDefault="00D034FD" w:rsidP="00D034FD">
            <w:pPr>
              <w:jc w:val="left"/>
              <w:rPr>
                <w:ins w:id="4790" w:author="Do Thanh Trung" w:date="2025-07-08T16:32:00Z" w16du:dateUtc="2025-07-08T09:32:00Z"/>
              </w:rPr>
            </w:pPr>
            <w:ins w:id="4791" w:author="Do Thanh Trung" w:date="2025-07-08T16:35:00Z" w16du:dateUtc="2025-07-08T09:35:00Z">
              <w:r>
                <w:t>Loại Tài sản đầu tư, dựa trên mã Tài sản ở (</w:t>
              </w:r>
            </w:ins>
            <w:ins w:id="4792" w:author="Do Thanh Trung" w:date="2025-07-08T16:44:00Z" w16du:dateUtc="2025-07-08T09:44:00Z">
              <w:r w:rsidR="00252E57">
                <w:t>8</w:t>
              </w:r>
            </w:ins>
            <w:ins w:id="4793" w:author="Do Thanh Trung" w:date="2025-07-08T16:35:00Z" w16du:dateUtc="2025-07-08T09:35:00Z">
              <w:r>
                <w:t>)</w:t>
              </w:r>
            </w:ins>
          </w:p>
        </w:tc>
      </w:tr>
      <w:tr w:rsidR="00D034FD" w:rsidRPr="000D37FA" w14:paraId="6B4F1E28" w14:textId="77777777" w:rsidTr="00F938E2">
        <w:trPr>
          <w:ins w:id="4794" w:author="Do Thanh Trung" w:date="2025-07-08T16:32:00Z"/>
        </w:trPr>
        <w:tc>
          <w:tcPr>
            <w:tcW w:w="850" w:type="dxa"/>
            <w:vAlign w:val="center"/>
            <w:tcPrChange w:id="4795" w:author="Do Thanh Trung" w:date="2025-07-08T16:58:00Z" w16du:dateUtc="2025-07-08T09:58:00Z">
              <w:tcPr>
                <w:tcW w:w="851" w:type="dxa"/>
                <w:vAlign w:val="center"/>
              </w:tcPr>
            </w:tcPrChange>
          </w:tcPr>
          <w:p w14:paraId="0E32F3B2" w14:textId="0E417E93" w:rsidR="00D034FD" w:rsidRDefault="00D034FD" w:rsidP="00D034FD">
            <w:pPr>
              <w:jc w:val="left"/>
              <w:rPr>
                <w:ins w:id="4796" w:author="Do Thanh Trung" w:date="2025-07-08T16:32:00Z" w16du:dateUtc="2025-07-08T09:32:00Z"/>
              </w:rPr>
            </w:pPr>
            <w:ins w:id="4797" w:author="Do Thanh Trung" w:date="2025-07-08T16:35:00Z" w16du:dateUtc="2025-07-08T09:35:00Z">
              <w:r>
                <w:t>07</w:t>
              </w:r>
            </w:ins>
          </w:p>
        </w:tc>
        <w:tc>
          <w:tcPr>
            <w:tcW w:w="1106" w:type="dxa"/>
            <w:vAlign w:val="center"/>
            <w:tcPrChange w:id="4798" w:author="Do Thanh Trung" w:date="2025-07-08T16:58:00Z" w16du:dateUtc="2025-07-08T09:58:00Z">
              <w:tcPr>
                <w:tcW w:w="1106" w:type="dxa"/>
                <w:vAlign w:val="center"/>
              </w:tcPr>
            </w:tcPrChange>
          </w:tcPr>
          <w:p w14:paraId="53BBB85F" w14:textId="01A17A10" w:rsidR="00D034FD" w:rsidRDefault="00D034FD" w:rsidP="00D034FD">
            <w:pPr>
              <w:jc w:val="left"/>
              <w:rPr>
                <w:ins w:id="4799" w:author="Do Thanh Trung" w:date="2025-07-08T16:32:00Z" w16du:dateUtc="2025-07-08T09:32:00Z"/>
              </w:rPr>
            </w:pPr>
            <w:ins w:id="4800" w:author="Do Thanh Trung" w:date="2025-07-08T16:35:00Z" w16du:dateUtc="2025-07-08T09:35:00Z">
              <w:r>
                <w:t>TCPH</w:t>
              </w:r>
            </w:ins>
          </w:p>
        </w:tc>
        <w:tc>
          <w:tcPr>
            <w:tcW w:w="1259" w:type="dxa"/>
            <w:vAlign w:val="center"/>
            <w:tcPrChange w:id="4801" w:author="Do Thanh Trung" w:date="2025-07-08T16:58:00Z" w16du:dateUtc="2025-07-08T09:58:00Z">
              <w:tcPr>
                <w:tcW w:w="1248" w:type="dxa"/>
                <w:vAlign w:val="center"/>
              </w:tcPr>
            </w:tcPrChange>
          </w:tcPr>
          <w:p w14:paraId="639D0401" w14:textId="2AD4752E" w:rsidR="00D034FD" w:rsidRPr="00A04FE5" w:rsidRDefault="00D034FD" w:rsidP="00D034FD">
            <w:pPr>
              <w:jc w:val="left"/>
              <w:rPr>
                <w:ins w:id="4802" w:author="Do Thanh Trung" w:date="2025-07-08T16:32:00Z" w16du:dateUtc="2025-07-08T09:32:00Z"/>
              </w:rPr>
            </w:pPr>
            <w:ins w:id="4803" w:author="Do Thanh Trung" w:date="2025-07-08T16:35:00Z" w16du:dateUtc="2025-07-08T09:35:00Z">
              <w:r>
                <w:t>Text</w:t>
              </w:r>
            </w:ins>
          </w:p>
        </w:tc>
        <w:tc>
          <w:tcPr>
            <w:tcW w:w="952" w:type="dxa"/>
            <w:vAlign w:val="center"/>
            <w:tcPrChange w:id="4804" w:author="Do Thanh Trung" w:date="2025-07-08T16:58:00Z" w16du:dateUtc="2025-07-08T09:58:00Z">
              <w:tcPr>
                <w:tcW w:w="952" w:type="dxa"/>
                <w:vAlign w:val="center"/>
              </w:tcPr>
            </w:tcPrChange>
          </w:tcPr>
          <w:p w14:paraId="19AF7EFF" w14:textId="33A0367C" w:rsidR="00D034FD" w:rsidRDefault="00D034FD" w:rsidP="00D034FD">
            <w:pPr>
              <w:jc w:val="left"/>
              <w:rPr>
                <w:ins w:id="4805" w:author="Do Thanh Trung" w:date="2025-07-08T16:32:00Z" w16du:dateUtc="2025-07-08T09:32:00Z"/>
              </w:rPr>
            </w:pPr>
            <w:ins w:id="4806" w:author="Do Thanh Trung" w:date="2025-07-08T16:35:00Z" w16du:dateUtc="2025-07-08T09:35:00Z">
              <w:r>
                <w:t>X</w:t>
              </w:r>
            </w:ins>
          </w:p>
        </w:tc>
        <w:tc>
          <w:tcPr>
            <w:tcW w:w="1017" w:type="dxa"/>
            <w:vAlign w:val="center"/>
            <w:tcPrChange w:id="4807" w:author="Do Thanh Trung" w:date="2025-07-08T16:58:00Z" w16du:dateUtc="2025-07-08T09:58:00Z">
              <w:tcPr>
                <w:tcW w:w="1017" w:type="dxa"/>
                <w:vAlign w:val="center"/>
              </w:tcPr>
            </w:tcPrChange>
          </w:tcPr>
          <w:p w14:paraId="7CA7ADF0" w14:textId="2457110C" w:rsidR="00D034FD" w:rsidRDefault="00D034FD" w:rsidP="00D034FD">
            <w:pPr>
              <w:jc w:val="left"/>
              <w:rPr>
                <w:ins w:id="4808" w:author="Do Thanh Trung" w:date="2025-07-08T16:32:00Z" w16du:dateUtc="2025-07-08T09:32:00Z"/>
              </w:rPr>
            </w:pPr>
            <w:ins w:id="4809" w:author="Do Thanh Trung" w:date="2025-07-08T16:35:00Z" w16du:dateUtc="2025-07-08T09:35:00Z">
              <w:r>
                <w:t>X</w:t>
              </w:r>
            </w:ins>
          </w:p>
        </w:tc>
        <w:tc>
          <w:tcPr>
            <w:tcW w:w="2469" w:type="dxa"/>
            <w:vAlign w:val="center"/>
            <w:tcPrChange w:id="4810" w:author="Do Thanh Trung" w:date="2025-07-08T16:58:00Z" w16du:dateUtc="2025-07-08T09:58:00Z">
              <w:tcPr>
                <w:tcW w:w="2472" w:type="dxa"/>
                <w:vAlign w:val="center"/>
              </w:tcPr>
            </w:tcPrChange>
          </w:tcPr>
          <w:p w14:paraId="3B35BAF6" w14:textId="77777777" w:rsidR="00D034FD" w:rsidRDefault="00D034FD" w:rsidP="00D034FD">
            <w:pPr>
              <w:jc w:val="left"/>
              <w:rPr>
                <w:ins w:id="4811" w:author="Do Thanh Trung" w:date="2025-07-08T16:35:00Z" w16du:dateUtc="2025-07-08T09:35:00Z"/>
              </w:rPr>
            </w:pPr>
            <w:ins w:id="4812" w:author="Do Thanh Trung" w:date="2025-07-08T16:35:00Z" w16du:dateUtc="2025-07-08T09:35: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[Mã CK]</w:t>
              </w:r>
            </w:ins>
          </w:p>
          <w:p w14:paraId="47C8BDF5" w14:textId="1752370A" w:rsidR="00D034FD" w:rsidRDefault="00D034FD" w:rsidP="00D034FD">
            <w:pPr>
              <w:jc w:val="left"/>
              <w:rPr>
                <w:ins w:id="4813" w:author="Do Thanh Trung" w:date="2025-07-08T16:32:00Z" w16du:dateUtc="2025-07-08T09:32:00Z"/>
              </w:rPr>
            </w:pPr>
            <w:ins w:id="4814" w:author="Do Thanh Trung" w:date="2025-07-08T16:35:00Z" w16du:dateUtc="2025-07-08T09:35: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[TCPH]</w:t>
              </w:r>
            </w:ins>
          </w:p>
        </w:tc>
        <w:tc>
          <w:tcPr>
            <w:tcW w:w="5297" w:type="dxa"/>
            <w:vAlign w:val="center"/>
            <w:tcPrChange w:id="4815" w:author="Do Thanh Trung" w:date="2025-07-08T16:58:00Z" w16du:dateUtc="2025-07-08T09:58:00Z">
              <w:tcPr>
                <w:tcW w:w="5304" w:type="dxa"/>
                <w:vAlign w:val="center"/>
              </w:tcPr>
            </w:tcPrChange>
          </w:tcPr>
          <w:p w14:paraId="76B50713" w14:textId="77777777" w:rsidR="00252E57" w:rsidRDefault="00D034FD" w:rsidP="00252E57">
            <w:pPr>
              <w:pStyle w:val="ListParagraph"/>
              <w:numPr>
                <w:ilvl w:val="0"/>
                <w:numId w:val="9"/>
              </w:numPr>
              <w:ind w:left="418"/>
              <w:jc w:val="left"/>
              <w:rPr>
                <w:ins w:id="4816" w:author="Do Thanh Trung" w:date="2025-07-08T16:44:00Z" w16du:dateUtc="2025-07-08T09:44:00Z"/>
              </w:rPr>
            </w:pPr>
            <w:ins w:id="4817" w:author="Do Thanh Trung" w:date="2025-07-08T16:35:00Z" w16du:dateUtc="2025-07-08T09:35:00Z">
              <w:r>
                <w:t>Trường hợp Loại Tài sản = [Cổ phiếu], TCPH sẽ là Mã CK</w:t>
              </w:r>
            </w:ins>
          </w:p>
          <w:p w14:paraId="7B2C3DE3" w14:textId="41776EEE" w:rsidR="00D034FD" w:rsidRPr="000D37FA" w:rsidRDefault="00D034FD">
            <w:pPr>
              <w:pStyle w:val="ListParagraph"/>
              <w:numPr>
                <w:ilvl w:val="0"/>
                <w:numId w:val="9"/>
              </w:numPr>
              <w:ind w:left="418"/>
              <w:jc w:val="left"/>
              <w:rPr>
                <w:ins w:id="4818" w:author="Do Thanh Trung" w:date="2025-07-08T16:32:00Z" w16du:dateUtc="2025-07-08T09:32:00Z"/>
              </w:rPr>
              <w:pPrChange w:id="4819" w:author="Do Thanh Trung" w:date="2025-07-08T16:44:00Z" w16du:dateUtc="2025-07-08T09:44:00Z">
                <w:pPr>
                  <w:jc w:val="left"/>
                </w:pPr>
              </w:pPrChange>
            </w:pPr>
            <w:ins w:id="4820" w:author="Do Thanh Trung" w:date="2025-07-08T16:35:00Z" w16du:dateUtc="2025-07-08T09:35:00Z">
              <w:r>
                <w:t xml:space="preserve">Trường hợp Loại Tài sản </w:t>
              </w:r>
            </w:ins>
            <m:oMath>
              <m:r>
                <w:ins w:id="4821" w:author="Do Thanh Trung" w:date="2025-07-08T16:35:00Z" w16du:dateUtc="2025-07-08T09:35:00Z">
                  <w:rPr>
                    <w:rFonts w:ascii="Cambria Math" w:hAnsi="Cambria Math"/>
                  </w:rPr>
                  <m:t>≠</m:t>
                </w:ins>
              </m:r>
            </m:oMath>
            <w:ins w:id="4822" w:author="Do Thanh Trung" w:date="2025-07-08T16:35:00Z" w16du:dateUtc="2025-07-08T09:35:00Z">
              <w:r>
                <w:rPr>
                  <w:rFonts w:eastAsiaTheme="minorEastAsia"/>
                </w:rPr>
                <w:t xml:space="preserve"> [Cổ phiếu], TCPH sẽ tương ứng trên mã Tài sản ở (</w:t>
              </w:r>
            </w:ins>
            <w:ins w:id="4823" w:author="Do Thanh Trung" w:date="2025-07-08T16:44:00Z" w16du:dateUtc="2025-07-08T09:44:00Z">
              <w:r w:rsidR="00252E57">
                <w:rPr>
                  <w:rFonts w:eastAsiaTheme="minorEastAsia"/>
                </w:rPr>
                <w:t>8</w:t>
              </w:r>
            </w:ins>
            <w:ins w:id="4824" w:author="Do Thanh Trung" w:date="2025-07-08T16:35:00Z" w16du:dateUtc="2025-07-08T09:35:00Z">
              <w:r>
                <w:rPr>
                  <w:rFonts w:eastAsiaTheme="minorEastAsia"/>
                </w:rPr>
                <w:t>)</w:t>
              </w:r>
            </w:ins>
          </w:p>
        </w:tc>
      </w:tr>
      <w:tr w:rsidR="00D034FD" w:rsidRPr="000D37FA" w14:paraId="3845A3EE" w14:textId="77777777" w:rsidTr="00F938E2">
        <w:trPr>
          <w:ins w:id="4825" w:author="Do Thanh Trung" w:date="2025-07-08T16:33:00Z"/>
        </w:trPr>
        <w:tc>
          <w:tcPr>
            <w:tcW w:w="850" w:type="dxa"/>
            <w:vAlign w:val="center"/>
            <w:tcPrChange w:id="4826" w:author="Do Thanh Trung" w:date="2025-07-08T16:58:00Z" w16du:dateUtc="2025-07-08T09:58:00Z">
              <w:tcPr>
                <w:tcW w:w="851" w:type="dxa"/>
                <w:vAlign w:val="center"/>
              </w:tcPr>
            </w:tcPrChange>
          </w:tcPr>
          <w:p w14:paraId="7923230E" w14:textId="3E024D69" w:rsidR="00D034FD" w:rsidRDefault="00D034FD" w:rsidP="00D034FD">
            <w:pPr>
              <w:jc w:val="left"/>
              <w:rPr>
                <w:ins w:id="4827" w:author="Do Thanh Trung" w:date="2025-07-08T16:33:00Z" w16du:dateUtc="2025-07-08T09:33:00Z"/>
              </w:rPr>
            </w:pPr>
            <w:ins w:id="4828" w:author="Do Thanh Trung" w:date="2025-07-08T16:35:00Z" w16du:dateUtc="2025-07-08T09:35:00Z">
              <w:r>
                <w:lastRenderedPageBreak/>
                <w:t>08</w:t>
              </w:r>
            </w:ins>
          </w:p>
        </w:tc>
        <w:tc>
          <w:tcPr>
            <w:tcW w:w="1106" w:type="dxa"/>
            <w:vAlign w:val="center"/>
            <w:tcPrChange w:id="4829" w:author="Do Thanh Trung" w:date="2025-07-08T16:58:00Z" w16du:dateUtc="2025-07-08T09:58:00Z">
              <w:tcPr>
                <w:tcW w:w="1106" w:type="dxa"/>
                <w:vAlign w:val="center"/>
              </w:tcPr>
            </w:tcPrChange>
          </w:tcPr>
          <w:p w14:paraId="5404CC3E" w14:textId="79608B16" w:rsidR="00D034FD" w:rsidRDefault="00D034FD" w:rsidP="00D034FD">
            <w:pPr>
              <w:jc w:val="left"/>
              <w:rPr>
                <w:ins w:id="4830" w:author="Do Thanh Trung" w:date="2025-07-08T16:33:00Z" w16du:dateUtc="2025-07-08T09:33:00Z"/>
              </w:rPr>
            </w:pPr>
            <w:ins w:id="4831" w:author="Do Thanh Trung" w:date="2025-07-08T16:35:00Z" w16du:dateUtc="2025-07-08T09:35:00Z">
              <w:r>
                <w:t>Mã Tài sản</w:t>
              </w:r>
            </w:ins>
          </w:p>
        </w:tc>
        <w:tc>
          <w:tcPr>
            <w:tcW w:w="1259" w:type="dxa"/>
            <w:vAlign w:val="center"/>
            <w:tcPrChange w:id="4832" w:author="Do Thanh Trung" w:date="2025-07-08T16:58:00Z" w16du:dateUtc="2025-07-08T09:58:00Z">
              <w:tcPr>
                <w:tcW w:w="1248" w:type="dxa"/>
                <w:vAlign w:val="center"/>
              </w:tcPr>
            </w:tcPrChange>
          </w:tcPr>
          <w:p w14:paraId="571C3F9D" w14:textId="07C4B1F3" w:rsidR="00D034FD" w:rsidRPr="00A04FE5" w:rsidRDefault="00D034FD" w:rsidP="00D034FD">
            <w:pPr>
              <w:jc w:val="left"/>
              <w:rPr>
                <w:ins w:id="4833" w:author="Do Thanh Trung" w:date="2025-07-08T16:33:00Z" w16du:dateUtc="2025-07-08T09:33:00Z"/>
              </w:rPr>
            </w:pPr>
            <w:ins w:id="4834" w:author="Do Thanh Trung" w:date="2025-07-08T16:35:00Z" w16du:dateUtc="2025-07-08T09:35:00Z">
              <w:r>
                <w:t>Text</w:t>
              </w:r>
            </w:ins>
          </w:p>
        </w:tc>
        <w:tc>
          <w:tcPr>
            <w:tcW w:w="952" w:type="dxa"/>
            <w:vAlign w:val="center"/>
            <w:tcPrChange w:id="4835" w:author="Do Thanh Trung" w:date="2025-07-08T16:58:00Z" w16du:dateUtc="2025-07-08T09:58:00Z">
              <w:tcPr>
                <w:tcW w:w="952" w:type="dxa"/>
                <w:vAlign w:val="center"/>
              </w:tcPr>
            </w:tcPrChange>
          </w:tcPr>
          <w:p w14:paraId="71C142BF" w14:textId="1FEB5A92" w:rsidR="00D034FD" w:rsidRDefault="00D034FD" w:rsidP="00D034FD">
            <w:pPr>
              <w:jc w:val="left"/>
              <w:rPr>
                <w:ins w:id="4836" w:author="Do Thanh Trung" w:date="2025-07-08T16:33:00Z" w16du:dateUtc="2025-07-08T09:33:00Z"/>
              </w:rPr>
            </w:pPr>
            <w:ins w:id="4837" w:author="Do Thanh Trung" w:date="2025-07-08T16:35:00Z" w16du:dateUtc="2025-07-08T09:35:00Z">
              <w:r>
                <w:t>X</w:t>
              </w:r>
            </w:ins>
          </w:p>
        </w:tc>
        <w:tc>
          <w:tcPr>
            <w:tcW w:w="1017" w:type="dxa"/>
            <w:vAlign w:val="center"/>
            <w:tcPrChange w:id="4838" w:author="Do Thanh Trung" w:date="2025-07-08T16:58:00Z" w16du:dateUtc="2025-07-08T09:58:00Z">
              <w:tcPr>
                <w:tcW w:w="1017" w:type="dxa"/>
                <w:vAlign w:val="center"/>
              </w:tcPr>
            </w:tcPrChange>
          </w:tcPr>
          <w:p w14:paraId="1E2A9BFD" w14:textId="22FE5BB9" w:rsidR="00D034FD" w:rsidRDefault="00D034FD" w:rsidP="00D034FD">
            <w:pPr>
              <w:jc w:val="left"/>
              <w:rPr>
                <w:ins w:id="4839" w:author="Do Thanh Trung" w:date="2025-07-08T16:33:00Z" w16du:dateUtc="2025-07-08T09:33:00Z"/>
              </w:rPr>
            </w:pPr>
            <w:ins w:id="4840" w:author="Do Thanh Trung" w:date="2025-07-08T16:35:00Z" w16du:dateUtc="2025-07-08T09:35:00Z">
              <w:r>
                <w:t>X</w:t>
              </w:r>
            </w:ins>
          </w:p>
        </w:tc>
        <w:tc>
          <w:tcPr>
            <w:tcW w:w="2469" w:type="dxa"/>
            <w:vAlign w:val="center"/>
            <w:tcPrChange w:id="4841" w:author="Do Thanh Trung" w:date="2025-07-08T16:58:00Z" w16du:dateUtc="2025-07-08T09:58:00Z">
              <w:tcPr>
                <w:tcW w:w="2472" w:type="dxa"/>
                <w:vAlign w:val="center"/>
              </w:tcPr>
            </w:tcPrChange>
          </w:tcPr>
          <w:p w14:paraId="13118307" w14:textId="77777777" w:rsidR="00D034FD" w:rsidRDefault="00D034FD" w:rsidP="00D034FD">
            <w:pPr>
              <w:jc w:val="left"/>
              <w:rPr>
                <w:ins w:id="4842" w:author="Do Thanh Trung" w:date="2025-07-08T16:35:00Z" w16du:dateUtc="2025-07-08T09:35:00Z"/>
              </w:rPr>
            </w:pPr>
            <w:ins w:id="4843" w:author="Do Thanh Trung" w:date="2025-07-08T16:35:00Z" w16du:dateUtc="2025-07-08T09:35: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[Mã CK]</w:t>
              </w:r>
            </w:ins>
          </w:p>
          <w:p w14:paraId="63AF0376" w14:textId="21DC6D93" w:rsidR="00D034FD" w:rsidRDefault="00D034FD" w:rsidP="00D034FD">
            <w:pPr>
              <w:jc w:val="left"/>
              <w:rPr>
                <w:ins w:id="4844" w:author="Do Thanh Trung" w:date="2025-07-08T16:33:00Z" w16du:dateUtc="2025-07-08T09:33:00Z"/>
              </w:rPr>
            </w:pPr>
            <w:ins w:id="4845" w:author="Do Thanh Trung" w:date="2025-07-08T16:35:00Z" w16du:dateUtc="2025-07-08T09:35: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[Mã Tài sản]</w:t>
              </w:r>
            </w:ins>
          </w:p>
        </w:tc>
        <w:tc>
          <w:tcPr>
            <w:tcW w:w="5297" w:type="dxa"/>
            <w:vAlign w:val="center"/>
            <w:tcPrChange w:id="4846" w:author="Do Thanh Trung" w:date="2025-07-08T16:58:00Z" w16du:dateUtc="2025-07-08T09:58:00Z">
              <w:tcPr>
                <w:tcW w:w="5304" w:type="dxa"/>
                <w:vAlign w:val="center"/>
              </w:tcPr>
            </w:tcPrChange>
          </w:tcPr>
          <w:p w14:paraId="4C24BBCE" w14:textId="20646590" w:rsidR="00D034FD" w:rsidRPr="000D37FA" w:rsidRDefault="00D034FD" w:rsidP="00D034FD">
            <w:pPr>
              <w:jc w:val="left"/>
              <w:rPr>
                <w:ins w:id="4847" w:author="Do Thanh Trung" w:date="2025-07-08T16:33:00Z" w16du:dateUtc="2025-07-08T09:33:00Z"/>
              </w:rPr>
            </w:pPr>
            <w:ins w:id="4848" w:author="Do Thanh Trung" w:date="2025-07-08T16:35:00Z" w16du:dateUtc="2025-07-08T09:35:00Z">
              <w:r>
                <w:t>Mã Tài sản đầu tư, có số lượng &gt; 0</w:t>
              </w:r>
            </w:ins>
          </w:p>
        </w:tc>
      </w:tr>
      <w:tr w:rsidR="00FC2C24" w:rsidRPr="000D37FA" w14:paraId="1E83BDCA" w14:textId="77777777" w:rsidTr="0036791D">
        <w:trPr>
          <w:ins w:id="4849" w:author="Do Thanh Trung" w:date="2025-07-08T16:39:00Z"/>
        </w:trPr>
        <w:tc>
          <w:tcPr>
            <w:tcW w:w="12950" w:type="dxa"/>
            <w:gridSpan w:val="7"/>
            <w:vAlign w:val="center"/>
          </w:tcPr>
          <w:p w14:paraId="50887881" w14:textId="326DBB7A" w:rsidR="00FC2C24" w:rsidRPr="006A6F05" w:rsidRDefault="00FC2C24" w:rsidP="00D034FD">
            <w:pPr>
              <w:jc w:val="left"/>
              <w:rPr>
                <w:ins w:id="4850" w:author="Do Thanh Trung" w:date="2025-07-08T16:39:00Z" w16du:dateUtc="2025-07-08T09:39:00Z"/>
              </w:rPr>
            </w:pPr>
            <w:ins w:id="4851" w:author="Do Thanh Trung" w:date="2025-07-08T16:39:00Z" w16du:dateUtc="2025-07-08T09:39:00Z">
              <w:r w:rsidRPr="00252E57">
                <w:rPr>
                  <w:b/>
                  <w:bCs/>
                  <w:rPrChange w:id="4852" w:author="Do Thanh Trung" w:date="2025-07-08T16:44:00Z" w16du:dateUtc="2025-07-08T09:44:00Z">
                    <w:rPr/>
                  </w:rPrChange>
                </w:rPr>
                <w:t>Đầu kỳ</w:t>
              </w:r>
            </w:ins>
            <w:ins w:id="4853" w:author="Do Thanh Trung" w:date="2025-07-08T16:45:00Z" w16du:dateUtc="2025-07-08T09:45:00Z">
              <w:r w:rsidR="006A6F05">
                <w:rPr>
                  <w:b/>
                  <w:bCs/>
                </w:rPr>
                <w:t>:</w:t>
              </w:r>
            </w:ins>
            <w:ins w:id="4854" w:author="Do Thanh Trung" w:date="2025-07-08T16:46:00Z" w16du:dateUtc="2025-07-08T09:46:00Z">
              <w:r w:rsidR="006A6F05">
                <w:rPr>
                  <w:b/>
                  <w:bCs/>
                </w:rPr>
                <w:t xml:space="preserve"> </w:t>
              </w:r>
              <w:r w:rsidR="006A6F05">
                <w:t>Số liệu được chốt tại đầu ngày start date, dựa trên filter đã chọn</w:t>
              </w:r>
            </w:ins>
          </w:p>
        </w:tc>
      </w:tr>
      <w:tr w:rsidR="00005596" w:rsidRPr="000D37FA" w14:paraId="63ED80AA" w14:textId="77777777" w:rsidTr="00F938E2">
        <w:trPr>
          <w:ins w:id="4855" w:author="Do Thanh Trung" w:date="2025-07-08T16:49:00Z"/>
        </w:trPr>
        <w:tc>
          <w:tcPr>
            <w:tcW w:w="850" w:type="dxa"/>
            <w:vAlign w:val="center"/>
            <w:tcPrChange w:id="4856" w:author="Do Thanh Trung" w:date="2025-07-08T16:58:00Z" w16du:dateUtc="2025-07-08T09:58:00Z">
              <w:tcPr>
                <w:tcW w:w="851" w:type="dxa"/>
                <w:vAlign w:val="center"/>
              </w:tcPr>
            </w:tcPrChange>
          </w:tcPr>
          <w:p w14:paraId="22028AF2" w14:textId="4BA0E4D2" w:rsidR="00005596" w:rsidRDefault="00005596" w:rsidP="00005596">
            <w:pPr>
              <w:jc w:val="left"/>
              <w:rPr>
                <w:ins w:id="4857" w:author="Do Thanh Trung" w:date="2025-07-08T16:49:00Z" w16du:dateUtc="2025-07-08T09:49:00Z"/>
              </w:rPr>
            </w:pPr>
            <w:ins w:id="4858" w:author="Do Thanh Trung" w:date="2025-07-08T16:49:00Z" w16du:dateUtc="2025-07-08T09:49:00Z">
              <w:r>
                <w:t>09</w:t>
              </w:r>
            </w:ins>
          </w:p>
        </w:tc>
        <w:tc>
          <w:tcPr>
            <w:tcW w:w="1106" w:type="dxa"/>
            <w:vAlign w:val="center"/>
            <w:tcPrChange w:id="4859" w:author="Do Thanh Trung" w:date="2025-07-08T16:58:00Z" w16du:dateUtc="2025-07-08T09:58:00Z">
              <w:tcPr>
                <w:tcW w:w="1106" w:type="dxa"/>
                <w:vAlign w:val="center"/>
              </w:tcPr>
            </w:tcPrChange>
          </w:tcPr>
          <w:p w14:paraId="569922E8" w14:textId="12EEDC3B" w:rsidR="00005596" w:rsidRDefault="00005596" w:rsidP="00005596">
            <w:pPr>
              <w:jc w:val="left"/>
              <w:rPr>
                <w:ins w:id="4860" w:author="Do Thanh Trung" w:date="2025-07-08T16:49:00Z" w16du:dateUtc="2025-07-08T09:49:00Z"/>
              </w:rPr>
            </w:pPr>
            <w:ins w:id="4861" w:author="Do Thanh Trung" w:date="2025-07-08T16:49:00Z" w16du:dateUtc="2025-07-08T09:49:00Z">
              <w:r>
                <w:t xml:space="preserve">Số </w:t>
              </w:r>
            </w:ins>
            <w:ins w:id="4862" w:author="Do Thanh Trung" w:date="2025-07-08T16:52:00Z" w16du:dateUtc="2025-07-08T09:52:00Z">
              <w:r w:rsidR="00695C0B">
                <w:t>d</w:t>
              </w:r>
            </w:ins>
            <w:ins w:id="4863" w:author="Do Thanh Trung" w:date="2025-07-08T16:53:00Z" w16du:dateUtc="2025-07-08T09:53:00Z">
              <w:r w:rsidR="00695C0B">
                <w:t>ư đầu kỳ</w:t>
              </w:r>
            </w:ins>
          </w:p>
        </w:tc>
        <w:tc>
          <w:tcPr>
            <w:tcW w:w="1259" w:type="dxa"/>
            <w:vAlign w:val="center"/>
            <w:tcPrChange w:id="4864" w:author="Do Thanh Trung" w:date="2025-07-08T16:58:00Z" w16du:dateUtc="2025-07-08T09:58:00Z">
              <w:tcPr>
                <w:tcW w:w="1248" w:type="dxa"/>
                <w:vAlign w:val="center"/>
              </w:tcPr>
            </w:tcPrChange>
          </w:tcPr>
          <w:p w14:paraId="4BDCF293" w14:textId="400E70DE" w:rsidR="00005596" w:rsidRDefault="00005596" w:rsidP="00005596">
            <w:pPr>
              <w:jc w:val="left"/>
              <w:rPr>
                <w:ins w:id="4865" w:author="Do Thanh Trung" w:date="2025-07-08T16:49:00Z" w16du:dateUtc="2025-07-08T09:49:00Z"/>
              </w:rPr>
            </w:pPr>
            <w:ins w:id="4866" w:author="Do Thanh Trung" w:date="2025-07-08T16:49:00Z" w16du:dateUtc="2025-07-08T09:49:00Z">
              <w:r>
                <w:t>Number</w:t>
              </w:r>
            </w:ins>
          </w:p>
        </w:tc>
        <w:tc>
          <w:tcPr>
            <w:tcW w:w="952" w:type="dxa"/>
            <w:vAlign w:val="center"/>
            <w:tcPrChange w:id="4867" w:author="Do Thanh Trung" w:date="2025-07-08T16:58:00Z" w16du:dateUtc="2025-07-08T09:58:00Z">
              <w:tcPr>
                <w:tcW w:w="952" w:type="dxa"/>
                <w:vAlign w:val="center"/>
              </w:tcPr>
            </w:tcPrChange>
          </w:tcPr>
          <w:p w14:paraId="7652D880" w14:textId="050CCA5F" w:rsidR="00005596" w:rsidRDefault="00005596" w:rsidP="00005596">
            <w:pPr>
              <w:jc w:val="left"/>
              <w:rPr>
                <w:ins w:id="4868" w:author="Do Thanh Trung" w:date="2025-07-08T16:49:00Z" w16du:dateUtc="2025-07-08T09:49:00Z"/>
              </w:rPr>
            </w:pPr>
            <w:ins w:id="4869" w:author="Do Thanh Trung" w:date="2025-07-08T16:49:00Z" w16du:dateUtc="2025-07-08T09:49:00Z">
              <w:r>
                <w:t>X</w:t>
              </w:r>
            </w:ins>
          </w:p>
        </w:tc>
        <w:tc>
          <w:tcPr>
            <w:tcW w:w="1017" w:type="dxa"/>
            <w:vAlign w:val="center"/>
            <w:tcPrChange w:id="4870" w:author="Do Thanh Trung" w:date="2025-07-08T16:58:00Z" w16du:dateUtc="2025-07-08T09:58:00Z">
              <w:tcPr>
                <w:tcW w:w="1017" w:type="dxa"/>
                <w:vAlign w:val="center"/>
              </w:tcPr>
            </w:tcPrChange>
          </w:tcPr>
          <w:p w14:paraId="6348A44E" w14:textId="56BC4A32" w:rsidR="00005596" w:rsidRDefault="00005596" w:rsidP="00005596">
            <w:pPr>
              <w:jc w:val="left"/>
              <w:rPr>
                <w:ins w:id="4871" w:author="Do Thanh Trung" w:date="2025-07-08T16:49:00Z" w16du:dateUtc="2025-07-08T09:49:00Z"/>
              </w:rPr>
            </w:pPr>
            <w:ins w:id="4872" w:author="Do Thanh Trung" w:date="2025-07-08T16:49:00Z" w16du:dateUtc="2025-07-08T09:49:00Z">
              <w:r>
                <w:t>X</w:t>
              </w:r>
            </w:ins>
          </w:p>
        </w:tc>
        <w:tc>
          <w:tcPr>
            <w:tcW w:w="2469" w:type="dxa"/>
            <w:vAlign w:val="center"/>
            <w:tcPrChange w:id="4873" w:author="Do Thanh Trung" w:date="2025-07-08T16:58:00Z" w16du:dateUtc="2025-07-08T09:58:00Z">
              <w:tcPr>
                <w:tcW w:w="2472" w:type="dxa"/>
                <w:vAlign w:val="center"/>
              </w:tcPr>
            </w:tcPrChange>
          </w:tcPr>
          <w:p w14:paraId="10773609" w14:textId="77777777" w:rsidR="00005596" w:rsidRDefault="00005596" w:rsidP="00005596">
            <w:pPr>
              <w:jc w:val="left"/>
              <w:rPr>
                <w:ins w:id="4874" w:author="Do Thanh Trung" w:date="2025-07-08T16:49:00Z" w16du:dateUtc="2025-07-08T09:49:00Z"/>
              </w:rPr>
            </w:pPr>
            <w:ins w:id="4875" w:author="Do Thanh Trung" w:date="2025-07-08T16:49:00Z" w16du:dateUtc="2025-07-08T09:49: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[Số lượng]</w:t>
              </w:r>
            </w:ins>
          </w:p>
          <w:p w14:paraId="74D41D46" w14:textId="4860B0E4" w:rsidR="00005596" w:rsidRDefault="00005596" w:rsidP="00005596">
            <w:pPr>
              <w:jc w:val="left"/>
              <w:rPr>
                <w:ins w:id="4876" w:author="Do Thanh Trung" w:date="2025-07-08T16:49:00Z" w16du:dateUtc="2025-07-08T09:49:00Z"/>
              </w:rPr>
            </w:pPr>
            <w:ins w:id="4877" w:author="Do Thanh Trung" w:date="2025-07-08T16:49:00Z" w16du:dateUtc="2025-07-08T09:49: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[Số lượng]</w:t>
              </w:r>
            </w:ins>
          </w:p>
        </w:tc>
        <w:tc>
          <w:tcPr>
            <w:tcW w:w="5297" w:type="dxa"/>
            <w:vAlign w:val="center"/>
            <w:tcPrChange w:id="4878" w:author="Do Thanh Trung" w:date="2025-07-08T16:58:00Z" w16du:dateUtc="2025-07-08T09:58:00Z">
              <w:tcPr>
                <w:tcW w:w="5304" w:type="dxa"/>
                <w:vAlign w:val="center"/>
              </w:tcPr>
            </w:tcPrChange>
          </w:tcPr>
          <w:p w14:paraId="0873F793" w14:textId="753181C2" w:rsidR="00005596" w:rsidRDefault="00005596" w:rsidP="00005596">
            <w:pPr>
              <w:jc w:val="left"/>
              <w:rPr>
                <w:ins w:id="4879" w:author="Do Thanh Trung" w:date="2025-07-08T16:49:00Z" w16du:dateUtc="2025-07-08T09:49:00Z"/>
              </w:rPr>
            </w:pPr>
            <w:ins w:id="4880" w:author="Do Thanh Trung" w:date="2025-07-08T16:49:00Z" w16du:dateUtc="2025-07-08T09:49:00Z">
              <w:r>
                <w:t>Số lượng đang nắm giữ của mã Tài sản ở  (8)</w:t>
              </w:r>
            </w:ins>
          </w:p>
        </w:tc>
      </w:tr>
      <w:tr w:rsidR="00005596" w:rsidRPr="000D37FA" w14:paraId="5A3C1A18" w14:textId="77777777" w:rsidTr="00F938E2">
        <w:trPr>
          <w:ins w:id="4881" w:author="Do Thanh Trung" w:date="2025-07-08T16:33:00Z"/>
        </w:trPr>
        <w:tc>
          <w:tcPr>
            <w:tcW w:w="850" w:type="dxa"/>
            <w:vAlign w:val="center"/>
            <w:tcPrChange w:id="4882" w:author="Do Thanh Trung" w:date="2025-07-08T16:58:00Z" w16du:dateUtc="2025-07-08T09:58:00Z">
              <w:tcPr>
                <w:tcW w:w="851" w:type="dxa"/>
                <w:vAlign w:val="center"/>
              </w:tcPr>
            </w:tcPrChange>
          </w:tcPr>
          <w:p w14:paraId="7DF0FC60" w14:textId="3BF461BD" w:rsidR="00005596" w:rsidRDefault="00005596" w:rsidP="00005596">
            <w:pPr>
              <w:jc w:val="left"/>
              <w:rPr>
                <w:ins w:id="4883" w:author="Do Thanh Trung" w:date="2025-07-08T16:33:00Z" w16du:dateUtc="2025-07-08T09:33:00Z"/>
              </w:rPr>
            </w:pPr>
            <w:ins w:id="4884" w:author="Do Thanh Trung" w:date="2025-07-08T16:35:00Z" w16du:dateUtc="2025-07-08T09:35:00Z">
              <w:r>
                <w:t>10</w:t>
              </w:r>
            </w:ins>
          </w:p>
        </w:tc>
        <w:tc>
          <w:tcPr>
            <w:tcW w:w="1106" w:type="dxa"/>
            <w:vAlign w:val="center"/>
            <w:tcPrChange w:id="4885" w:author="Do Thanh Trung" w:date="2025-07-08T16:58:00Z" w16du:dateUtc="2025-07-08T09:58:00Z">
              <w:tcPr>
                <w:tcW w:w="1106" w:type="dxa"/>
                <w:vAlign w:val="center"/>
              </w:tcPr>
            </w:tcPrChange>
          </w:tcPr>
          <w:p w14:paraId="210EE57D" w14:textId="04FB37CB" w:rsidR="00005596" w:rsidRDefault="00005596" w:rsidP="00005596">
            <w:pPr>
              <w:jc w:val="left"/>
              <w:rPr>
                <w:ins w:id="4886" w:author="Do Thanh Trung" w:date="2025-07-08T16:33:00Z" w16du:dateUtc="2025-07-08T09:33:00Z"/>
              </w:rPr>
            </w:pPr>
            <w:ins w:id="4887" w:author="Do Thanh Trung" w:date="2025-07-08T16:49:00Z" w16du:dateUtc="2025-07-08T09:49:00Z">
              <w:r>
                <w:t>Giá vốn</w:t>
              </w:r>
            </w:ins>
          </w:p>
        </w:tc>
        <w:tc>
          <w:tcPr>
            <w:tcW w:w="1259" w:type="dxa"/>
            <w:vAlign w:val="center"/>
            <w:tcPrChange w:id="4888" w:author="Do Thanh Trung" w:date="2025-07-08T16:58:00Z" w16du:dateUtc="2025-07-08T09:58:00Z">
              <w:tcPr>
                <w:tcW w:w="1248" w:type="dxa"/>
                <w:vAlign w:val="center"/>
              </w:tcPr>
            </w:tcPrChange>
          </w:tcPr>
          <w:p w14:paraId="5386B491" w14:textId="34981A73" w:rsidR="00005596" w:rsidRPr="00A04FE5" w:rsidRDefault="00005596" w:rsidP="00005596">
            <w:pPr>
              <w:jc w:val="left"/>
              <w:rPr>
                <w:ins w:id="4889" w:author="Do Thanh Trung" w:date="2025-07-08T16:33:00Z" w16du:dateUtc="2025-07-08T09:33:00Z"/>
              </w:rPr>
            </w:pPr>
            <w:ins w:id="4890" w:author="Do Thanh Trung" w:date="2025-07-08T16:49:00Z" w16du:dateUtc="2025-07-08T09:49:00Z">
              <w:r>
                <w:t>Number</w:t>
              </w:r>
            </w:ins>
          </w:p>
        </w:tc>
        <w:tc>
          <w:tcPr>
            <w:tcW w:w="952" w:type="dxa"/>
            <w:vAlign w:val="center"/>
            <w:tcPrChange w:id="4891" w:author="Do Thanh Trung" w:date="2025-07-08T16:58:00Z" w16du:dateUtc="2025-07-08T09:58:00Z">
              <w:tcPr>
                <w:tcW w:w="952" w:type="dxa"/>
                <w:vAlign w:val="center"/>
              </w:tcPr>
            </w:tcPrChange>
          </w:tcPr>
          <w:p w14:paraId="71C9F571" w14:textId="4A3B6DFE" w:rsidR="00005596" w:rsidRDefault="00005596" w:rsidP="00005596">
            <w:pPr>
              <w:jc w:val="left"/>
              <w:rPr>
                <w:ins w:id="4892" w:author="Do Thanh Trung" w:date="2025-07-08T16:33:00Z" w16du:dateUtc="2025-07-08T09:33:00Z"/>
              </w:rPr>
            </w:pPr>
            <w:ins w:id="4893" w:author="Do Thanh Trung" w:date="2025-07-08T16:49:00Z" w16du:dateUtc="2025-07-08T09:49:00Z">
              <w:r>
                <w:t>X</w:t>
              </w:r>
            </w:ins>
          </w:p>
        </w:tc>
        <w:tc>
          <w:tcPr>
            <w:tcW w:w="1017" w:type="dxa"/>
            <w:vAlign w:val="center"/>
            <w:tcPrChange w:id="4894" w:author="Do Thanh Trung" w:date="2025-07-08T16:58:00Z" w16du:dateUtc="2025-07-08T09:58:00Z">
              <w:tcPr>
                <w:tcW w:w="1017" w:type="dxa"/>
                <w:vAlign w:val="center"/>
              </w:tcPr>
            </w:tcPrChange>
          </w:tcPr>
          <w:p w14:paraId="6BD9D6ED" w14:textId="64F7764C" w:rsidR="00005596" w:rsidRDefault="00005596" w:rsidP="00005596">
            <w:pPr>
              <w:jc w:val="left"/>
              <w:rPr>
                <w:ins w:id="4895" w:author="Do Thanh Trung" w:date="2025-07-08T16:33:00Z" w16du:dateUtc="2025-07-08T09:33:00Z"/>
              </w:rPr>
            </w:pPr>
            <w:ins w:id="4896" w:author="Do Thanh Trung" w:date="2025-07-08T16:49:00Z" w16du:dateUtc="2025-07-08T09:49:00Z">
              <w:r>
                <w:t>X</w:t>
              </w:r>
            </w:ins>
          </w:p>
        </w:tc>
        <w:tc>
          <w:tcPr>
            <w:tcW w:w="2469" w:type="dxa"/>
            <w:vAlign w:val="center"/>
            <w:tcPrChange w:id="4897" w:author="Do Thanh Trung" w:date="2025-07-08T16:58:00Z" w16du:dateUtc="2025-07-08T09:58:00Z">
              <w:tcPr>
                <w:tcW w:w="2472" w:type="dxa"/>
                <w:vAlign w:val="center"/>
              </w:tcPr>
            </w:tcPrChange>
          </w:tcPr>
          <w:p w14:paraId="04823753" w14:textId="77777777" w:rsidR="00005596" w:rsidRDefault="00005596" w:rsidP="00005596">
            <w:pPr>
              <w:jc w:val="left"/>
              <w:rPr>
                <w:ins w:id="4898" w:author="Do Thanh Trung" w:date="2025-07-08T16:49:00Z" w16du:dateUtc="2025-07-08T09:49:00Z"/>
              </w:rPr>
            </w:pPr>
            <w:ins w:id="4899" w:author="Do Thanh Trung" w:date="2025-07-08T16:49:00Z" w16du:dateUtc="2025-07-08T09:49: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[Giá vốn]</w:t>
              </w:r>
            </w:ins>
          </w:p>
          <w:p w14:paraId="1F172B13" w14:textId="12912C58" w:rsidR="00005596" w:rsidRDefault="00005596" w:rsidP="00005596">
            <w:pPr>
              <w:jc w:val="left"/>
              <w:rPr>
                <w:ins w:id="4900" w:author="Do Thanh Trung" w:date="2025-07-08T16:33:00Z" w16du:dateUtc="2025-07-08T09:33:00Z"/>
              </w:rPr>
            </w:pPr>
            <w:ins w:id="4901" w:author="Do Thanh Trung" w:date="2025-07-08T16:49:00Z" w16du:dateUtc="2025-07-08T09:49:00Z">
              <w:r>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[Giá vốn]</w:t>
              </w:r>
            </w:ins>
          </w:p>
        </w:tc>
        <w:tc>
          <w:tcPr>
            <w:tcW w:w="5297" w:type="dxa"/>
            <w:vAlign w:val="center"/>
            <w:tcPrChange w:id="4902" w:author="Do Thanh Trung" w:date="2025-07-08T16:58:00Z" w16du:dateUtc="2025-07-08T09:58:00Z">
              <w:tcPr>
                <w:tcW w:w="5304" w:type="dxa"/>
                <w:vAlign w:val="center"/>
              </w:tcPr>
            </w:tcPrChange>
          </w:tcPr>
          <w:p w14:paraId="56DC3DCF" w14:textId="15CFDD6B" w:rsidR="00005596" w:rsidRPr="000D37FA" w:rsidRDefault="00005596" w:rsidP="00005596">
            <w:pPr>
              <w:jc w:val="left"/>
              <w:rPr>
                <w:ins w:id="4903" w:author="Do Thanh Trung" w:date="2025-07-08T16:33:00Z" w16du:dateUtc="2025-07-08T09:33:00Z"/>
              </w:rPr>
            </w:pPr>
            <w:ins w:id="4904" w:author="Do Thanh Trung" w:date="2025-07-08T16:49:00Z" w16du:dateUtc="2025-07-08T09:49:00Z">
              <w:r>
                <w:t>Giá vốn của mã Tài sản ở (8)</w:t>
              </w:r>
            </w:ins>
          </w:p>
        </w:tc>
      </w:tr>
      <w:tr w:rsidR="00005596" w:rsidRPr="000D37FA" w14:paraId="3A06C63D" w14:textId="77777777" w:rsidTr="00F938E2">
        <w:trPr>
          <w:ins w:id="4905" w:author="Do Thanh Trung" w:date="2025-07-08T16:33:00Z"/>
        </w:trPr>
        <w:tc>
          <w:tcPr>
            <w:tcW w:w="850" w:type="dxa"/>
            <w:vAlign w:val="center"/>
            <w:tcPrChange w:id="4906" w:author="Do Thanh Trung" w:date="2025-07-08T16:58:00Z" w16du:dateUtc="2025-07-08T09:58:00Z">
              <w:tcPr>
                <w:tcW w:w="851" w:type="dxa"/>
                <w:vAlign w:val="center"/>
              </w:tcPr>
            </w:tcPrChange>
          </w:tcPr>
          <w:p w14:paraId="4EC1FA23" w14:textId="79C5CA01" w:rsidR="00005596" w:rsidRDefault="00005596" w:rsidP="00005596">
            <w:pPr>
              <w:jc w:val="left"/>
              <w:rPr>
                <w:ins w:id="4907" w:author="Do Thanh Trung" w:date="2025-07-08T16:33:00Z" w16du:dateUtc="2025-07-08T09:33:00Z"/>
              </w:rPr>
            </w:pPr>
            <w:ins w:id="4908" w:author="Do Thanh Trung" w:date="2025-07-08T16:35:00Z" w16du:dateUtc="2025-07-08T09:35:00Z">
              <w:r>
                <w:t>11</w:t>
              </w:r>
            </w:ins>
          </w:p>
        </w:tc>
        <w:tc>
          <w:tcPr>
            <w:tcW w:w="1106" w:type="dxa"/>
            <w:vAlign w:val="center"/>
            <w:tcPrChange w:id="4909" w:author="Do Thanh Trung" w:date="2025-07-08T16:58:00Z" w16du:dateUtc="2025-07-08T09:58:00Z">
              <w:tcPr>
                <w:tcW w:w="1106" w:type="dxa"/>
                <w:vAlign w:val="center"/>
              </w:tcPr>
            </w:tcPrChange>
          </w:tcPr>
          <w:p w14:paraId="02A5EE61" w14:textId="33E38A11" w:rsidR="00005596" w:rsidRDefault="00005596" w:rsidP="00005596">
            <w:pPr>
              <w:jc w:val="left"/>
              <w:rPr>
                <w:ins w:id="4910" w:author="Do Thanh Trung" w:date="2025-07-08T16:33:00Z" w16du:dateUtc="2025-07-08T09:33:00Z"/>
              </w:rPr>
            </w:pPr>
            <w:ins w:id="4911" w:author="Do Thanh Trung" w:date="2025-07-08T16:35:00Z" w16du:dateUtc="2025-07-08T09:35:00Z">
              <w:r>
                <w:t>Giá trị đầu tư</w:t>
              </w:r>
            </w:ins>
          </w:p>
        </w:tc>
        <w:tc>
          <w:tcPr>
            <w:tcW w:w="1259" w:type="dxa"/>
            <w:vAlign w:val="center"/>
            <w:tcPrChange w:id="4912" w:author="Do Thanh Trung" w:date="2025-07-08T16:58:00Z" w16du:dateUtc="2025-07-08T09:58:00Z">
              <w:tcPr>
                <w:tcW w:w="1248" w:type="dxa"/>
                <w:vAlign w:val="center"/>
              </w:tcPr>
            </w:tcPrChange>
          </w:tcPr>
          <w:p w14:paraId="32B6B4AA" w14:textId="3B3471D6" w:rsidR="00005596" w:rsidRPr="00A04FE5" w:rsidRDefault="00005596" w:rsidP="00005596">
            <w:pPr>
              <w:jc w:val="left"/>
              <w:rPr>
                <w:ins w:id="4913" w:author="Do Thanh Trung" w:date="2025-07-08T16:33:00Z" w16du:dateUtc="2025-07-08T09:33:00Z"/>
              </w:rPr>
            </w:pPr>
            <w:ins w:id="4914" w:author="Do Thanh Trung" w:date="2025-07-08T16:35:00Z" w16du:dateUtc="2025-07-08T09:35:00Z">
              <w:r>
                <w:t>Number</w:t>
              </w:r>
            </w:ins>
          </w:p>
        </w:tc>
        <w:tc>
          <w:tcPr>
            <w:tcW w:w="952" w:type="dxa"/>
            <w:vAlign w:val="center"/>
            <w:tcPrChange w:id="4915" w:author="Do Thanh Trung" w:date="2025-07-08T16:58:00Z" w16du:dateUtc="2025-07-08T09:58:00Z">
              <w:tcPr>
                <w:tcW w:w="952" w:type="dxa"/>
                <w:vAlign w:val="center"/>
              </w:tcPr>
            </w:tcPrChange>
          </w:tcPr>
          <w:p w14:paraId="263DA4CB" w14:textId="65FFF967" w:rsidR="00005596" w:rsidRDefault="00005596" w:rsidP="00005596">
            <w:pPr>
              <w:jc w:val="left"/>
              <w:rPr>
                <w:ins w:id="4916" w:author="Do Thanh Trung" w:date="2025-07-08T16:33:00Z" w16du:dateUtc="2025-07-08T09:33:00Z"/>
              </w:rPr>
            </w:pPr>
            <w:ins w:id="4917" w:author="Do Thanh Trung" w:date="2025-07-08T16:35:00Z" w16du:dateUtc="2025-07-08T09:35:00Z">
              <w:r>
                <w:t>X</w:t>
              </w:r>
            </w:ins>
          </w:p>
        </w:tc>
        <w:tc>
          <w:tcPr>
            <w:tcW w:w="1017" w:type="dxa"/>
            <w:vAlign w:val="center"/>
            <w:tcPrChange w:id="4918" w:author="Do Thanh Trung" w:date="2025-07-08T16:58:00Z" w16du:dateUtc="2025-07-08T09:58:00Z">
              <w:tcPr>
                <w:tcW w:w="1017" w:type="dxa"/>
                <w:vAlign w:val="center"/>
              </w:tcPr>
            </w:tcPrChange>
          </w:tcPr>
          <w:p w14:paraId="25E7D1B8" w14:textId="280FDC61" w:rsidR="00005596" w:rsidRDefault="00005596" w:rsidP="00005596">
            <w:pPr>
              <w:jc w:val="left"/>
              <w:rPr>
                <w:ins w:id="4919" w:author="Do Thanh Trung" w:date="2025-07-08T16:33:00Z" w16du:dateUtc="2025-07-08T09:33:00Z"/>
              </w:rPr>
            </w:pPr>
            <w:ins w:id="4920" w:author="Do Thanh Trung" w:date="2025-07-08T16:35:00Z" w16du:dateUtc="2025-07-08T09:35:00Z">
              <w:r>
                <w:t>X</w:t>
              </w:r>
            </w:ins>
          </w:p>
        </w:tc>
        <w:tc>
          <w:tcPr>
            <w:tcW w:w="2469" w:type="dxa"/>
            <w:vAlign w:val="center"/>
            <w:tcPrChange w:id="4921" w:author="Do Thanh Trung" w:date="2025-07-08T16:58:00Z" w16du:dateUtc="2025-07-08T09:58:00Z">
              <w:tcPr>
                <w:tcW w:w="2472" w:type="dxa"/>
                <w:vAlign w:val="center"/>
              </w:tcPr>
            </w:tcPrChange>
          </w:tcPr>
          <w:p w14:paraId="038647AA" w14:textId="77777777" w:rsidR="00005596" w:rsidRDefault="00005596" w:rsidP="00005596">
            <w:pPr>
              <w:jc w:val="left"/>
              <w:rPr>
                <w:ins w:id="4922" w:author="Do Thanh Trung" w:date="2025-07-08T16:35:00Z" w16du:dateUtc="2025-07-08T09:35:00Z"/>
              </w:rPr>
            </w:pPr>
            <w:ins w:id="4923" w:author="Do Thanh Trung" w:date="2025-07-08T16:35:00Z" w16du:dateUtc="2025-07-08T09:35:00Z">
              <w:r>
                <w:fldChar w:fldCharType="begin"/>
              </w:r>
              <w:r>
                <w:instrText>HYPERLINK  \l "_Danh_mục_đầu_2"</w:instrText>
              </w:r>
              <w:r>
                <w:fldChar w:fldCharType="separate"/>
              </w:r>
              <w:r w:rsidRPr="00863957">
                <w:rPr>
                  <w:rStyle w:val="Hyperlink"/>
                  <w:kern w:val="2"/>
                  <w14:ligatures w14:val="standardContextual"/>
                </w:rPr>
                <w:t>Danh m</w:t>
              </w:r>
              <w:r w:rsidRPr="00863957">
                <w:rPr>
                  <w:rStyle w:val="Hyperlink"/>
                </w:rPr>
                <w:t>ục đầu tư chứng khoán qua sàn</w:t>
              </w:r>
              <w:r>
                <w:fldChar w:fldCharType="end"/>
              </w:r>
              <w:r>
                <w:t xml:space="preserve"> – [Giá trị]</w:t>
              </w:r>
            </w:ins>
          </w:p>
          <w:p w14:paraId="49654EBE" w14:textId="5177F0BD" w:rsidR="00005596" w:rsidRDefault="00005596" w:rsidP="00005596">
            <w:pPr>
              <w:jc w:val="left"/>
              <w:rPr>
                <w:ins w:id="4924" w:author="Do Thanh Trung" w:date="2025-07-08T16:33:00Z" w16du:dateUtc="2025-07-08T09:33:00Z"/>
              </w:rPr>
            </w:pPr>
            <w:ins w:id="4925" w:author="Do Thanh Trung" w:date="2025-07-08T16:35:00Z" w16du:dateUtc="2025-07-08T09:35:00Z">
              <w:r>
                <w:lastRenderedPageBreak/>
                <w:fldChar w:fldCharType="begin"/>
              </w:r>
              <w:r>
                <w:instrText>HYPERLINK  \l "_Danh_mục_đầu_1"</w:instrText>
              </w:r>
              <w:r>
                <w:fldChar w:fldCharType="separate"/>
              </w:r>
              <w:r w:rsidRPr="00863957">
                <w:rPr>
                  <w:rStyle w:val="Hyperlink"/>
                  <w:kern w:val="2"/>
                  <w14:ligatures w14:val="standardContextual"/>
                </w:rPr>
                <w:t>Danh m</w:t>
              </w:r>
              <w:r w:rsidRPr="00863957">
                <w:rPr>
                  <w:rStyle w:val="Hyperlink"/>
                </w:rPr>
                <w:t>ục đầu tư tài sản không qua sàn</w:t>
              </w:r>
              <w:r>
                <w:fldChar w:fldCharType="end"/>
              </w:r>
              <w:r>
                <w:t xml:space="preserve"> – [Giá trị]</w:t>
              </w:r>
            </w:ins>
          </w:p>
        </w:tc>
        <w:tc>
          <w:tcPr>
            <w:tcW w:w="5297" w:type="dxa"/>
            <w:vAlign w:val="center"/>
            <w:tcPrChange w:id="4926" w:author="Do Thanh Trung" w:date="2025-07-08T16:58:00Z" w16du:dateUtc="2025-07-08T09:58:00Z">
              <w:tcPr>
                <w:tcW w:w="5304" w:type="dxa"/>
                <w:vAlign w:val="center"/>
              </w:tcPr>
            </w:tcPrChange>
          </w:tcPr>
          <w:p w14:paraId="4E8AB321" w14:textId="35A4DB1F" w:rsidR="00005596" w:rsidRPr="000D37FA" w:rsidRDefault="00005596" w:rsidP="00005596">
            <w:pPr>
              <w:jc w:val="left"/>
              <w:rPr>
                <w:ins w:id="4927" w:author="Do Thanh Trung" w:date="2025-07-08T16:33:00Z" w16du:dateUtc="2025-07-08T09:33:00Z"/>
              </w:rPr>
            </w:pPr>
            <w:ins w:id="4928" w:author="Do Thanh Trung" w:date="2025-07-08T16:35:00Z" w16du:dateUtc="2025-07-08T09:35:00Z">
              <w:r>
                <w:lastRenderedPageBreak/>
                <w:t>Giá trị đầu tư của mã Tài sản ở (</w:t>
              </w:r>
            </w:ins>
            <w:ins w:id="4929" w:author="Do Thanh Trung" w:date="2025-07-08T16:49:00Z" w16du:dateUtc="2025-07-08T09:49:00Z">
              <w:r>
                <w:t>8</w:t>
              </w:r>
            </w:ins>
            <w:ins w:id="4930" w:author="Do Thanh Trung" w:date="2025-07-08T16:35:00Z" w16du:dateUtc="2025-07-08T09:35:00Z">
              <w:r>
                <w:t>)</w:t>
              </w:r>
            </w:ins>
          </w:p>
        </w:tc>
      </w:tr>
      <w:tr w:rsidR="00005596" w:rsidRPr="000D37FA" w14:paraId="21915CBE" w14:textId="77777777" w:rsidTr="00A05C60">
        <w:trPr>
          <w:ins w:id="4931" w:author="Do Thanh Trung" w:date="2025-07-08T16:33:00Z"/>
        </w:trPr>
        <w:tc>
          <w:tcPr>
            <w:tcW w:w="12950" w:type="dxa"/>
            <w:gridSpan w:val="7"/>
            <w:vAlign w:val="center"/>
          </w:tcPr>
          <w:p w14:paraId="5916FA9D" w14:textId="77777777" w:rsidR="00005596" w:rsidRDefault="00005596" w:rsidP="00005596">
            <w:pPr>
              <w:jc w:val="left"/>
              <w:rPr>
                <w:ins w:id="4932" w:author="Do Thanh Trung" w:date="2025-07-08T16:47:00Z" w16du:dateUtc="2025-07-08T09:47:00Z"/>
                <w:b/>
                <w:bCs/>
              </w:rPr>
            </w:pPr>
            <w:ins w:id="4933" w:author="Do Thanh Trung" w:date="2025-07-08T16:45:00Z" w16du:dateUtc="2025-07-08T09:45:00Z">
              <w:r w:rsidRPr="006A6F05">
                <w:rPr>
                  <w:b/>
                  <w:bCs/>
                  <w:rPrChange w:id="4934" w:author="Do Thanh Trung" w:date="2025-07-08T16:45:00Z" w16du:dateUtc="2025-07-08T09:45:00Z">
                    <w:rPr/>
                  </w:rPrChange>
                </w:rPr>
                <w:t>Phát sinh tăng trong kỳ</w:t>
              </w:r>
            </w:ins>
            <w:ins w:id="4935" w:author="Do Thanh Trung" w:date="2025-07-08T16:47:00Z" w16du:dateUtc="2025-07-08T09:47:00Z">
              <w:r>
                <w:rPr>
                  <w:b/>
                  <w:bCs/>
                </w:rPr>
                <w:t xml:space="preserve">: </w:t>
              </w:r>
            </w:ins>
          </w:p>
          <w:p w14:paraId="6B4E2C5A" w14:textId="77777777" w:rsidR="00005596" w:rsidRDefault="00005596" w:rsidP="00005596">
            <w:pPr>
              <w:pStyle w:val="ListParagraph"/>
              <w:numPr>
                <w:ilvl w:val="0"/>
                <w:numId w:val="9"/>
              </w:numPr>
              <w:jc w:val="left"/>
              <w:rPr>
                <w:ins w:id="4936" w:author="Do Thanh Trung" w:date="2025-07-08T16:48:00Z" w16du:dateUtc="2025-07-08T09:48:00Z"/>
              </w:rPr>
            </w:pPr>
            <w:ins w:id="4937" w:author="Do Thanh Trung" w:date="2025-07-08T16:47:00Z" w16du:dateUtc="2025-07-08T09:47:00Z">
              <w:r w:rsidRPr="009C1949">
                <w:t>Các giao dịch phát sinh trong kỳ từ start date – end date được chọn ở filter</w:t>
              </w:r>
            </w:ins>
          </w:p>
          <w:p w14:paraId="3B5AB2FD" w14:textId="7C0E7A39" w:rsidR="00005596" w:rsidRPr="009C1949" w:rsidRDefault="00005596">
            <w:pPr>
              <w:pStyle w:val="ListParagraph"/>
              <w:numPr>
                <w:ilvl w:val="0"/>
                <w:numId w:val="9"/>
              </w:numPr>
              <w:jc w:val="left"/>
              <w:rPr>
                <w:ins w:id="4938" w:author="Do Thanh Trung" w:date="2025-07-08T16:33:00Z" w16du:dateUtc="2025-07-08T09:33:00Z"/>
              </w:rPr>
              <w:pPrChange w:id="4939" w:author="Do Thanh Trung" w:date="2025-07-08T16:47:00Z" w16du:dateUtc="2025-07-08T09:47:00Z">
                <w:pPr>
                  <w:jc w:val="left"/>
                </w:pPr>
              </w:pPrChange>
            </w:pPr>
            <w:ins w:id="4940" w:author="Do Thanh Trung" w:date="2025-07-08T16:48:00Z" w16du:dateUtc="2025-07-08T09:48:00Z">
              <w:r>
                <w:t>Giao dịch làm tăng số lượng tài sản trong kỳ, bao gồm mua, hưởng quyền, và các giao dịch tương tự</w:t>
              </w:r>
            </w:ins>
          </w:p>
        </w:tc>
      </w:tr>
      <w:tr w:rsidR="00F938E2" w:rsidRPr="000D37FA" w14:paraId="0C7B0625" w14:textId="77777777" w:rsidTr="00F938E2">
        <w:trPr>
          <w:ins w:id="4941" w:author="Do Thanh Trung" w:date="2025-07-08T16:33:00Z"/>
        </w:trPr>
        <w:tc>
          <w:tcPr>
            <w:tcW w:w="850" w:type="dxa"/>
            <w:vAlign w:val="center"/>
            <w:tcPrChange w:id="4942" w:author="Do Thanh Trung" w:date="2025-07-08T16:58:00Z" w16du:dateUtc="2025-07-08T09:58:00Z">
              <w:tcPr>
                <w:tcW w:w="851" w:type="dxa"/>
                <w:vAlign w:val="center"/>
              </w:tcPr>
            </w:tcPrChange>
          </w:tcPr>
          <w:p w14:paraId="609FADC7" w14:textId="1C2FA52B" w:rsidR="00F938E2" w:rsidRDefault="00F938E2" w:rsidP="00F938E2">
            <w:pPr>
              <w:jc w:val="left"/>
              <w:rPr>
                <w:ins w:id="4943" w:author="Do Thanh Trung" w:date="2025-07-08T16:33:00Z" w16du:dateUtc="2025-07-08T09:33:00Z"/>
              </w:rPr>
            </w:pPr>
            <w:ins w:id="4944" w:author="Do Thanh Trung" w:date="2025-07-08T16:50:00Z" w16du:dateUtc="2025-07-08T09:50:00Z">
              <w:r>
                <w:t>12</w:t>
              </w:r>
            </w:ins>
          </w:p>
        </w:tc>
        <w:tc>
          <w:tcPr>
            <w:tcW w:w="1106" w:type="dxa"/>
            <w:vAlign w:val="center"/>
            <w:tcPrChange w:id="4945" w:author="Do Thanh Trung" w:date="2025-07-08T16:58:00Z" w16du:dateUtc="2025-07-08T09:58:00Z">
              <w:tcPr>
                <w:tcW w:w="1106" w:type="dxa"/>
                <w:vAlign w:val="center"/>
              </w:tcPr>
            </w:tcPrChange>
          </w:tcPr>
          <w:p w14:paraId="68DA9371" w14:textId="3E8052D1" w:rsidR="00F938E2" w:rsidRDefault="00F938E2" w:rsidP="00F938E2">
            <w:pPr>
              <w:jc w:val="left"/>
              <w:rPr>
                <w:ins w:id="4946" w:author="Do Thanh Trung" w:date="2025-07-08T16:33:00Z" w16du:dateUtc="2025-07-08T09:33:00Z"/>
              </w:rPr>
            </w:pPr>
            <w:ins w:id="4947" w:author="Do Thanh Trung" w:date="2025-07-08T16:49:00Z" w16du:dateUtc="2025-07-08T09:49:00Z">
              <w:r>
                <w:t>Số lượng</w:t>
              </w:r>
            </w:ins>
          </w:p>
        </w:tc>
        <w:tc>
          <w:tcPr>
            <w:tcW w:w="1259" w:type="dxa"/>
            <w:vAlign w:val="center"/>
            <w:tcPrChange w:id="4948" w:author="Do Thanh Trung" w:date="2025-07-08T16:58:00Z" w16du:dateUtc="2025-07-08T09:58:00Z">
              <w:tcPr>
                <w:tcW w:w="1248" w:type="dxa"/>
                <w:vAlign w:val="center"/>
              </w:tcPr>
            </w:tcPrChange>
          </w:tcPr>
          <w:p w14:paraId="24574253" w14:textId="022A4D7A" w:rsidR="00F938E2" w:rsidRPr="00A04FE5" w:rsidRDefault="00F938E2" w:rsidP="00F938E2">
            <w:pPr>
              <w:jc w:val="left"/>
              <w:rPr>
                <w:ins w:id="4949" w:author="Do Thanh Trung" w:date="2025-07-08T16:33:00Z" w16du:dateUtc="2025-07-08T09:33:00Z"/>
              </w:rPr>
            </w:pPr>
            <w:ins w:id="4950" w:author="Do Thanh Trung" w:date="2025-07-08T16:57:00Z" w16du:dateUtc="2025-07-08T09:57:00Z">
              <w:r>
                <w:t>Number</w:t>
              </w:r>
            </w:ins>
          </w:p>
        </w:tc>
        <w:tc>
          <w:tcPr>
            <w:tcW w:w="952" w:type="dxa"/>
            <w:vAlign w:val="center"/>
            <w:tcPrChange w:id="4951" w:author="Do Thanh Trung" w:date="2025-07-08T16:58:00Z" w16du:dateUtc="2025-07-08T09:58:00Z">
              <w:tcPr>
                <w:tcW w:w="952" w:type="dxa"/>
                <w:vAlign w:val="center"/>
              </w:tcPr>
            </w:tcPrChange>
          </w:tcPr>
          <w:p w14:paraId="42982FB0" w14:textId="2BEAE4C3" w:rsidR="00F938E2" w:rsidRDefault="00F938E2" w:rsidP="00F938E2">
            <w:pPr>
              <w:jc w:val="left"/>
              <w:rPr>
                <w:ins w:id="4952" w:author="Do Thanh Trung" w:date="2025-07-08T16:33:00Z" w16du:dateUtc="2025-07-08T09:33:00Z"/>
              </w:rPr>
            </w:pPr>
            <w:ins w:id="4953" w:author="Do Thanh Trung" w:date="2025-07-08T16:57:00Z" w16du:dateUtc="2025-07-08T09:57:00Z">
              <w:r>
                <w:t>X</w:t>
              </w:r>
            </w:ins>
          </w:p>
        </w:tc>
        <w:tc>
          <w:tcPr>
            <w:tcW w:w="1017" w:type="dxa"/>
            <w:vAlign w:val="center"/>
            <w:tcPrChange w:id="4954" w:author="Do Thanh Trung" w:date="2025-07-08T16:58:00Z" w16du:dateUtc="2025-07-08T09:58:00Z">
              <w:tcPr>
                <w:tcW w:w="1017" w:type="dxa"/>
                <w:vAlign w:val="center"/>
              </w:tcPr>
            </w:tcPrChange>
          </w:tcPr>
          <w:p w14:paraId="636A3BFE" w14:textId="6D56E375" w:rsidR="00F938E2" w:rsidRDefault="00F938E2" w:rsidP="00F938E2">
            <w:pPr>
              <w:jc w:val="left"/>
              <w:rPr>
                <w:ins w:id="4955" w:author="Do Thanh Trung" w:date="2025-07-08T16:33:00Z" w16du:dateUtc="2025-07-08T09:33:00Z"/>
              </w:rPr>
            </w:pPr>
            <w:ins w:id="4956" w:author="Do Thanh Trung" w:date="2025-07-08T16:57:00Z" w16du:dateUtc="2025-07-08T09:57:00Z">
              <w:r>
                <w:t>X</w:t>
              </w:r>
            </w:ins>
          </w:p>
        </w:tc>
        <w:tc>
          <w:tcPr>
            <w:tcW w:w="2469" w:type="dxa"/>
            <w:vAlign w:val="center"/>
            <w:tcPrChange w:id="4957" w:author="Do Thanh Trung" w:date="2025-07-08T16:58:00Z" w16du:dateUtc="2025-07-08T09:58:00Z">
              <w:tcPr>
                <w:tcW w:w="2472" w:type="dxa"/>
                <w:vAlign w:val="center"/>
              </w:tcPr>
            </w:tcPrChange>
          </w:tcPr>
          <w:p w14:paraId="7D8C5CEE" w14:textId="2D160C48" w:rsidR="00F938E2" w:rsidRDefault="00F56E75" w:rsidP="00F938E2">
            <w:pPr>
              <w:jc w:val="left"/>
              <w:rPr>
                <w:ins w:id="4958" w:author="Do Thanh Trung" w:date="2025-07-08T16:33:00Z" w16du:dateUtc="2025-07-08T09:33:00Z"/>
              </w:rPr>
            </w:pPr>
            <w:ins w:id="4959" w:author="Do Thanh Trung" w:date="2025-07-08T17:07:00Z" w16du:dateUtc="2025-07-08T10:07:00Z">
              <w:r>
                <w:fldChar w:fldCharType="begin"/>
              </w:r>
              <w:r>
                <w:instrText>HYPERLINK  \l "_Lịch_sử_khớp"</w:instrText>
              </w:r>
              <w:r>
                <w:fldChar w:fldCharType="separate"/>
              </w:r>
              <w:r w:rsidRPr="00F56E75">
                <w:rPr>
                  <w:rStyle w:val="Hyperlink"/>
                  <w:kern w:val="2"/>
                  <w14:ligatures w14:val="standardContextual"/>
                </w:rPr>
                <w:t>L</w:t>
              </w:r>
              <w:r w:rsidRPr="00F56E75">
                <w:rPr>
                  <w:rStyle w:val="Hyperlink"/>
                </w:rPr>
                <w:t>ịch sử khớp lệnh</w:t>
              </w:r>
              <w:r>
                <w:fldChar w:fldCharType="end"/>
              </w:r>
              <w:r>
                <w:t xml:space="preserve"> – [Số lượng]</w:t>
              </w:r>
            </w:ins>
          </w:p>
        </w:tc>
        <w:tc>
          <w:tcPr>
            <w:tcW w:w="5297" w:type="dxa"/>
            <w:vAlign w:val="center"/>
            <w:tcPrChange w:id="4960" w:author="Do Thanh Trung" w:date="2025-07-08T16:58:00Z" w16du:dateUtc="2025-07-08T09:58:00Z">
              <w:tcPr>
                <w:tcW w:w="5304" w:type="dxa"/>
                <w:vAlign w:val="center"/>
              </w:tcPr>
            </w:tcPrChange>
          </w:tcPr>
          <w:p w14:paraId="58EDC24B" w14:textId="77777777" w:rsidR="00F938E2" w:rsidRDefault="00D55BDC" w:rsidP="00F938E2">
            <w:pPr>
              <w:jc w:val="left"/>
              <w:rPr>
                <w:ins w:id="4961" w:author="Do Thanh Trung" w:date="2025-07-08T17:00:00Z" w16du:dateUtc="2025-07-08T10:00:00Z"/>
              </w:rPr>
            </w:pPr>
            <w:ins w:id="4962" w:author="Do Thanh Trung" w:date="2025-07-08T17:00:00Z" w16du:dateUtc="2025-07-08T10:00:00Z">
              <w:r>
                <w:t>Số lượng phát sinh tăng trong kỳ từ các giao dịch:</w:t>
              </w:r>
            </w:ins>
          </w:p>
          <w:p w14:paraId="1EA13FEC" w14:textId="77777777" w:rsidR="00D55BDC" w:rsidRDefault="00D55BDC" w:rsidP="00D55BDC">
            <w:pPr>
              <w:pStyle w:val="ListParagraph"/>
              <w:numPr>
                <w:ilvl w:val="0"/>
                <w:numId w:val="9"/>
              </w:numPr>
              <w:jc w:val="left"/>
              <w:rPr>
                <w:ins w:id="4963" w:author="Do Thanh Trung" w:date="2025-07-08T17:01:00Z" w16du:dateUtc="2025-07-08T10:01:00Z"/>
              </w:rPr>
            </w:pPr>
            <w:ins w:id="4964" w:author="Do Thanh Trung" w:date="2025-07-08T17:01:00Z" w16du:dateUtc="2025-07-08T10:01:00Z">
              <w:r>
                <w:t>Mua</w:t>
              </w:r>
            </w:ins>
          </w:p>
          <w:p w14:paraId="646C3D8D" w14:textId="77777777" w:rsidR="00D55BDC" w:rsidRDefault="00D55BDC" w:rsidP="00D55BDC">
            <w:pPr>
              <w:pStyle w:val="ListParagraph"/>
              <w:numPr>
                <w:ilvl w:val="0"/>
                <w:numId w:val="9"/>
              </w:numPr>
              <w:jc w:val="left"/>
              <w:rPr>
                <w:ins w:id="4965" w:author="Do Thanh Trung" w:date="2025-07-08T17:01:00Z" w16du:dateUtc="2025-07-08T10:01:00Z"/>
              </w:rPr>
            </w:pPr>
            <w:ins w:id="4966" w:author="Do Thanh Trung" w:date="2025-07-08T17:01:00Z" w16du:dateUtc="2025-07-08T10:01:00Z">
              <w:r>
                <w:t>Cổ tức cổ phiếu</w:t>
              </w:r>
            </w:ins>
          </w:p>
          <w:p w14:paraId="0CD6189D" w14:textId="3204C8DD" w:rsidR="00D55BDC" w:rsidRPr="00D55BDC" w:rsidRDefault="00F56E75">
            <w:pPr>
              <w:pStyle w:val="ListParagraph"/>
              <w:numPr>
                <w:ilvl w:val="0"/>
                <w:numId w:val="9"/>
              </w:numPr>
              <w:jc w:val="left"/>
              <w:rPr>
                <w:ins w:id="4967" w:author="Do Thanh Trung" w:date="2025-07-08T16:33:00Z" w16du:dateUtc="2025-07-08T09:33:00Z"/>
              </w:rPr>
              <w:pPrChange w:id="4968" w:author="Do Thanh Trung" w:date="2025-07-08T17:01:00Z" w16du:dateUtc="2025-07-08T10:01:00Z">
                <w:pPr>
                  <w:jc w:val="left"/>
                </w:pPr>
              </w:pPrChange>
            </w:pPr>
            <w:ins w:id="4969" w:author="Do Thanh Trung" w:date="2025-07-08T17:06:00Z" w16du:dateUtc="2025-07-08T10:06:00Z">
              <w:r>
                <w:t xml:space="preserve">Mua </w:t>
              </w:r>
            </w:ins>
            <w:ins w:id="4970" w:author="Do Thanh Trung" w:date="2025-07-08T17:01:00Z" w16du:dateUtc="2025-07-08T10:01:00Z">
              <w:r w:rsidR="00D55BDC">
                <w:t>Phát hành thêm</w:t>
              </w:r>
            </w:ins>
          </w:p>
        </w:tc>
      </w:tr>
      <w:tr w:rsidR="00F938E2" w:rsidRPr="000D37FA" w14:paraId="1DC25108" w14:textId="77777777" w:rsidTr="00F938E2">
        <w:trPr>
          <w:ins w:id="4971" w:author="Do Thanh Trung" w:date="2025-07-08T16:45:00Z"/>
        </w:trPr>
        <w:tc>
          <w:tcPr>
            <w:tcW w:w="850" w:type="dxa"/>
            <w:vAlign w:val="center"/>
            <w:tcPrChange w:id="4972" w:author="Do Thanh Trung" w:date="2025-07-08T16:58:00Z" w16du:dateUtc="2025-07-08T09:58:00Z">
              <w:tcPr>
                <w:tcW w:w="851" w:type="dxa"/>
                <w:vAlign w:val="center"/>
              </w:tcPr>
            </w:tcPrChange>
          </w:tcPr>
          <w:p w14:paraId="71122820" w14:textId="279891B7" w:rsidR="00F938E2" w:rsidRDefault="00F938E2" w:rsidP="00F938E2">
            <w:pPr>
              <w:jc w:val="left"/>
              <w:rPr>
                <w:ins w:id="4973" w:author="Do Thanh Trung" w:date="2025-07-08T16:45:00Z" w16du:dateUtc="2025-07-08T09:45:00Z"/>
              </w:rPr>
            </w:pPr>
            <w:ins w:id="4974" w:author="Do Thanh Trung" w:date="2025-07-08T16:50:00Z" w16du:dateUtc="2025-07-08T09:50:00Z">
              <w:r>
                <w:t>13</w:t>
              </w:r>
            </w:ins>
          </w:p>
        </w:tc>
        <w:tc>
          <w:tcPr>
            <w:tcW w:w="1106" w:type="dxa"/>
            <w:vAlign w:val="center"/>
            <w:tcPrChange w:id="4975" w:author="Do Thanh Trung" w:date="2025-07-08T16:58:00Z" w16du:dateUtc="2025-07-08T09:58:00Z">
              <w:tcPr>
                <w:tcW w:w="1106" w:type="dxa"/>
                <w:vAlign w:val="center"/>
              </w:tcPr>
            </w:tcPrChange>
          </w:tcPr>
          <w:p w14:paraId="609A3ACD" w14:textId="5A9ECF30" w:rsidR="00F938E2" w:rsidRDefault="00F938E2" w:rsidP="00F938E2">
            <w:pPr>
              <w:jc w:val="left"/>
              <w:rPr>
                <w:ins w:id="4976" w:author="Do Thanh Trung" w:date="2025-07-08T16:45:00Z" w16du:dateUtc="2025-07-08T09:45:00Z"/>
              </w:rPr>
            </w:pPr>
            <w:ins w:id="4977" w:author="Do Thanh Trung" w:date="2025-07-08T16:50:00Z" w16du:dateUtc="2025-07-08T09:50:00Z">
              <w:r>
                <w:t>Giá trung bình</w:t>
              </w:r>
            </w:ins>
          </w:p>
        </w:tc>
        <w:tc>
          <w:tcPr>
            <w:tcW w:w="1259" w:type="dxa"/>
            <w:vAlign w:val="center"/>
            <w:tcPrChange w:id="4978" w:author="Do Thanh Trung" w:date="2025-07-08T16:58:00Z" w16du:dateUtc="2025-07-08T09:58:00Z">
              <w:tcPr>
                <w:tcW w:w="1248" w:type="dxa"/>
                <w:vAlign w:val="center"/>
              </w:tcPr>
            </w:tcPrChange>
          </w:tcPr>
          <w:p w14:paraId="17CEA8F6" w14:textId="3960EF73" w:rsidR="00F938E2" w:rsidRPr="00A04FE5" w:rsidRDefault="00F938E2" w:rsidP="00F938E2">
            <w:pPr>
              <w:jc w:val="left"/>
              <w:rPr>
                <w:ins w:id="4979" w:author="Do Thanh Trung" w:date="2025-07-08T16:45:00Z" w16du:dateUtc="2025-07-08T09:45:00Z"/>
              </w:rPr>
            </w:pPr>
            <w:ins w:id="4980" w:author="Do Thanh Trung" w:date="2025-07-08T16:57:00Z" w16du:dateUtc="2025-07-08T09:57:00Z">
              <w:r>
                <w:t>Number</w:t>
              </w:r>
            </w:ins>
          </w:p>
        </w:tc>
        <w:tc>
          <w:tcPr>
            <w:tcW w:w="952" w:type="dxa"/>
            <w:vAlign w:val="center"/>
            <w:tcPrChange w:id="4981" w:author="Do Thanh Trung" w:date="2025-07-08T16:58:00Z" w16du:dateUtc="2025-07-08T09:58:00Z">
              <w:tcPr>
                <w:tcW w:w="952" w:type="dxa"/>
                <w:vAlign w:val="center"/>
              </w:tcPr>
            </w:tcPrChange>
          </w:tcPr>
          <w:p w14:paraId="6E349AB7" w14:textId="56CED0A3" w:rsidR="00F938E2" w:rsidRDefault="00F938E2" w:rsidP="00F938E2">
            <w:pPr>
              <w:jc w:val="left"/>
              <w:rPr>
                <w:ins w:id="4982" w:author="Do Thanh Trung" w:date="2025-07-08T16:45:00Z" w16du:dateUtc="2025-07-08T09:45:00Z"/>
              </w:rPr>
            </w:pPr>
            <w:ins w:id="4983" w:author="Do Thanh Trung" w:date="2025-07-08T16:57:00Z" w16du:dateUtc="2025-07-08T09:57:00Z">
              <w:r>
                <w:t>X</w:t>
              </w:r>
            </w:ins>
          </w:p>
        </w:tc>
        <w:tc>
          <w:tcPr>
            <w:tcW w:w="1017" w:type="dxa"/>
            <w:vAlign w:val="center"/>
            <w:tcPrChange w:id="4984" w:author="Do Thanh Trung" w:date="2025-07-08T16:58:00Z" w16du:dateUtc="2025-07-08T09:58:00Z">
              <w:tcPr>
                <w:tcW w:w="1017" w:type="dxa"/>
                <w:vAlign w:val="center"/>
              </w:tcPr>
            </w:tcPrChange>
          </w:tcPr>
          <w:p w14:paraId="732044E8" w14:textId="5726F074" w:rsidR="00F938E2" w:rsidRDefault="00F938E2" w:rsidP="00F938E2">
            <w:pPr>
              <w:jc w:val="left"/>
              <w:rPr>
                <w:ins w:id="4985" w:author="Do Thanh Trung" w:date="2025-07-08T16:45:00Z" w16du:dateUtc="2025-07-08T09:45:00Z"/>
              </w:rPr>
            </w:pPr>
            <w:ins w:id="4986" w:author="Do Thanh Trung" w:date="2025-07-08T16:57:00Z" w16du:dateUtc="2025-07-08T09:57:00Z">
              <w:r>
                <w:t>X</w:t>
              </w:r>
            </w:ins>
          </w:p>
        </w:tc>
        <w:tc>
          <w:tcPr>
            <w:tcW w:w="2469" w:type="dxa"/>
            <w:vAlign w:val="center"/>
            <w:tcPrChange w:id="4987" w:author="Do Thanh Trung" w:date="2025-07-08T16:58:00Z" w16du:dateUtc="2025-07-08T09:58:00Z">
              <w:tcPr>
                <w:tcW w:w="2472" w:type="dxa"/>
                <w:vAlign w:val="center"/>
              </w:tcPr>
            </w:tcPrChange>
          </w:tcPr>
          <w:p w14:paraId="38005DCF" w14:textId="32D3C8A7" w:rsidR="00F938E2" w:rsidRDefault="001E086F" w:rsidP="00F938E2">
            <w:pPr>
              <w:jc w:val="left"/>
              <w:rPr>
                <w:ins w:id="4988" w:author="Do Thanh Trung" w:date="2025-07-08T16:45:00Z" w16du:dateUtc="2025-07-08T09:45:00Z"/>
              </w:rPr>
            </w:pPr>
            <w:ins w:id="4989" w:author="Do Thanh Trung" w:date="2025-07-08T17:09:00Z" w16du:dateUtc="2025-07-08T10:09:00Z">
              <w:r>
                <w:fldChar w:fldCharType="begin"/>
              </w:r>
              <w:r>
                <w:instrText>HYPERLINK  \l "_Lịch_sử_khớp"</w:instrText>
              </w:r>
              <w:r>
                <w:fldChar w:fldCharType="separate"/>
              </w:r>
              <w:r w:rsidRPr="00F56E75">
                <w:rPr>
                  <w:rStyle w:val="Hyperlink"/>
                  <w:kern w:val="2"/>
                  <w14:ligatures w14:val="standardContextual"/>
                </w:rPr>
                <w:t>L</w:t>
              </w:r>
              <w:r w:rsidRPr="00F56E75">
                <w:rPr>
                  <w:rStyle w:val="Hyperlink"/>
                </w:rPr>
                <w:t>ịch sử khớp lệnh</w:t>
              </w:r>
              <w:r>
                <w:fldChar w:fldCharType="end"/>
              </w:r>
              <w:r>
                <w:t xml:space="preserve"> – [Giá khớp]</w:t>
              </w:r>
            </w:ins>
          </w:p>
        </w:tc>
        <w:tc>
          <w:tcPr>
            <w:tcW w:w="5297" w:type="dxa"/>
            <w:vAlign w:val="center"/>
            <w:tcPrChange w:id="4990" w:author="Do Thanh Trung" w:date="2025-07-08T16:58:00Z" w16du:dateUtc="2025-07-08T09:58:00Z">
              <w:tcPr>
                <w:tcW w:w="5304" w:type="dxa"/>
                <w:vAlign w:val="center"/>
              </w:tcPr>
            </w:tcPrChange>
          </w:tcPr>
          <w:p w14:paraId="011BACD6" w14:textId="6526B991" w:rsidR="00F938E2" w:rsidRPr="000D37FA" w:rsidRDefault="001E086F" w:rsidP="00F938E2">
            <w:pPr>
              <w:jc w:val="left"/>
              <w:rPr>
                <w:ins w:id="4991" w:author="Do Thanh Trung" w:date="2025-07-08T16:45:00Z" w16du:dateUtc="2025-07-08T09:45:00Z"/>
              </w:rPr>
            </w:pPr>
            <w:ins w:id="4992" w:author="Do Thanh Trung" w:date="2025-07-08T17:08:00Z" w16du:dateUtc="2025-07-08T10:08:00Z">
              <w:r>
                <w:t xml:space="preserve">Giá trung bình của các giao dịch phát sinh tăng trong kỳ, được tính theo phương pháp bình quân gia quyền </w:t>
              </w:r>
            </w:ins>
            <w:ins w:id="4993" w:author="Do Thanh Trung" w:date="2025-07-08T17:09:00Z" w16du:dateUtc="2025-07-08T10:09:00Z">
              <w:r>
                <w:t>của [Giá khớp]</w:t>
              </w:r>
            </w:ins>
          </w:p>
        </w:tc>
      </w:tr>
      <w:tr w:rsidR="00F938E2" w:rsidRPr="000D37FA" w14:paraId="3E04863E" w14:textId="77777777" w:rsidTr="00F938E2">
        <w:trPr>
          <w:ins w:id="4994" w:author="Do Thanh Trung" w:date="2025-07-08T16:45:00Z"/>
        </w:trPr>
        <w:tc>
          <w:tcPr>
            <w:tcW w:w="850" w:type="dxa"/>
            <w:vAlign w:val="center"/>
            <w:tcPrChange w:id="4995" w:author="Do Thanh Trung" w:date="2025-07-08T16:58:00Z" w16du:dateUtc="2025-07-08T09:58:00Z">
              <w:tcPr>
                <w:tcW w:w="851" w:type="dxa"/>
                <w:vAlign w:val="center"/>
              </w:tcPr>
            </w:tcPrChange>
          </w:tcPr>
          <w:p w14:paraId="42AB57BB" w14:textId="17EBC688" w:rsidR="00F938E2" w:rsidRDefault="00F938E2" w:rsidP="00F938E2">
            <w:pPr>
              <w:jc w:val="left"/>
              <w:rPr>
                <w:ins w:id="4996" w:author="Do Thanh Trung" w:date="2025-07-08T16:45:00Z" w16du:dateUtc="2025-07-08T09:45:00Z"/>
              </w:rPr>
            </w:pPr>
            <w:ins w:id="4997" w:author="Do Thanh Trung" w:date="2025-07-08T16:51:00Z" w16du:dateUtc="2025-07-08T09:51:00Z">
              <w:r>
                <w:t>14</w:t>
              </w:r>
            </w:ins>
          </w:p>
        </w:tc>
        <w:tc>
          <w:tcPr>
            <w:tcW w:w="1106" w:type="dxa"/>
            <w:vAlign w:val="center"/>
            <w:tcPrChange w:id="4998" w:author="Do Thanh Trung" w:date="2025-07-08T16:58:00Z" w16du:dateUtc="2025-07-08T09:58:00Z">
              <w:tcPr>
                <w:tcW w:w="1106" w:type="dxa"/>
                <w:vAlign w:val="center"/>
              </w:tcPr>
            </w:tcPrChange>
          </w:tcPr>
          <w:p w14:paraId="42516C46" w14:textId="1D813A55" w:rsidR="00F938E2" w:rsidRDefault="00F938E2" w:rsidP="00F938E2">
            <w:pPr>
              <w:jc w:val="left"/>
              <w:rPr>
                <w:ins w:id="4999" w:author="Do Thanh Trung" w:date="2025-07-08T16:45:00Z" w16du:dateUtc="2025-07-08T09:45:00Z"/>
              </w:rPr>
            </w:pPr>
            <w:ins w:id="5000" w:author="Do Thanh Trung" w:date="2025-07-08T16:50:00Z" w16du:dateUtc="2025-07-08T09:50:00Z">
              <w:r>
                <w:t>Giá trị</w:t>
              </w:r>
            </w:ins>
          </w:p>
        </w:tc>
        <w:tc>
          <w:tcPr>
            <w:tcW w:w="1259" w:type="dxa"/>
            <w:vAlign w:val="center"/>
            <w:tcPrChange w:id="5001" w:author="Do Thanh Trung" w:date="2025-07-08T16:58:00Z" w16du:dateUtc="2025-07-08T09:58:00Z">
              <w:tcPr>
                <w:tcW w:w="1248" w:type="dxa"/>
                <w:vAlign w:val="center"/>
              </w:tcPr>
            </w:tcPrChange>
          </w:tcPr>
          <w:p w14:paraId="48B39897" w14:textId="0BE379EB" w:rsidR="00F938E2" w:rsidRPr="00A04FE5" w:rsidRDefault="00F938E2" w:rsidP="00F938E2">
            <w:pPr>
              <w:jc w:val="left"/>
              <w:rPr>
                <w:ins w:id="5002" w:author="Do Thanh Trung" w:date="2025-07-08T16:45:00Z" w16du:dateUtc="2025-07-08T09:45:00Z"/>
              </w:rPr>
            </w:pPr>
            <w:ins w:id="5003" w:author="Do Thanh Trung" w:date="2025-07-08T16:57:00Z" w16du:dateUtc="2025-07-08T09:57:00Z">
              <w:r>
                <w:t>Number</w:t>
              </w:r>
            </w:ins>
          </w:p>
        </w:tc>
        <w:tc>
          <w:tcPr>
            <w:tcW w:w="952" w:type="dxa"/>
            <w:vAlign w:val="center"/>
            <w:tcPrChange w:id="5004" w:author="Do Thanh Trung" w:date="2025-07-08T16:58:00Z" w16du:dateUtc="2025-07-08T09:58:00Z">
              <w:tcPr>
                <w:tcW w:w="952" w:type="dxa"/>
                <w:vAlign w:val="center"/>
              </w:tcPr>
            </w:tcPrChange>
          </w:tcPr>
          <w:p w14:paraId="2CF1A68F" w14:textId="30C8F5CD" w:rsidR="00F938E2" w:rsidRDefault="00F938E2" w:rsidP="00F938E2">
            <w:pPr>
              <w:jc w:val="left"/>
              <w:rPr>
                <w:ins w:id="5005" w:author="Do Thanh Trung" w:date="2025-07-08T16:45:00Z" w16du:dateUtc="2025-07-08T09:45:00Z"/>
              </w:rPr>
            </w:pPr>
            <w:ins w:id="5006" w:author="Do Thanh Trung" w:date="2025-07-08T16:57:00Z" w16du:dateUtc="2025-07-08T09:57:00Z">
              <w:r>
                <w:t>X</w:t>
              </w:r>
            </w:ins>
          </w:p>
        </w:tc>
        <w:tc>
          <w:tcPr>
            <w:tcW w:w="1017" w:type="dxa"/>
            <w:vAlign w:val="center"/>
            <w:tcPrChange w:id="5007" w:author="Do Thanh Trung" w:date="2025-07-08T16:58:00Z" w16du:dateUtc="2025-07-08T09:58:00Z">
              <w:tcPr>
                <w:tcW w:w="1017" w:type="dxa"/>
                <w:vAlign w:val="center"/>
              </w:tcPr>
            </w:tcPrChange>
          </w:tcPr>
          <w:p w14:paraId="4D8F7D49" w14:textId="288A939D" w:rsidR="00F938E2" w:rsidRDefault="00F938E2" w:rsidP="00F938E2">
            <w:pPr>
              <w:jc w:val="left"/>
              <w:rPr>
                <w:ins w:id="5008" w:author="Do Thanh Trung" w:date="2025-07-08T16:45:00Z" w16du:dateUtc="2025-07-08T09:45:00Z"/>
              </w:rPr>
            </w:pPr>
            <w:ins w:id="5009" w:author="Do Thanh Trung" w:date="2025-07-08T16:57:00Z" w16du:dateUtc="2025-07-08T09:57:00Z">
              <w:r>
                <w:t>X</w:t>
              </w:r>
            </w:ins>
          </w:p>
        </w:tc>
        <w:tc>
          <w:tcPr>
            <w:tcW w:w="2469" w:type="dxa"/>
            <w:vAlign w:val="center"/>
            <w:tcPrChange w:id="5010" w:author="Do Thanh Trung" w:date="2025-07-08T16:58:00Z" w16du:dateUtc="2025-07-08T09:58:00Z">
              <w:tcPr>
                <w:tcW w:w="2472" w:type="dxa"/>
                <w:vAlign w:val="center"/>
              </w:tcPr>
            </w:tcPrChange>
          </w:tcPr>
          <w:p w14:paraId="14C64259" w14:textId="77777777" w:rsidR="00F938E2" w:rsidRDefault="00F938E2" w:rsidP="00F938E2">
            <w:pPr>
              <w:jc w:val="left"/>
              <w:rPr>
                <w:ins w:id="5011" w:author="Do Thanh Trung" w:date="2025-07-08T16:45:00Z" w16du:dateUtc="2025-07-08T09:45:00Z"/>
              </w:rPr>
            </w:pPr>
          </w:p>
        </w:tc>
        <w:tc>
          <w:tcPr>
            <w:tcW w:w="5297" w:type="dxa"/>
            <w:vAlign w:val="center"/>
            <w:tcPrChange w:id="5012" w:author="Do Thanh Trung" w:date="2025-07-08T16:58:00Z" w16du:dateUtc="2025-07-08T09:58:00Z">
              <w:tcPr>
                <w:tcW w:w="5304" w:type="dxa"/>
                <w:vAlign w:val="center"/>
              </w:tcPr>
            </w:tcPrChange>
          </w:tcPr>
          <w:p w14:paraId="14EC083B" w14:textId="4CBCD463" w:rsidR="00F938E2" w:rsidRPr="000D37FA" w:rsidRDefault="001E086F">
            <w:pPr>
              <w:jc w:val="center"/>
              <w:rPr>
                <w:ins w:id="5013" w:author="Do Thanh Trung" w:date="2025-07-08T16:45:00Z" w16du:dateUtc="2025-07-08T09:45:00Z"/>
              </w:rPr>
              <w:pPrChange w:id="5014" w:author="Do Thanh Trung" w:date="2025-07-08T17:09:00Z" w16du:dateUtc="2025-07-08T10:09:00Z">
                <w:pPr>
                  <w:jc w:val="left"/>
                </w:pPr>
              </w:pPrChange>
            </w:pPr>
            <w:ins w:id="5015" w:author="Do Thanh Trung" w:date="2025-07-08T17:09:00Z" w16du:dateUtc="2025-07-08T10:09:00Z">
              <w:r>
                <w:t>(14) = (12) * (13)</w:t>
              </w:r>
            </w:ins>
          </w:p>
        </w:tc>
      </w:tr>
      <w:tr w:rsidR="00111D84" w:rsidRPr="000D37FA" w14:paraId="0F773A05" w14:textId="77777777" w:rsidTr="00112B92">
        <w:trPr>
          <w:ins w:id="5016" w:author="Do Thanh Trung" w:date="2025-07-08T16:45:00Z"/>
        </w:trPr>
        <w:tc>
          <w:tcPr>
            <w:tcW w:w="12950" w:type="dxa"/>
            <w:gridSpan w:val="7"/>
            <w:vAlign w:val="center"/>
          </w:tcPr>
          <w:p w14:paraId="448E13E9" w14:textId="71A8A292" w:rsidR="00111D84" w:rsidRDefault="00111D84" w:rsidP="00111D84">
            <w:pPr>
              <w:jc w:val="left"/>
              <w:rPr>
                <w:ins w:id="5017" w:author="Do Thanh Trung" w:date="2025-07-08T16:50:00Z" w16du:dateUtc="2025-07-08T09:50:00Z"/>
                <w:b/>
                <w:bCs/>
              </w:rPr>
            </w:pPr>
            <w:ins w:id="5018" w:author="Do Thanh Trung" w:date="2025-07-08T16:50:00Z" w16du:dateUtc="2025-07-08T09:50:00Z">
              <w:r w:rsidRPr="00C548E9">
                <w:rPr>
                  <w:b/>
                  <w:bCs/>
                </w:rPr>
                <w:t xml:space="preserve">Phát sinh </w:t>
              </w:r>
            </w:ins>
            <w:ins w:id="5019" w:author="Do Thanh Trung" w:date="2025-07-08T16:51:00Z" w16du:dateUtc="2025-07-08T09:51:00Z">
              <w:r w:rsidR="00046068">
                <w:rPr>
                  <w:b/>
                  <w:bCs/>
                </w:rPr>
                <w:t>giảm</w:t>
              </w:r>
            </w:ins>
            <w:ins w:id="5020" w:author="Do Thanh Trung" w:date="2025-07-08T16:50:00Z" w16du:dateUtc="2025-07-08T09:50:00Z">
              <w:r w:rsidRPr="00C548E9">
                <w:rPr>
                  <w:b/>
                  <w:bCs/>
                </w:rPr>
                <w:t xml:space="preserve"> trong kỳ</w:t>
              </w:r>
              <w:r>
                <w:rPr>
                  <w:b/>
                  <w:bCs/>
                </w:rPr>
                <w:t xml:space="preserve">: </w:t>
              </w:r>
            </w:ins>
          </w:p>
          <w:p w14:paraId="376ECBB4" w14:textId="77777777" w:rsidR="00111D84" w:rsidRDefault="00111D84" w:rsidP="00111D84">
            <w:pPr>
              <w:pStyle w:val="ListParagraph"/>
              <w:numPr>
                <w:ilvl w:val="0"/>
                <w:numId w:val="9"/>
              </w:numPr>
              <w:jc w:val="left"/>
              <w:rPr>
                <w:ins w:id="5021" w:author="Do Thanh Trung" w:date="2025-07-08T16:50:00Z" w16du:dateUtc="2025-07-08T09:50:00Z"/>
              </w:rPr>
            </w:pPr>
            <w:ins w:id="5022" w:author="Do Thanh Trung" w:date="2025-07-08T16:50:00Z" w16du:dateUtc="2025-07-08T09:50:00Z">
              <w:r w:rsidRPr="009C1949">
                <w:t>Các giao dịch phát sinh trong kỳ từ start date – end date được chọn ở filter</w:t>
              </w:r>
            </w:ins>
          </w:p>
          <w:p w14:paraId="01E6D49D" w14:textId="54FDE5C7" w:rsidR="00111D84" w:rsidRPr="000D37FA" w:rsidRDefault="00111D84">
            <w:pPr>
              <w:pStyle w:val="ListParagraph"/>
              <w:numPr>
                <w:ilvl w:val="0"/>
                <w:numId w:val="9"/>
              </w:numPr>
              <w:jc w:val="left"/>
              <w:rPr>
                <w:ins w:id="5023" w:author="Do Thanh Trung" w:date="2025-07-08T16:45:00Z" w16du:dateUtc="2025-07-08T09:45:00Z"/>
              </w:rPr>
              <w:pPrChange w:id="5024" w:author="Do Thanh Trung" w:date="2025-07-08T16:50:00Z" w16du:dateUtc="2025-07-08T09:50:00Z">
                <w:pPr>
                  <w:jc w:val="left"/>
                </w:pPr>
              </w:pPrChange>
            </w:pPr>
            <w:ins w:id="5025" w:author="Do Thanh Trung" w:date="2025-07-08T16:50:00Z" w16du:dateUtc="2025-07-08T09:50:00Z">
              <w:r>
                <w:t>Giao dịch làm giảm số lượng tài sản trong kỳ, bao gồm bán, chuyển khoản nội bộ,…</w:t>
              </w:r>
            </w:ins>
          </w:p>
        </w:tc>
      </w:tr>
      <w:tr w:rsidR="001E086F" w:rsidRPr="000D37FA" w14:paraId="416F305C" w14:textId="77777777" w:rsidTr="00F938E2">
        <w:trPr>
          <w:ins w:id="5026" w:author="Do Thanh Trung" w:date="2025-07-08T16:45:00Z"/>
        </w:trPr>
        <w:tc>
          <w:tcPr>
            <w:tcW w:w="850" w:type="dxa"/>
            <w:vAlign w:val="center"/>
            <w:tcPrChange w:id="5027" w:author="Do Thanh Trung" w:date="2025-07-08T16:58:00Z" w16du:dateUtc="2025-07-08T09:58:00Z">
              <w:tcPr>
                <w:tcW w:w="851" w:type="dxa"/>
                <w:vAlign w:val="center"/>
              </w:tcPr>
            </w:tcPrChange>
          </w:tcPr>
          <w:p w14:paraId="6BF98105" w14:textId="36060FA4" w:rsidR="001E086F" w:rsidRDefault="001E086F" w:rsidP="001E086F">
            <w:pPr>
              <w:jc w:val="left"/>
              <w:rPr>
                <w:ins w:id="5028" w:author="Do Thanh Trung" w:date="2025-07-08T16:45:00Z" w16du:dateUtc="2025-07-08T09:45:00Z"/>
              </w:rPr>
            </w:pPr>
            <w:ins w:id="5029" w:author="Do Thanh Trung" w:date="2025-07-08T16:51:00Z" w16du:dateUtc="2025-07-08T09:51:00Z">
              <w:r>
                <w:t>15</w:t>
              </w:r>
            </w:ins>
          </w:p>
        </w:tc>
        <w:tc>
          <w:tcPr>
            <w:tcW w:w="1106" w:type="dxa"/>
            <w:vAlign w:val="center"/>
            <w:tcPrChange w:id="5030" w:author="Do Thanh Trung" w:date="2025-07-08T16:58:00Z" w16du:dateUtc="2025-07-08T09:58:00Z">
              <w:tcPr>
                <w:tcW w:w="1106" w:type="dxa"/>
                <w:vAlign w:val="center"/>
              </w:tcPr>
            </w:tcPrChange>
          </w:tcPr>
          <w:p w14:paraId="5DD79E4A" w14:textId="4293D853" w:rsidR="001E086F" w:rsidRDefault="001E086F" w:rsidP="001E086F">
            <w:pPr>
              <w:jc w:val="left"/>
              <w:rPr>
                <w:ins w:id="5031" w:author="Do Thanh Trung" w:date="2025-07-08T16:45:00Z" w16du:dateUtc="2025-07-08T09:45:00Z"/>
              </w:rPr>
            </w:pPr>
            <w:ins w:id="5032" w:author="Do Thanh Trung" w:date="2025-07-08T16:51:00Z" w16du:dateUtc="2025-07-08T09:51:00Z">
              <w:r>
                <w:t>Số lượng</w:t>
              </w:r>
            </w:ins>
          </w:p>
        </w:tc>
        <w:tc>
          <w:tcPr>
            <w:tcW w:w="1259" w:type="dxa"/>
            <w:vAlign w:val="center"/>
            <w:tcPrChange w:id="5033" w:author="Do Thanh Trung" w:date="2025-07-08T16:58:00Z" w16du:dateUtc="2025-07-08T09:58:00Z">
              <w:tcPr>
                <w:tcW w:w="1248" w:type="dxa"/>
                <w:vAlign w:val="center"/>
              </w:tcPr>
            </w:tcPrChange>
          </w:tcPr>
          <w:p w14:paraId="33E0784A" w14:textId="150705A9" w:rsidR="001E086F" w:rsidRPr="00A04FE5" w:rsidRDefault="001E086F" w:rsidP="001E086F">
            <w:pPr>
              <w:jc w:val="left"/>
              <w:rPr>
                <w:ins w:id="5034" w:author="Do Thanh Trung" w:date="2025-07-08T16:45:00Z" w16du:dateUtc="2025-07-08T09:45:00Z"/>
              </w:rPr>
            </w:pPr>
            <w:ins w:id="5035" w:author="Do Thanh Trung" w:date="2025-07-08T16:57:00Z" w16du:dateUtc="2025-07-08T09:57:00Z">
              <w:r>
                <w:t>Number</w:t>
              </w:r>
            </w:ins>
          </w:p>
        </w:tc>
        <w:tc>
          <w:tcPr>
            <w:tcW w:w="952" w:type="dxa"/>
            <w:vAlign w:val="center"/>
            <w:tcPrChange w:id="5036" w:author="Do Thanh Trung" w:date="2025-07-08T16:58:00Z" w16du:dateUtc="2025-07-08T09:58:00Z">
              <w:tcPr>
                <w:tcW w:w="952" w:type="dxa"/>
                <w:vAlign w:val="center"/>
              </w:tcPr>
            </w:tcPrChange>
          </w:tcPr>
          <w:p w14:paraId="45738EF1" w14:textId="4970F012" w:rsidR="001E086F" w:rsidRDefault="001E086F" w:rsidP="001E086F">
            <w:pPr>
              <w:jc w:val="left"/>
              <w:rPr>
                <w:ins w:id="5037" w:author="Do Thanh Trung" w:date="2025-07-08T16:45:00Z" w16du:dateUtc="2025-07-08T09:45:00Z"/>
              </w:rPr>
            </w:pPr>
            <w:ins w:id="5038" w:author="Do Thanh Trung" w:date="2025-07-08T16:57:00Z" w16du:dateUtc="2025-07-08T09:57:00Z">
              <w:r>
                <w:t>X</w:t>
              </w:r>
            </w:ins>
          </w:p>
        </w:tc>
        <w:tc>
          <w:tcPr>
            <w:tcW w:w="1017" w:type="dxa"/>
            <w:vAlign w:val="center"/>
            <w:tcPrChange w:id="5039" w:author="Do Thanh Trung" w:date="2025-07-08T16:58:00Z" w16du:dateUtc="2025-07-08T09:58:00Z">
              <w:tcPr>
                <w:tcW w:w="1017" w:type="dxa"/>
                <w:vAlign w:val="center"/>
              </w:tcPr>
            </w:tcPrChange>
          </w:tcPr>
          <w:p w14:paraId="7D3F8824" w14:textId="0CB6CDEA" w:rsidR="001E086F" w:rsidRDefault="001E086F" w:rsidP="001E086F">
            <w:pPr>
              <w:jc w:val="left"/>
              <w:rPr>
                <w:ins w:id="5040" w:author="Do Thanh Trung" w:date="2025-07-08T16:45:00Z" w16du:dateUtc="2025-07-08T09:45:00Z"/>
              </w:rPr>
            </w:pPr>
            <w:ins w:id="5041" w:author="Do Thanh Trung" w:date="2025-07-08T16:57:00Z" w16du:dateUtc="2025-07-08T09:57:00Z">
              <w:r>
                <w:t>X</w:t>
              </w:r>
            </w:ins>
          </w:p>
        </w:tc>
        <w:tc>
          <w:tcPr>
            <w:tcW w:w="2469" w:type="dxa"/>
            <w:vAlign w:val="center"/>
            <w:tcPrChange w:id="5042" w:author="Do Thanh Trung" w:date="2025-07-08T16:58:00Z" w16du:dateUtc="2025-07-08T09:58:00Z">
              <w:tcPr>
                <w:tcW w:w="2472" w:type="dxa"/>
                <w:vAlign w:val="center"/>
              </w:tcPr>
            </w:tcPrChange>
          </w:tcPr>
          <w:p w14:paraId="0956D00E" w14:textId="39973275" w:rsidR="001E086F" w:rsidRDefault="001E086F" w:rsidP="001E086F">
            <w:pPr>
              <w:jc w:val="left"/>
              <w:rPr>
                <w:ins w:id="5043" w:author="Do Thanh Trung" w:date="2025-07-08T16:45:00Z" w16du:dateUtc="2025-07-08T09:45:00Z"/>
              </w:rPr>
            </w:pPr>
            <w:ins w:id="5044" w:author="Do Thanh Trung" w:date="2025-07-08T17:09:00Z" w16du:dateUtc="2025-07-08T10:09:00Z">
              <w:r>
                <w:fldChar w:fldCharType="begin"/>
              </w:r>
              <w:r>
                <w:instrText>HYPERLINK  \l "_Lịch_sử_khớp"</w:instrText>
              </w:r>
              <w:r>
                <w:fldChar w:fldCharType="separate"/>
              </w:r>
              <w:r w:rsidRPr="00F56E75">
                <w:rPr>
                  <w:rStyle w:val="Hyperlink"/>
                  <w:kern w:val="2"/>
                  <w14:ligatures w14:val="standardContextual"/>
                </w:rPr>
                <w:t>L</w:t>
              </w:r>
              <w:r w:rsidRPr="00F56E75">
                <w:rPr>
                  <w:rStyle w:val="Hyperlink"/>
                </w:rPr>
                <w:t>ịch sử khớp lệnh</w:t>
              </w:r>
              <w:r>
                <w:fldChar w:fldCharType="end"/>
              </w:r>
              <w:r>
                <w:t xml:space="preserve"> – [Số lượng]</w:t>
              </w:r>
            </w:ins>
          </w:p>
        </w:tc>
        <w:tc>
          <w:tcPr>
            <w:tcW w:w="5297" w:type="dxa"/>
            <w:vAlign w:val="center"/>
            <w:tcPrChange w:id="5045" w:author="Do Thanh Trung" w:date="2025-07-08T16:58:00Z" w16du:dateUtc="2025-07-08T09:58:00Z">
              <w:tcPr>
                <w:tcW w:w="5304" w:type="dxa"/>
                <w:vAlign w:val="center"/>
              </w:tcPr>
            </w:tcPrChange>
          </w:tcPr>
          <w:p w14:paraId="78778FC9" w14:textId="77777777" w:rsidR="001E086F" w:rsidRDefault="001E086F" w:rsidP="001E086F">
            <w:pPr>
              <w:jc w:val="left"/>
              <w:rPr>
                <w:ins w:id="5046" w:author="Do Thanh Trung" w:date="2025-07-08T17:09:00Z" w16du:dateUtc="2025-07-08T10:09:00Z"/>
              </w:rPr>
            </w:pPr>
            <w:ins w:id="5047" w:author="Do Thanh Trung" w:date="2025-07-08T17:09:00Z" w16du:dateUtc="2025-07-08T10:09:00Z">
              <w:r>
                <w:t>Số lượng phát sinh tăng trong kỳ từ các giao dịch:</w:t>
              </w:r>
            </w:ins>
          </w:p>
          <w:p w14:paraId="48796A16" w14:textId="77777777" w:rsidR="001E086F" w:rsidRDefault="001E086F" w:rsidP="001E086F">
            <w:pPr>
              <w:pStyle w:val="ListParagraph"/>
              <w:numPr>
                <w:ilvl w:val="0"/>
                <w:numId w:val="9"/>
              </w:numPr>
              <w:jc w:val="left"/>
              <w:rPr>
                <w:ins w:id="5048" w:author="Do Thanh Trung" w:date="2025-07-08T17:09:00Z" w16du:dateUtc="2025-07-08T10:09:00Z"/>
              </w:rPr>
            </w:pPr>
            <w:ins w:id="5049" w:author="Do Thanh Trung" w:date="2025-07-08T17:09:00Z" w16du:dateUtc="2025-07-08T10:09:00Z">
              <w:r>
                <w:t>Bán</w:t>
              </w:r>
            </w:ins>
          </w:p>
          <w:p w14:paraId="6278700B" w14:textId="0320C7B5" w:rsidR="001E086F" w:rsidRPr="001E086F" w:rsidRDefault="001E086F">
            <w:pPr>
              <w:pStyle w:val="ListParagraph"/>
              <w:numPr>
                <w:ilvl w:val="0"/>
                <w:numId w:val="9"/>
              </w:numPr>
              <w:jc w:val="left"/>
              <w:rPr>
                <w:ins w:id="5050" w:author="Do Thanh Trung" w:date="2025-07-08T16:45:00Z" w16du:dateUtc="2025-07-08T09:45:00Z"/>
              </w:rPr>
              <w:pPrChange w:id="5051" w:author="Do Thanh Trung" w:date="2025-07-08T17:09:00Z" w16du:dateUtc="2025-07-08T10:09:00Z">
                <w:pPr>
                  <w:jc w:val="left"/>
                </w:pPr>
              </w:pPrChange>
            </w:pPr>
            <w:ins w:id="5052" w:author="Do Thanh Trung" w:date="2025-07-08T17:09:00Z" w16du:dateUtc="2025-07-08T10:09:00Z">
              <w:r>
                <w:t>Chuyển khoản nội bộ</w:t>
              </w:r>
            </w:ins>
          </w:p>
        </w:tc>
      </w:tr>
      <w:tr w:rsidR="001E086F" w:rsidRPr="000D37FA" w14:paraId="098DFC5C" w14:textId="77777777" w:rsidTr="00F938E2">
        <w:trPr>
          <w:ins w:id="5053" w:author="Do Thanh Trung" w:date="2025-07-08T16:45:00Z"/>
        </w:trPr>
        <w:tc>
          <w:tcPr>
            <w:tcW w:w="850" w:type="dxa"/>
            <w:vAlign w:val="center"/>
            <w:tcPrChange w:id="5054" w:author="Do Thanh Trung" w:date="2025-07-08T16:58:00Z" w16du:dateUtc="2025-07-08T09:58:00Z">
              <w:tcPr>
                <w:tcW w:w="851" w:type="dxa"/>
                <w:vAlign w:val="center"/>
              </w:tcPr>
            </w:tcPrChange>
          </w:tcPr>
          <w:p w14:paraId="619F1582" w14:textId="0466642C" w:rsidR="001E086F" w:rsidRDefault="001E086F" w:rsidP="001E086F">
            <w:pPr>
              <w:jc w:val="left"/>
              <w:rPr>
                <w:ins w:id="5055" w:author="Do Thanh Trung" w:date="2025-07-08T16:45:00Z" w16du:dateUtc="2025-07-08T09:45:00Z"/>
              </w:rPr>
            </w:pPr>
            <w:ins w:id="5056" w:author="Do Thanh Trung" w:date="2025-07-08T16:52:00Z" w16du:dateUtc="2025-07-08T09:52:00Z">
              <w:r>
                <w:lastRenderedPageBreak/>
                <w:t>16</w:t>
              </w:r>
            </w:ins>
          </w:p>
        </w:tc>
        <w:tc>
          <w:tcPr>
            <w:tcW w:w="1106" w:type="dxa"/>
            <w:vAlign w:val="center"/>
            <w:tcPrChange w:id="5057" w:author="Do Thanh Trung" w:date="2025-07-08T16:58:00Z" w16du:dateUtc="2025-07-08T09:58:00Z">
              <w:tcPr>
                <w:tcW w:w="1106" w:type="dxa"/>
                <w:vAlign w:val="center"/>
              </w:tcPr>
            </w:tcPrChange>
          </w:tcPr>
          <w:p w14:paraId="2F08FF22" w14:textId="4439DAF6" w:rsidR="001E086F" w:rsidRDefault="001E086F" w:rsidP="001E086F">
            <w:pPr>
              <w:jc w:val="left"/>
              <w:rPr>
                <w:ins w:id="5058" w:author="Do Thanh Trung" w:date="2025-07-08T16:45:00Z" w16du:dateUtc="2025-07-08T09:45:00Z"/>
              </w:rPr>
            </w:pPr>
            <w:ins w:id="5059" w:author="Do Thanh Trung" w:date="2025-07-08T16:51:00Z" w16du:dateUtc="2025-07-08T09:51:00Z">
              <w:r>
                <w:t>Giá trung bình</w:t>
              </w:r>
            </w:ins>
          </w:p>
        </w:tc>
        <w:tc>
          <w:tcPr>
            <w:tcW w:w="1259" w:type="dxa"/>
            <w:vAlign w:val="center"/>
            <w:tcPrChange w:id="5060" w:author="Do Thanh Trung" w:date="2025-07-08T16:58:00Z" w16du:dateUtc="2025-07-08T09:58:00Z">
              <w:tcPr>
                <w:tcW w:w="1248" w:type="dxa"/>
                <w:vAlign w:val="center"/>
              </w:tcPr>
            </w:tcPrChange>
          </w:tcPr>
          <w:p w14:paraId="07308C34" w14:textId="5C0648A5" w:rsidR="001E086F" w:rsidRPr="00A04FE5" w:rsidRDefault="001E086F" w:rsidP="001E086F">
            <w:pPr>
              <w:jc w:val="left"/>
              <w:rPr>
                <w:ins w:id="5061" w:author="Do Thanh Trung" w:date="2025-07-08T16:45:00Z" w16du:dateUtc="2025-07-08T09:45:00Z"/>
              </w:rPr>
            </w:pPr>
            <w:ins w:id="5062" w:author="Do Thanh Trung" w:date="2025-07-08T16:57:00Z" w16du:dateUtc="2025-07-08T09:57:00Z">
              <w:r>
                <w:t>Number</w:t>
              </w:r>
            </w:ins>
          </w:p>
        </w:tc>
        <w:tc>
          <w:tcPr>
            <w:tcW w:w="952" w:type="dxa"/>
            <w:vAlign w:val="center"/>
            <w:tcPrChange w:id="5063" w:author="Do Thanh Trung" w:date="2025-07-08T16:58:00Z" w16du:dateUtc="2025-07-08T09:58:00Z">
              <w:tcPr>
                <w:tcW w:w="952" w:type="dxa"/>
                <w:vAlign w:val="center"/>
              </w:tcPr>
            </w:tcPrChange>
          </w:tcPr>
          <w:p w14:paraId="6C7F59FD" w14:textId="781DDC72" w:rsidR="001E086F" w:rsidRDefault="001E086F" w:rsidP="001E086F">
            <w:pPr>
              <w:jc w:val="left"/>
              <w:rPr>
                <w:ins w:id="5064" w:author="Do Thanh Trung" w:date="2025-07-08T16:45:00Z" w16du:dateUtc="2025-07-08T09:45:00Z"/>
              </w:rPr>
            </w:pPr>
            <w:ins w:id="5065" w:author="Do Thanh Trung" w:date="2025-07-08T16:57:00Z" w16du:dateUtc="2025-07-08T09:57:00Z">
              <w:r>
                <w:t>X</w:t>
              </w:r>
            </w:ins>
          </w:p>
        </w:tc>
        <w:tc>
          <w:tcPr>
            <w:tcW w:w="1017" w:type="dxa"/>
            <w:vAlign w:val="center"/>
            <w:tcPrChange w:id="5066" w:author="Do Thanh Trung" w:date="2025-07-08T16:58:00Z" w16du:dateUtc="2025-07-08T09:58:00Z">
              <w:tcPr>
                <w:tcW w:w="1017" w:type="dxa"/>
                <w:vAlign w:val="center"/>
              </w:tcPr>
            </w:tcPrChange>
          </w:tcPr>
          <w:p w14:paraId="6CAC3A77" w14:textId="2C9F00F2" w:rsidR="001E086F" w:rsidRDefault="001E086F" w:rsidP="001E086F">
            <w:pPr>
              <w:jc w:val="left"/>
              <w:rPr>
                <w:ins w:id="5067" w:author="Do Thanh Trung" w:date="2025-07-08T16:45:00Z" w16du:dateUtc="2025-07-08T09:45:00Z"/>
              </w:rPr>
            </w:pPr>
            <w:ins w:id="5068" w:author="Do Thanh Trung" w:date="2025-07-08T16:57:00Z" w16du:dateUtc="2025-07-08T09:57:00Z">
              <w:r>
                <w:t>X</w:t>
              </w:r>
            </w:ins>
          </w:p>
        </w:tc>
        <w:tc>
          <w:tcPr>
            <w:tcW w:w="2469" w:type="dxa"/>
            <w:vAlign w:val="center"/>
            <w:tcPrChange w:id="5069" w:author="Do Thanh Trung" w:date="2025-07-08T16:58:00Z" w16du:dateUtc="2025-07-08T09:58:00Z">
              <w:tcPr>
                <w:tcW w:w="2472" w:type="dxa"/>
                <w:vAlign w:val="center"/>
              </w:tcPr>
            </w:tcPrChange>
          </w:tcPr>
          <w:p w14:paraId="264BD54D" w14:textId="3B4BFDAA" w:rsidR="001E086F" w:rsidRDefault="001E086F" w:rsidP="001E086F">
            <w:pPr>
              <w:jc w:val="left"/>
              <w:rPr>
                <w:ins w:id="5070" w:author="Do Thanh Trung" w:date="2025-07-08T16:45:00Z" w16du:dateUtc="2025-07-08T09:45:00Z"/>
              </w:rPr>
            </w:pPr>
            <w:ins w:id="5071" w:author="Do Thanh Trung" w:date="2025-07-08T17:09:00Z" w16du:dateUtc="2025-07-08T10:09:00Z">
              <w:r>
                <w:fldChar w:fldCharType="begin"/>
              </w:r>
              <w:r>
                <w:instrText>HYPERLINK  \l "_Lịch_sử_khớp"</w:instrText>
              </w:r>
              <w:r>
                <w:fldChar w:fldCharType="separate"/>
              </w:r>
              <w:r w:rsidRPr="00F56E75">
                <w:rPr>
                  <w:rStyle w:val="Hyperlink"/>
                  <w:kern w:val="2"/>
                  <w14:ligatures w14:val="standardContextual"/>
                </w:rPr>
                <w:t>L</w:t>
              </w:r>
              <w:r w:rsidRPr="00F56E75">
                <w:rPr>
                  <w:rStyle w:val="Hyperlink"/>
                </w:rPr>
                <w:t>ịch sử khớp lệnh</w:t>
              </w:r>
              <w:r>
                <w:fldChar w:fldCharType="end"/>
              </w:r>
              <w:r>
                <w:t xml:space="preserve"> – [Giá khớp]</w:t>
              </w:r>
            </w:ins>
          </w:p>
        </w:tc>
        <w:tc>
          <w:tcPr>
            <w:tcW w:w="5297" w:type="dxa"/>
            <w:vAlign w:val="center"/>
            <w:tcPrChange w:id="5072" w:author="Do Thanh Trung" w:date="2025-07-08T16:58:00Z" w16du:dateUtc="2025-07-08T09:58:00Z">
              <w:tcPr>
                <w:tcW w:w="5304" w:type="dxa"/>
                <w:vAlign w:val="center"/>
              </w:tcPr>
            </w:tcPrChange>
          </w:tcPr>
          <w:p w14:paraId="4642BE5E" w14:textId="6D4F47FC" w:rsidR="001E086F" w:rsidRPr="000D37FA" w:rsidRDefault="001E086F" w:rsidP="001E086F">
            <w:pPr>
              <w:jc w:val="left"/>
              <w:rPr>
                <w:ins w:id="5073" w:author="Do Thanh Trung" w:date="2025-07-08T16:45:00Z" w16du:dateUtc="2025-07-08T09:45:00Z"/>
              </w:rPr>
            </w:pPr>
            <w:ins w:id="5074" w:author="Do Thanh Trung" w:date="2025-07-08T17:09:00Z" w16du:dateUtc="2025-07-08T10:09:00Z">
              <w:r>
                <w:t>Giá trung bình của các giao dịch phát sinh tăng trong kỳ, được tính theo phương pháp bình quân gia quyền của [Giá khớp]</w:t>
              </w:r>
            </w:ins>
          </w:p>
        </w:tc>
      </w:tr>
      <w:tr w:rsidR="001E086F" w:rsidRPr="000D37FA" w14:paraId="76B2FD17" w14:textId="77777777" w:rsidTr="00F938E2">
        <w:trPr>
          <w:ins w:id="5075" w:author="Do Thanh Trung" w:date="2025-07-08T16:45:00Z"/>
        </w:trPr>
        <w:tc>
          <w:tcPr>
            <w:tcW w:w="850" w:type="dxa"/>
            <w:vAlign w:val="center"/>
            <w:tcPrChange w:id="5076" w:author="Do Thanh Trung" w:date="2025-07-08T16:58:00Z" w16du:dateUtc="2025-07-08T09:58:00Z">
              <w:tcPr>
                <w:tcW w:w="851" w:type="dxa"/>
                <w:vAlign w:val="center"/>
              </w:tcPr>
            </w:tcPrChange>
          </w:tcPr>
          <w:p w14:paraId="27171197" w14:textId="7C53B926" w:rsidR="001E086F" w:rsidRDefault="001E086F" w:rsidP="001E086F">
            <w:pPr>
              <w:jc w:val="left"/>
              <w:rPr>
                <w:ins w:id="5077" w:author="Do Thanh Trung" w:date="2025-07-08T16:45:00Z" w16du:dateUtc="2025-07-08T09:45:00Z"/>
              </w:rPr>
            </w:pPr>
            <w:ins w:id="5078" w:author="Do Thanh Trung" w:date="2025-07-08T16:52:00Z" w16du:dateUtc="2025-07-08T09:52:00Z">
              <w:r>
                <w:t>17</w:t>
              </w:r>
            </w:ins>
          </w:p>
        </w:tc>
        <w:tc>
          <w:tcPr>
            <w:tcW w:w="1106" w:type="dxa"/>
            <w:vAlign w:val="center"/>
            <w:tcPrChange w:id="5079" w:author="Do Thanh Trung" w:date="2025-07-08T16:58:00Z" w16du:dateUtc="2025-07-08T09:58:00Z">
              <w:tcPr>
                <w:tcW w:w="1106" w:type="dxa"/>
                <w:vAlign w:val="center"/>
              </w:tcPr>
            </w:tcPrChange>
          </w:tcPr>
          <w:p w14:paraId="3B0AA23A" w14:textId="1037A67C" w:rsidR="001E086F" w:rsidRDefault="001E086F" w:rsidP="001E086F">
            <w:pPr>
              <w:jc w:val="left"/>
              <w:rPr>
                <w:ins w:id="5080" w:author="Do Thanh Trung" w:date="2025-07-08T16:45:00Z" w16du:dateUtc="2025-07-08T09:45:00Z"/>
              </w:rPr>
            </w:pPr>
            <w:ins w:id="5081" w:author="Do Thanh Trung" w:date="2025-07-08T16:51:00Z" w16du:dateUtc="2025-07-08T09:51:00Z">
              <w:r>
                <w:t>Gi</w:t>
              </w:r>
            </w:ins>
            <w:ins w:id="5082" w:author="Do Thanh Trung" w:date="2025-07-08T16:52:00Z" w16du:dateUtc="2025-07-08T09:52:00Z">
              <w:r>
                <w:t>á trị</w:t>
              </w:r>
            </w:ins>
          </w:p>
        </w:tc>
        <w:tc>
          <w:tcPr>
            <w:tcW w:w="1259" w:type="dxa"/>
            <w:vAlign w:val="center"/>
            <w:tcPrChange w:id="5083" w:author="Do Thanh Trung" w:date="2025-07-08T16:58:00Z" w16du:dateUtc="2025-07-08T09:58:00Z">
              <w:tcPr>
                <w:tcW w:w="1248" w:type="dxa"/>
                <w:vAlign w:val="center"/>
              </w:tcPr>
            </w:tcPrChange>
          </w:tcPr>
          <w:p w14:paraId="21FE52C7" w14:textId="6AF3FD62" w:rsidR="001E086F" w:rsidRPr="00A04FE5" w:rsidRDefault="001E086F" w:rsidP="001E086F">
            <w:pPr>
              <w:jc w:val="left"/>
              <w:rPr>
                <w:ins w:id="5084" w:author="Do Thanh Trung" w:date="2025-07-08T16:45:00Z" w16du:dateUtc="2025-07-08T09:45:00Z"/>
              </w:rPr>
            </w:pPr>
            <w:ins w:id="5085" w:author="Do Thanh Trung" w:date="2025-07-08T16:57:00Z" w16du:dateUtc="2025-07-08T09:57:00Z">
              <w:r>
                <w:t>Number</w:t>
              </w:r>
            </w:ins>
          </w:p>
        </w:tc>
        <w:tc>
          <w:tcPr>
            <w:tcW w:w="952" w:type="dxa"/>
            <w:vAlign w:val="center"/>
            <w:tcPrChange w:id="5086" w:author="Do Thanh Trung" w:date="2025-07-08T16:58:00Z" w16du:dateUtc="2025-07-08T09:58:00Z">
              <w:tcPr>
                <w:tcW w:w="952" w:type="dxa"/>
                <w:vAlign w:val="center"/>
              </w:tcPr>
            </w:tcPrChange>
          </w:tcPr>
          <w:p w14:paraId="34BA6F9D" w14:textId="2D4C7EA8" w:rsidR="001E086F" w:rsidRDefault="001E086F" w:rsidP="001E086F">
            <w:pPr>
              <w:jc w:val="left"/>
              <w:rPr>
                <w:ins w:id="5087" w:author="Do Thanh Trung" w:date="2025-07-08T16:45:00Z" w16du:dateUtc="2025-07-08T09:45:00Z"/>
              </w:rPr>
            </w:pPr>
            <w:ins w:id="5088" w:author="Do Thanh Trung" w:date="2025-07-08T16:57:00Z" w16du:dateUtc="2025-07-08T09:57:00Z">
              <w:r>
                <w:t>X</w:t>
              </w:r>
            </w:ins>
          </w:p>
        </w:tc>
        <w:tc>
          <w:tcPr>
            <w:tcW w:w="1017" w:type="dxa"/>
            <w:vAlign w:val="center"/>
            <w:tcPrChange w:id="5089" w:author="Do Thanh Trung" w:date="2025-07-08T16:58:00Z" w16du:dateUtc="2025-07-08T09:58:00Z">
              <w:tcPr>
                <w:tcW w:w="1017" w:type="dxa"/>
                <w:vAlign w:val="center"/>
              </w:tcPr>
            </w:tcPrChange>
          </w:tcPr>
          <w:p w14:paraId="6F58B346" w14:textId="6AA3B5CA" w:rsidR="001E086F" w:rsidRDefault="001E086F" w:rsidP="001E086F">
            <w:pPr>
              <w:jc w:val="left"/>
              <w:rPr>
                <w:ins w:id="5090" w:author="Do Thanh Trung" w:date="2025-07-08T16:45:00Z" w16du:dateUtc="2025-07-08T09:45:00Z"/>
              </w:rPr>
            </w:pPr>
            <w:ins w:id="5091" w:author="Do Thanh Trung" w:date="2025-07-08T16:57:00Z" w16du:dateUtc="2025-07-08T09:57:00Z">
              <w:r>
                <w:t>X</w:t>
              </w:r>
            </w:ins>
          </w:p>
        </w:tc>
        <w:tc>
          <w:tcPr>
            <w:tcW w:w="2469" w:type="dxa"/>
            <w:vAlign w:val="center"/>
            <w:tcPrChange w:id="5092" w:author="Do Thanh Trung" w:date="2025-07-08T16:58:00Z" w16du:dateUtc="2025-07-08T09:58:00Z">
              <w:tcPr>
                <w:tcW w:w="2472" w:type="dxa"/>
                <w:vAlign w:val="center"/>
              </w:tcPr>
            </w:tcPrChange>
          </w:tcPr>
          <w:p w14:paraId="38E26B15" w14:textId="77777777" w:rsidR="001E086F" w:rsidRDefault="001E086F" w:rsidP="001E086F">
            <w:pPr>
              <w:jc w:val="left"/>
              <w:rPr>
                <w:ins w:id="5093" w:author="Do Thanh Trung" w:date="2025-07-08T16:45:00Z" w16du:dateUtc="2025-07-08T09:45:00Z"/>
              </w:rPr>
            </w:pPr>
          </w:p>
        </w:tc>
        <w:tc>
          <w:tcPr>
            <w:tcW w:w="5297" w:type="dxa"/>
            <w:vAlign w:val="center"/>
            <w:tcPrChange w:id="5094" w:author="Do Thanh Trung" w:date="2025-07-08T16:58:00Z" w16du:dateUtc="2025-07-08T09:58:00Z">
              <w:tcPr>
                <w:tcW w:w="5304" w:type="dxa"/>
                <w:vAlign w:val="center"/>
              </w:tcPr>
            </w:tcPrChange>
          </w:tcPr>
          <w:p w14:paraId="6132D8C6" w14:textId="3FCDCDD4" w:rsidR="001E086F" w:rsidRPr="000D37FA" w:rsidRDefault="001E086F">
            <w:pPr>
              <w:jc w:val="center"/>
              <w:rPr>
                <w:ins w:id="5095" w:author="Do Thanh Trung" w:date="2025-07-08T16:45:00Z" w16du:dateUtc="2025-07-08T09:45:00Z"/>
              </w:rPr>
              <w:pPrChange w:id="5096" w:author="Do Thanh Trung" w:date="2025-07-08T17:10:00Z" w16du:dateUtc="2025-07-08T10:10:00Z">
                <w:pPr>
                  <w:jc w:val="left"/>
                </w:pPr>
              </w:pPrChange>
            </w:pPr>
            <w:ins w:id="5097" w:author="Do Thanh Trung" w:date="2025-07-08T17:09:00Z" w16du:dateUtc="2025-07-08T10:09:00Z">
              <w:r>
                <w:t>(17) = (15) * (1</w:t>
              </w:r>
            </w:ins>
            <w:ins w:id="5098" w:author="Do Thanh Trung" w:date="2025-07-08T17:10:00Z" w16du:dateUtc="2025-07-08T10:10:00Z">
              <w:r>
                <w:t>6</w:t>
              </w:r>
            </w:ins>
            <w:ins w:id="5099" w:author="Do Thanh Trung" w:date="2025-07-08T17:09:00Z" w16du:dateUtc="2025-07-08T10:09:00Z">
              <w:r>
                <w:t>)</w:t>
              </w:r>
            </w:ins>
          </w:p>
        </w:tc>
      </w:tr>
      <w:tr w:rsidR="001E086F" w:rsidRPr="000D37FA" w14:paraId="19A40683" w14:textId="77777777" w:rsidTr="00B1069F">
        <w:trPr>
          <w:ins w:id="5100" w:author="Do Thanh Trung" w:date="2025-07-08T16:51:00Z"/>
        </w:trPr>
        <w:tc>
          <w:tcPr>
            <w:tcW w:w="12950" w:type="dxa"/>
            <w:gridSpan w:val="7"/>
            <w:vAlign w:val="center"/>
          </w:tcPr>
          <w:p w14:paraId="37E9A677" w14:textId="32A912CD" w:rsidR="001E086F" w:rsidRPr="000D37FA" w:rsidRDefault="001E086F" w:rsidP="001E086F">
            <w:pPr>
              <w:jc w:val="left"/>
              <w:rPr>
                <w:ins w:id="5101" w:author="Do Thanh Trung" w:date="2025-07-08T16:51:00Z" w16du:dateUtc="2025-07-08T09:51:00Z"/>
              </w:rPr>
            </w:pPr>
            <w:ins w:id="5102" w:author="Do Thanh Trung" w:date="2025-07-08T16:52:00Z" w16du:dateUtc="2025-07-08T09:52:00Z">
              <w:r w:rsidRPr="00046068">
                <w:rPr>
                  <w:b/>
                  <w:bCs/>
                  <w:rPrChange w:id="5103" w:author="Do Thanh Trung" w:date="2025-07-08T16:52:00Z" w16du:dateUtc="2025-07-08T09:52:00Z">
                    <w:rPr/>
                  </w:rPrChange>
                </w:rPr>
                <w:t>Cuối kỳ</w:t>
              </w:r>
              <w:r>
                <w:t>: Số liệu được chốt vào cuối ngày end date, dựa trên filter đã chọn</w:t>
              </w:r>
            </w:ins>
          </w:p>
        </w:tc>
      </w:tr>
      <w:tr w:rsidR="001E086F" w:rsidRPr="000D37FA" w14:paraId="3F2AD429" w14:textId="77777777" w:rsidTr="00F938E2">
        <w:trPr>
          <w:ins w:id="5104" w:author="Do Thanh Trung" w:date="2025-07-08T16:51:00Z"/>
        </w:trPr>
        <w:tc>
          <w:tcPr>
            <w:tcW w:w="850" w:type="dxa"/>
            <w:vAlign w:val="center"/>
            <w:tcPrChange w:id="5105" w:author="Do Thanh Trung" w:date="2025-07-08T16:58:00Z" w16du:dateUtc="2025-07-08T09:58:00Z">
              <w:tcPr>
                <w:tcW w:w="851" w:type="dxa"/>
                <w:vAlign w:val="center"/>
              </w:tcPr>
            </w:tcPrChange>
          </w:tcPr>
          <w:p w14:paraId="449A9CEA" w14:textId="5F65C11D" w:rsidR="001E086F" w:rsidRDefault="001E086F" w:rsidP="001E086F">
            <w:pPr>
              <w:jc w:val="left"/>
              <w:rPr>
                <w:ins w:id="5106" w:author="Do Thanh Trung" w:date="2025-07-08T16:51:00Z" w16du:dateUtc="2025-07-08T09:51:00Z"/>
              </w:rPr>
            </w:pPr>
            <w:ins w:id="5107" w:author="Do Thanh Trung" w:date="2025-07-08T16:52:00Z" w16du:dateUtc="2025-07-08T09:52:00Z">
              <w:r>
                <w:t>18</w:t>
              </w:r>
            </w:ins>
          </w:p>
        </w:tc>
        <w:tc>
          <w:tcPr>
            <w:tcW w:w="1106" w:type="dxa"/>
            <w:vAlign w:val="center"/>
            <w:tcPrChange w:id="5108" w:author="Do Thanh Trung" w:date="2025-07-08T16:58:00Z" w16du:dateUtc="2025-07-08T09:58:00Z">
              <w:tcPr>
                <w:tcW w:w="1106" w:type="dxa"/>
                <w:vAlign w:val="center"/>
              </w:tcPr>
            </w:tcPrChange>
          </w:tcPr>
          <w:p w14:paraId="7A82A83A" w14:textId="647DBEEA" w:rsidR="001E086F" w:rsidRDefault="001E086F" w:rsidP="001E086F">
            <w:pPr>
              <w:jc w:val="left"/>
              <w:rPr>
                <w:ins w:id="5109" w:author="Do Thanh Trung" w:date="2025-07-08T16:51:00Z" w16du:dateUtc="2025-07-08T09:51:00Z"/>
              </w:rPr>
            </w:pPr>
            <w:ins w:id="5110" w:author="Do Thanh Trung" w:date="2025-07-08T16:52:00Z" w16du:dateUtc="2025-07-08T09:52:00Z">
              <w:r>
                <w:t>Số dư cuối kỳ</w:t>
              </w:r>
            </w:ins>
          </w:p>
        </w:tc>
        <w:tc>
          <w:tcPr>
            <w:tcW w:w="1259" w:type="dxa"/>
            <w:vAlign w:val="center"/>
            <w:tcPrChange w:id="5111" w:author="Do Thanh Trung" w:date="2025-07-08T16:58:00Z" w16du:dateUtc="2025-07-08T09:58:00Z">
              <w:tcPr>
                <w:tcW w:w="1248" w:type="dxa"/>
                <w:vAlign w:val="center"/>
              </w:tcPr>
            </w:tcPrChange>
          </w:tcPr>
          <w:p w14:paraId="017CB681" w14:textId="678C521F" w:rsidR="001E086F" w:rsidRPr="00A04FE5" w:rsidRDefault="001E086F" w:rsidP="001E086F">
            <w:pPr>
              <w:jc w:val="left"/>
              <w:rPr>
                <w:ins w:id="5112" w:author="Do Thanh Trung" w:date="2025-07-08T16:51:00Z" w16du:dateUtc="2025-07-08T09:51:00Z"/>
              </w:rPr>
            </w:pPr>
            <w:ins w:id="5113" w:author="Do Thanh Trung" w:date="2025-07-08T16:57:00Z" w16du:dateUtc="2025-07-08T09:57:00Z">
              <w:r>
                <w:t>Number</w:t>
              </w:r>
            </w:ins>
          </w:p>
        </w:tc>
        <w:tc>
          <w:tcPr>
            <w:tcW w:w="952" w:type="dxa"/>
            <w:vAlign w:val="center"/>
            <w:tcPrChange w:id="5114" w:author="Do Thanh Trung" w:date="2025-07-08T16:58:00Z" w16du:dateUtc="2025-07-08T09:58:00Z">
              <w:tcPr>
                <w:tcW w:w="952" w:type="dxa"/>
                <w:vAlign w:val="center"/>
              </w:tcPr>
            </w:tcPrChange>
          </w:tcPr>
          <w:p w14:paraId="2872290A" w14:textId="0D376E1E" w:rsidR="001E086F" w:rsidRDefault="001E086F" w:rsidP="001E086F">
            <w:pPr>
              <w:jc w:val="left"/>
              <w:rPr>
                <w:ins w:id="5115" w:author="Do Thanh Trung" w:date="2025-07-08T16:51:00Z" w16du:dateUtc="2025-07-08T09:51:00Z"/>
              </w:rPr>
            </w:pPr>
            <w:ins w:id="5116" w:author="Do Thanh Trung" w:date="2025-07-08T16:57:00Z" w16du:dateUtc="2025-07-08T09:57:00Z">
              <w:r>
                <w:t>X</w:t>
              </w:r>
            </w:ins>
          </w:p>
        </w:tc>
        <w:tc>
          <w:tcPr>
            <w:tcW w:w="1017" w:type="dxa"/>
            <w:vAlign w:val="center"/>
            <w:tcPrChange w:id="5117" w:author="Do Thanh Trung" w:date="2025-07-08T16:58:00Z" w16du:dateUtc="2025-07-08T09:58:00Z">
              <w:tcPr>
                <w:tcW w:w="1017" w:type="dxa"/>
                <w:vAlign w:val="center"/>
              </w:tcPr>
            </w:tcPrChange>
          </w:tcPr>
          <w:p w14:paraId="3E9D24A0" w14:textId="22883C3B" w:rsidR="001E086F" w:rsidRDefault="001E086F" w:rsidP="001E086F">
            <w:pPr>
              <w:jc w:val="left"/>
              <w:rPr>
                <w:ins w:id="5118" w:author="Do Thanh Trung" w:date="2025-07-08T16:51:00Z" w16du:dateUtc="2025-07-08T09:51:00Z"/>
              </w:rPr>
            </w:pPr>
            <w:ins w:id="5119" w:author="Do Thanh Trung" w:date="2025-07-08T16:57:00Z" w16du:dateUtc="2025-07-08T09:57:00Z">
              <w:r>
                <w:t>X</w:t>
              </w:r>
            </w:ins>
          </w:p>
        </w:tc>
        <w:tc>
          <w:tcPr>
            <w:tcW w:w="2469" w:type="dxa"/>
            <w:vAlign w:val="center"/>
            <w:tcPrChange w:id="5120" w:author="Do Thanh Trung" w:date="2025-07-08T16:58:00Z" w16du:dateUtc="2025-07-08T09:58:00Z">
              <w:tcPr>
                <w:tcW w:w="2472" w:type="dxa"/>
                <w:vAlign w:val="center"/>
              </w:tcPr>
            </w:tcPrChange>
          </w:tcPr>
          <w:p w14:paraId="2D92D1C0" w14:textId="77777777" w:rsidR="001E086F" w:rsidRDefault="001E086F" w:rsidP="001E086F">
            <w:pPr>
              <w:jc w:val="left"/>
              <w:rPr>
                <w:ins w:id="5121" w:author="Do Thanh Trung" w:date="2025-07-08T16:51:00Z" w16du:dateUtc="2025-07-08T09:51:00Z"/>
              </w:rPr>
            </w:pPr>
          </w:p>
        </w:tc>
        <w:tc>
          <w:tcPr>
            <w:tcW w:w="5297" w:type="dxa"/>
            <w:vAlign w:val="center"/>
            <w:tcPrChange w:id="5122" w:author="Do Thanh Trung" w:date="2025-07-08T16:58:00Z" w16du:dateUtc="2025-07-08T09:58:00Z">
              <w:tcPr>
                <w:tcW w:w="5304" w:type="dxa"/>
                <w:vAlign w:val="center"/>
              </w:tcPr>
            </w:tcPrChange>
          </w:tcPr>
          <w:p w14:paraId="748576C8" w14:textId="3CB509D8" w:rsidR="001E086F" w:rsidRPr="000D37FA" w:rsidRDefault="00497376">
            <w:pPr>
              <w:jc w:val="center"/>
              <w:rPr>
                <w:ins w:id="5123" w:author="Do Thanh Trung" w:date="2025-07-08T16:51:00Z" w16du:dateUtc="2025-07-08T09:51:00Z"/>
              </w:rPr>
              <w:pPrChange w:id="5124" w:author="Do Thanh Trung" w:date="2025-07-08T17:11:00Z" w16du:dateUtc="2025-07-08T10:11:00Z">
                <w:pPr>
                  <w:jc w:val="left"/>
                </w:pPr>
              </w:pPrChange>
            </w:pPr>
            <w:ins w:id="5125" w:author="Do Thanh Trung" w:date="2025-07-08T17:10:00Z" w16du:dateUtc="2025-07-08T10:10:00Z">
              <w:r>
                <w:t xml:space="preserve">(18) = </w:t>
              </w:r>
            </w:ins>
            <w:ins w:id="5126" w:author="Do Thanh Trung" w:date="2025-07-08T17:11:00Z" w16du:dateUtc="2025-07-08T10:11:00Z">
              <w:r>
                <w:t>(9) + (12) – (15)</w:t>
              </w:r>
            </w:ins>
          </w:p>
        </w:tc>
      </w:tr>
      <w:tr w:rsidR="001E086F" w:rsidRPr="000D37FA" w14:paraId="70074ADF" w14:textId="77777777" w:rsidTr="00F938E2">
        <w:trPr>
          <w:ins w:id="5127" w:author="Do Thanh Trung" w:date="2025-07-08T16:51:00Z"/>
        </w:trPr>
        <w:tc>
          <w:tcPr>
            <w:tcW w:w="850" w:type="dxa"/>
            <w:vAlign w:val="center"/>
            <w:tcPrChange w:id="5128" w:author="Do Thanh Trung" w:date="2025-07-08T16:58:00Z" w16du:dateUtc="2025-07-08T09:58:00Z">
              <w:tcPr>
                <w:tcW w:w="851" w:type="dxa"/>
                <w:vAlign w:val="center"/>
              </w:tcPr>
            </w:tcPrChange>
          </w:tcPr>
          <w:p w14:paraId="691A0C52" w14:textId="59C7BE4D" w:rsidR="001E086F" w:rsidRDefault="001E086F" w:rsidP="001E086F">
            <w:pPr>
              <w:jc w:val="left"/>
              <w:rPr>
                <w:ins w:id="5129" w:author="Do Thanh Trung" w:date="2025-07-08T16:51:00Z" w16du:dateUtc="2025-07-08T09:51:00Z"/>
              </w:rPr>
            </w:pPr>
            <w:ins w:id="5130" w:author="Do Thanh Trung" w:date="2025-07-08T16:54:00Z" w16du:dateUtc="2025-07-08T09:54:00Z">
              <w:r>
                <w:t>19</w:t>
              </w:r>
            </w:ins>
          </w:p>
        </w:tc>
        <w:tc>
          <w:tcPr>
            <w:tcW w:w="1106" w:type="dxa"/>
            <w:vAlign w:val="center"/>
            <w:tcPrChange w:id="5131" w:author="Do Thanh Trung" w:date="2025-07-08T16:58:00Z" w16du:dateUtc="2025-07-08T09:58:00Z">
              <w:tcPr>
                <w:tcW w:w="1106" w:type="dxa"/>
                <w:vAlign w:val="center"/>
              </w:tcPr>
            </w:tcPrChange>
          </w:tcPr>
          <w:p w14:paraId="2757A76B" w14:textId="013A3978" w:rsidR="001E086F" w:rsidRDefault="001E086F" w:rsidP="001E086F">
            <w:pPr>
              <w:jc w:val="left"/>
              <w:rPr>
                <w:ins w:id="5132" w:author="Do Thanh Trung" w:date="2025-07-08T16:51:00Z" w16du:dateUtc="2025-07-08T09:51:00Z"/>
              </w:rPr>
            </w:pPr>
            <w:ins w:id="5133" w:author="Do Thanh Trung" w:date="2025-07-08T16:53:00Z" w16du:dateUtc="2025-07-08T09:53:00Z">
              <w:r>
                <w:t>Giá trung bình</w:t>
              </w:r>
            </w:ins>
          </w:p>
        </w:tc>
        <w:tc>
          <w:tcPr>
            <w:tcW w:w="1259" w:type="dxa"/>
            <w:vAlign w:val="center"/>
            <w:tcPrChange w:id="5134" w:author="Do Thanh Trung" w:date="2025-07-08T16:58:00Z" w16du:dateUtc="2025-07-08T09:58:00Z">
              <w:tcPr>
                <w:tcW w:w="1248" w:type="dxa"/>
                <w:vAlign w:val="center"/>
              </w:tcPr>
            </w:tcPrChange>
          </w:tcPr>
          <w:p w14:paraId="68BE707C" w14:textId="5F7B7A46" w:rsidR="001E086F" w:rsidRPr="00A04FE5" w:rsidRDefault="001E086F" w:rsidP="001E086F">
            <w:pPr>
              <w:jc w:val="left"/>
              <w:rPr>
                <w:ins w:id="5135" w:author="Do Thanh Trung" w:date="2025-07-08T16:51:00Z" w16du:dateUtc="2025-07-08T09:51:00Z"/>
              </w:rPr>
            </w:pPr>
            <w:ins w:id="5136" w:author="Do Thanh Trung" w:date="2025-07-08T16:57:00Z" w16du:dateUtc="2025-07-08T09:57:00Z">
              <w:r>
                <w:t>Number</w:t>
              </w:r>
            </w:ins>
          </w:p>
        </w:tc>
        <w:tc>
          <w:tcPr>
            <w:tcW w:w="952" w:type="dxa"/>
            <w:vAlign w:val="center"/>
            <w:tcPrChange w:id="5137" w:author="Do Thanh Trung" w:date="2025-07-08T16:58:00Z" w16du:dateUtc="2025-07-08T09:58:00Z">
              <w:tcPr>
                <w:tcW w:w="952" w:type="dxa"/>
                <w:vAlign w:val="center"/>
              </w:tcPr>
            </w:tcPrChange>
          </w:tcPr>
          <w:p w14:paraId="6CEE4339" w14:textId="1F0EBD47" w:rsidR="001E086F" w:rsidRDefault="001E086F" w:rsidP="001E086F">
            <w:pPr>
              <w:jc w:val="left"/>
              <w:rPr>
                <w:ins w:id="5138" w:author="Do Thanh Trung" w:date="2025-07-08T16:51:00Z" w16du:dateUtc="2025-07-08T09:51:00Z"/>
              </w:rPr>
            </w:pPr>
            <w:ins w:id="5139" w:author="Do Thanh Trung" w:date="2025-07-08T16:57:00Z" w16du:dateUtc="2025-07-08T09:57:00Z">
              <w:r>
                <w:t>X</w:t>
              </w:r>
            </w:ins>
          </w:p>
        </w:tc>
        <w:tc>
          <w:tcPr>
            <w:tcW w:w="1017" w:type="dxa"/>
            <w:vAlign w:val="center"/>
            <w:tcPrChange w:id="5140" w:author="Do Thanh Trung" w:date="2025-07-08T16:58:00Z" w16du:dateUtc="2025-07-08T09:58:00Z">
              <w:tcPr>
                <w:tcW w:w="1017" w:type="dxa"/>
                <w:vAlign w:val="center"/>
              </w:tcPr>
            </w:tcPrChange>
          </w:tcPr>
          <w:p w14:paraId="0B95DD6B" w14:textId="13800B36" w:rsidR="001E086F" w:rsidRDefault="001E086F" w:rsidP="001E086F">
            <w:pPr>
              <w:jc w:val="left"/>
              <w:rPr>
                <w:ins w:id="5141" w:author="Do Thanh Trung" w:date="2025-07-08T16:51:00Z" w16du:dateUtc="2025-07-08T09:51:00Z"/>
              </w:rPr>
            </w:pPr>
            <w:ins w:id="5142" w:author="Do Thanh Trung" w:date="2025-07-08T16:57:00Z" w16du:dateUtc="2025-07-08T09:57:00Z">
              <w:r>
                <w:t>X</w:t>
              </w:r>
            </w:ins>
          </w:p>
        </w:tc>
        <w:tc>
          <w:tcPr>
            <w:tcW w:w="2469" w:type="dxa"/>
            <w:vAlign w:val="center"/>
            <w:tcPrChange w:id="5143" w:author="Do Thanh Trung" w:date="2025-07-08T16:58:00Z" w16du:dateUtc="2025-07-08T09:58:00Z">
              <w:tcPr>
                <w:tcW w:w="2472" w:type="dxa"/>
                <w:vAlign w:val="center"/>
              </w:tcPr>
            </w:tcPrChange>
          </w:tcPr>
          <w:p w14:paraId="0F5C0127" w14:textId="77777777" w:rsidR="001E086F" w:rsidRDefault="001E086F" w:rsidP="001E086F">
            <w:pPr>
              <w:jc w:val="left"/>
              <w:rPr>
                <w:ins w:id="5144" w:author="Do Thanh Trung" w:date="2025-07-08T16:51:00Z" w16du:dateUtc="2025-07-08T09:51:00Z"/>
              </w:rPr>
            </w:pPr>
          </w:p>
        </w:tc>
        <w:tc>
          <w:tcPr>
            <w:tcW w:w="5297" w:type="dxa"/>
            <w:vAlign w:val="center"/>
            <w:tcPrChange w:id="5145" w:author="Do Thanh Trung" w:date="2025-07-08T16:58:00Z" w16du:dateUtc="2025-07-08T09:58:00Z">
              <w:tcPr>
                <w:tcW w:w="5304" w:type="dxa"/>
                <w:vAlign w:val="center"/>
              </w:tcPr>
            </w:tcPrChange>
          </w:tcPr>
          <w:p w14:paraId="57A5003F" w14:textId="16F52185" w:rsidR="001E086F" w:rsidRPr="000D37FA" w:rsidRDefault="004F2BC8" w:rsidP="001E086F">
            <w:pPr>
              <w:jc w:val="left"/>
              <w:rPr>
                <w:ins w:id="5146" w:author="Do Thanh Trung" w:date="2025-07-08T16:51:00Z" w16du:dateUtc="2025-07-08T09:51:00Z"/>
              </w:rPr>
            </w:pPr>
            <w:ins w:id="5147" w:author="Do Thanh Trung" w:date="2025-07-08T17:12:00Z" w16du:dateUtc="2025-07-08T10:12:00Z">
              <w:r>
                <w:t>(19) = (20) / (18)</w:t>
              </w:r>
            </w:ins>
          </w:p>
        </w:tc>
      </w:tr>
      <w:tr w:rsidR="001E086F" w:rsidRPr="000D37FA" w14:paraId="4C335612" w14:textId="77777777" w:rsidTr="00F938E2">
        <w:trPr>
          <w:ins w:id="5148" w:author="Do Thanh Trung" w:date="2025-07-08T16:51:00Z"/>
        </w:trPr>
        <w:tc>
          <w:tcPr>
            <w:tcW w:w="850" w:type="dxa"/>
            <w:vAlign w:val="center"/>
            <w:tcPrChange w:id="5149" w:author="Do Thanh Trung" w:date="2025-07-08T16:58:00Z" w16du:dateUtc="2025-07-08T09:58:00Z">
              <w:tcPr>
                <w:tcW w:w="851" w:type="dxa"/>
                <w:vAlign w:val="center"/>
              </w:tcPr>
            </w:tcPrChange>
          </w:tcPr>
          <w:p w14:paraId="06DAB8B3" w14:textId="20DD2567" w:rsidR="001E086F" w:rsidRDefault="001E086F" w:rsidP="001E086F">
            <w:pPr>
              <w:jc w:val="left"/>
              <w:rPr>
                <w:ins w:id="5150" w:author="Do Thanh Trung" w:date="2025-07-08T16:51:00Z" w16du:dateUtc="2025-07-08T09:51:00Z"/>
              </w:rPr>
            </w:pPr>
            <w:ins w:id="5151" w:author="Do Thanh Trung" w:date="2025-07-08T16:54:00Z" w16du:dateUtc="2025-07-08T09:54:00Z">
              <w:r>
                <w:t>20</w:t>
              </w:r>
            </w:ins>
          </w:p>
        </w:tc>
        <w:tc>
          <w:tcPr>
            <w:tcW w:w="1106" w:type="dxa"/>
            <w:vAlign w:val="center"/>
            <w:tcPrChange w:id="5152" w:author="Do Thanh Trung" w:date="2025-07-08T16:58:00Z" w16du:dateUtc="2025-07-08T09:58:00Z">
              <w:tcPr>
                <w:tcW w:w="1106" w:type="dxa"/>
                <w:vAlign w:val="center"/>
              </w:tcPr>
            </w:tcPrChange>
          </w:tcPr>
          <w:p w14:paraId="0FEC5836" w14:textId="2243655F" w:rsidR="001E086F" w:rsidRDefault="001E086F" w:rsidP="001E086F">
            <w:pPr>
              <w:jc w:val="left"/>
              <w:rPr>
                <w:ins w:id="5153" w:author="Do Thanh Trung" w:date="2025-07-08T16:51:00Z" w16du:dateUtc="2025-07-08T09:51:00Z"/>
              </w:rPr>
            </w:pPr>
            <w:ins w:id="5154" w:author="Do Thanh Trung" w:date="2025-07-08T16:53:00Z" w16du:dateUtc="2025-07-08T09:53:00Z">
              <w:r>
                <w:t>Giá trị đầu tư</w:t>
              </w:r>
            </w:ins>
          </w:p>
        </w:tc>
        <w:tc>
          <w:tcPr>
            <w:tcW w:w="1259" w:type="dxa"/>
            <w:vAlign w:val="center"/>
            <w:tcPrChange w:id="5155" w:author="Do Thanh Trung" w:date="2025-07-08T16:58:00Z" w16du:dateUtc="2025-07-08T09:58:00Z">
              <w:tcPr>
                <w:tcW w:w="1248" w:type="dxa"/>
                <w:vAlign w:val="center"/>
              </w:tcPr>
            </w:tcPrChange>
          </w:tcPr>
          <w:p w14:paraId="7900D765" w14:textId="323AD5DC" w:rsidR="001E086F" w:rsidRPr="00A04FE5" w:rsidRDefault="001E086F" w:rsidP="001E086F">
            <w:pPr>
              <w:jc w:val="left"/>
              <w:rPr>
                <w:ins w:id="5156" w:author="Do Thanh Trung" w:date="2025-07-08T16:51:00Z" w16du:dateUtc="2025-07-08T09:51:00Z"/>
              </w:rPr>
            </w:pPr>
            <w:ins w:id="5157" w:author="Do Thanh Trung" w:date="2025-07-08T16:57:00Z" w16du:dateUtc="2025-07-08T09:57:00Z">
              <w:r>
                <w:t>Number</w:t>
              </w:r>
            </w:ins>
          </w:p>
        </w:tc>
        <w:tc>
          <w:tcPr>
            <w:tcW w:w="952" w:type="dxa"/>
            <w:vAlign w:val="center"/>
            <w:tcPrChange w:id="5158" w:author="Do Thanh Trung" w:date="2025-07-08T16:58:00Z" w16du:dateUtc="2025-07-08T09:58:00Z">
              <w:tcPr>
                <w:tcW w:w="952" w:type="dxa"/>
                <w:vAlign w:val="center"/>
              </w:tcPr>
            </w:tcPrChange>
          </w:tcPr>
          <w:p w14:paraId="30543E58" w14:textId="162B1817" w:rsidR="001E086F" w:rsidRDefault="001E086F" w:rsidP="001E086F">
            <w:pPr>
              <w:jc w:val="left"/>
              <w:rPr>
                <w:ins w:id="5159" w:author="Do Thanh Trung" w:date="2025-07-08T16:51:00Z" w16du:dateUtc="2025-07-08T09:51:00Z"/>
              </w:rPr>
            </w:pPr>
            <w:ins w:id="5160" w:author="Do Thanh Trung" w:date="2025-07-08T16:57:00Z" w16du:dateUtc="2025-07-08T09:57:00Z">
              <w:r>
                <w:t>X</w:t>
              </w:r>
            </w:ins>
          </w:p>
        </w:tc>
        <w:tc>
          <w:tcPr>
            <w:tcW w:w="1017" w:type="dxa"/>
            <w:vAlign w:val="center"/>
            <w:tcPrChange w:id="5161" w:author="Do Thanh Trung" w:date="2025-07-08T16:58:00Z" w16du:dateUtc="2025-07-08T09:58:00Z">
              <w:tcPr>
                <w:tcW w:w="1017" w:type="dxa"/>
                <w:vAlign w:val="center"/>
              </w:tcPr>
            </w:tcPrChange>
          </w:tcPr>
          <w:p w14:paraId="2AE88B2A" w14:textId="0E47E28E" w:rsidR="001E086F" w:rsidRDefault="001E086F" w:rsidP="001E086F">
            <w:pPr>
              <w:jc w:val="left"/>
              <w:rPr>
                <w:ins w:id="5162" w:author="Do Thanh Trung" w:date="2025-07-08T16:51:00Z" w16du:dateUtc="2025-07-08T09:51:00Z"/>
              </w:rPr>
            </w:pPr>
            <w:ins w:id="5163" w:author="Do Thanh Trung" w:date="2025-07-08T16:57:00Z" w16du:dateUtc="2025-07-08T09:57:00Z">
              <w:r>
                <w:t>X</w:t>
              </w:r>
            </w:ins>
          </w:p>
        </w:tc>
        <w:tc>
          <w:tcPr>
            <w:tcW w:w="2469" w:type="dxa"/>
            <w:vAlign w:val="center"/>
            <w:tcPrChange w:id="5164" w:author="Do Thanh Trung" w:date="2025-07-08T16:58:00Z" w16du:dateUtc="2025-07-08T09:58:00Z">
              <w:tcPr>
                <w:tcW w:w="2472" w:type="dxa"/>
                <w:vAlign w:val="center"/>
              </w:tcPr>
            </w:tcPrChange>
          </w:tcPr>
          <w:p w14:paraId="362F91E4" w14:textId="77777777" w:rsidR="001E086F" w:rsidRDefault="001E086F" w:rsidP="001E086F">
            <w:pPr>
              <w:jc w:val="left"/>
              <w:rPr>
                <w:ins w:id="5165" w:author="Do Thanh Trung" w:date="2025-07-08T16:51:00Z" w16du:dateUtc="2025-07-08T09:51:00Z"/>
              </w:rPr>
            </w:pPr>
          </w:p>
        </w:tc>
        <w:tc>
          <w:tcPr>
            <w:tcW w:w="5297" w:type="dxa"/>
            <w:vAlign w:val="center"/>
            <w:tcPrChange w:id="5166" w:author="Do Thanh Trung" w:date="2025-07-08T16:58:00Z" w16du:dateUtc="2025-07-08T09:58:00Z">
              <w:tcPr>
                <w:tcW w:w="5304" w:type="dxa"/>
                <w:vAlign w:val="center"/>
              </w:tcPr>
            </w:tcPrChange>
          </w:tcPr>
          <w:p w14:paraId="59FCA42E" w14:textId="110486B9" w:rsidR="001E086F" w:rsidRPr="000D37FA" w:rsidRDefault="00497376">
            <w:pPr>
              <w:jc w:val="center"/>
              <w:rPr>
                <w:ins w:id="5167" w:author="Do Thanh Trung" w:date="2025-07-08T16:51:00Z" w16du:dateUtc="2025-07-08T09:51:00Z"/>
              </w:rPr>
              <w:pPrChange w:id="5168" w:author="Do Thanh Trung" w:date="2025-07-08T17:12:00Z" w16du:dateUtc="2025-07-08T10:12:00Z">
                <w:pPr>
                  <w:jc w:val="left"/>
                </w:pPr>
              </w:pPrChange>
            </w:pPr>
            <w:ins w:id="5169" w:author="Do Thanh Trung" w:date="2025-07-08T17:11:00Z" w16du:dateUtc="2025-07-08T10:11:00Z">
              <w:r>
                <w:t>(</w:t>
              </w:r>
              <w:r w:rsidR="00D64A1E">
                <w:t>20</w:t>
              </w:r>
              <w:r>
                <w:t xml:space="preserve">) = </w:t>
              </w:r>
            </w:ins>
            <w:ins w:id="5170" w:author="Do Thanh Trung" w:date="2025-07-08T17:12:00Z" w16du:dateUtc="2025-07-08T10:12:00Z">
              <w:r w:rsidR="00D64A1E">
                <w:t>(11) + (14) – (17)</w:t>
              </w:r>
            </w:ins>
          </w:p>
        </w:tc>
      </w:tr>
      <w:tr w:rsidR="001E086F" w:rsidRPr="000D37FA" w14:paraId="670BD799" w14:textId="77777777" w:rsidTr="00F938E2">
        <w:trPr>
          <w:ins w:id="5171" w:author="Do Thanh Trung" w:date="2025-07-08T16:51:00Z"/>
        </w:trPr>
        <w:tc>
          <w:tcPr>
            <w:tcW w:w="850" w:type="dxa"/>
            <w:vAlign w:val="center"/>
            <w:tcPrChange w:id="5172" w:author="Do Thanh Trung" w:date="2025-07-08T16:58:00Z" w16du:dateUtc="2025-07-08T09:58:00Z">
              <w:tcPr>
                <w:tcW w:w="851" w:type="dxa"/>
                <w:vAlign w:val="center"/>
              </w:tcPr>
            </w:tcPrChange>
          </w:tcPr>
          <w:p w14:paraId="6879D6D0" w14:textId="54FB0262" w:rsidR="001E086F" w:rsidRDefault="001E086F" w:rsidP="001E086F">
            <w:pPr>
              <w:jc w:val="left"/>
              <w:rPr>
                <w:ins w:id="5173" w:author="Do Thanh Trung" w:date="2025-07-08T16:51:00Z" w16du:dateUtc="2025-07-08T09:51:00Z"/>
              </w:rPr>
            </w:pPr>
            <w:ins w:id="5174" w:author="Do Thanh Trung" w:date="2025-07-08T16:54:00Z" w16du:dateUtc="2025-07-08T09:54:00Z">
              <w:r>
                <w:t>21</w:t>
              </w:r>
            </w:ins>
          </w:p>
        </w:tc>
        <w:tc>
          <w:tcPr>
            <w:tcW w:w="1106" w:type="dxa"/>
            <w:vAlign w:val="center"/>
            <w:tcPrChange w:id="5175" w:author="Do Thanh Trung" w:date="2025-07-08T16:58:00Z" w16du:dateUtc="2025-07-08T09:58:00Z">
              <w:tcPr>
                <w:tcW w:w="1106" w:type="dxa"/>
                <w:vAlign w:val="center"/>
              </w:tcPr>
            </w:tcPrChange>
          </w:tcPr>
          <w:p w14:paraId="2532E772" w14:textId="1BE8CA2C" w:rsidR="001E086F" w:rsidRDefault="001E086F" w:rsidP="001E086F">
            <w:pPr>
              <w:jc w:val="left"/>
              <w:rPr>
                <w:ins w:id="5176" w:author="Do Thanh Trung" w:date="2025-07-08T16:51:00Z" w16du:dateUtc="2025-07-08T09:51:00Z"/>
              </w:rPr>
            </w:pPr>
            <w:ins w:id="5177" w:author="Do Thanh Trung" w:date="2025-07-08T16:53:00Z" w16du:dateUtc="2025-07-08T09:53:00Z">
              <w:r>
                <w:t>Tỷ trọng theo giá vốn</w:t>
              </w:r>
            </w:ins>
          </w:p>
        </w:tc>
        <w:tc>
          <w:tcPr>
            <w:tcW w:w="1259" w:type="dxa"/>
            <w:vAlign w:val="center"/>
            <w:tcPrChange w:id="5178" w:author="Do Thanh Trung" w:date="2025-07-08T16:58:00Z" w16du:dateUtc="2025-07-08T09:58:00Z">
              <w:tcPr>
                <w:tcW w:w="1248" w:type="dxa"/>
                <w:vAlign w:val="center"/>
              </w:tcPr>
            </w:tcPrChange>
          </w:tcPr>
          <w:p w14:paraId="2CE5B9E3" w14:textId="007D021D" w:rsidR="001E086F" w:rsidRPr="00A04FE5" w:rsidRDefault="001E086F" w:rsidP="001E086F">
            <w:pPr>
              <w:jc w:val="left"/>
              <w:rPr>
                <w:ins w:id="5179" w:author="Do Thanh Trung" w:date="2025-07-08T16:51:00Z" w16du:dateUtc="2025-07-08T09:51:00Z"/>
              </w:rPr>
            </w:pPr>
            <w:ins w:id="5180" w:author="Do Thanh Trung" w:date="2025-07-08T16:57:00Z" w16du:dateUtc="2025-07-08T09:57:00Z">
              <w:r>
                <w:t>Percentage</w:t>
              </w:r>
            </w:ins>
          </w:p>
        </w:tc>
        <w:tc>
          <w:tcPr>
            <w:tcW w:w="952" w:type="dxa"/>
            <w:vAlign w:val="center"/>
            <w:tcPrChange w:id="5181" w:author="Do Thanh Trung" w:date="2025-07-08T16:58:00Z" w16du:dateUtc="2025-07-08T09:58:00Z">
              <w:tcPr>
                <w:tcW w:w="952" w:type="dxa"/>
                <w:vAlign w:val="center"/>
              </w:tcPr>
            </w:tcPrChange>
          </w:tcPr>
          <w:p w14:paraId="0418F928" w14:textId="69470939" w:rsidR="001E086F" w:rsidRDefault="001E086F" w:rsidP="001E086F">
            <w:pPr>
              <w:jc w:val="left"/>
              <w:rPr>
                <w:ins w:id="5182" w:author="Do Thanh Trung" w:date="2025-07-08T16:51:00Z" w16du:dateUtc="2025-07-08T09:51:00Z"/>
              </w:rPr>
            </w:pPr>
            <w:ins w:id="5183" w:author="Do Thanh Trung" w:date="2025-07-08T16:57:00Z" w16du:dateUtc="2025-07-08T09:57:00Z">
              <w:r>
                <w:t>X</w:t>
              </w:r>
            </w:ins>
          </w:p>
        </w:tc>
        <w:tc>
          <w:tcPr>
            <w:tcW w:w="1017" w:type="dxa"/>
            <w:vAlign w:val="center"/>
            <w:tcPrChange w:id="5184" w:author="Do Thanh Trung" w:date="2025-07-08T16:58:00Z" w16du:dateUtc="2025-07-08T09:58:00Z">
              <w:tcPr>
                <w:tcW w:w="1017" w:type="dxa"/>
                <w:vAlign w:val="center"/>
              </w:tcPr>
            </w:tcPrChange>
          </w:tcPr>
          <w:p w14:paraId="4D1B3624" w14:textId="6539B588" w:rsidR="001E086F" w:rsidRDefault="001E086F" w:rsidP="001E086F">
            <w:pPr>
              <w:jc w:val="left"/>
              <w:rPr>
                <w:ins w:id="5185" w:author="Do Thanh Trung" w:date="2025-07-08T16:51:00Z" w16du:dateUtc="2025-07-08T09:51:00Z"/>
              </w:rPr>
            </w:pPr>
            <w:ins w:id="5186" w:author="Do Thanh Trung" w:date="2025-07-08T16:57:00Z" w16du:dateUtc="2025-07-08T09:57:00Z">
              <w:r>
                <w:t>X</w:t>
              </w:r>
            </w:ins>
          </w:p>
        </w:tc>
        <w:tc>
          <w:tcPr>
            <w:tcW w:w="2469" w:type="dxa"/>
            <w:vAlign w:val="center"/>
            <w:tcPrChange w:id="5187" w:author="Do Thanh Trung" w:date="2025-07-08T16:58:00Z" w16du:dateUtc="2025-07-08T09:58:00Z">
              <w:tcPr>
                <w:tcW w:w="2472" w:type="dxa"/>
                <w:vAlign w:val="center"/>
              </w:tcPr>
            </w:tcPrChange>
          </w:tcPr>
          <w:p w14:paraId="27F8EF47" w14:textId="77777777" w:rsidR="001E086F" w:rsidRDefault="001E086F" w:rsidP="001E086F">
            <w:pPr>
              <w:jc w:val="left"/>
              <w:rPr>
                <w:ins w:id="5188" w:author="Do Thanh Trung" w:date="2025-07-08T16:51:00Z" w16du:dateUtc="2025-07-08T09:51:00Z"/>
              </w:rPr>
            </w:pPr>
          </w:p>
        </w:tc>
        <w:tc>
          <w:tcPr>
            <w:tcW w:w="5297" w:type="dxa"/>
            <w:vAlign w:val="center"/>
            <w:tcPrChange w:id="5189" w:author="Do Thanh Trung" w:date="2025-07-08T16:58:00Z" w16du:dateUtc="2025-07-08T09:58:00Z">
              <w:tcPr>
                <w:tcW w:w="5304" w:type="dxa"/>
                <w:vAlign w:val="center"/>
              </w:tcPr>
            </w:tcPrChange>
          </w:tcPr>
          <w:p w14:paraId="46CCE07F" w14:textId="021F5130" w:rsidR="001E086F" w:rsidRDefault="00984EBE" w:rsidP="001E086F">
            <w:pPr>
              <w:jc w:val="left"/>
              <w:rPr>
                <w:ins w:id="5190" w:author="Do Thanh Trung" w:date="2025-07-08T17:14:00Z" w16du:dateUtc="2025-07-08T10:14:00Z"/>
              </w:rPr>
            </w:pPr>
            <w:ins w:id="5191" w:author="Do Thanh Trung" w:date="2025-07-08T17:14:00Z" w16du:dateUtc="2025-07-08T10:14:00Z">
              <w:r>
                <w:t>Tỷ trọng đầu tư của Mã Tài sản</w:t>
              </w:r>
            </w:ins>
            <w:ins w:id="5192" w:author="Do Thanh Trung" w:date="2025-07-08T17:18:00Z" w16du:dateUtc="2025-07-08T10:18:00Z">
              <w:r w:rsidR="00A36151">
                <w:t xml:space="preserve"> theo giá vốn</w:t>
              </w:r>
            </w:ins>
            <w:ins w:id="5193" w:author="Do Thanh Trung" w:date="2025-07-08T17:14:00Z" w16du:dateUtc="2025-07-08T10:14:00Z">
              <w:r>
                <w:t>, tính trên NAV của Tài khoản Quỹ</w:t>
              </w:r>
            </w:ins>
          </w:p>
          <w:p w14:paraId="1400355C" w14:textId="2B574D99" w:rsidR="00984EBE" w:rsidRPr="000D37FA" w:rsidRDefault="00DE37AB">
            <w:pPr>
              <w:jc w:val="center"/>
              <w:rPr>
                <w:ins w:id="5194" w:author="Do Thanh Trung" w:date="2025-07-08T16:51:00Z" w16du:dateUtc="2025-07-08T09:51:00Z"/>
              </w:rPr>
              <w:pPrChange w:id="5195" w:author="Do Thanh Trung" w:date="2025-07-08T17:15:00Z" w16du:dateUtc="2025-07-08T10:15:00Z">
                <w:pPr>
                  <w:jc w:val="left"/>
                </w:pPr>
              </w:pPrChange>
            </w:pPr>
            <w:ins w:id="5196" w:author="Do Thanh Trung" w:date="2025-07-08T17:14:00Z" w16du:dateUtc="2025-07-08T10:14:00Z">
              <w:r>
                <w:t>(21) = (20) / (4</w:t>
              </w:r>
            </w:ins>
            <w:ins w:id="5197" w:author="Do Thanh Trung" w:date="2025-07-08T17:15:00Z" w16du:dateUtc="2025-07-08T10:15:00Z">
              <w:r>
                <w:t>)</w:t>
              </w:r>
            </w:ins>
          </w:p>
        </w:tc>
      </w:tr>
      <w:tr w:rsidR="00FC0C8D" w:rsidRPr="000D37FA" w14:paraId="281526BB" w14:textId="77777777" w:rsidTr="00F938E2">
        <w:trPr>
          <w:ins w:id="5198" w:author="Do Thanh Trung" w:date="2025-07-08T16:51:00Z"/>
        </w:trPr>
        <w:tc>
          <w:tcPr>
            <w:tcW w:w="850" w:type="dxa"/>
            <w:vAlign w:val="center"/>
            <w:tcPrChange w:id="5199" w:author="Do Thanh Trung" w:date="2025-07-08T16:58:00Z" w16du:dateUtc="2025-07-08T09:58:00Z">
              <w:tcPr>
                <w:tcW w:w="851" w:type="dxa"/>
                <w:vAlign w:val="center"/>
              </w:tcPr>
            </w:tcPrChange>
          </w:tcPr>
          <w:p w14:paraId="4C5AE5DE" w14:textId="25231A60" w:rsidR="00FC0C8D" w:rsidRDefault="00FC0C8D" w:rsidP="00FC0C8D">
            <w:pPr>
              <w:jc w:val="left"/>
              <w:rPr>
                <w:ins w:id="5200" w:author="Do Thanh Trung" w:date="2025-07-08T16:51:00Z" w16du:dateUtc="2025-07-08T09:51:00Z"/>
              </w:rPr>
            </w:pPr>
            <w:ins w:id="5201" w:author="Do Thanh Trung" w:date="2025-07-08T16:54:00Z" w16du:dateUtc="2025-07-08T09:54:00Z">
              <w:r>
                <w:t>22</w:t>
              </w:r>
            </w:ins>
          </w:p>
        </w:tc>
        <w:tc>
          <w:tcPr>
            <w:tcW w:w="1106" w:type="dxa"/>
            <w:vAlign w:val="center"/>
            <w:tcPrChange w:id="5202" w:author="Do Thanh Trung" w:date="2025-07-08T16:58:00Z" w16du:dateUtc="2025-07-08T09:58:00Z">
              <w:tcPr>
                <w:tcW w:w="1106" w:type="dxa"/>
                <w:vAlign w:val="center"/>
              </w:tcPr>
            </w:tcPrChange>
          </w:tcPr>
          <w:p w14:paraId="563154F5" w14:textId="5C4E7E3F" w:rsidR="00FC0C8D" w:rsidRDefault="00FC0C8D" w:rsidP="00FC0C8D">
            <w:pPr>
              <w:jc w:val="left"/>
              <w:rPr>
                <w:ins w:id="5203" w:author="Do Thanh Trung" w:date="2025-07-08T16:51:00Z" w16du:dateUtc="2025-07-08T09:51:00Z"/>
              </w:rPr>
            </w:pPr>
            <w:ins w:id="5204" w:author="Do Thanh Trung" w:date="2025-07-08T16:53:00Z" w16du:dateUtc="2025-07-08T09:53:00Z">
              <w:r>
                <w:t>Thị giá</w:t>
              </w:r>
            </w:ins>
          </w:p>
        </w:tc>
        <w:tc>
          <w:tcPr>
            <w:tcW w:w="1259" w:type="dxa"/>
            <w:vAlign w:val="center"/>
            <w:tcPrChange w:id="5205" w:author="Do Thanh Trung" w:date="2025-07-08T16:58:00Z" w16du:dateUtc="2025-07-08T09:58:00Z">
              <w:tcPr>
                <w:tcW w:w="1248" w:type="dxa"/>
                <w:vAlign w:val="center"/>
              </w:tcPr>
            </w:tcPrChange>
          </w:tcPr>
          <w:p w14:paraId="3D9516A4" w14:textId="71F61CD6" w:rsidR="00FC0C8D" w:rsidRPr="00A04FE5" w:rsidRDefault="00FC0C8D" w:rsidP="00FC0C8D">
            <w:pPr>
              <w:jc w:val="left"/>
              <w:rPr>
                <w:ins w:id="5206" w:author="Do Thanh Trung" w:date="2025-07-08T16:51:00Z" w16du:dateUtc="2025-07-08T09:51:00Z"/>
              </w:rPr>
            </w:pPr>
            <w:ins w:id="5207" w:author="Do Thanh Trung" w:date="2025-07-08T16:57:00Z" w16du:dateUtc="2025-07-08T09:57:00Z">
              <w:r>
                <w:t>Number</w:t>
              </w:r>
            </w:ins>
          </w:p>
        </w:tc>
        <w:tc>
          <w:tcPr>
            <w:tcW w:w="952" w:type="dxa"/>
            <w:vAlign w:val="center"/>
            <w:tcPrChange w:id="5208" w:author="Do Thanh Trung" w:date="2025-07-08T16:58:00Z" w16du:dateUtc="2025-07-08T09:58:00Z">
              <w:tcPr>
                <w:tcW w:w="952" w:type="dxa"/>
                <w:vAlign w:val="center"/>
              </w:tcPr>
            </w:tcPrChange>
          </w:tcPr>
          <w:p w14:paraId="1B92710A" w14:textId="09BD364E" w:rsidR="00FC0C8D" w:rsidRDefault="00FC0C8D" w:rsidP="00FC0C8D">
            <w:pPr>
              <w:jc w:val="left"/>
              <w:rPr>
                <w:ins w:id="5209" w:author="Do Thanh Trung" w:date="2025-07-08T16:51:00Z" w16du:dateUtc="2025-07-08T09:51:00Z"/>
              </w:rPr>
            </w:pPr>
            <w:ins w:id="5210" w:author="Do Thanh Trung" w:date="2025-07-08T16:57:00Z" w16du:dateUtc="2025-07-08T09:57:00Z">
              <w:r>
                <w:t>X</w:t>
              </w:r>
            </w:ins>
          </w:p>
        </w:tc>
        <w:tc>
          <w:tcPr>
            <w:tcW w:w="1017" w:type="dxa"/>
            <w:vAlign w:val="center"/>
            <w:tcPrChange w:id="5211" w:author="Do Thanh Trung" w:date="2025-07-08T16:58:00Z" w16du:dateUtc="2025-07-08T09:58:00Z">
              <w:tcPr>
                <w:tcW w:w="1017" w:type="dxa"/>
                <w:vAlign w:val="center"/>
              </w:tcPr>
            </w:tcPrChange>
          </w:tcPr>
          <w:p w14:paraId="5C074FD8" w14:textId="3AD90BDA" w:rsidR="00FC0C8D" w:rsidRDefault="00FC0C8D" w:rsidP="00FC0C8D">
            <w:pPr>
              <w:jc w:val="left"/>
              <w:rPr>
                <w:ins w:id="5212" w:author="Do Thanh Trung" w:date="2025-07-08T16:51:00Z" w16du:dateUtc="2025-07-08T09:51:00Z"/>
              </w:rPr>
            </w:pPr>
            <w:ins w:id="5213" w:author="Do Thanh Trung" w:date="2025-07-08T16:57:00Z" w16du:dateUtc="2025-07-08T09:57:00Z">
              <w:r>
                <w:t>X</w:t>
              </w:r>
            </w:ins>
          </w:p>
        </w:tc>
        <w:tc>
          <w:tcPr>
            <w:tcW w:w="2469" w:type="dxa"/>
            <w:vAlign w:val="center"/>
            <w:tcPrChange w:id="5214" w:author="Do Thanh Trung" w:date="2025-07-08T16:58:00Z" w16du:dateUtc="2025-07-08T09:58:00Z">
              <w:tcPr>
                <w:tcW w:w="2472" w:type="dxa"/>
                <w:vAlign w:val="center"/>
              </w:tcPr>
            </w:tcPrChange>
          </w:tcPr>
          <w:p w14:paraId="1F8EE8B0" w14:textId="3C3FAF78" w:rsidR="00FC0C8D" w:rsidRPr="00A36151" w:rsidRDefault="00FC0C8D" w:rsidP="00A36151">
            <w:pPr>
              <w:jc w:val="left"/>
              <w:rPr>
                <w:ins w:id="5215" w:author="Do Thanh Trung" w:date="2025-07-08T16:51:00Z" w16du:dateUtc="2025-07-08T09:51:00Z"/>
              </w:rPr>
            </w:pPr>
          </w:p>
        </w:tc>
        <w:tc>
          <w:tcPr>
            <w:tcW w:w="5297" w:type="dxa"/>
            <w:vAlign w:val="center"/>
            <w:tcPrChange w:id="5216" w:author="Do Thanh Trung" w:date="2025-07-08T16:58:00Z" w16du:dateUtc="2025-07-08T09:58:00Z">
              <w:tcPr>
                <w:tcW w:w="5304" w:type="dxa"/>
                <w:vAlign w:val="center"/>
              </w:tcPr>
            </w:tcPrChange>
          </w:tcPr>
          <w:p w14:paraId="3D0E48F8" w14:textId="599F2CE6" w:rsidR="00A36151" w:rsidRDefault="00A36151" w:rsidP="00A36151">
            <w:pPr>
              <w:pStyle w:val="ListParagraph"/>
              <w:numPr>
                <w:ilvl w:val="0"/>
                <w:numId w:val="9"/>
              </w:numPr>
              <w:ind w:left="418"/>
              <w:jc w:val="left"/>
              <w:rPr>
                <w:ins w:id="5217" w:author="Do Thanh Trung" w:date="2025-07-08T17:17:00Z" w16du:dateUtc="2025-07-08T10:17:00Z"/>
              </w:rPr>
            </w:pPr>
            <w:ins w:id="5218" w:author="Do Thanh Trung" w:date="2025-07-08T17:17:00Z" w16du:dateUtc="2025-07-08T10:17:00Z">
              <w:r>
                <w:t>Trường hợp Loại Tài sản = [Cổ phiếu], Thị giá là giá đóng cửa của cổ phiếu tại thời điểm kết thúc ngày end date</w:t>
              </w:r>
            </w:ins>
          </w:p>
          <w:p w14:paraId="48816BE6" w14:textId="0425E6A7" w:rsidR="00FC0C8D" w:rsidRPr="000D37FA" w:rsidRDefault="00A36151">
            <w:pPr>
              <w:pStyle w:val="ListParagraph"/>
              <w:numPr>
                <w:ilvl w:val="0"/>
                <w:numId w:val="9"/>
              </w:numPr>
              <w:ind w:left="418"/>
              <w:jc w:val="left"/>
              <w:rPr>
                <w:ins w:id="5219" w:author="Do Thanh Trung" w:date="2025-07-08T16:51:00Z" w16du:dateUtc="2025-07-08T09:51:00Z"/>
              </w:rPr>
              <w:pPrChange w:id="5220" w:author="Do Thanh Trung" w:date="2025-07-08T17:17:00Z" w16du:dateUtc="2025-07-08T10:17:00Z">
                <w:pPr>
                  <w:jc w:val="left"/>
                </w:pPr>
              </w:pPrChange>
            </w:pPr>
            <w:ins w:id="5221" w:author="Do Thanh Trung" w:date="2025-07-08T17:17:00Z" w16du:dateUtc="2025-07-08T10:17:00Z">
              <w:r>
                <w:t xml:space="preserve">Trường hợp Loại Tài sản </w:t>
              </w:r>
            </w:ins>
            <m:oMath>
              <m:r>
                <w:ins w:id="5222" w:author="Do Thanh Trung" w:date="2025-07-08T17:17:00Z" w16du:dateUtc="2025-07-08T10:17:00Z">
                  <w:rPr>
                    <w:rFonts w:ascii="Cambria Math" w:hAnsi="Cambria Math"/>
                  </w:rPr>
                  <m:t>≠</m:t>
                </w:ins>
              </m:r>
            </m:oMath>
            <w:ins w:id="5223" w:author="Do Thanh Trung" w:date="2025-07-08T17:17:00Z" w16du:dateUtc="2025-07-08T10:17:00Z">
              <w:r>
                <w:rPr>
                  <w:rFonts w:eastAsiaTheme="minorEastAsia"/>
                </w:rPr>
                <w:t xml:space="preserve"> [Cổ phiếu], Đơn giá để trống</w:t>
              </w:r>
            </w:ins>
          </w:p>
        </w:tc>
      </w:tr>
      <w:tr w:rsidR="00FC0C8D" w:rsidRPr="000D37FA" w14:paraId="4D5B9E0A" w14:textId="77777777" w:rsidTr="00F938E2">
        <w:trPr>
          <w:ins w:id="5224" w:author="Do Thanh Trung" w:date="2025-07-08T16:53:00Z"/>
        </w:trPr>
        <w:tc>
          <w:tcPr>
            <w:tcW w:w="850" w:type="dxa"/>
            <w:vAlign w:val="center"/>
            <w:tcPrChange w:id="5225" w:author="Do Thanh Trung" w:date="2025-07-08T16:58:00Z" w16du:dateUtc="2025-07-08T09:58:00Z">
              <w:tcPr>
                <w:tcW w:w="851" w:type="dxa"/>
                <w:vAlign w:val="center"/>
              </w:tcPr>
            </w:tcPrChange>
          </w:tcPr>
          <w:p w14:paraId="1E022360" w14:textId="67903964" w:rsidR="00FC0C8D" w:rsidRDefault="00FC0C8D" w:rsidP="00FC0C8D">
            <w:pPr>
              <w:jc w:val="left"/>
              <w:rPr>
                <w:ins w:id="5226" w:author="Do Thanh Trung" w:date="2025-07-08T16:53:00Z" w16du:dateUtc="2025-07-08T09:53:00Z"/>
              </w:rPr>
            </w:pPr>
            <w:ins w:id="5227" w:author="Do Thanh Trung" w:date="2025-07-08T16:54:00Z" w16du:dateUtc="2025-07-08T09:54:00Z">
              <w:r>
                <w:lastRenderedPageBreak/>
                <w:t>23</w:t>
              </w:r>
            </w:ins>
          </w:p>
        </w:tc>
        <w:tc>
          <w:tcPr>
            <w:tcW w:w="1106" w:type="dxa"/>
            <w:vAlign w:val="center"/>
            <w:tcPrChange w:id="5228" w:author="Do Thanh Trung" w:date="2025-07-08T16:58:00Z" w16du:dateUtc="2025-07-08T09:58:00Z">
              <w:tcPr>
                <w:tcW w:w="1106" w:type="dxa"/>
                <w:vAlign w:val="center"/>
              </w:tcPr>
            </w:tcPrChange>
          </w:tcPr>
          <w:p w14:paraId="5313E0C2" w14:textId="5CB15A91" w:rsidR="00FC0C8D" w:rsidRDefault="00FC0C8D" w:rsidP="00FC0C8D">
            <w:pPr>
              <w:jc w:val="left"/>
              <w:rPr>
                <w:ins w:id="5229" w:author="Do Thanh Trung" w:date="2025-07-08T16:53:00Z" w16du:dateUtc="2025-07-08T09:53:00Z"/>
              </w:rPr>
            </w:pPr>
            <w:ins w:id="5230" w:author="Do Thanh Trung" w:date="2025-07-08T16:53:00Z" w16du:dateUtc="2025-07-08T09:53:00Z">
              <w:r>
                <w:t xml:space="preserve">Giá </w:t>
              </w:r>
            </w:ins>
            <w:ins w:id="5231" w:author="Do Thanh Trung" w:date="2025-07-08T16:54:00Z" w16du:dateUtc="2025-07-08T09:54:00Z">
              <w:r>
                <w:t>trị theo thị giá</w:t>
              </w:r>
            </w:ins>
          </w:p>
        </w:tc>
        <w:tc>
          <w:tcPr>
            <w:tcW w:w="1259" w:type="dxa"/>
            <w:vAlign w:val="center"/>
            <w:tcPrChange w:id="5232" w:author="Do Thanh Trung" w:date="2025-07-08T16:58:00Z" w16du:dateUtc="2025-07-08T09:58:00Z">
              <w:tcPr>
                <w:tcW w:w="1248" w:type="dxa"/>
                <w:vAlign w:val="center"/>
              </w:tcPr>
            </w:tcPrChange>
          </w:tcPr>
          <w:p w14:paraId="3CA245DF" w14:textId="33A888E8" w:rsidR="00FC0C8D" w:rsidRPr="00A04FE5" w:rsidRDefault="00FC0C8D" w:rsidP="00FC0C8D">
            <w:pPr>
              <w:jc w:val="left"/>
              <w:rPr>
                <w:ins w:id="5233" w:author="Do Thanh Trung" w:date="2025-07-08T16:53:00Z" w16du:dateUtc="2025-07-08T09:53:00Z"/>
              </w:rPr>
            </w:pPr>
            <w:ins w:id="5234" w:author="Do Thanh Trung" w:date="2025-07-08T16:57:00Z" w16du:dateUtc="2025-07-08T09:57:00Z">
              <w:r>
                <w:t>Number</w:t>
              </w:r>
            </w:ins>
          </w:p>
        </w:tc>
        <w:tc>
          <w:tcPr>
            <w:tcW w:w="952" w:type="dxa"/>
            <w:vAlign w:val="center"/>
            <w:tcPrChange w:id="5235" w:author="Do Thanh Trung" w:date="2025-07-08T16:58:00Z" w16du:dateUtc="2025-07-08T09:58:00Z">
              <w:tcPr>
                <w:tcW w:w="952" w:type="dxa"/>
                <w:vAlign w:val="center"/>
              </w:tcPr>
            </w:tcPrChange>
          </w:tcPr>
          <w:p w14:paraId="385F5C38" w14:textId="6398F689" w:rsidR="00FC0C8D" w:rsidRDefault="00FC0C8D" w:rsidP="00FC0C8D">
            <w:pPr>
              <w:jc w:val="left"/>
              <w:rPr>
                <w:ins w:id="5236" w:author="Do Thanh Trung" w:date="2025-07-08T16:53:00Z" w16du:dateUtc="2025-07-08T09:53:00Z"/>
              </w:rPr>
            </w:pPr>
            <w:ins w:id="5237" w:author="Do Thanh Trung" w:date="2025-07-08T16:57:00Z" w16du:dateUtc="2025-07-08T09:57:00Z">
              <w:r>
                <w:t>X</w:t>
              </w:r>
            </w:ins>
          </w:p>
        </w:tc>
        <w:tc>
          <w:tcPr>
            <w:tcW w:w="1017" w:type="dxa"/>
            <w:vAlign w:val="center"/>
            <w:tcPrChange w:id="5238" w:author="Do Thanh Trung" w:date="2025-07-08T16:58:00Z" w16du:dateUtc="2025-07-08T09:58:00Z">
              <w:tcPr>
                <w:tcW w:w="1017" w:type="dxa"/>
                <w:vAlign w:val="center"/>
              </w:tcPr>
            </w:tcPrChange>
          </w:tcPr>
          <w:p w14:paraId="3D61B2E0" w14:textId="7E36BFD4" w:rsidR="00FC0C8D" w:rsidRDefault="00FC0C8D" w:rsidP="00FC0C8D">
            <w:pPr>
              <w:jc w:val="left"/>
              <w:rPr>
                <w:ins w:id="5239" w:author="Do Thanh Trung" w:date="2025-07-08T16:53:00Z" w16du:dateUtc="2025-07-08T09:53:00Z"/>
              </w:rPr>
            </w:pPr>
            <w:ins w:id="5240" w:author="Do Thanh Trung" w:date="2025-07-08T16:57:00Z" w16du:dateUtc="2025-07-08T09:57:00Z">
              <w:r>
                <w:t>X</w:t>
              </w:r>
            </w:ins>
          </w:p>
        </w:tc>
        <w:tc>
          <w:tcPr>
            <w:tcW w:w="2469" w:type="dxa"/>
            <w:vAlign w:val="center"/>
            <w:tcPrChange w:id="5241" w:author="Do Thanh Trung" w:date="2025-07-08T16:58:00Z" w16du:dateUtc="2025-07-08T09:58:00Z">
              <w:tcPr>
                <w:tcW w:w="2472" w:type="dxa"/>
                <w:vAlign w:val="center"/>
              </w:tcPr>
            </w:tcPrChange>
          </w:tcPr>
          <w:p w14:paraId="4ADAD6B8" w14:textId="77777777" w:rsidR="00FC0C8D" w:rsidRDefault="00FC0C8D" w:rsidP="00FC0C8D">
            <w:pPr>
              <w:pStyle w:val="ListParagraph"/>
              <w:numPr>
                <w:ilvl w:val="0"/>
                <w:numId w:val="9"/>
              </w:numPr>
              <w:ind w:left="366"/>
              <w:jc w:val="left"/>
              <w:rPr>
                <w:ins w:id="5242" w:author="Do Thanh Trung" w:date="2025-07-08T17:16:00Z" w16du:dateUtc="2025-07-08T10:16:00Z"/>
              </w:rPr>
            </w:pPr>
            <w:ins w:id="5243" w:author="Do Thanh Trung" w:date="2025-07-08T17:16:00Z" w16du:dateUtc="2025-07-08T10:16:00Z">
              <w:r>
                <w:t xml:space="preserve">Lãi dự thu Trái phiếu: </w:t>
              </w:r>
              <w:r>
                <w:fldChar w:fldCharType="begin"/>
              </w:r>
              <w:r>
                <w:instrText>HYPERLINK  \l "_Dự_thu_lãi"</w:instrText>
              </w:r>
              <w:r>
                <w:fldChar w:fldCharType="separate"/>
              </w:r>
              <w:r w:rsidRPr="000B28C2">
                <w:rPr>
                  <w:rStyle w:val="Hyperlink"/>
                  <w:kern w:val="2"/>
                  <w14:ligatures w14:val="standardContextual"/>
                </w:rPr>
                <w:t>D</w:t>
              </w:r>
              <w:r w:rsidRPr="000B28C2">
                <w:rPr>
                  <w:rStyle w:val="Hyperlink"/>
                </w:rPr>
                <w:t>ự thu lãi trái phiếu</w:t>
              </w:r>
              <w:r>
                <w:fldChar w:fldCharType="end"/>
              </w:r>
              <w:r>
                <w:t xml:space="preserve"> – [Lãi dự thu]</w:t>
              </w:r>
            </w:ins>
          </w:p>
          <w:p w14:paraId="68180FBE" w14:textId="3F842060" w:rsidR="00FC0C8D" w:rsidRDefault="00FC0C8D">
            <w:pPr>
              <w:pStyle w:val="ListParagraph"/>
              <w:numPr>
                <w:ilvl w:val="0"/>
                <w:numId w:val="9"/>
              </w:numPr>
              <w:ind w:left="366"/>
              <w:jc w:val="left"/>
              <w:rPr>
                <w:ins w:id="5244" w:author="Do Thanh Trung" w:date="2025-07-08T16:53:00Z" w16du:dateUtc="2025-07-08T09:53:00Z"/>
              </w:rPr>
              <w:pPrChange w:id="5245" w:author="Do Thanh Trung" w:date="2025-07-08T17:16:00Z" w16du:dateUtc="2025-07-08T10:16:00Z">
                <w:pPr>
                  <w:jc w:val="left"/>
                </w:pPr>
              </w:pPrChange>
            </w:pPr>
            <w:ins w:id="5246" w:author="Do Thanh Trung" w:date="2025-07-08T17:16:00Z" w16du:dateUtc="2025-07-08T10:16:00Z">
              <w:r w:rsidRPr="00FC0C8D">
                <w:t xml:space="preserve">Lãi dự thu Hợp đồng tiền gửi: </w:t>
              </w:r>
              <w:r w:rsidRPr="00FC0C8D">
                <w:fldChar w:fldCharType="begin"/>
              </w:r>
              <w:r w:rsidRPr="00FC0C8D">
                <w:instrText>HYPERLINK  \l "_Dự_thu_lãi_1"</w:instrText>
              </w:r>
              <w:r w:rsidRPr="00FC0C8D">
                <w:fldChar w:fldCharType="separate"/>
              </w:r>
              <w:r w:rsidRPr="000B28C2">
                <w:rPr>
                  <w:rStyle w:val="Hyperlink"/>
                  <w:kern w:val="2"/>
                  <w14:ligatures w14:val="standardContextual"/>
                </w:rPr>
                <w:t>D</w:t>
              </w:r>
              <w:r w:rsidRPr="00FC0C8D">
                <w:rPr>
                  <w:rStyle w:val="Hyperlink"/>
                </w:rPr>
                <w:t>ự thu lãi HĐTG</w:t>
              </w:r>
              <w:r w:rsidRPr="00FC0C8D">
                <w:fldChar w:fldCharType="end"/>
              </w:r>
              <w:r w:rsidRPr="00FC0C8D">
                <w:t xml:space="preserve"> – [Lãi dự thu]</w:t>
              </w:r>
            </w:ins>
          </w:p>
        </w:tc>
        <w:tc>
          <w:tcPr>
            <w:tcW w:w="5297" w:type="dxa"/>
            <w:vAlign w:val="center"/>
            <w:tcPrChange w:id="5247" w:author="Do Thanh Trung" w:date="2025-07-08T16:58:00Z" w16du:dateUtc="2025-07-08T09:58:00Z">
              <w:tcPr>
                <w:tcW w:w="5304" w:type="dxa"/>
                <w:vAlign w:val="center"/>
              </w:tcPr>
            </w:tcPrChange>
          </w:tcPr>
          <w:p w14:paraId="4BAA3C1E" w14:textId="77777777" w:rsidR="00FC0C8D" w:rsidRDefault="00FC0C8D" w:rsidP="00FC0C8D">
            <w:pPr>
              <w:pStyle w:val="ListParagraph"/>
              <w:numPr>
                <w:ilvl w:val="0"/>
                <w:numId w:val="9"/>
              </w:numPr>
              <w:ind w:left="418"/>
              <w:jc w:val="left"/>
              <w:rPr>
                <w:ins w:id="5248" w:author="Do Thanh Trung" w:date="2025-07-08T17:16:00Z" w16du:dateUtc="2025-07-08T10:16:00Z"/>
              </w:rPr>
            </w:pPr>
            <w:ins w:id="5249" w:author="Do Thanh Trung" w:date="2025-07-08T17:16:00Z" w16du:dateUtc="2025-07-08T10:16:00Z">
              <w:r>
                <w:t>Trường hợp Loại Tài sản = [Cổ phiếu]</w:t>
              </w:r>
            </w:ins>
          </w:p>
          <w:p w14:paraId="5CD1276F" w14:textId="67A93F70" w:rsidR="00FC0C8D" w:rsidRPr="004811CE" w:rsidRDefault="00FC0C8D" w:rsidP="00FC0C8D">
            <w:pPr>
              <w:ind w:left="58"/>
              <w:jc w:val="center"/>
              <w:rPr>
                <w:ins w:id="5250" w:author="Do Thanh Trung" w:date="2025-07-08T17:16:00Z" w16du:dateUtc="2025-07-08T10:16:00Z"/>
              </w:rPr>
            </w:pPr>
            <w:ins w:id="5251" w:author="Do Thanh Trung" w:date="2025-07-08T17:16:00Z" w16du:dateUtc="2025-07-08T10:16:00Z">
              <w:r>
                <w:t>(</w:t>
              </w:r>
            </w:ins>
            <w:ins w:id="5252" w:author="Do Thanh Trung" w:date="2025-07-08T17:17:00Z" w16du:dateUtc="2025-07-08T10:17:00Z">
              <w:r w:rsidR="00A36151">
                <w:t>2</w:t>
              </w:r>
            </w:ins>
            <w:ins w:id="5253" w:author="Do Thanh Trung" w:date="2025-07-08T17:16:00Z" w16du:dateUtc="2025-07-08T10:16:00Z">
              <w:r>
                <w:t>3) = (</w:t>
              </w:r>
            </w:ins>
            <w:ins w:id="5254" w:author="Do Thanh Trung" w:date="2025-07-08T17:17:00Z" w16du:dateUtc="2025-07-08T10:17:00Z">
              <w:r w:rsidR="00A36151">
                <w:t>18</w:t>
              </w:r>
            </w:ins>
            <w:ins w:id="5255" w:author="Do Thanh Trung" w:date="2025-07-08T17:16:00Z" w16du:dateUtc="2025-07-08T10:16:00Z">
              <w:r>
                <w:t>) * (</w:t>
              </w:r>
            </w:ins>
            <w:ins w:id="5256" w:author="Do Thanh Trung" w:date="2025-07-08T17:17:00Z" w16du:dateUtc="2025-07-08T10:17:00Z">
              <w:r w:rsidR="00A36151">
                <w:t>2</w:t>
              </w:r>
            </w:ins>
            <w:ins w:id="5257" w:author="Do Thanh Trung" w:date="2025-07-08T17:16:00Z" w16du:dateUtc="2025-07-08T10:16:00Z">
              <w:r>
                <w:t>2)</w:t>
              </w:r>
            </w:ins>
          </w:p>
          <w:p w14:paraId="5EE2B3AD" w14:textId="77777777" w:rsidR="00FC0C8D" w:rsidRPr="00F36C17" w:rsidRDefault="00FC0C8D" w:rsidP="00FC0C8D">
            <w:pPr>
              <w:pStyle w:val="ListParagraph"/>
              <w:numPr>
                <w:ilvl w:val="0"/>
                <w:numId w:val="9"/>
              </w:numPr>
              <w:ind w:left="418"/>
              <w:jc w:val="left"/>
              <w:rPr>
                <w:ins w:id="5258" w:author="Do Thanh Trung" w:date="2025-07-08T17:16:00Z" w16du:dateUtc="2025-07-08T10:16:00Z"/>
              </w:rPr>
            </w:pPr>
            <w:ins w:id="5259" w:author="Do Thanh Trung" w:date="2025-07-08T17:16:00Z" w16du:dateUtc="2025-07-08T10:16:00Z">
              <w:r>
                <w:t xml:space="preserve">Trường hợp Loại Tài sản = </w:t>
              </w:r>
              <w:r>
                <w:rPr>
                  <w:rFonts w:eastAsiaTheme="minorEastAsia"/>
                </w:rPr>
                <w:t xml:space="preserve">[Trái phiếu], Giá trị hợp lý được tính bằng </w:t>
              </w:r>
              <w:r w:rsidRPr="00F36C17">
                <w:rPr>
                  <w:rFonts w:eastAsiaTheme="minorEastAsia"/>
                  <w:b/>
                  <w:bCs/>
                </w:rPr>
                <w:t>giá trị đầu tư</w:t>
              </w:r>
              <w:r>
                <w:rPr>
                  <w:rFonts w:eastAsiaTheme="minorEastAsia"/>
                </w:rPr>
                <w:t xml:space="preserve"> và phần </w:t>
              </w:r>
              <w:r w:rsidRPr="00F36C17">
                <w:rPr>
                  <w:rFonts w:eastAsiaTheme="minorEastAsia"/>
                  <w:b/>
                  <w:bCs/>
                </w:rPr>
                <w:t>lãi dự thu</w:t>
              </w:r>
              <w:r>
                <w:rPr>
                  <w:rFonts w:eastAsiaTheme="minorEastAsia"/>
                </w:rPr>
                <w:t xml:space="preserve"> nhận được tính đến ngày hiện tại</w:t>
              </w:r>
              <w:r w:rsidRPr="00F36C17">
                <w:rPr>
                  <w:rFonts w:eastAsiaTheme="minorEastAsia"/>
                </w:rPr>
                <w:t xml:space="preserve"> </w:t>
              </w:r>
            </w:ins>
          </w:p>
          <w:p w14:paraId="3A13D255" w14:textId="29EF5BB6" w:rsidR="00FC0C8D" w:rsidRPr="00F36C17" w:rsidRDefault="00FC0C8D" w:rsidP="00FC0C8D">
            <w:pPr>
              <w:ind w:left="58"/>
              <w:jc w:val="center"/>
              <w:rPr>
                <w:ins w:id="5260" w:author="Do Thanh Trung" w:date="2025-07-08T17:16:00Z" w16du:dateUtc="2025-07-08T10:16:00Z"/>
              </w:rPr>
            </w:pPr>
            <w:ins w:id="5261" w:author="Do Thanh Trung" w:date="2025-07-08T17:16:00Z" w16du:dateUtc="2025-07-08T10:16:00Z">
              <w:r>
                <w:t>(</w:t>
              </w:r>
            </w:ins>
            <w:ins w:id="5262" w:author="Do Thanh Trung" w:date="2025-07-08T17:17:00Z" w16du:dateUtc="2025-07-08T10:17:00Z">
              <w:r w:rsidR="00A36151">
                <w:t>23</w:t>
              </w:r>
            </w:ins>
            <w:ins w:id="5263" w:author="Do Thanh Trung" w:date="2025-07-08T17:16:00Z" w16du:dateUtc="2025-07-08T10:16:00Z">
              <w:r>
                <w:t>) = (</w:t>
              </w:r>
            </w:ins>
            <w:ins w:id="5264" w:author="Do Thanh Trung" w:date="2025-07-08T17:18:00Z" w16du:dateUtc="2025-07-08T10:18:00Z">
              <w:r w:rsidR="00A36151">
                <w:t>20</w:t>
              </w:r>
            </w:ins>
            <w:ins w:id="5265" w:author="Do Thanh Trung" w:date="2025-07-08T17:16:00Z" w16du:dateUtc="2025-07-08T10:16:00Z">
              <w:r>
                <w:t>) + Lãi dự thu</w:t>
              </w:r>
            </w:ins>
          </w:p>
          <w:p w14:paraId="2578E298" w14:textId="77777777" w:rsidR="00FC0C8D" w:rsidRPr="00C548E9" w:rsidRDefault="00FC0C8D" w:rsidP="00FC0C8D">
            <w:pPr>
              <w:pStyle w:val="ListParagraph"/>
              <w:numPr>
                <w:ilvl w:val="0"/>
                <w:numId w:val="9"/>
              </w:numPr>
              <w:ind w:left="418"/>
              <w:jc w:val="left"/>
              <w:rPr>
                <w:ins w:id="5266" w:author="Do Thanh Trung" w:date="2025-07-08T17:16:00Z" w16du:dateUtc="2025-07-08T10:16:00Z"/>
              </w:rPr>
            </w:pPr>
            <w:ins w:id="5267" w:author="Do Thanh Trung" w:date="2025-07-08T17:16:00Z" w16du:dateUtc="2025-07-08T10:16:00Z">
              <w:r>
                <w:t xml:space="preserve">Trường hợp Loại Tài sản = [Hợp đồng tiền gửi], </w:t>
              </w:r>
              <w:r>
                <w:rPr>
                  <w:rFonts w:eastAsiaTheme="minorEastAsia"/>
                </w:rPr>
                <w:t xml:space="preserve">Giá trị hợp lý được tính bằng </w:t>
              </w:r>
              <w:r w:rsidRPr="00C548E9">
                <w:rPr>
                  <w:rFonts w:eastAsiaTheme="minorEastAsia"/>
                  <w:b/>
                  <w:bCs/>
                </w:rPr>
                <w:t>giá trị đầu tư</w:t>
              </w:r>
              <w:r>
                <w:rPr>
                  <w:rFonts w:eastAsiaTheme="minorEastAsia"/>
                </w:rPr>
                <w:t xml:space="preserve"> và phần </w:t>
              </w:r>
              <w:r w:rsidRPr="00C548E9">
                <w:rPr>
                  <w:rFonts w:eastAsiaTheme="minorEastAsia"/>
                  <w:b/>
                  <w:bCs/>
                </w:rPr>
                <w:t>lãi dự thu</w:t>
              </w:r>
              <w:r>
                <w:rPr>
                  <w:rFonts w:eastAsiaTheme="minorEastAsia"/>
                </w:rPr>
                <w:t xml:space="preserve"> nhận được tính đến ngày hiện tại</w:t>
              </w:r>
            </w:ins>
          </w:p>
          <w:p w14:paraId="2999A149" w14:textId="1C181563" w:rsidR="00FC0C8D" w:rsidRPr="00C548E9" w:rsidRDefault="00FC0C8D" w:rsidP="00FC0C8D">
            <w:pPr>
              <w:ind w:left="58"/>
              <w:jc w:val="center"/>
              <w:rPr>
                <w:ins w:id="5268" w:author="Do Thanh Trung" w:date="2025-07-08T17:16:00Z" w16du:dateUtc="2025-07-08T10:16:00Z"/>
              </w:rPr>
            </w:pPr>
            <w:ins w:id="5269" w:author="Do Thanh Trung" w:date="2025-07-08T17:16:00Z" w16du:dateUtc="2025-07-08T10:16:00Z">
              <w:r>
                <w:t>(</w:t>
              </w:r>
            </w:ins>
            <w:ins w:id="5270" w:author="Do Thanh Trung" w:date="2025-07-08T17:18:00Z" w16du:dateUtc="2025-07-08T10:18:00Z">
              <w:r w:rsidR="00A36151">
                <w:t>2</w:t>
              </w:r>
            </w:ins>
            <w:ins w:id="5271" w:author="Do Thanh Trung" w:date="2025-07-08T17:16:00Z" w16du:dateUtc="2025-07-08T10:16:00Z">
              <w:r>
                <w:t>3) = (</w:t>
              </w:r>
            </w:ins>
            <w:ins w:id="5272" w:author="Do Thanh Trung" w:date="2025-07-08T17:18:00Z" w16du:dateUtc="2025-07-08T10:18:00Z">
              <w:r w:rsidR="00A36151">
                <w:t>20</w:t>
              </w:r>
            </w:ins>
            <w:ins w:id="5273" w:author="Do Thanh Trung" w:date="2025-07-08T17:16:00Z" w16du:dateUtc="2025-07-08T10:16:00Z">
              <w:r>
                <w:t>) + Lãi dự thu</w:t>
              </w:r>
            </w:ins>
          </w:p>
          <w:p w14:paraId="0370222B" w14:textId="77777777" w:rsidR="00A36151" w:rsidRDefault="00FC0C8D" w:rsidP="00A36151">
            <w:pPr>
              <w:pStyle w:val="ListParagraph"/>
              <w:numPr>
                <w:ilvl w:val="0"/>
                <w:numId w:val="9"/>
              </w:numPr>
              <w:ind w:left="418"/>
              <w:jc w:val="left"/>
              <w:rPr>
                <w:ins w:id="5274" w:author="Do Thanh Trung" w:date="2025-07-08T17:18:00Z" w16du:dateUtc="2025-07-08T10:18:00Z"/>
              </w:rPr>
            </w:pPr>
            <w:ins w:id="5275" w:author="Do Thanh Trung" w:date="2025-07-08T17:16:00Z" w16du:dateUtc="2025-07-08T10:16:00Z">
              <w:r>
                <w:t>Trường hợp Loại Tài sản thuộc các loại tài sản còn lại:</w:t>
              </w:r>
            </w:ins>
          </w:p>
          <w:p w14:paraId="7E20DA17" w14:textId="7F547F4A" w:rsidR="00FC0C8D" w:rsidRPr="00A36151" w:rsidRDefault="00FC0C8D">
            <w:pPr>
              <w:ind w:left="58"/>
              <w:jc w:val="center"/>
              <w:rPr>
                <w:ins w:id="5276" w:author="Do Thanh Trung" w:date="2025-07-08T16:53:00Z" w16du:dateUtc="2025-07-08T09:53:00Z"/>
              </w:rPr>
              <w:pPrChange w:id="5277" w:author="Do Thanh Trung" w:date="2025-07-08T17:18:00Z" w16du:dateUtc="2025-07-08T10:18:00Z">
                <w:pPr>
                  <w:jc w:val="left"/>
                </w:pPr>
              </w:pPrChange>
            </w:pPr>
            <w:ins w:id="5278" w:author="Do Thanh Trung" w:date="2025-07-08T17:16:00Z" w16du:dateUtc="2025-07-08T10:16:00Z">
              <w:r w:rsidRPr="00A36151">
                <w:t>(</w:t>
              </w:r>
            </w:ins>
            <w:ins w:id="5279" w:author="Do Thanh Trung" w:date="2025-07-08T17:18:00Z" w16du:dateUtc="2025-07-08T10:18:00Z">
              <w:r w:rsidR="00A36151">
                <w:t>2</w:t>
              </w:r>
            </w:ins>
            <w:ins w:id="5280" w:author="Do Thanh Trung" w:date="2025-07-08T17:16:00Z" w16du:dateUtc="2025-07-08T10:16:00Z">
              <w:r w:rsidRPr="00A36151">
                <w:t>3) = (</w:t>
              </w:r>
            </w:ins>
            <w:ins w:id="5281" w:author="Do Thanh Trung" w:date="2025-07-08T17:18:00Z" w16du:dateUtc="2025-07-08T10:18:00Z">
              <w:r w:rsidR="00A36151">
                <w:t>2</w:t>
              </w:r>
            </w:ins>
            <w:ins w:id="5282" w:author="Do Thanh Trung" w:date="2025-07-08T17:16:00Z" w16du:dateUtc="2025-07-08T10:16:00Z">
              <w:r w:rsidRPr="00A36151">
                <w:t>1)</w:t>
              </w:r>
            </w:ins>
          </w:p>
        </w:tc>
      </w:tr>
      <w:tr w:rsidR="00FC0C8D" w:rsidRPr="000D37FA" w14:paraId="063B3306" w14:textId="77777777" w:rsidTr="00F938E2">
        <w:trPr>
          <w:ins w:id="5283" w:author="Do Thanh Trung" w:date="2025-07-08T16:53:00Z"/>
        </w:trPr>
        <w:tc>
          <w:tcPr>
            <w:tcW w:w="850" w:type="dxa"/>
            <w:vAlign w:val="center"/>
            <w:tcPrChange w:id="5284" w:author="Do Thanh Trung" w:date="2025-07-08T16:58:00Z" w16du:dateUtc="2025-07-08T09:58:00Z">
              <w:tcPr>
                <w:tcW w:w="851" w:type="dxa"/>
                <w:vAlign w:val="center"/>
              </w:tcPr>
            </w:tcPrChange>
          </w:tcPr>
          <w:p w14:paraId="79C85BAD" w14:textId="4FA5B56A" w:rsidR="00FC0C8D" w:rsidRDefault="00FC0C8D" w:rsidP="00FC0C8D">
            <w:pPr>
              <w:jc w:val="left"/>
              <w:rPr>
                <w:ins w:id="5285" w:author="Do Thanh Trung" w:date="2025-07-08T16:53:00Z" w16du:dateUtc="2025-07-08T09:53:00Z"/>
              </w:rPr>
            </w:pPr>
            <w:ins w:id="5286" w:author="Do Thanh Trung" w:date="2025-07-08T16:54:00Z" w16du:dateUtc="2025-07-08T09:54:00Z">
              <w:r>
                <w:t>24</w:t>
              </w:r>
            </w:ins>
          </w:p>
        </w:tc>
        <w:tc>
          <w:tcPr>
            <w:tcW w:w="1106" w:type="dxa"/>
            <w:vAlign w:val="center"/>
            <w:tcPrChange w:id="5287" w:author="Do Thanh Trung" w:date="2025-07-08T16:58:00Z" w16du:dateUtc="2025-07-08T09:58:00Z">
              <w:tcPr>
                <w:tcW w:w="1106" w:type="dxa"/>
                <w:vAlign w:val="center"/>
              </w:tcPr>
            </w:tcPrChange>
          </w:tcPr>
          <w:p w14:paraId="1671E3B3" w14:textId="70C9A13E" w:rsidR="00FC0C8D" w:rsidRDefault="00FC0C8D" w:rsidP="00FC0C8D">
            <w:pPr>
              <w:jc w:val="left"/>
              <w:rPr>
                <w:ins w:id="5288" w:author="Do Thanh Trung" w:date="2025-07-08T16:53:00Z" w16du:dateUtc="2025-07-08T09:53:00Z"/>
              </w:rPr>
            </w:pPr>
            <w:ins w:id="5289" w:author="Do Thanh Trung" w:date="2025-07-08T16:54:00Z" w16du:dateUtc="2025-07-08T09:54:00Z">
              <w:r>
                <w:t>Tỷ trọng theo thị giá</w:t>
              </w:r>
            </w:ins>
          </w:p>
        </w:tc>
        <w:tc>
          <w:tcPr>
            <w:tcW w:w="1259" w:type="dxa"/>
            <w:vAlign w:val="center"/>
            <w:tcPrChange w:id="5290" w:author="Do Thanh Trung" w:date="2025-07-08T16:58:00Z" w16du:dateUtc="2025-07-08T09:58:00Z">
              <w:tcPr>
                <w:tcW w:w="1248" w:type="dxa"/>
                <w:vAlign w:val="center"/>
              </w:tcPr>
            </w:tcPrChange>
          </w:tcPr>
          <w:p w14:paraId="2A391A94" w14:textId="49F5093C" w:rsidR="00FC0C8D" w:rsidRPr="00A04FE5" w:rsidRDefault="00FC0C8D" w:rsidP="00FC0C8D">
            <w:pPr>
              <w:jc w:val="left"/>
              <w:rPr>
                <w:ins w:id="5291" w:author="Do Thanh Trung" w:date="2025-07-08T16:53:00Z" w16du:dateUtc="2025-07-08T09:53:00Z"/>
              </w:rPr>
            </w:pPr>
            <w:ins w:id="5292" w:author="Do Thanh Trung" w:date="2025-07-08T16:57:00Z" w16du:dateUtc="2025-07-08T09:57:00Z">
              <w:r>
                <w:t>Percentage</w:t>
              </w:r>
            </w:ins>
          </w:p>
        </w:tc>
        <w:tc>
          <w:tcPr>
            <w:tcW w:w="952" w:type="dxa"/>
            <w:vAlign w:val="center"/>
            <w:tcPrChange w:id="5293" w:author="Do Thanh Trung" w:date="2025-07-08T16:58:00Z" w16du:dateUtc="2025-07-08T09:58:00Z">
              <w:tcPr>
                <w:tcW w:w="952" w:type="dxa"/>
                <w:vAlign w:val="center"/>
              </w:tcPr>
            </w:tcPrChange>
          </w:tcPr>
          <w:p w14:paraId="6BBD5D5B" w14:textId="267E681B" w:rsidR="00FC0C8D" w:rsidRDefault="00FC0C8D" w:rsidP="00FC0C8D">
            <w:pPr>
              <w:jc w:val="left"/>
              <w:rPr>
                <w:ins w:id="5294" w:author="Do Thanh Trung" w:date="2025-07-08T16:53:00Z" w16du:dateUtc="2025-07-08T09:53:00Z"/>
              </w:rPr>
            </w:pPr>
            <w:ins w:id="5295" w:author="Do Thanh Trung" w:date="2025-07-08T16:57:00Z" w16du:dateUtc="2025-07-08T09:57:00Z">
              <w:r>
                <w:t>X</w:t>
              </w:r>
            </w:ins>
          </w:p>
        </w:tc>
        <w:tc>
          <w:tcPr>
            <w:tcW w:w="1017" w:type="dxa"/>
            <w:vAlign w:val="center"/>
            <w:tcPrChange w:id="5296" w:author="Do Thanh Trung" w:date="2025-07-08T16:58:00Z" w16du:dateUtc="2025-07-08T09:58:00Z">
              <w:tcPr>
                <w:tcW w:w="1017" w:type="dxa"/>
                <w:vAlign w:val="center"/>
              </w:tcPr>
            </w:tcPrChange>
          </w:tcPr>
          <w:p w14:paraId="5AB351BC" w14:textId="5A6CAA20" w:rsidR="00FC0C8D" w:rsidRDefault="00FC0C8D" w:rsidP="00FC0C8D">
            <w:pPr>
              <w:jc w:val="left"/>
              <w:rPr>
                <w:ins w:id="5297" w:author="Do Thanh Trung" w:date="2025-07-08T16:53:00Z" w16du:dateUtc="2025-07-08T09:53:00Z"/>
              </w:rPr>
            </w:pPr>
            <w:ins w:id="5298" w:author="Do Thanh Trung" w:date="2025-07-08T16:57:00Z" w16du:dateUtc="2025-07-08T09:57:00Z">
              <w:r>
                <w:t>X</w:t>
              </w:r>
            </w:ins>
          </w:p>
        </w:tc>
        <w:tc>
          <w:tcPr>
            <w:tcW w:w="2469" w:type="dxa"/>
            <w:vAlign w:val="center"/>
            <w:tcPrChange w:id="5299" w:author="Do Thanh Trung" w:date="2025-07-08T16:58:00Z" w16du:dateUtc="2025-07-08T09:58:00Z">
              <w:tcPr>
                <w:tcW w:w="2472" w:type="dxa"/>
                <w:vAlign w:val="center"/>
              </w:tcPr>
            </w:tcPrChange>
          </w:tcPr>
          <w:p w14:paraId="2C5385DF" w14:textId="77777777" w:rsidR="00FC0C8D" w:rsidRDefault="00FC0C8D" w:rsidP="00FC0C8D">
            <w:pPr>
              <w:jc w:val="left"/>
              <w:rPr>
                <w:ins w:id="5300" w:author="Do Thanh Trung" w:date="2025-07-08T16:53:00Z" w16du:dateUtc="2025-07-08T09:53:00Z"/>
              </w:rPr>
            </w:pPr>
          </w:p>
        </w:tc>
        <w:tc>
          <w:tcPr>
            <w:tcW w:w="5297" w:type="dxa"/>
            <w:vAlign w:val="center"/>
            <w:tcPrChange w:id="5301" w:author="Do Thanh Trung" w:date="2025-07-08T16:58:00Z" w16du:dateUtc="2025-07-08T09:58:00Z">
              <w:tcPr>
                <w:tcW w:w="5304" w:type="dxa"/>
                <w:vAlign w:val="center"/>
              </w:tcPr>
            </w:tcPrChange>
          </w:tcPr>
          <w:p w14:paraId="31EAF988" w14:textId="6858BDC0" w:rsidR="00A36151" w:rsidRDefault="00A36151" w:rsidP="00A36151">
            <w:pPr>
              <w:jc w:val="left"/>
              <w:rPr>
                <w:ins w:id="5302" w:author="Do Thanh Trung" w:date="2025-07-08T17:18:00Z" w16du:dateUtc="2025-07-08T10:18:00Z"/>
              </w:rPr>
            </w:pPr>
            <w:ins w:id="5303" w:author="Do Thanh Trung" w:date="2025-07-08T17:18:00Z" w16du:dateUtc="2025-07-08T10:18:00Z">
              <w:r>
                <w:t>Tỷ trọng đầu tư của Mã Tài sản theo Thị giá, tính trên NAV của Tài khoản Quỹ</w:t>
              </w:r>
            </w:ins>
          </w:p>
          <w:p w14:paraId="1B43770F" w14:textId="279F5DED" w:rsidR="00FC0C8D" w:rsidRPr="000D37FA" w:rsidRDefault="00A36151">
            <w:pPr>
              <w:jc w:val="center"/>
              <w:rPr>
                <w:ins w:id="5304" w:author="Do Thanh Trung" w:date="2025-07-08T16:53:00Z" w16du:dateUtc="2025-07-08T09:53:00Z"/>
              </w:rPr>
              <w:pPrChange w:id="5305" w:author="Do Thanh Trung" w:date="2025-07-08T17:18:00Z" w16du:dateUtc="2025-07-08T10:18:00Z">
                <w:pPr>
                  <w:jc w:val="left"/>
                </w:pPr>
              </w:pPrChange>
            </w:pPr>
            <w:ins w:id="5306" w:author="Do Thanh Trung" w:date="2025-07-08T17:18:00Z" w16du:dateUtc="2025-07-08T10:18:00Z">
              <w:r>
                <w:t>(24) = (23) / (4)</w:t>
              </w:r>
            </w:ins>
          </w:p>
        </w:tc>
      </w:tr>
      <w:tr w:rsidR="00FC0C8D" w:rsidRPr="000D37FA" w14:paraId="6B14A8BA" w14:textId="77777777" w:rsidTr="00D702A1">
        <w:trPr>
          <w:ins w:id="5307" w:author="Do Thanh Trung" w:date="2025-07-08T16:53:00Z"/>
        </w:trPr>
        <w:tc>
          <w:tcPr>
            <w:tcW w:w="12950" w:type="dxa"/>
            <w:gridSpan w:val="7"/>
            <w:vAlign w:val="center"/>
          </w:tcPr>
          <w:p w14:paraId="7BA1039D" w14:textId="5A9CC9CB" w:rsidR="00FC0C8D" w:rsidRPr="001E07F7" w:rsidRDefault="00FC0C8D" w:rsidP="00FC0C8D">
            <w:pPr>
              <w:jc w:val="left"/>
              <w:rPr>
                <w:ins w:id="5308" w:author="Do Thanh Trung" w:date="2025-07-08T16:53:00Z" w16du:dateUtc="2025-07-08T09:53:00Z"/>
                <w:b/>
                <w:bCs/>
                <w:rPrChange w:id="5309" w:author="Do Thanh Trung" w:date="2025-07-08T17:00:00Z" w16du:dateUtc="2025-07-08T10:00:00Z">
                  <w:rPr>
                    <w:ins w:id="5310" w:author="Do Thanh Trung" w:date="2025-07-08T16:53:00Z" w16du:dateUtc="2025-07-08T09:53:00Z"/>
                  </w:rPr>
                </w:rPrChange>
              </w:rPr>
            </w:pPr>
            <w:ins w:id="5311" w:author="Do Thanh Trung" w:date="2025-07-08T16:56:00Z" w16du:dateUtc="2025-07-08T09:56:00Z">
              <w:r w:rsidRPr="001E07F7">
                <w:rPr>
                  <w:b/>
                  <w:bCs/>
                  <w:rPrChange w:id="5312" w:author="Do Thanh Trung" w:date="2025-07-08T17:00:00Z" w16du:dateUtc="2025-07-08T10:00:00Z">
                    <w:rPr/>
                  </w:rPrChange>
                </w:rPr>
                <w:t xml:space="preserve">Kiểm soát tỷ lệ </w:t>
              </w:r>
            </w:ins>
            <w:ins w:id="5313" w:author="Do Thanh Trung" w:date="2025-07-08T16:57:00Z" w16du:dateUtc="2025-07-08T09:57:00Z">
              <w:r w:rsidRPr="001E07F7">
                <w:rPr>
                  <w:b/>
                  <w:bCs/>
                  <w:rPrChange w:id="5314" w:author="Do Thanh Trung" w:date="2025-07-08T17:00:00Z" w16du:dateUtc="2025-07-08T10:00:00Z">
                    <w:rPr/>
                  </w:rPrChange>
                </w:rPr>
                <w:t>danh mục</w:t>
              </w:r>
            </w:ins>
          </w:p>
        </w:tc>
      </w:tr>
      <w:tr w:rsidR="00FC0C8D" w:rsidRPr="000D37FA" w14:paraId="762057F3" w14:textId="77777777" w:rsidTr="00F938E2">
        <w:trPr>
          <w:ins w:id="5315" w:author="Do Thanh Trung" w:date="2025-07-08T16:54:00Z"/>
        </w:trPr>
        <w:tc>
          <w:tcPr>
            <w:tcW w:w="850" w:type="dxa"/>
            <w:vAlign w:val="center"/>
            <w:tcPrChange w:id="5316" w:author="Do Thanh Trung" w:date="2025-07-08T16:58:00Z" w16du:dateUtc="2025-07-08T09:58:00Z">
              <w:tcPr>
                <w:tcW w:w="851" w:type="dxa"/>
                <w:vAlign w:val="center"/>
              </w:tcPr>
            </w:tcPrChange>
          </w:tcPr>
          <w:p w14:paraId="0250460B" w14:textId="314115FD" w:rsidR="00FC0C8D" w:rsidRDefault="00FC0C8D" w:rsidP="00FC0C8D">
            <w:pPr>
              <w:jc w:val="left"/>
              <w:rPr>
                <w:ins w:id="5317" w:author="Do Thanh Trung" w:date="2025-07-08T16:54:00Z" w16du:dateUtc="2025-07-08T09:54:00Z"/>
              </w:rPr>
            </w:pPr>
            <w:ins w:id="5318" w:author="Do Thanh Trung" w:date="2025-07-08T16:56:00Z" w16du:dateUtc="2025-07-08T09:56:00Z">
              <w:r>
                <w:t>25</w:t>
              </w:r>
            </w:ins>
          </w:p>
        </w:tc>
        <w:tc>
          <w:tcPr>
            <w:tcW w:w="1106" w:type="dxa"/>
            <w:vAlign w:val="center"/>
            <w:tcPrChange w:id="5319" w:author="Do Thanh Trung" w:date="2025-07-08T16:58:00Z" w16du:dateUtc="2025-07-08T09:58:00Z">
              <w:tcPr>
                <w:tcW w:w="1106" w:type="dxa"/>
                <w:vAlign w:val="center"/>
              </w:tcPr>
            </w:tcPrChange>
          </w:tcPr>
          <w:p w14:paraId="5C9BC6CC" w14:textId="26E5C3AD" w:rsidR="00FC0C8D" w:rsidRDefault="00FC0C8D" w:rsidP="00FC0C8D">
            <w:pPr>
              <w:jc w:val="left"/>
              <w:rPr>
                <w:ins w:id="5320" w:author="Do Thanh Trung" w:date="2025-07-08T16:54:00Z" w16du:dateUtc="2025-07-08T09:54:00Z"/>
              </w:rPr>
            </w:pPr>
            <w:ins w:id="5321" w:author="Do Thanh Trung" w:date="2025-07-08T16:56:00Z" w16du:dateUtc="2025-07-08T09:56:00Z">
              <w:r>
                <w:t>Tỷ trọng kế hoạch</w:t>
              </w:r>
            </w:ins>
          </w:p>
        </w:tc>
        <w:tc>
          <w:tcPr>
            <w:tcW w:w="1259" w:type="dxa"/>
            <w:vAlign w:val="center"/>
            <w:tcPrChange w:id="5322" w:author="Do Thanh Trung" w:date="2025-07-08T16:58:00Z" w16du:dateUtc="2025-07-08T09:58:00Z">
              <w:tcPr>
                <w:tcW w:w="1248" w:type="dxa"/>
                <w:vAlign w:val="center"/>
              </w:tcPr>
            </w:tcPrChange>
          </w:tcPr>
          <w:p w14:paraId="5F265FCB" w14:textId="0BE17CBB" w:rsidR="00FC0C8D" w:rsidRPr="00A04FE5" w:rsidRDefault="00FC0C8D" w:rsidP="00FC0C8D">
            <w:pPr>
              <w:jc w:val="left"/>
              <w:rPr>
                <w:ins w:id="5323" w:author="Do Thanh Trung" w:date="2025-07-08T16:54:00Z" w16du:dateUtc="2025-07-08T09:54:00Z"/>
              </w:rPr>
            </w:pPr>
            <w:ins w:id="5324" w:author="Do Thanh Trung" w:date="2025-07-08T16:57:00Z" w16du:dateUtc="2025-07-08T09:57:00Z">
              <w:r>
                <w:t>Percentage</w:t>
              </w:r>
            </w:ins>
          </w:p>
        </w:tc>
        <w:tc>
          <w:tcPr>
            <w:tcW w:w="952" w:type="dxa"/>
            <w:vAlign w:val="center"/>
            <w:tcPrChange w:id="5325" w:author="Do Thanh Trung" w:date="2025-07-08T16:58:00Z" w16du:dateUtc="2025-07-08T09:58:00Z">
              <w:tcPr>
                <w:tcW w:w="952" w:type="dxa"/>
                <w:vAlign w:val="center"/>
              </w:tcPr>
            </w:tcPrChange>
          </w:tcPr>
          <w:p w14:paraId="5E35DDDD" w14:textId="2E56B6A2" w:rsidR="00FC0C8D" w:rsidRDefault="00A36151" w:rsidP="00FC0C8D">
            <w:pPr>
              <w:jc w:val="left"/>
              <w:rPr>
                <w:ins w:id="5326" w:author="Do Thanh Trung" w:date="2025-07-08T16:54:00Z" w16du:dateUtc="2025-07-08T09:54:00Z"/>
              </w:rPr>
            </w:pPr>
            <w:ins w:id="5327" w:author="Do Thanh Trung" w:date="2025-07-08T17:18:00Z" w16du:dateUtc="2025-07-08T10:18:00Z">
              <w:r>
                <w:t>X</w:t>
              </w:r>
            </w:ins>
          </w:p>
        </w:tc>
        <w:tc>
          <w:tcPr>
            <w:tcW w:w="1017" w:type="dxa"/>
            <w:vAlign w:val="center"/>
            <w:tcPrChange w:id="5328" w:author="Do Thanh Trung" w:date="2025-07-08T16:58:00Z" w16du:dateUtc="2025-07-08T09:58:00Z">
              <w:tcPr>
                <w:tcW w:w="1017" w:type="dxa"/>
                <w:vAlign w:val="center"/>
              </w:tcPr>
            </w:tcPrChange>
          </w:tcPr>
          <w:p w14:paraId="538D4F6F" w14:textId="15A3575B" w:rsidR="00FC0C8D" w:rsidRDefault="00A36151" w:rsidP="00FC0C8D">
            <w:pPr>
              <w:jc w:val="left"/>
              <w:rPr>
                <w:ins w:id="5329" w:author="Do Thanh Trung" w:date="2025-07-08T16:54:00Z" w16du:dateUtc="2025-07-08T09:54:00Z"/>
              </w:rPr>
            </w:pPr>
            <w:ins w:id="5330" w:author="Do Thanh Trung" w:date="2025-07-08T17:18:00Z" w16du:dateUtc="2025-07-08T10:18:00Z">
              <w:r>
                <w:t>X</w:t>
              </w:r>
            </w:ins>
          </w:p>
        </w:tc>
        <w:tc>
          <w:tcPr>
            <w:tcW w:w="2469" w:type="dxa"/>
            <w:vAlign w:val="center"/>
            <w:tcPrChange w:id="5331" w:author="Do Thanh Trung" w:date="2025-07-08T16:58:00Z" w16du:dateUtc="2025-07-08T09:58:00Z">
              <w:tcPr>
                <w:tcW w:w="2472" w:type="dxa"/>
                <w:vAlign w:val="center"/>
              </w:tcPr>
            </w:tcPrChange>
          </w:tcPr>
          <w:p w14:paraId="6F2D4198" w14:textId="3450F851" w:rsidR="00FC0C8D" w:rsidRDefault="00A36151" w:rsidP="00FC0C8D">
            <w:pPr>
              <w:jc w:val="left"/>
              <w:rPr>
                <w:ins w:id="5332" w:author="Do Thanh Trung" w:date="2025-07-08T16:54:00Z" w16du:dateUtc="2025-07-08T09:54:00Z"/>
              </w:rPr>
            </w:pPr>
            <w:ins w:id="5333" w:author="Do Thanh Trung" w:date="2025-07-08T17:19:00Z" w16du:dateUtc="2025-07-08T10:19:00Z">
              <w:r>
                <w:t>Danh mục đầu tư – [Tỷ lệ mua tối đa]</w:t>
              </w:r>
            </w:ins>
          </w:p>
        </w:tc>
        <w:tc>
          <w:tcPr>
            <w:tcW w:w="5297" w:type="dxa"/>
            <w:vAlign w:val="center"/>
            <w:tcPrChange w:id="5334" w:author="Do Thanh Trung" w:date="2025-07-08T16:58:00Z" w16du:dateUtc="2025-07-08T09:58:00Z">
              <w:tcPr>
                <w:tcW w:w="5304" w:type="dxa"/>
                <w:vAlign w:val="center"/>
              </w:tcPr>
            </w:tcPrChange>
          </w:tcPr>
          <w:p w14:paraId="363A501E" w14:textId="3FE3195A" w:rsidR="00FC0C8D" w:rsidRPr="000D37FA" w:rsidRDefault="002F2033" w:rsidP="00FC0C8D">
            <w:pPr>
              <w:jc w:val="left"/>
              <w:rPr>
                <w:ins w:id="5335" w:author="Do Thanh Trung" w:date="2025-07-08T16:54:00Z" w16du:dateUtc="2025-07-08T09:54:00Z"/>
              </w:rPr>
            </w:pPr>
            <w:ins w:id="5336" w:author="Do Thanh Trung" w:date="2025-07-08T17:19:00Z" w16du:dateUtc="2025-07-08T10:19:00Z">
              <w:r>
                <w:t>Tỷ trọng nắm giữ tối đa theo kế hoạch đã cài đặt</w:t>
              </w:r>
            </w:ins>
          </w:p>
        </w:tc>
      </w:tr>
      <w:tr w:rsidR="00FC0C8D" w:rsidRPr="000D37FA" w14:paraId="789C6182" w14:textId="77777777" w:rsidTr="00F938E2">
        <w:trPr>
          <w:ins w:id="5337" w:author="Do Thanh Trung" w:date="2025-07-08T16:54:00Z"/>
        </w:trPr>
        <w:tc>
          <w:tcPr>
            <w:tcW w:w="850" w:type="dxa"/>
            <w:vAlign w:val="center"/>
            <w:tcPrChange w:id="5338" w:author="Do Thanh Trung" w:date="2025-07-08T16:58:00Z" w16du:dateUtc="2025-07-08T09:58:00Z">
              <w:tcPr>
                <w:tcW w:w="851" w:type="dxa"/>
                <w:vAlign w:val="center"/>
              </w:tcPr>
            </w:tcPrChange>
          </w:tcPr>
          <w:p w14:paraId="26E79AB3" w14:textId="733DD7DB" w:rsidR="00FC0C8D" w:rsidRDefault="00FC0C8D" w:rsidP="00FC0C8D">
            <w:pPr>
              <w:jc w:val="left"/>
              <w:rPr>
                <w:ins w:id="5339" w:author="Do Thanh Trung" w:date="2025-07-08T16:54:00Z" w16du:dateUtc="2025-07-08T09:54:00Z"/>
              </w:rPr>
            </w:pPr>
            <w:ins w:id="5340" w:author="Do Thanh Trung" w:date="2025-07-08T16:56:00Z" w16du:dateUtc="2025-07-08T09:56:00Z">
              <w:r>
                <w:t>26</w:t>
              </w:r>
            </w:ins>
          </w:p>
        </w:tc>
        <w:tc>
          <w:tcPr>
            <w:tcW w:w="1106" w:type="dxa"/>
            <w:vAlign w:val="center"/>
            <w:tcPrChange w:id="5341" w:author="Do Thanh Trung" w:date="2025-07-08T16:58:00Z" w16du:dateUtc="2025-07-08T09:58:00Z">
              <w:tcPr>
                <w:tcW w:w="1106" w:type="dxa"/>
                <w:vAlign w:val="center"/>
              </w:tcPr>
            </w:tcPrChange>
          </w:tcPr>
          <w:p w14:paraId="1E26950E" w14:textId="1A922852" w:rsidR="00FC0C8D" w:rsidRDefault="00FC0C8D" w:rsidP="00FC0C8D">
            <w:pPr>
              <w:jc w:val="left"/>
              <w:rPr>
                <w:ins w:id="5342" w:author="Do Thanh Trung" w:date="2025-07-08T16:54:00Z" w16du:dateUtc="2025-07-08T09:54:00Z"/>
              </w:rPr>
            </w:pPr>
            <w:ins w:id="5343" w:author="Do Thanh Trung" w:date="2025-07-08T16:58:00Z" w16du:dateUtc="2025-07-08T09:58:00Z">
              <w:r>
                <w:t xml:space="preserve">Kiểm soát tỷ lệ </w:t>
              </w:r>
              <w:r>
                <w:lastRenderedPageBreak/>
                <w:t>do giao dịch</w:t>
              </w:r>
            </w:ins>
          </w:p>
        </w:tc>
        <w:tc>
          <w:tcPr>
            <w:tcW w:w="1259" w:type="dxa"/>
            <w:vAlign w:val="center"/>
            <w:tcPrChange w:id="5344" w:author="Do Thanh Trung" w:date="2025-07-08T16:58:00Z" w16du:dateUtc="2025-07-08T09:58:00Z">
              <w:tcPr>
                <w:tcW w:w="1248" w:type="dxa"/>
                <w:vAlign w:val="center"/>
              </w:tcPr>
            </w:tcPrChange>
          </w:tcPr>
          <w:p w14:paraId="4930F8C3" w14:textId="2C5B42B7" w:rsidR="00FC0C8D" w:rsidRPr="00A04FE5" w:rsidRDefault="00FC0C8D" w:rsidP="00FC0C8D">
            <w:pPr>
              <w:jc w:val="left"/>
              <w:rPr>
                <w:ins w:id="5345" w:author="Do Thanh Trung" w:date="2025-07-08T16:54:00Z" w16du:dateUtc="2025-07-08T09:54:00Z"/>
              </w:rPr>
            </w:pPr>
            <w:ins w:id="5346" w:author="Do Thanh Trung" w:date="2025-07-08T16:59:00Z" w16du:dateUtc="2025-07-08T09:59:00Z">
              <w:r>
                <w:lastRenderedPageBreak/>
                <w:t>Text</w:t>
              </w:r>
            </w:ins>
          </w:p>
        </w:tc>
        <w:tc>
          <w:tcPr>
            <w:tcW w:w="952" w:type="dxa"/>
            <w:vAlign w:val="center"/>
            <w:tcPrChange w:id="5347" w:author="Do Thanh Trung" w:date="2025-07-08T16:58:00Z" w16du:dateUtc="2025-07-08T09:58:00Z">
              <w:tcPr>
                <w:tcW w:w="952" w:type="dxa"/>
                <w:vAlign w:val="center"/>
              </w:tcPr>
            </w:tcPrChange>
          </w:tcPr>
          <w:p w14:paraId="76C43BA6" w14:textId="45E6AC86" w:rsidR="00FC0C8D" w:rsidRDefault="00FC0C8D" w:rsidP="00FC0C8D">
            <w:pPr>
              <w:jc w:val="left"/>
              <w:rPr>
                <w:ins w:id="5348" w:author="Do Thanh Trung" w:date="2025-07-08T16:54:00Z" w16du:dateUtc="2025-07-08T09:54:00Z"/>
              </w:rPr>
            </w:pPr>
            <w:ins w:id="5349" w:author="Do Thanh Trung" w:date="2025-07-08T16:59:00Z" w16du:dateUtc="2025-07-08T09:59:00Z">
              <w:r>
                <w:t>X</w:t>
              </w:r>
            </w:ins>
          </w:p>
        </w:tc>
        <w:tc>
          <w:tcPr>
            <w:tcW w:w="1017" w:type="dxa"/>
            <w:vAlign w:val="center"/>
            <w:tcPrChange w:id="5350" w:author="Do Thanh Trung" w:date="2025-07-08T16:58:00Z" w16du:dateUtc="2025-07-08T09:58:00Z">
              <w:tcPr>
                <w:tcW w:w="1017" w:type="dxa"/>
                <w:vAlign w:val="center"/>
              </w:tcPr>
            </w:tcPrChange>
          </w:tcPr>
          <w:p w14:paraId="6131398D" w14:textId="3E855D33" w:rsidR="00FC0C8D" w:rsidRDefault="00FC0C8D" w:rsidP="00FC0C8D">
            <w:pPr>
              <w:jc w:val="left"/>
              <w:rPr>
                <w:ins w:id="5351" w:author="Do Thanh Trung" w:date="2025-07-08T16:54:00Z" w16du:dateUtc="2025-07-08T09:54:00Z"/>
              </w:rPr>
            </w:pPr>
            <w:ins w:id="5352" w:author="Do Thanh Trung" w:date="2025-07-08T16:59:00Z" w16du:dateUtc="2025-07-08T09:59:00Z">
              <w:r>
                <w:t>X</w:t>
              </w:r>
            </w:ins>
          </w:p>
        </w:tc>
        <w:tc>
          <w:tcPr>
            <w:tcW w:w="2469" w:type="dxa"/>
            <w:vAlign w:val="center"/>
            <w:tcPrChange w:id="5353" w:author="Do Thanh Trung" w:date="2025-07-08T16:58:00Z" w16du:dateUtc="2025-07-08T09:58:00Z">
              <w:tcPr>
                <w:tcW w:w="2472" w:type="dxa"/>
                <w:vAlign w:val="center"/>
              </w:tcPr>
            </w:tcPrChange>
          </w:tcPr>
          <w:p w14:paraId="3879C5F1" w14:textId="77777777" w:rsidR="00FC0C8D" w:rsidRDefault="00FC0C8D" w:rsidP="00FC0C8D">
            <w:pPr>
              <w:jc w:val="left"/>
              <w:rPr>
                <w:ins w:id="5354" w:author="Do Thanh Trung" w:date="2025-07-08T16:54:00Z" w16du:dateUtc="2025-07-08T09:54:00Z"/>
              </w:rPr>
            </w:pPr>
          </w:p>
        </w:tc>
        <w:tc>
          <w:tcPr>
            <w:tcW w:w="5297" w:type="dxa"/>
            <w:vAlign w:val="center"/>
            <w:tcPrChange w:id="5355" w:author="Do Thanh Trung" w:date="2025-07-08T16:58:00Z" w16du:dateUtc="2025-07-08T09:58:00Z">
              <w:tcPr>
                <w:tcW w:w="5304" w:type="dxa"/>
                <w:vAlign w:val="center"/>
              </w:tcPr>
            </w:tcPrChange>
          </w:tcPr>
          <w:p w14:paraId="13C34712" w14:textId="77777777" w:rsidR="00FC0C8D" w:rsidRDefault="002F2033" w:rsidP="002F2033">
            <w:pPr>
              <w:jc w:val="left"/>
              <w:rPr>
                <w:ins w:id="5356" w:author="Do Thanh Trung" w:date="2025-07-08T17:20:00Z" w16du:dateUtc="2025-07-08T10:20:00Z"/>
              </w:rPr>
            </w:pPr>
            <w:ins w:id="5357" w:author="Do Thanh Trung" w:date="2025-07-08T17:20:00Z" w16du:dateUtc="2025-07-08T10:20:00Z">
              <w:r>
                <w:t>Trạng thái tài sản khi so sánh tỷ trọng theo giá vốn và tỷ trọng nắm giữ tối đa</w:t>
              </w:r>
            </w:ins>
          </w:p>
          <w:p w14:paraId="502B30CC" w14:textId="77777777" w:rsidR="002F2033" w:rsidRDefault="002F2033" w:rsidP="002F2033">
            <w:pPr>
              <w:pStyle w:val="ListParagraph"/>
              <w:numPr>
                <w:ilvl w:val="0"/>
                <w:numId w:val="9"/>
              </w:numPr>
              <w:jc w:val="left"/>
              <w:rPr>
                <w:ins w:id="5358" w:author="Do Thanh Trung" w:date="2025-07-08T17:20:00Z" w16du:dateUtc="2025-07-08T10:20:00Z"/>
              </w:rPr>
            </w:pPr>
            <w:ins w:id="5359" w:author="Do Thanh Trung" w:date="2025-07-08T17:20:00Z" w16du:dateUtc="2025-07-08T10:20:00Z">
              <w:r>
                <w:lastRenderedPageBreak/>
                <w:t>Nếu (21) &gt; (25): Vi phạm</w:t>
              </w:r>
            </w:ins>
          </w:p>
          <w:p w14:paraId="32AB81B9" w14:textId="7B2EBBCB" w:rsidR="002F2033" w:rsidRPr="002F2033" w:rsidRDefault="002F2033">
            <w:pPr>
              <w:pStyle w:val="ListParagraph"/>
              <w:numPr>
                <w:ilvl w:val="0"/>
                <w:numId w:val="9"/>
              </w:numPr>
              <w:jc w:val="left"/>
              <w:rPr>
                <w:ins w:id="5360" w:author="Do Thanh Trung" w:date="2025-07-08T16:54:00Z" w16du:dateUtc="2025-07-08T09:54:00Z"/>
              </w:rPr>
              <w:pPrChange w:id="5361" w:author="Do Thanh Trung" w:date="2025-07-08T17:20:00Z" w16du:dateUtc="2025-07-08T10:20:00Z">
                <w:pPr>
                  <w:jc w:val="left"/>
                </w:pPr>
              </w:pPrChange>
            </w:pPr>
            <w:ins w:id="5362" w:author="Do Thanh Trung" w:date="2025-07-08T17:20:00Z" w16du:dateUtc="2025-07-08T10:20:00Z">
              <w:r>
                <w:t xml:space="preserve">Nếu (21) </w:t>
              </w:r>
            </w:ins>
            <m:oMath>
              <m:r>
                <w:ins w:id="5363" w:author="Do Thanh Trung" w:date="2025-07-08T17:20:00Z" w16du:dateUtc="2025-07-08T10:20:00Z">
                  <w:rPr>
                    <w:rFonts w:ascii="Cambria Math" w:hAnsi="Cambria Math"/>
                  </w:rPr>
                  <m:t>≤</m:t>
                </w:ins>
              </m:r>
            </m:oMath>
            <w:ins w:id="5364" w:author="Do Thanh Trung" w:date="2025-07-08T17:20:00Z" w16du:dateUtc="2025-07-08T10:20:00Z">
              <w:r>
                <w:rPr>
                  <w:rFonts w:eastAsiaTheme="minorEastAsia"/>
                </w:rPr>
                <w:t xml:space="preserve"> (25): Hợp </w:t>
              </w:r>
            </w:ins>
            <w:ins w:id="5365" w:author="Do Thanh Trung" w:date="2025-07-08T17:21:00Z" w16du:dateUtc="2025-07-08T10:21:00Z">
              <w:r>
                <w:rPr>
                  <w:rFonts w:eastAsiaTheme="minorEastAsia"/>
                </w:rPr>
                <w:t>lệ</w:t>
              </w:r>
            </w:ins>
          </w:p>
        </w:tc>
      </w:tr>
      <w:tr w:rsidR="00FC0C8D" w:rsidRPr="000D37FA" w14:paraId="1CC0046C" w14:textId="77777777" w:rsidTr="00F938E2">
        <w:trPr>
          <w:ins w:id="5366" w:author="Do Thanh Trung" w:date="2025-07-08T16:56:00Z"/>
        </w:trPr>
        <w:tc>
          <w:tcPr>
            <w:tcW w:w="850" w:type="dxa"/>
            <w:vAlign w:val="center"/>
            <w:tcPrChange w:id="5367" w:author="Do Thanh Trung" w:date="2025-07-08T16:58:00Z" w16du:dateUtc="2025-07-08T09:58:00Z">
              <w:tcPr>
                <w:tcW w:w="851" w:type="dxa"/>
                <w:vAlign w:val="center"/>
              </w:tcPr>
            </w:tcPrChange>
          </w:tcPr>
          <w:p w14:paraId="3142C8FD" w14:textId="1C383002" w:rsidR="00FC0C8D" w:rsidRDefault="00FC0C8D" w:rsidP="00FC0C8D">
            <w:pPr>
              <w:jc w:val="left"/>
              <w:rPr>
                <w:ins w:id="5368" w:author="Do Thanh Trung" w:date="2025-07-08T16:56:00Z" w16du:dateUtc="2025-07-08T09:56:00Z"/>
              </w:rPr>
            </w:pPr>
            <w:ins w:id="5369" w:author="Do Thanh Trung" w:date="2025-07-08T16:56:00Z" w16du:dateUtc="2025-07-08T09:56:00Z">
              <w:r>
                <w:lastRenderedPageBreak/>
                <w:t>28</w:t>
              </w:r>
            </w:ins>
          </w:p>
        </w:tc>
        <w:tc>
          <w:tcPr>
            <w:tcW w:w="1106" w:type="dxa"/>
            <w:vAlign w:val="center"/>
            <w:tcPrChange w:id="5370" w:author="Do Thanh Trung" w:date="2025-07-08T16:58:00Z" w16du:dateUtc="2025-07-08T09:58:00Z">
              <w:tcPr>
                <w:tcW w:w="1106" w:type="dxa"/>
                <w:vAlign w:val="center"/>
              </w:tcPr>
            </w:tcPrChange>
          </w:tcPr>
          <w:p w14:paraId="6A25671A" w14:textId="1BB6D5FB" w:rsidR="00FC0C8D" w:rsidRDefault="00FC0C8D" w:rsidP="00FC0C8D">
            <w:pPr>
              <w:jc w:val="left"/>
              <w:rPr>
                <w:ins w:id="5371" w:author="Do Thanh Trung" w:date="2025-07-08T16:56:00Z" w16du:dateUtc="2025-07-08T09:56:00Z"/>
              </w:rPr>
            </w:pPr>
            <w:ins w:id="5372" w:author="Do Thanh Trung" w:date="2025-07-08T16:58:00Z" w16du:dateUtc="2025-07-08T09:58:00Z">
              <w:r>
                <w:t>Kiểm soát tỷ lệ do biến động giá</w:t>
              </w:r>
            </w:ins>
          </w:p>
        </w:tc>
        <w:tc>
          <w:tcPr>
            <w:tcW w:w="1259" w:type="dxa"/>
            <w:vAlign w:val="center"/>
            <w:tcPrChange w:id="5373" w:author="Do Thanh Trung" w:date="2025-07-08T16:58:00Z" w16du:dateUtc="2025-07-08T09:58:00Z">
              <w:tcPr>
                <w:tcW w:w="1248" w:type="dxa"/>
                <w:vAlign w:val="center"/>
              </w:tcPr>
            </w:tcPrChange>
          </w:tcPr>
          <w:p w14:paraId="37F13E71" w14:textId="4C39E2A2" w:rsidR="00FC0C8D" w:rsidRPr="00A04FE5" w:rsidRDefault="00FC0C8D" w:rsidP="00FC0C8D">
            <w:pPr>
              <w:jc w:val="left"/>
              <w:rPr>
                <w:ins w:id="5374" w:author="Do Thanh Trung" w:date="2025-07-08T16:56:00Z" w16du:dateUtc="2025-07-08T09:56:00Z"/>
              </w:rPr>
            </w:pPr>
            <w:ins w:id="5375" w:author="Do Thanh Trung" w:date="2025-07-08T16:59:00Z" w16du:dateUtc="2025-07-08T09:59:00Z">
              <w:r>
                <w:t>Text</w:t>
              </w:r>
            </w:ins>
          </w:p>
        </w:tc>
        <w:tc>
          <w:tcPr>
            <w:tcW w:w="952" w:type="dxa"/>
            <w:vAlign w:val="center"/>
            <w:tcPrChange w:id="5376" w:author="Do Thanh Trung" w:date="2025-07-08T16:58:00Z" w16du:dateUtc="2025-07-08T09:58:00Z">
              <w:tcPr>
                <w:tcW w:w="952" w:type="dxa"/>
                <w:vAlign w:val="center"/>
              </w:tcPr>
            </w:tcPrChange>
          </w:tcPr>
          <w:p w14:paraId="3CF54167" w14:textId="51B69FA7" w:rsidR="00FC0C8D" w:rsidRDefault="00FC0C8D" w:rsidP="00FC0C8D">
            <w:pPr>
              <w:jc w:val="left"/>
              <w:rPr>
                <w:ins w:id="5377" w:author="Do Thanh Trung" w:date="2025-07-08T16:56:00Z" w16du:dateUtc="2025-07-08T09:56:00Z"/>
              </w:rPr>
            </w:pPr>
            <w:ins w:id="5378" w:author="Do Thanh Trung" w:date="2025-07-08T16:59:00Z" w16du:dateUtc="2025-07-08T09:59:00Z">
              <w:r>
                <w:t>X</w:t>
              </w:r>
            </w:ins>
          </w:p>
        </w:tc>
        <w:tc>
          <w:tcPr>
            <w:tcW w:w="1017" w:type="dxa"/>
            <w:vAlign w:val="center"/>
            <w:tcPrChange w:id="5379" w:author="Do Thanh Trung" w:date="2025-07-08T16:58:00Z" w16du:dateUtc="2025-07-08T09:58:00Z">
              <w:tcPr>
                <w:tcW w:w="1017" w:type="dxa"/>
                <w:vAlign w:val="center"/>
              </w:tcPr>
            </w:tcPrChange>
          </w:tcPr>
          <w:p w14:paraId="27DAE9C8" w14:textId="741B387A" w:rsidR="00FC0C8D" w:rsidRDefault="00FC0C8D" w:rsidP="00FC0C8D">
            <w:pPr>
              <w:jc w:val="left"/>
              <w:rPr>
                <w:ins w:id="5380" w:author="Do Thanh Trung" w:date="2025-07-08T16:56:00Z" w16du:dateUtc="2025-07-08T09:56:00Z"/>
              </w:rPr>
            </w:pPr>
            <w:ins w:id="5381" w:author="Do Thanh Trung" w:date="2025-07-08T16:59:00Z" w16du:dateUtc="2025-07-08T09:59:00Z">
              <w:r>
                <w:t>X</w:t>
              </w:r>
            </w:ins>
          </w:p>
        </w:tc>
        <w:tc>
          <w:tcPr>
            <w:tcW w:w="2469" w:type="dxa"/>
            <w:vAlign w:val="center"/>
            <w:tcPrChange w:id="5382" w:author="Do Thanh Trung" w:date="2025-07-08T16:58:00Z" w16du:dateUtc="2025-07-08T09:58:00Z">
              <w:tcPr>
                <w:tcW w:w="2472" w:type="dxa"/>
                <w:vAlign w:val="center"/>
              </w:tcPr>
            </w:tcPrChange>
          </w:tcPr>
          <w:p w14:paraId="14475D93" w14:textId="77777777" w:rsidR="00FC0C8D" w:rsidRDefault="00FC0C8D" w:rsidP="00FC0C8D">
            <w:pPr>
              <w:jc w:val="left"/>
              <w:rPr>
                <w:ins w:id="5383" w:author="Do Thanh Trung" w:date="2025-07-08T16:56:00Z" w16du:dateUtc="2025-07-08T09:56:00Z"/>
              </w:rPr>
            </w:pPr>
          </w:p>
        </w:tc>
        <w:tc>
          <w:tcPr>
            <w:tcW w:w="5297" w:type="dxa"/>
            <w:vAlign w:val="center"/>
            <w:tcPrChange w:id="5384" w:author="Do Thanh Trung" w:date="2025-07-08T16:58:00Z" w16du:dateUtc="2025-07-08T09:58:00Z">
              <w:tcPr>
                <w:tcW w:w="5304" w:type="dxa"/>
                <w:vAlign w:val="center"/>
              </w:tcPr>
            </w:tcPrChange>
          </w:tcPr>
          <w:p w14:paraId="79FBD751" w14:textId="4D62BB75" w:rsidR="002F2033" w:rsidRDefault="002F2033" w:rsidP="002F2033">
            <w:pPr>
              <w:jc w:val="left"/>
              <w:rPr>
                <w:ins w:id="5385" w:author="Do Thanh Trung" w:date="2025-07-08T17:21:00Z" w16du:dateUtc="2025-07-08T10:21:00Z"/>
              </w:rPr>
            </w:pPr>
            <w:ins w:id="5386" w:author="Do Thanh Trung" w:date="2025-07-08T17:21:00Z" w16du:dateUtc="2025-07-08T10:21:00Z">
              <w:r>
                <w:t>Trạng thái tài sản khi so sánh tỷ trọng theo thị giá và tỷ trọng nắm giữ tối đa</w:t>
              </w:r>
            </w:ins>
          </w:p>
          <w:p w14:paraId="2EAAE9D5" w14:textId="77777777" w:rsidR="002F2033" w:rsidRDefault="002F2033" w:rsidP="002F2033">
            <w:pPr>
              <w:pStyle w:val="ListParagraph"/>
              <w:numPr>
                <w:ilvl w:val="0"/>
                <w:numId w:val="9"/>
              </w:numPr>
              <w:jc w:val="left"/>
              <w:rPr>
                <w:ins w:id="5387" w:author="Do Thanh Trung" w:date="2025-07-08T17:21:00Z" w16du:dateUtc="2025-07-08T10:21:00Z"/>
              </w:rPr>
            </w:pPr>
            <w:ins w:id="5388" w:author="Do Thanh Trung" w:date="2025-07-08T17:21:00Z" w16du:dateUtc="2025-07-08T10:21:00Z">
              <w:r>
                <w:t>Nếu (21) &gt; (25): Vi phạm</w:t>
              </w:r>
            </w:ins>
          </w:p>
          <w:p w14:paraId="10DD818F" w14:textId="067AC381" w:rsidR="00FC0C8D" w:rsidRPr="000D37FA" w:rsidRDefault="002F2033">
            <w:pPr>
              <w:pStyle w:val="ListParagraph"/>
              <w:numPr>
                <w:ilvl w:val="0"/>
                <w:numId w:val="9"/>
              </w:numPr>
              <w:jc w:val="left"/>
              <w:rPr>
                <w:ins w:id="5389" w:author="Do Thanh Trung" w:date="2025-07-08T16:56:00Z" w16du:dateUtc="2025-07-08T09:56:00Z"/>
              </w:rPr>
              <w:pPrChange w:id="5390" w:author="Do Thanh Trung" w:date="2025-07-08T17:21:00Z" w16du:dateUtc="2025-07-08T10:21:00Z">
                <w:pPr>
                  <w:jc w:val="left"/>
                </w:pPr>
              </w:pPrChange>
            </w:pPr>
            <w:ins w:id="5391" w:author="Do Thanh Trung" w:date="2025-07-08T17:21:00Z" w16du:dateUtc="2025-07-08T10:21:00Z">
              <w:r>
                <w:t xml:space="preserve">Nếu (21) </w:t>
              </w:r>
            </w:ins>
            <m:oMath>
              <m:r>
                <w:ins w:id="5392" w:author="Do Thanh Trung" w:date="2025-07-08T17:21:00Z" w16du:dateUtc="2025-07-08T10:21:00Z">
                  <w:rPr>
                    <w:rFonts w:ascii="Cambria Math" w:hAnsi="Cambria Math"/>
                  </w:rPr>
                  <m:t>≤</m:t>
                </w:ins>
              </m:r>
            </m:oMath>
            <w:ins w:id="5393" w:author="Do Thanh Trung" w:date="2025-07-08T17:21:00Z" w16du:dateUtc="2025-07-08T10:21:00Z">
              <w:r>
                <w:rPr>
                  <w:rFonts w:eastAsiaTheme="minorEastAsia"/>
                </w:rPr>
                <w:t xml:space="preserve"> (25): Hợp lệ</w:t>
              </w:r>
            </w:ins>
          </w:p>
        </w:tc>
      </w:tr>
    </w:tbl>
    <w:p w14:paraId="1B9041B9" w14:textId="77777777" w:rsidR="00843306" w:rsidRPr="00843306" w:rsidRDefault="00843306">
      <w:pPr>
        <w:pPrChange w:id="5394" w:author="Do Thanh Trung" w:date="2025-07-08T16:18:00Z" w16du:dateUtc="2025-07-08T09:18:00Z">
          <w:pPr>
            <w:pStyle w:val="Heading4"/>
          </w:pPr>
        </w:pPrChange>
      </w:pPr>
    </w:p>
    <w:p w14:paraId="2FC5FC0F" w14:textId="2BDEF1B9" w:rsidR="007357DF" w:rsidRDefault="00A60DAC" w:rsidP="009857A6">
      <w:pPr>
        <w:pStyle w:val="Heading4"/>
      </w:pPr>
      <w:r>
        <w:t>Báo cáo phê duyệt đầu tư</w:t>
      </w:r>
    </w:p>
    <w:p w14:paraId="1D882716" w14:textId="777D22D3" w:rsidR="00CB4913" w:rsidRDefault="009857A6" w:rsidP="007357DF">
      <w:r>
        <w:t>Báo cáo được xây dựng nhằm mục đích</w:t>
      </w:r>
      <w:r w:rsidR="00195BFA">
        <w:t>:</w:t>
      </w:r>
    </w:p>
    <w:p w14:paraId="758E4117" w14:textId="3CB68E4A" w:rsidR="009857A6" w:rsidRDefault="00887021" w:rsidP="00195BFA">
      <w:pPr>
        <w:pStyle w:val="ListParagraph"/>
        <w:numPr>
          <w:ilvl w:val="0"/>
          <w:numId w:val="9"/>
        </w:numPr>
      </w:pPr>
      <w:ins w:id="5395" w:author="Do Thanh Trung" w:date="2025-07-08T15:34:00Z" w16du:dateUtc="2025-07-08T08:34:00Z">
        <w:r>
          <w:t>Thống kê c</w:t>
        </w:r>
      </w:ins>
      <w:del w:id="5396" w:author="Do Thanh Trung" w:date="2025-07-08T16:03:00Z" w16du:dateUtc="2025-07-08T09:03:00Z">
        <w:r w:rsidR="00195BFA" w:rsidDel="00E3163E">
          <w:delText xml:space="preserve">Đảm bảo </w:delText>
        </w:r>
      </w:del>
      <w:r w:rsidR="00195BFA">
        <w:t>các giao dịch thực hiện nằm trong khoảng giá mục tiêu được cài đặt ở</w:t>
      </w:r>
      <w:r w:rsidR="00B1572F">
        <w:t xml:space="preserve"> </w:t>
      </w:r>
      <w:hyperlink w:anchor="_Cài_đặt_Danh_1" w:history="1">
        <w:r w:rsidR="00B1572F" w:rsidRPr="00B1572F">
          <w:rPr>
            <w:rStyle w:val="Hyperlink"/>
          </w:rPr>
          <w:t>Cài đặt danh mục đầu tư</w:t>
        </w:r>
      </w:hyperlink>
    </w:p>
    <w:p w14:paraId="4C172489" w14:textId="4321EB3F" w:rsidR="00195BFA" w:rsidRDefault="00195BFA" w:rsidP="00195BFA">
      <w:pPr>
        <w:pStyle w:val="ListParagraph"/>
        <w:numPr>
          <w:ilvl w:val="0"/>
          <w:numId w:val="9"/>
        </w:numPr>
      </w:pPr>
      <w:r>
        <w:t xml:space="preserve">Kịp thời thông báo cho người dùng những giao dịch vi phạm </w:t>
      </w:r>
      <w:r w:rsidR="00CF062A">
        <w:t xml:space="preserve">giá mục tiêu được cài đặt ở </w:t>
      </w:r>
      <w:hyperlink w:anchor="_Cài_đặt_Danh_1" w:history="1">
        <w:r w:rsidR="00CF062A" w:rsidRPr="00B1572F">
          <w:rPr>
            <w:rStyle w:val="Hyperlink"/>
          </w:rPr>
          <w:t>Cài đặt danh mục đầu tư</w:t>
        </w:r>
      </w:hyperlink>
      <w:r w:rsidR="00CF062A">
        <w:t xml:space="preserve"> để có phương án xử lý kịp thời</w:t>
      </w:r>
    </w:p>
    <w:p w14:paraId="53E5B2B1" w14:textId="7005D751" w:rsidR="00CF062A" w:rsidRDefault="003625D6" w:rsidP="00CF062A">
      <w:r>
        <w:t>Yêu cầu chức năng báo cáo</w:t>
      </w:r>
    </w:p>
    <w:tbl>
      <w:tblPr>
        <w:tblStyle w:val="TableGrid"/>
        <w:tblW w:w="0" w:type="auto"/>
        <w:tblLook w:val="04A0" w:firstRow="1" w:lastRow="0" w:firstColumn="1" w:lastColumn="0" w:noHBand="0" w:noVBand="1"/>
      </w:tblPr>
      <w:tblGrid>
        <w:gridCol w:w="2335"/>
        <w:gridCol w:w="2970"/>
        <w:gridCol w:w="7645"/>
      </w:tblGrid>
      <w:tr w:rsidR="00CB4913" w:rsidRPr="001529FD" w14:paraId="38C56186" w14:textId="77777777" w:rsidTr="00702F81">
        <w:trPr>
          <w:tblHeader/>
        </w:trPr>
        <w:tc>
          <w:tcPr>
            <w:tcW w:w="2335" w:type="dxa"/>
          </w:tcPr>
          <w:p w14:paraId="6EA9D9FB" w14:textId="77777777" w:rsidR="00CB4913" w:rsidRPr="001529FD" w:rsidRDefault="00CB4913" w:rsidP="00702F81">
            <w:pPr>
              <w:jc w:val="center"/>
              <w:rPr>
                <w:b/>
                <w:lang w:val="vi-VN"/>
              </w:rPr>
            </w:pPr>
            <w:r w:rsidRPr="001529FD">
              <w:rPr>
                <w:b/>
                <w:lang w:val="vi-VN"/>
              </w:rPr>
              <w:t>Nhóm chức năng</w:t>
            </w:r>
          </w:p>
        </w:tc>
        <w:tc>
          <w:tcPr>
            <w:tcW w:w="2970" w:type="dxa"/>
          </w:tcPr>
          <w:p w14:paraId="051C5851" w14:textId="77777777" w:rsidR="00CB4913" w:rsidRPr="001529FD" w:rsidRDefault="00CB4913" w:rsidP="00702F81">
            <w:pPr>
              <w:jc w:val="center"/>
              <w:rPr>
                <w:b/>
                <w:lang w:val="vi-VN"/>
              </w:rPr>
            </w:pPr>
            <w:r w:rsidRPr="001529FD">
              <w:rPr>
                <w:b/>
                <w:lang w:val="vi-VN"/>
              </w:rPr>
              <w:t>Chức năng</w:t>
            </w:r>
          </w:p>
        </w:tc>
        <w:tc>
          <w:tcPr>
            <w:tcW w:w="7645" w:type="dxa"/>
          </w:tcPr>
          <w:p w14:paraId="2B74BEB8" w14:textId="77777777" w:rsidR="00CB4913" w:rsidRPr="001529FD" w:rsidRDefault="00CB4913" w:rsidP="00702F81">
            <w:pPr>
              <w:jc w:val="center"/>
              <w:rPr>
                <w:b/>
                <w:lang w:val="vi-VN"/>
              </w:rPr>
            </w:pPr>
            <w:r w:rsidRPr="001529FD">
              <w:rPr>
                <w:b/>
                <w:lang w:val="vi-VN"/>
              </w:rPr>
              <w:t>Mô tả</w:t>
            </w:r>
          </w:p>
        </w:tc>
      </w:tr>
      <w:tr w:rsidR="00CB4913" w:rsidRPr="001529FD" w14:paraId="13AA47B6" w14:textId="77777777" w:rsidTr="00702F81">
        <w:trPr>
          <w:trHeight w:val="584"/>
        </w:trPr>
        <w:tc>
          <w:tcPr>
            <w:tcW w:w="2335" w:type="dxa"/>
            <w:vMerge w:val="restart"/>
          </w:tcPr>
          <w:p w14:paraId="073B32DE" w14:textId="77777777" w:rsidR="00CB4913" w:rsidRPr="001529FD" w:rsidRDefault="00CB4913" w:rsidP="00702F81">
            <w:pPr>
              <w:rPr>
                <w:lang w:val="vi-VN"/>
              </w:rPr>
            </w:pPr>
            <w:r w:rsidRPr="001529FD">
              <w:rPr>
                <w:lang w:val="vi-VN"/>
              </w:rPr>
              <w:t>Filter</w:t>
            </w:r>
          </w:p>
        </w:tc>
        <w:tc>
          <w:tcPr>
            <w:tcW w:w="2970" w:type="dxa"/>
          </w:tcPr>
          <w:p w14:paraId="051B1251" w14:textId="77777777" w:rsidR="00CB4913" w:rsidRPr="001529FD" w:rsidRDefault="00CB4913" w:rsidP="00702F81">
            <w:pPr>
              <w:rPr>
                <w:color w:val="FF0000"/>
              </w:rPr>
            </w:pPr>
            <w:r w:rsidRPr="001529FD">
              <w:rPr>
                <w:lang w:val="vi-VN"/>
              </w:rPr>
              <w:t>Khung thời gian</w:t>
            </w:r>
            <w:r w:rsidRPr="001529FD">
              <w:rPr>
                <w:noProof/>
                <w:color w:val="FF0000"/>
              </w:rPr>
              <w:t xml:space="preserve"> </w:t>
            </w:r>
          </w:p>
        </w:tc>
        <w:tc>
          <w:tcPr>
            <w:tcW w:w="7645" w:type="dxa"/>
          </w:tcPr>
          <w:p w14:paraId="7A9A7295" w14:textId="77777777" w:rsidR="00CB4913" w:rsidRPr="001529FD" w:rsidRDefault="00CB4913" w:rsidP="00702F81">
            <w:pPr>
              <w:rPr>
                <w:lang w:val="vi-VN"/>
              </w:rPr>
            </w:pPr>
            <w:r w:rsidRPr="001529FD">
              <w:rPr>
                <w:lang w:val="vi-VN"/>
              </w:rPr>
              <w:t>Cho phép người dùng chọn thời gian báo cáo theo khung thời gian chọn sẵn</w:t>
            </w:r>
          </w:p>
          <w:p w14:paraId="122AB112" w14:textId="77777777" w:rsidR="00CB4913" w:rsidRPr="001529FD" w:rsidRDefault="00CB4913" w:rsidP="00702F81">
            <w:pPr>
              <w:pStyle w:val="ListParagraph"/>
              <w:numPr>
                <w:ilvl w:val="0"/>
                <w:numId w:val="9"/>
              </w:numPr>
              <w:spacing w:line="240" w:lineRule="auto"/>
              <w:jc w:val="left"/>
              <w:rPr>
                <w:lang w:val="vi-VN"/>
              </w:rPr>
            </w:pPr>
            <w:r w:rsidRPr="001529FD">
              <w:rPr>
                <w:lang w:val="vi-VN"/>
              </w:rPr>
              <w:t>Start date: Ngày bắt đầu báo cáo</w:t>
            </w:r>
          </w:p>
          <w:p w14:paraId="0AD7CB98" w14:textId="77777777" w:rsidR="00CB4913" w:rsidRPr="001529FD" w:rsidRDefault="00CB4913" w:rsidP="00702F81">
            <w:pPr>
              <w:pStyle w:val="ListParagraph"/>
              <w:numPr>
                <w:ilvl w:val="0"/>
                <w:numId w:val="9"/>
              </w:numPr>
              <w:spacing w:line="240" w:lineRule="auto"/>
              <w:jc w:val="left"/>
              <w:rPr>
                <w:lang w:val="vi-VN"/>
              </w:rPr>
            </w:pPr>
            <w:r w:rsidRPr="001529FD">
              <w:rPr>
                <w:lang w:val="vi-VN"/>
              </w:rPr>
              <w:t>End date: Ngày kết thúc báo cáo</w:t>
            </w:r>
          </w:p>
        </w:tc>
      </w:tr>
      <w:tr w:rsidR="00CB4913" w:rsidRPr="009B1FA4" w14:paraId="42415905" w14:textId="77777777" w:rsidTr="00702F81">
        <w:tc>
          <w:tcPr>
            <w:tcW w:w="2335" w:type="dxa"/>
            <w:vMerge/>
          </w:tcPr>
          <w:p w14:paraId="068DBB28" w14:textId="77777777" w:rsidR="00CB4913" w:rsidRPr="001529FD" w:rsidRDefault="00CB4913" w:rsidP="00702F81">
            <w:pPr>
              <w:rPr>
                <w:lang w:val="vi-VN"/>
              </w:rPr>
            </w:pPr>
          </w:p>
        </w:tc>
        <w:tc>
          <w:tcPr>
            <w:tcW w:w="2970" w:type="dxa"/>
          </w:tcPr>
          <w:p w14:paraId="06519D31" w14:textId="77777777" w:rsidR="00CB4913" w:rsidRPr="005F18CB" w:rsidRDefault="00CB4913" w:rsidP="00702F81">
            <w:r>
              <w:t>Mã Tài khoản</w:t>
            </w:r>
          </w:p>
        </w:tc>
        <w:tc>
          <w:tcPr>
            <w:tcW w:w="7645" w:type="dxa"/>
          </w:tcPr>
          <w:p w14:paraId="040801FF" w14:textId="77777777" w:rsidR="00CB4913" w:rsidRPr="001529FD" w:rsidRDefault="00CB4913" w:rsidP="00702F81">
            <w:pPr>
              <w:rPr>
                <w:lang w:val="vi-VN"/>
              </w:rPr>
            </w:pPr>
            <w:r w:rsidRPr="001529FD">
              <w:rPr>
                <w:lang w:val="vi-VN"/>
              </w:rPr>
              <w:t>Cho phép người dùng lọc theo Mã tài sản, những mã tài sản phát sinh trong khung thời gian</w:t>
            </w:r>
            <w:r w:rsidRPr="001529FD">
              <w:rPr>
                <w:color w:val="000000" w:themeColor="text1"/>
                <w:lang w:val="vi-VN"/>
              </w:rPr>
              <w:t xml:space="preserve"> đã chọn</w:t>
            </w:r>
          </w:p>
        </w:tc>
      </w:tr>
      <w:tr w:rsidR="00CB4913" w:rsidRPr="009B1FA4" w14:paraId="55851990" w14:textId="77777777" w:rsidTr="00702F81">
        <w:tc>
          <w:tcPr>
            <w:tcW w:w="2335" w:type="dxa"/>
            <w:vMerge/>
          </w:tcPr>
          <w:p w14:paraId="6000F64C" w14:textId="77777777" w:rsidR="00CB4913" w:rsidRPr="001529FD" w:rsidRDefault="00CB4913" w:rsidP="00702F81">
            <w:pPr>
              <w:rPr>
                <w:lang w:val="vi-VN"/>
              </w:rPr>
            </w:pPr>
          </w:p>
        </w:tc>
        <w:tc>
          <w:tcPr>
            <w:tcW w:w="2970" w:type="dxa"/>
          </w:tcPr>
          <w:p w14:paraId="1FF5A784" w14:textId="77777777" w:rsidR="00CB4913" w:rsidRPr="005A32D2" w:rsidRDefault="00CB4913" w:rsidP="00702F81">
            <w:r>
              <w:t>Người quản lý</w:t>
            </w:r>
          </w:p>
        </w:tc>
        <w:tc>
          <w:tcPr>
            <w:tcW w:w="7645" w:type="dxa"/>
          </w:tcPr>
          <w:p w14:paraId="2E2827A1" w14:textId="77777777" w:rsidR="00CB4913" w:rsidRPr="001529FD" w:rsidRDefault="00CB4913" w:rsidP="00702F81">
            <w:pPr>
              <w:rPr>
                <w:lang w:val="vi-VN"/>
              </w:rPr>
            </w:pPr>
            <w:r w:rsidRPr="001529FD">
              <w:rPr>
                <w:lang w:val="vi-VN"/>
              </w:rPr>
              <w:t>Cho phép người dùng lọc theo Tổ chức phát hành, những mã tài sản phát sinh trong khung thời gian đã chọn</w:t>
            </w:r>
          </w:p>
        </w:tc>
      </w:tr>
      <w:tr w:rsidR="00CB4913" w:rsidRPr="009B1FA4" w14:paraId="27E87F58" w14:textId="77777777" w:rsidTr="00702F81">
        <w:tc>
          <w:tcPr>
            <w:tcW w:w="2335" w:type="dxa"/>
            <w:vMerge w:val="restart"/>
          </w:tcPr>
          <w:p w14:paraId="6E328D7D" w14:textId="77777777" w:rsidR="00CB4913" w:rsidRPr="001529FD" w:rsidRDefault="00CB4913" w:rsidP="00702F81">
            <w:pPr>
              <w:rPr>
                <w:lang w:val="vi-VN"/>
              </w:rPr>
            </w:pPr>
            <w:r w:rsidRPr="001529FD">
              <w:rPr>
                <w:lang w:val="vi-VN"/>
              </w:rPr>
              <w:lastRenderedPageBreak/>
              <w:t>Xuất báo cáo</w:t>
            </w:r>
          </w:p>
        </w:tc>
        <w:tc>
          <w:tcPr>
            <w:tcW w:w="2970" w:type="dxa"/>
          </w:tcPr>
          <w:p w14:paraId="246AEEFF" w14:textId="77777777" w:rsidR="00CB4913" w:rsidRPr="001529FD" w:rsidRDefault="00CB4913" w:rsidP="00702F81">
            <w:pPr>
              <w:rPr>
                <w:lang w:val="vi-VN"/>
              </w:rPr>
            </w:pPr>
            <w:r w:rsidRPr="001529FD">
              <w:rPr>
                <w:lang w:val="vi-VN"/>
              </w:rPr>
              <w:t>Excel</w:t>
            </w:r>
          </w:p>
        </w:tc>
        <w:tc>
          <w:tcPr>
            <w:tcW w:w="7645" w:type="dxa"/>
          </w:tcPr>
          <w:p w14:paraId="355F6668" w14:textId="77777777" w:rsidR="00CB4913" w:rsidRPr="001529FD" w:rsidRDefault="00CB4913" w:rsidP="00702F81">
            <w:pPr>
              <w:rPr>
                <w:lang w:val="vi-VN"/>
              </w:rPr>
            </w:pPr>
            <w:r w:rsidRPr="001529FD">
              <w:rPr>
                <w:lang w:val="vi-VN"/>
              </w:rPr>
              <w:t>Xuất báo cáo định dạng excel</w:t>
            </w:r>
          </w:p>
        </w:tc>
      </w:tr>
      <w:tr w:rsidR="00CB4913" w:rsidRPr="009B1FA4" w14:paraId="43812FFE" w14:textId="77777777" w:rsidTr="00702F81">
        <w:tc>
          <w:tcPr>
            <w:tcW w:w="2335" w:type="dxa"/>
            <w:vMerge/>
          </w:tcPr>
          <w:p w14:paraId="1D6A2B76" w14:textId="77777777" w:rsidR="00CB4913" w:rsidRPr="001529FD" w:rsidRDefault="00CB4913" w:rsidP="00702F81">
            <w:pPr>
              <w:rPr>
                <w:lang w:val="vi-VN"/>
              </w:rPr>
            </w:pPr>
          </w:p>
        </w:tc>
        <w:tc>
          <w:tcPr>
            <w:tcW w:w="2970" w:type="dxa"/>
          </w:tcPr>
          <w:p w14:paraId="0D121534" w14:textId="77777777" w:rsidR="00CB4913" w:rsidRPr="001529FD" w:rsidRDefault="00CB4913" w:rsidP="00702F81">
            <w:pPr>
              <w:rPr>
                <w:lang w:val="vi-VN"/>
              </w:rPr>
            </w:pPr>
            <w:r w:rsidRPr="001529FD">
              <w:rPr>
                <w:lang w:val="vi-VN"/>
              </w:rPr>
              <w:t>PDF</w:t>
            </w:r>
          </w:p>
        </w:tc>
        <w:tc>
          <w:tcPr>
            <w:tcW w:w="7645" w:type="dxa"/>
          </w:tcPr>
          <w:p w14:paraId="09C41C5F" w14:textId="77777777" w:rsidR="00CB4913" w:rsidRPr="001529FD" w:rsidRDefault="00CB4913" w:rsidP="00702F81">
            <w:pPr>
              <w:rPr>
                <w:lang w:val="vi-VN"/>
              </w:rPr>
            </w:pPr>
            <w:r w:rsidRPr="001529FD">
              <w:rPr>
                <w:lang w:val="vi-VN"/>
              </w:rPr>
              <w:t>Xuất báo cáo định dạng PDF</w:t>
            </w:r>
          </w:p>
        </w:tc>
      </w:tr>
      <w:tr w:rsidR="00CB4913" w:rsidRPr="009B1FA4" w14:paraId="4EDF92D8" w14:textId="77777777" w:rsidTr="00702F81">
        <w:tc>
          <w:tcPr>
            <w:tcW w:w="2335" w:type="dxa"/>
            <w:vMerge/>
          </w:tcPr>
          <w:p w14:paraId="4E1B080D" w14:textId="77777777" w:rsidR="00CB4913" w:rsidRPr="001529FD" w:rsidRDefault="00CB4913" w:rsidP="00702F81">
            <w:pPr>
              <w:rPr>
                <w:lang w:val="vi-VN"/>
              </w:rPr>
            </w:pPr>
          </w:p>
        </w:tc>
        <w:tc>
          <w:tcPr>
            <w:tcW w:w="2970" w:type="dxa"/>
          </w:tcPr>
          <w:p w14:paraId="7E10C052" w14:textId="77777777" w:rsidR="00CB4913" w:rsidRPr="001529FD" w:rsidRDefault="00CB4913" w:rsidP="00702F81">
            <w:pPr>
              <w:rPr>
                <w:lang w:val="vi-VN"/>
              </w:rPr>
            </w:pPr>
            <w:r w:rsidRPr="001529FD">
              <w:rPr>
                <w:lang w:val="vi-VN"/>
              </w:rPr>
              <w:t>Word</w:t>
            </w:r>
          </w:p>
        </w:tc>
        <w:tc>
          <w:tcPr>
            <w:tcW w:w="7645" w:type="dxa"/>
          </w:tcPr>
          <w:p w14:paraId="63AF15AE" w14:textId="77777777" w:rsidR="00CB4913" w:rsidRPr="001529FD" w:rsidRDefault="00CB4913" w:rsidP="00702F81">
            <w:pPr>
              <w:rPr>
                <w:lang w:val="vi-VN"/>
              </w:rPr>
            </w:pPr>
            <w:r w:rsidRPr="001529FD">
              <w:rPr>
                <w:lang w:val="vi-VN"/>
              </w:rPr>
              <w:t>Xuất báo cáo định dạng Word</w:t>
            </w:r>
          </w:p>
        </w:tc>
      </w:tr>
    </w:tbl>
    <w:p w14:paraId="59B89008" w14:textId="77777777" w:rsidR="003625D6" w:rsidRDefault="003625D6" w:rsidP="00CF062A"/>
    <w:p w14:paraId="29DAAA9F" w14:textId="32993687" w:rsidR="00CB4913" w:rsidRDefault="00CB4913">
      <w:pPr>
        <w:pStyle w:val="Heading6"/>
        <w:pPrChange w:id="5397" w:author="Do Thanh Trung" w:date="2025-07-10T13:40:00Z" w16du:dateUtc="2025-07-10T06:40:00Z">
          <w:pPr/>
        </w:pPrChange>
      </w:pPr>
      <w:r>
        <w:t>Mô tả dữ liệu báo cáo</w:t>
      </w:r>
    </w:p>
    <w:tbl>
      <w:tblPr>
        <w:tblStyle w:val="TableGrid"/>
        <w:tblW w:w="12951" w:type="dxa"/>
        <w:tblLook w:val="04A0" w:firstRow="1" w:lastRow="0" w:firstColumn="1" w:lastColumn="0" w:noHBand="0" w:noVBand="1"/>
      </w:tblPr>
      <w:tblGrid>
        <w:gridCol w:w="840"/>
        <w:gridCol w:w="1523"/>
        <w:gridCol w:w="1259"/>
        <w:gridCol w:w="718"/>
        <w:gridCol w:w="781"/>
        <w:gridCol w:w="2929"/>
        <w:gridCol w:w="9"/>
        <w:gridCol w:w="4892"/>
        <w:tblGridChange w:id="5398">
          <w:tblGrid>
            <w:gridCol w:w="840"/>
            <w:gridCol w:w="12"/>
            <w:gridCol w:w="1511"/>
            <w:gridCol w:w="43"/>
            <w:gridCol w:w="890"/>
            <w:gridCol w:w="326"/>
            <w:gridCol w:w="393"/>
            <w:gridCol w:w="325"/>
            <w:gridCol w:w="456"/>
            <w:gridCol w:w="325"/>
            <w:gridCol w:w="2715"/>
            <w:gridCol w:w="9"/>
            <w:gridCol w:w="205"/>
            <w:gridCol w:w="9"/>
            <w:gridCol w:w="4892"/>
          </w:tblGrid>
        </w:tblGridChange>
      </w:tblGrid>
      <w:tr w:rsidR="00CC0EBF" w:rsidRPr="001529FD" w:rsidDel="00453CB1" w14:paraId="4D296C8F" w14:textId="496B3151" w:rsidTr="00CC0EBF">
        <w:trPr>
          <w:tblHeader/>
          <w:del w:id="5399" w:author="Do Thanh Trung" w:date="2025-07-10T10:49:00Z"/>
        </w:trPr>
        <w:tc>
          <w:tcPr>
            <w:tcW w:w="840" w:type="dxa"/>
            <w:vAlign w:val="center"/>
          </w:tcPr>
          <w:p w14:paraId="57D86E4B" w14:textId="430C2175" w:rsidR="008763F4" w:rsidRPr="001529FD" w:rsidDel="00453CB1" w:rsidRDefault="008763F4" w:rsidP="00702F81">
            <w:pPr>
              <w:jc w:val="center"/>
              <w:rPr>
                <w:del w:id="5400" w:author="Do Thanh Trung" w:date="2025-07-10T10:49:00Z" w16du:dateUtc="2025-07-10T03:49:00Z"/>
                <w:b/>
                <w:lang w:val="vi-VN"/>
              </w:rPr>
            </w:pPr>
            <w:del w:id="5401" w:author="Do Thanh Trung" w:date="2025-07-10T10:49:00Z" w16du:dateUtc="2025-07-10T03:49:00Z">
              <w:r w:rsidRPr="001529FD" w:rsidDel="00453CB1">
                <w:rPr>
                  <w:b/>
                  <w:lang w:val="vi-VN"/>
                </w:rPr>
                <w:delText>STT</w:delText>
              </w:r>
            </w:del>
          </w:p>
        </w:tc>
        <w:tc>
          <w:tcPr>
            <w:tcW w:w="1523" w:type="dxa"/>
            <w:vAlign w:val="center"/>
          </w:tcPr>
          <w:p w14:paraId="250C2AC2" w14:textId="5D9C89AD" w:rsidR="008763F4" w:rsidRPr="001529FD" w:rsidDel="00453CB1" w:rsidRDefault="008763F4" w:rsidP="00702F81">
            <w:pPr>
              <w:jc w:val="center"/>
              <w:rPr>
                <w:del w:id="5402" w:author="Do Thanh Trung" w:date="2025-07-10T10:49:00Z" w16du:dateUtc="2025-07-10T03:49:00Z"/>
                <w:b/>
                <w:lang w:val="vi-VN"/>
              </w:rPr>
            </w:pPr>
            <w:del w:id="5403" w:author="Do Thanh Trung" w:date="2025-07-10T10:49:00Z" w16du:dateUtc="2025-07-10T03:49:00Z">
              <w:r w:rsidRPr="001529FD" w:rsidDel="00453CB1">
                <w:rPr>
                  <w:b/>
                  <w:lang w:val="vi-VN"/>
                </w:rPr>
                <w:delText>Trường dữ liệu</w:delText>
              </w:r>
            </w:del>
          </w:p>
        </w:tc>
        <w:tc>
          <w:tcPr>
            <w:tcW w:w="1259" w:type="dxa"/>
            <w:vAlign w:val="center"/>
          </w:tcPr>
          <w:p w14:paraId="5ED12373" w14:textId="28DCFB78" w:rsidR="008763F4" w:rsidRPr="001529FD" w:rsidDel="00453CB1" w:rsidRDefault="008763F4" w:rsidP="00702F81">
            <w:pPr>
              <w:jc w:val="center"/>
              <w:rPr>
                <w:del w:id="5404" w:author="Do Thanh Trung" w:date="2025-07-10T10:49:00Z" w16du:dateUtc="2025-07-10T03:49:00Z"/>
                <w:b/>
                <w:lang w:val="vi-VN"/>
              </w:rPr>
            </w:pPr>
            <w:del w:id="5405" w:author="Do Thanh Trung" w:date="2025-07-10T10:49:00Z" w16du:dateUtc="2025-07-10T03:49:00Z">
              <w:r w:rsidRPr="001529FD" w:rsidDel="00453CB1">
                <w:rPr>
                  <w:b/>
                  <w:lang w:val="vi-VN"/>
                </w:rPr>
                <w:delText>Loại dữ liệu</w:delText>
              </w:r>
            </w:del>
          </w:p>
        </w:tc>
        <w:tc>
          <w:tcPr>
            <w:tcW w:w="718" w:type="dxa"/>
            <w:vAlign w:val="center"/>
          </w:tcPr>
          <w:p w14:paraId="1849DDDA" w14:textId="11CDAB05" w:rsidR="008763F4" w:rsidRPr="00903E09" w:rsidDel="00453CB1" w:rsidRDefault="008763F4">
            <w:pPr>
              <w:jc w:val="center"/>
              <w:rPr>
                <w:del w:id="5406" w:author="Do Thanh Trung" w:date="2025-07-10T10:49:00Z" w16du:dateUtc="2025-07-10T03:49:00Z"/>
                <w:b/>
              </w:rPr>
            </w:pPr>
            <w:del w:id="5407" w:author="Do Thanh Trung" w:date="2025-07-10T10:49:00Z" w16du:dateUtc="2025-07-10T03:49:00Z">
              <w:r w:rsidDel="00453CB1">
                <w:rPr>
                  <w:b/>
                </w:rPr>
                <w:delText>Bắt buộc</w:delText>
              </w:r>
            </w:del>
          </w:p>
        </w:tc>
        <w:tc>
          <w:tcPr>
            <w:tcW w:w="781" w:type="dxa"/>
            <w:vAlign w:val="center"/>
          </w:tcPr>
          <w:p w14:paraId="64D0BD53" w14:textId="581432E5" w:rsidR="008763F4" w:rsidRPr="00903E09" w:rsidDel="00453CB1" w:rsidRDefault="008763F4">
            <w:pPr>
              <w:jc w:val="center"/>
              <w:rPr>
                <w:del w:id="5408" w:author="Do Thanh Trung" w:date="2025-07-10T10:49:00Z" w16du:dateUtc="2025-07-10T03:49:00Z"/>
                <w:b/>
              </w:rPr>
            </w:pPr>
            <w:del w:id="5409" w:author="Do Thanh Trung" w:date="2025-07-10T10:49:00Z" w16du:dateUtc="2025-07-10T03:49:00Z">
              <w:r w:rsidDel="00453CB1">
                <w:rPr>
                  <w:b/>
                </w:rPr>
                <w:delText>Read-Only?</w:delText>
              </w:r>
            </w:del>
          </w:p>
        </w:tc>
        <w:tc>
          <w:tcPr>
            <w:tcW w:w="2929" w:type="dxa"/>
            <w:vAlign w:val="center"/>
          </w:tcPr>
          <w:p w14:paraId="36FBFDC8" w14:textId="3CB61F11" w:rsidR="008763F4" w:rsidRPr="00B93ED0" w:rsidDel="00453CB1" w:rsidRDefault="008763F4">
            <w:pPr>
              <w:jc w:val="center"/>
              <w:rPr>
                <w:del w:id="5410" w:author="Do Thanh Trung" w:date="2025-07-10T10:49:00Z" w16du:dateUtc="2025-07-10T03:49:00Z"/>
                <w:b/>
              </w:rPr>
            </w:pPr>
            <w:del w:id="5411" w:author="Do Thanh Trung" w:date="2025-07-10T10:49:00Z" w16du:dateUtc="2025-07-10T03:49:00Z">
              <w:r w:rsidDel="00453CB1">
                <w:rPr>
                  <w:b/>
                </w:rPr>
                <w:delText>Dữ liệu tham chiếu</w:delText>
              </w:r>
            </w:del>
          </w:p>
        </w:tc>
        <w:tc>
          <w:tcPr>
            <w:tcW w:w="4901" w:type="dxa"/>
            <w:gridSpan w:val="2"/>
            <w:vAlign w:val="center"/>
          </w:tcPr>
          <w:p w14:paraId="7C43B952" w14:textId="01378162" w:rsidR="008763F4" w:rsidRPr="001529FD" w:rsidDel="00453CB1" w:rsidRDefault="008763F4">
            <w:pPr>
              <w:jc w:val="center"/>
              <w:rPr>
                <w:del w:id="5412" w:author="Do Thanh Trung" w:date="2025-07-10T10:49:00Z" w16du:dateUtc="2025-07-10T03:49:00Z"/>
                <w:b/>
                <w:lang w:val="vi-VN"/>
              </w:rPr>
            </w:pPr>
            <w:del w:id="5413" w:author="Do Thanh Trung" w:date="2025-07-10T10:49:00Z" w16du:dateUtc="2025-07-10T03:49:00Z">
              <w:r w:rsidRPr="001529FD" w:rsidDel="00453CB1">
                <w:rPr>
                  <w:b/>
                  <w:lang w:val="vi-VN"/>
                </w:rPr>
                <w:delText>Diễn giải</w:delText>
              </w:r>
            </w:del>
          </w:p>
        </w:tc>
      </w:tr>
      <w:tr w:rsidR="00CC0EBF" w:rsidRPr="009B1FA4" w:rsidDel="00453CB1" w14:paraId="4262CCD3" w14:textId="69B2C664" w:rsidTr="00CC0EBF">
        <w:trPr>
          <w:tblHeader/>
          <w:del w:id="5414" w:author="Do Thanh Trung" w:date="2025-07-10T10:49:00Z"/>
        </w:trPr>
        <w:tc>
          <w:tcPr>
            <w:tcW w:w="840" w:type="dxa"/>
            <w:vAlign w:val="center"/>
          </w:tcPr>
          <w:p w14:paraId="493687D6" w14:textId="01CE494E" w:rsidR="008763F4" w:rsidRPr="001529FD" w:rsidDel="00453CB1" w:rsidRDefault="008763F4">
            <w:pPr>
              <w:jc w:val="center"/>
              <w:rPr>
                <w:del w:id="5415" w:author="Do Thanh Trung" w:date="2025-07-10T10:49:00Z" w16du:dateUtc="2025-07-10T03:49:00Z"/>
                <w:lang w:val="vi-VN"/>
              </w:rPr>
              <w:pPrChange w:id="5416" w:author="Do Thanh Trung" w:date="2025-07-10T10:54:00Z" w16du:dateUtc="2025-07-10T03:54:00Z">
                <w:pPr>
                  <w:jc w:val="left"/>
                </w:pPr>
              </w:pPrChange>
            </w:pPr>
            <w:del w:id="5417" w:author="Do Thanh Trung" w:date="2025-07-10T10:49:00Z" w16du:dateUtc="2025-07-10T03:49:00Z">
              <w:r w:rsidRPr="001529FD" w:rsidDel="00453CB1">
                <w:rPr>
                  <w:lang w:val="vi-VN"/>
                </w:rPr>
                <w:delText>01</w:delText>
              </w:r>
            </w:del>
          </w:p>
        </w:tc>
        <w:tc>
          <w:tcPr>
            <w:tcW w:w="1523" w:type="dxa"/>
            <w:vAlign w:val="center"/>
          </w:tcPr>
          <w:p w14:paraId="4C05E712" w14:textId="7BFA679B" w:rsidR="008763F4" w:rsidRPr="00B93ED0" w:rsidDel="00453CB1" w:rsidRDefault="000608CE">
            <w:pPr>
              <w:jc w:val="center"/>
              <w:rPr>
                <w:del w:id="5418" w:author="Do Thanh Trung" w:date="2025-07-10T10:49:00Z" w16du:dateUtc="2025-07-10T03:49:00Z"/>
              </w:rPr>
              <w:pPrChange w:id="5419" w:author="Do Thanh Trung" w:date="2025-07-10T10:54:00Z" w16du:dateUtc="2025-07-10T03:54:00Z">
                <w:pPr>
                  <w:jc w:val="left"/>
                </w:pPr>
              </w:pPrChange>
            </w:pPr>
            <w:del w:id="5420" w:author="Do Thanh Trung" w:date="2025-07-10T10:49:00Z" w16du:dateUtc="2025-07-10T03:49:00Z">
              <w:r w:rsidDel="00453CB1">
                <w:delText>Mã Tài sản</w:delText>
              </w:r>
            </w:del>
          </w:p>
        </w:tc>
        <w:tc>
          <w:tcPr>
            <w:tcW w:w="1259" w:type="dxa"/>
            <w:vAlign w:val="center"/>
          </w:tcPr>
          <w:p w14:paraId="197E7E93" w14:textId="5065A283" w:rsidR="008763F4" w:rsidRPr="00A04FE5" w:rsidDel="00453CB1" w:rsidRDefault="008763F4">
            <w:pPr>
              <w:jc w:val="center"/>
              <w:rPr>
                <w:del w:id="5421" w:author="Do Thanh Trung" w:date="2025-07-10T10:49:00Z" w16du:dateUtc="2025-07-10T03:49:00Z"/>
              </w:rPr>
              <w:pPrChange w:id="5422" w:author="Do Thanh Trung" w:date="2025-07-10T10:54:00Z" w16du:dateUtc="2025-07-10T03:54:00Z">
                <w:pPr>
                  <w:jc w:val="left"/>
                </w:pPr>
              </w:pPrChange>
            </w:pPr>
          </w:p>
        </w:tc>
        <w:tc>
          <w:tcPr>
            <w:tcW w:w="718" w:type="dxa"/>
            <w:vAlign w:val="center"/>
          </w:tcPr>
          <w:p w14:paraId="24CA897F" w14:textId="66186982" w:rsidR="008763F4" w:rsidDel="00453CB1" w:rsidRDefault="008763F4">
            <w:pPr>
              <w:jc w:val="center"/>
              <w:rPr>
                <w:del w:id="5423" w:author="Do Thanh Trung" w:date="2025-07-10T10:49:00Z" w16du:dateUtc="2025-07-10T03:49:00Z"/>
              </w:rPr>
              <w:pPrChange w:id="5424" w:author="Do Thanh Trung" w:date="2025-07-10T10:54:00Z" w16du:dateUtc="2025-07-10T03:54:00Z">
                <w:pPr>
                  <w:jc w:val="left"/>
                </w:pPr>
              </w:pPrChange>
            </w:pPr>
          </w:p>
        </w:tc>
        <w:tc>
          <w:tcPr>
            <w:tcW w:w="781" w:type="dxa"/>
            <w:vAlign w:val="center"/>
          </w:tcPr>
          <w:p w14:paraId="09099A8B" w14:textId="51948BF9" w:rsidR="008763F4" w:rsidDel="00453CB1" w:rsidRDefault="008763F4">
            <w:pPr>
              <w:jc w:val="center"/>
              <w:rPr>
                <w:del w:id="5425" w:author="Do Thanh Trung" w:date="2025-07-10T10:49:00Z" w16du:dateUtc="2025-07-10T03:49:00Z"/>
              </w:rPr>
              <w:pPrChange w:id="5426" w:author="Do Thanh Trung" w:date="2025-07-10T10:54:00Z" w16du:dateUtc="2025-07-10T03:54:00Z">
                <w:pPr>
                  <w:jc w:val="left"/>
                </w:pPr>
              </w:pPrChange>
            </w:pPr>
          </w:p>
        </w:tc>
        <w:tc>
          <w:tcPr>
            <w:tcW w:w="2929" w:type="dxa"/>
            <w:vAlign w:val="center"/>
          </w:tcPr>
          <w:p w14:paraId="507A6BF6" w14:textId="4ACAB0F0" w:rsidR="008763F4" w:rsidDel="00453CB1" w:rsidRDefault="008763F4">
            <w:pPr>
              <w:jc w:val="center"/>
              <w:rPr>
                <w:del w:id="5427" w:author="Do Thanh Trung" w:date="2025-07-10T10:49:00Z" w16du:dateUtc="2025-07-10T03:49:00Z"/>
              </w:rPr>
              <w:pPrChange w:id="5428" w:author="Do Thanh Trung" w:date="2025-07-10T10:54:00Z" w16du:dateUtc="2025-07-10T03:54:00Z">
                <w:pPr>
                  <w:jc w:val="left"/>
                </w:pPr>
              </w:pPrChange>
            </w:pPr>
          </w:p>
        </w:tc>
        <w:tc>
          <w:tcPr>
            <w:tcW w:w="4901" w:type="dxa"/>
            <w:gridSpan w:val="2"/>
            <w:vAlign w:val="center"/>
          </w:tcPr>
          <w:p w14:paraId="038C8F51" w14:textId="5CF2CD17" w:rsidR="008763F4" w:rsidRPr="000D37FA" w:rsidDel="00453CB1" w:rsidRDefault="008763F4">
            <w:pPr>
              <w:jc w:val="center"/>
              <w:rPr>
                <w:del w:id="5429" w:author="Do Thanh Trung" w:date="2025-07-10T10:49:00Z" w16du:dateUtc="2025-07-10T03:49:00Z"/>
              </w:rPr>
              <w:pPrChange w:id="5430" w:author="Do Thanh Trung" w:date="2025-07-10T10:54:00Z" w16du:dateUtc="2025-07-10T03:54:00Z">
                <w:pPr>
                  <w:jc w:val="left"/>
                </w:pPr>
              </w:pPrChange>
            </w:pPr>
          </w:p>
        </w:tc>
      </w:tr>
      <w:tr w:rsidR="00CC0EBF" w:rsidRPr="009B1FA4" w:rsidDel="00453CB1" w14:paraId="574312B5" w14:textId="3EDA2BED" w:rsidTr="00CC0EBF">
        <w:trPr>
          <w:tblHeader/>
          <w:del w:id="5431" w:author="Do Thanh Trung" w:date="2025-07-10T10:49:00Z"/>
        </w:trPr>
        <w:tc>
          <w:tcPr>
            <w:tcW w:w="840" w:type="dxa"/>
            <w:vAlign w:val="center"/>
          </w:tcPr>
          <w:p w14:paraId="63588F8B" w14:textId="4D7BE962" w:rsidR="008763F4" w:rsidRPr="00B93ED0" w:rsidDel="00453CB1" w:rsidRDefault="008763F4">
            <w:pPr>
              <w:jc w:val="center"/>
              <w:rPr>
                <w:del w:id="5432" w:author="Do Thanh Trung" w:date="2025-07-10T10:49:00Z" w16du:dateUtc="2025-07-10T03:49:00Z"/>
              </w:rPr>
              <w:pPrChange w:id="5433" w:author="Do Thanh Trung" w:date="2025-07-10T10:54:00Z" w16du:dateUtc="2025-07-10T03:54:00Z">
                <w:pPr>
                  <w:jc w:val="left"/>
                </w:pPr>
              </w:pPrChange>
            </w:pPr>
            <w:del w:id="5434" w:author="Do Thanh Trung" w:date="2025-07-10T10:49:00Z" w16du:dateUtc="2025-07-10T03:49:00Z">
              <w:r w:rsidDel="00453CB1">
                <w:delText>02</w:delText>
              </w:r>
            </w:del>
          </w:p>
        </w:tc>
        <w:tc>
          <w:tcPr>
            <w:tcW w:w="1523" w:type="dxa"/>
            <w:vAlign w:val="center"/>
          </w:tcPr>
          <w:p w14:paraId="5787BFFB" w14:textId="2DE115C6" w:rsidR="008763F4" w:rsidDel="00453CB1" w:rsidRDefault="000608CE">
            <w:pPr>
              <w:jc w:val="center"/>
              <w:rPr>
                <w:del w:id="5435" w:author="Do Thanh Trung" w:date="2025-07-10T10:49:00Z" w16du:dateUtc="2025-07-10T03:49:00Z"/>
              </w:rPr>
              <w:pPrChange w:id="5436" w:author="Do Thanh Trung" w:date="2025-07-10T10:54:00Z" w16du:dateUtc="2025-07-10T03:54:00Z">
                <w:pPr>
                  <w:jc w:val="left"/>
                </w:pPr>
              </w:pPrChange>
            </w:pPr>
            <w:del w:id="5437" w:author="Do Thanh Trung" w:date="2025-07-10T10:49:00Z" w16du:dateUtc="2025-07-10T03:49:00Z">
              <w:r w:rsidDel="00453CB1">
                <w:delText>Số dư đầu kỳ</w:delText>
              </w:r>
            </w:del>
          </w:p>
        </w:tc>
        <w:tc>
          <w:tcPr>
            <w:tcW w:w="1259" w:type="dxa"/>
            <w:vAlign w:val="center"/>
          </w:tcPr>
          <w:p w14:paraId="0DDCDD06" w14:textId="2F0D1251" w:rsidR="008763F4" w:rsidDel="00453CB1" w:rsidRDefault="008763F4">
            <w:pPr>
              <w:jc w:val="center"/>
              <w:rPr>
                <w:del w:id="5438" w:author="Do Thanh Trung" w:date="2025-07-10T10:49:00Z" w16du:dateUtc="2025-07-10T03:49:00Z"/>
              </w:rPr>
              <w:pPrChange w:id="5439" w:author="Do Thanh Trung" w:date="2025-07-10T10:54:00Z" w16du:dateUtc="2025-07-10T03:54:00Z">
                <w:pPr>
                  <w:jc w:val="left"/>
                </w:pPr>
              </w:pPrChange>
            </w:pPr>
          </w:p>
        </w:tc>
        <w:tc>
          <w:tcPr>
            <w:tcW w:w="718" w:type="dxa"/>
            <w:vAlign w:val="center"/>
          </w:tcPr>
          <w:p w14:paraId="6D17E4AD" w14:textId="2384688C" w:rsidR="008763F4" w:rsidDel="00453CB1" w:rsidRDefault="008763F4">
            <w:pPr>
              <w:jc w:val="center"/>
              <w:rPr>
                <w:del w:id="5440" w:author="Do Thanh Trung" w:date="2025-07-10T10:49:00Z" w16du:dateUtc="2025-07-10T03:49:00Z"/>
              </w:rPr>
              <w:pPrChange w:id="5441" w:author="Do Thanh Trung" w:date="2025-07-10T10:54:00Z" w16du:dateUtc="2025-07-10T03:54:00Z">
                <w:pPr>
                  <w:jc w:val="left"/>
                </w:pPr>
              </w:pPrChange>
            </w:pPr>
          </w:p>
        </w:tc>
        <w:tc>
          <w:tcPr>
            <w:tcW w:w="781" w:type="dxa"/>
            <w:vAlign w:val="center"/>
          </w:tcPr>
          <w:p w14:paraId="48ACB536" w14:textId="29AB8266" w:rsidR="008763F4" w:rsidDel="00453CB1" w:rsidRDefault="008763F4">
            <w:pPr>
              <w:jc w:val="center"/>
              <w:rPr>
                <w:del w:id="5442" w:author="Do Thanh Trung" w:date="2025-07-10T10:49:00Z" w16du:dateUtc="2025-07-10T03:49:00Z"/>
              </w:rPr>
              <w:pPrChange w:id="5443" w:author="Do Thanh Trung" w:date="2025-07-10T10:54:00Z" w16du:dateUtc="2025-07-10T03:54:00Z">
                <w:pPr>
                  <w:jc w:val="left"/>
                </w:pPr>
              </w:pPrChange>
            </w:pPr>
          </w:p>
        </w:tc>
        <w:tc>
          <w:tcPr>
            <w:tcW w:w="2929" w:type="dxa"/>
            <w:vAlign w:val="center"/>
          </w:tcPr>
          <w:p w14:paraId="24B0B5E8" w14:textId="33B65E18" w:rsidR="008763F4" w:rsidDel="00453CB1" w:rsidRDefault="008763F4">
            <w:pPr>
              <w:jc w:val="center"/>
              <w:rPr>
                <w:del w:id="5444" w:author="Do Thanh Trung" w:date="2025-07-10T10:49:00Z" w16du:dateUtc="2025-07-10T03:49:00Z"/>
              </w:rPr>
              <w:pPrChange w:id="5445" w:author="Do Thanh Trung" w:date="2025-07-10T10:54:00Z" w16du:dateUtc="2025-07-10T03:54:00Z">
                <w:pPr>
                  <w:jc w:val="left"/>
                </w:pPr>
              </w:pPrChange>
            </w:pPr>
          </w:p>
        </w:tc>
        <w:tc>
          <w:tcPr>
            <w:tcW w:w="4901" w:type="dxa"/>
            <w:gridSpan w:val="2"/>
            <w:vAlign w:val="center"/>
          </w:tcPr>
          <w:p w14:paraId="2A3F3E3A" w14:textId="76448CCB" w:rsidR="008763F4" w:rsidDel="00453CB1" w:rsidRDefault="008763F4">
            <w:pPr>
              <w:jc w:val="center"/>
              <w:rPr>
                <w:del w:id="5446" w:author="Do Thanh Trung" w:date="2025-07-10T10:49:00Z" w16du:dateUtc="2025-07-10T03:49:00Z"/>
              </w:rPr>
              <w:pPrChange w:id="5447" w:author="Do Thanh Trung" w:date="2025-07-10T10:54:00Z" w16du:dateUtc="2025-07-10T03:54:00Z">
                <w:pPr>
                  <w:jc w:val="left"/>
                </w:pPr>
              </w:pPrChange>
            </w:pPr>
          </w:p>
        </w:tc>
      </w:tr>
      <w:tr w:rsidR="00CC0EBF" w:rsidRPr="009B1FA4" w:rsidDel="00453CB1" w14:paraId="46338A1B" w14:textId="6F394BB2" w:rsidTr="00CC0EBF">
        <w:trPr>
          <w:tblHeader/>
          <w:del w:id="5448" w:author="Do Thanh Trung" w:date="2025-07-10T10:49:00Z"/>
        </w:trPr>
        <w:tc>
          <w:tcPr>
            <w:tcW w:w="840" w:type="dxa"/>
            <w:vAlign w:val="center"/>
          </w:tcPr>
          <w:p w14:paraId="43318936" w14:textId="28C69E6E" w:rsidR="008763F4" w:rsidDel="00453CB1" w:rsidRDefault="008763F4">
            <w:pPr>
              <w:jc w:val="center"/>
              <w:rPr>
                <w:del w:id="5449" w:author="Do Thanh Trung" w:date="2025-07-10T10:49:00Z" w16du:dateUtc="2025-07-10T03:49:00Z"/>
              </w:rPr>
              <w:pPrChange w:id="5450" w:author="Do Thanh Trung" w:date="2025-07-10T10:54:00Z" w16du:dateUtc="2025-07-10T03:54:00Z">
                <w:pPr>
                  <w:jc w:val="left"/>
                </w:pPr>
              </w:pPrChange>
            </w:pPr>
            <w:del w:id="5451" w:author="Do Thanh Trung" w:date="2025-07-10T10:49:00Z" w16du:dateUtc="2025-07-10T03:49:00Z">
              <w:r w:rsidDel="00453CB1">
                <w:delText>03</w:delText>
              </w:r>
            </w:del>
          </w:p>
        </w:tc>
        <w:tc>
          <w:tcPr>
            <w:tcW w:w="1523" w:type="dxa"/>
            <w:vAlign w:val="center"/>
          </w:tcPr>
          <w:p w14:paraId="5E69C631" w14:textId="575CEA52" w:rsidR="008763F4" w:rsidDel="00453CB1" w:rsidRDefault="0036331C">
            <w:pPr>
              <w:jc w:val="center"/>
              <w:rPr>
                <w:del w:id="5452" w:author="Do Thanh Trung" w:date="2025-07-10T10:49:00Z" w16du:dateUtc="2025-07-10T03:49:00Z"/>
              </w:rPr>
              <w:pPrChange w:id="5453" w:author="Do Thanh Trung" w:date="2025-07-10T10:54:00Z" w16du:dateUtc="2025-07-10T03:54:00Z">
                <w:pPr>
                  <w:jc w:val="left"/>
                </w:pPr>
              </w:pPrChange>
            </w:pPr>
            <w:del w:id="5454" w:author="Do Thanh Trung" w:date="2025-07-10T10:49:00Z" w16du:dateUtc="2025-07-10T03:49:00Z">
              <w:r w:rsidDel="00453CB1">
                <w:delText>Giá vốn đầu kỳ</w:delText>
              </w:r>
            </w:del>
          </w:p>
        </w:tc>
        <w:tc>
          <w:tcPr>
            <w:tcW w:w="1259" w:type="dxa"/>
            <w:vAlign w:val="center"/>
          </w:tcPr>
          <w:p w14:paraId="1AE51D05" w14:textId="22963AAF" w:rsidR="008763F4" w:rsidDel="00453CB1" w:rsidRDefault="008763F4">
            <w:pPr>
              <w:jc w:val="center"/>
              <w:rPr>
                <w:del w:id="5455" w:author="Do Thanh Trung" w:date="2025-07-10T10:49:00Z" w16du:dateUtc="2025-07-10T03:49:00Z"/>
              </w:rPr>
              <w:pPrChange w:id="5456" w:author="Do Thanh Trung" w:date="2025-07-10T10:54:00Z" w16du:dateUtc="2025-07-10T03:54:00Z">
                <w:pPr>
                  <w:jc w:val="left"/>
                </w:pPr>
              </w:pPrChange>
            </w:pPr>
          </w:p>
        </w:tc>
        <w:tc>
          <w:tcPr>
            <w:tcW w:w="718" w:type="dxa"/>
            <w:vAlign w:val="center"/>
          </w:tcPr>
          <w:p w14:paraId="62970CC6" w14:textId="78561ED1" w:rsidR="008763F4" w:rsidDel="00453CB1" w:rsidRDefault="008763F4">
            <w:pPr>
              <w:jc w:val="center"/>
              <w:rPr>
                <w:del w:id="5457" w:author="Do Thanh Trung" w:date="2025-07-10T10:49:00Z" w16du:dateUtc="2025-07-10T03:49:00Z"/>
              </w:rPr>
              <w:pPrChange w:id="5458" w:author="Do Thanh Trung" w:date="2025-07-10T10:54:00Z" w16du:dateUtc="2025-07-10T03:54:00Z">
                <w:pPr>
                  <w:jc w:val="left"/>
                </w:pPr>
              </w:pPrChange>
            </w:pPr>
          </w:p>
        </w:tc>
        <w:tc>
          <w:tcPr>
            <w:tcW w:w="781" w:type="dxa"/>
            <w:vAlign w:val="center"/>
          </w:tcPr>
          <w:p w14:paraId="57D1FE77" w14:textId="1AE93090" w:rsidR="008763F4" w:rsidDel="00453CB1" w:rsidRDefault="008763F4">
            <w:pPr>
              <w:jc w:val="center"/>
              <w:rPr>
                <w:del w:id="5459" w:author="Do Thanh Trung" w:date="2025-07-10T10:49:00Z" w16du:dateUtc="2025-07-10T03:49:00Z"/>
              </w:rPr>
              <w:pPrChange w:id="5460" w:author="Do Thanh Trung" w:date="2025-07-10T10:54:00Z" w16du:dateUtc="2025-07-10T03:54:00Z">
                <w:pPr>
                  <w:jc w:val="left"/>
                </w:pPr>
              </w:pPrChange>
            </w:pPr>
          </w:p>
        </w:tc>
        <w:tc>
          <w:tcPr>
            <w:tcW w:w="2929" w:type="dxa"/>
            <w:vAlign w:val="center"/>
          </w:tcPr>
          <w:p w14:paraId="2E1C02B5" w14:textId="7EF8C8DE" w:rsidR="008763F4" w:rsidDel="00453CB1" w:rsidRDefault="008763F4">
            <w:pPr>
              <w:jc w:val="center"/>
              <w:rPr>
                <w:del w:id="5461" w:author="Do Thanh Trung" w:date="2025-07-10T10:49:00Z" w16du:dateUtc="2025-07-10T03:49:00Z"/>
              </w:rPr>
              <w:pPrChange w:id="5462" w:author="Do Thanh Trung" w:date="2025-07-10T10:54:00Z" w16du:dateUtc="2025-07-10T03:54:00Z">
                <w:pPr>
                  <w:jc w:val="left"/>
                </w:pPr>
              </w:pPrChange>
            </w:pPr>
          </w:p>
        </w:tc>
        <w:tc>
          <w:tcPr>
            <w:tcW w:w="4901" w:type="dxa"/>
            <w:gridSpan w:val="2"/>
            <w:vAlign w:val="center"/>
          </w:tcPr>
          <w:p w14:paraId="03A0ADAD" w14:textId="293EF492" w:rsidR="008763F4" w:rsidDel="00453CB1" w:rsidRDefault="008763F4">
            <w:pPr>
              <w:jc w:val="center"/>
              <w:rPr>
                <w:del w:id="5463" w:author="Do Thanh Trung" w:date="2025-07-10T10:49:00Z" w16du:dateUtc="2025-07-10T03:49:00Z"/>
              </w:rPr>
              <w:pPrChange w:id="5464" w:author="Do Thanh Trung" w:date="2025-07-10T10:54:00Z" w16du:dateUtc="2025-07-10T03:54:00Z">
                <w:pPr>
                  <w:jc w:val="left"/>
                </w:pPr>
              </w:pPrChange>
            </w:pPr>
          </w:p>
        </w:tc>
      </w:tr>
      <w:tr w:rsidR="00530B38" w:rsidRPr="009B1FA4" w:rsidDel="00453CB1" w14:paraId="0EEC2C57" w14:textId="25150B98" w:rsidTr="00396C5D">
        <w:tblPrEx>
          <w:tblW w:w="12951" w:type="dxa"/>
          <w:tblPrExChange w:id="5465" w:author="Do Thanh Trung" w:date="2025-07-10T10:55:00Z" w16du:dateUtc="2025-07-10T03:55:00Z">
            <w:tblPrEx>
              <w:tblW w:w="12951" w:type="dxa"/>
            </w:tblPrEx>
          </w:tblPrExChange>
        </w:tblPrEx>
        <w:trPr>
          <w:tblHeader/>
          <w:del w:id="5466" w:author="Do Thanh Trung" w:date="2025-07-10T10:49:00Z"/>
        </w:trPr>
        <w:tc>
          <w:tcPr>
            <w:tcW w:w="12951" w:type="dxa"/>
            <w:gridSpan w:val="8"/>
            <w:vAlign w:val="center"/>
            <w:tcPrChange w:id="5467" w:author="Do Thanh Trung" w:date="2025-07-10T10:55:00Z" w16du:dateUtc="2025-07-10T03:55:00Z">
              <w:tcPr>
                <w:tcW w:w="12950" w:type="dxa"/>
                <w:gridSpan w:val="15"/>
                <w:vAlign w:val="center"/>
              </w:tcPr>
            </w:tcPrChange>
          </w:tcPr>
          <w:p w14:paraId="20D10CFE" w14:textId="7091D13D" w:rsidR="003E2130" w:rsidDel="00453CB1" w:rsidRDefault="00530B38">
            <w:pPr>
              <w:jc w:val="center"/>
              <w:rPr>
                <w:del w:id="5468" w:author="Do Thanh Trung" w:date="2025-07-10T10:49:00Z" w16du:dateUtc="2025-07-10T03:49:00Z"/>
              </w:rPr>
              <w:pPrChange w:id="5469" w:author="Do Thanh Trung" w:date="2025-07-10T10:54:00Z" w16du:dateUtc="2025-07-10T03:54:00Z">
                <w:pPr>
                  <w:jc w:val="left"/>
                </w:pPr>
              </w:pPrChange>
            </w:pPr>
            <w:del w:id="5470" w:author="Do Thanh Trung" w:date="2025-07-10T10:49:00Z" w16du:dateUtc="2025-07-10T03:49:00Z">
              <w:r w:rsidDel="00453CB1">
                <w:delText>Thông tin</w:delText>
              </w:r>
              <w:r w:rsidR="00AF7D16" w:rsidDel="00453CB1">
                <w:delText xml:space="preserve"> Kế hoạch danh mục đầu tư</w:delText>
              </w:r>
              <w:r w:rsidR="003E2130" w:rsidDel="00453CB1">
                <w:delText>:</w:delText>
              </w:r>
            </w:del>
          </w:p>
        </w:tc>
      </w:tr>
      <w:tr w:rsidR="00C261D5" w:rsidRPr="009B1FA4" w:rsidDel="00453CB1" w14:paraId="5712867F" w14:textId="4D420D1E" w:rsidTr="00CC0EBF">
        <w:trPr>
          <w:tblHeader/>
          <w:del w:id="5471" w:author="Do Thanh Trung" w:date="2025-07-10T10:49:00Z"/>
        </w:trPr>
        <w:tc>
          <w:tcPr>
            <w:tcW w:w="840" w:type="dxa"/>
            <w:vAlign w:val="center"/>
          </w:tcPr>
          <w:p w14:paraId="156DC4B3" w14:textId="0F66EE97" w:rsidR="008763F4" w:rsidDel="00453CB1" w:rsidRDefault="008763F4">
            <w:pPr>
              <w:jc w:val="center"/>
              <w:rPr>
                <w:del w:id="5472" w:author="Do Thanh Trung" w:date="2025-07-10T10:49:00Z" w16du:dateUtc="2025-07-10T03:49:00Z"/>
              </w:rPr>
              <w:pPrChange w:id="5473" w:author="Do Thanh Trung" w:date="2025-07-10T10:54:00Z" w16du:dateUtc="2025-07-10T03:54:00Z">
                <w:pPr>
                  <w:jc w:val="left"/>
                </w:pPr>
              </w:pPrChange>
            </w:pPr>
            <w:del w:id="5474" w:author="Do Thanh Trung" w:date="2025-07-10T10:49:00Z" w16du:dateUtc="2025-07-10T03:49:00Z">
              <w:r w:rsidDel="00453CB1">
                <w:delText>0</w:delText>
              </w:r>
              <w:r w:rsidR="00AF7D16" w:rsidDel="00453CB1">
                <w:delText>4</w:delText>
              </w:r>
            </w:del>
          </w:p>
        </w:tc>
        <w:tc>
          <w:tcPr>
            <w:tcW w:w="1523" w:type="dxa"/>
            <w:vAlign w:val="center"/>
          </w:tcPr>
          <w:p w14:paraId="2F1FB842" w14:textId="5AFBAA22" w:rsidR="008763F4" w:rsidDel="00453CB1" w:rsidRDefault="003E7B3A">
            <w:pPr>
              <w:jc w:val="center"/>
              <w:rPr>
                <w:del w:id="5475" w:author="Do Thanh Trung" w:date="2025-07-10T10:49:00Z" w16du:dateUtc="2025-07-10T03:49:00Z"/>
              </w:rPr>
              <w:pPrChange w:id="5476" w:author="Do Thanh Trung" w:date="2025-07-10T10:54:00Z" w16du:dateUtc="2025-07-10T03:54:00Z">
                <w:pPr>
                  <w:jc w:val="left"/>
                </w:pPr>
              </w:pPrChange>
            </w:pPr>
            <w:del w:id="5477" w:author="Do Thanh Trung" w:date="2025-07-10T10:49:00Z" w16du:dateUtc="2025-07-10T03:49:00Z">
              <w:r w:rsidDel="00453CB1">
                <w:delText>Từ ngày</w:delText>
              </w:r>
            </w:del>
          </w:p>
        </w:tc>
        <w:tc>
          <w:tcPr>
            <w:tcW w:w="1259" w:type="dxa"/>
            <w:vAlign w:val="center"/>
          </w:tcPr>
          <w:p w14:paraId="6EEC7C6A" w14:textId="03BACD38" w:rsidR="008763F4" w:rsidDel="00453CB1" w:rsidRDefault="008763F4">
            <w:pPr>
              <w:jc w:val="center"/>
              <w:rPr>
                <w:del w:id="5478" w:author="Do Thanh Trung" w:date="2025-07-10T10:49:00Z" w16du:dateUtc="2025-07-10T03:49:00Z"/>
              </w:rPr>
              <w:pPrChange w:id="5479" w:author="Do Thanh Trung" w:date="2025-07-10T10:54:00Z" w16du:dateUtc="2025-07-10T03:54:00Z">
                <w:pPr>
                  <w:jc w:val="left"/>
                </w:pPr>
              </w:pPrChange>
            </w:pPr>
          </w:p>
        </w:tc>
        <w:tc>
          <w:tcPr>
            <w:tcW w:w="718" w:type="dxa"/>
            <w:vAlign w:val="center"/>
          </w:tcPr>
          <w:p w14:paraId="016DD071" w14:textId="305FA247" w:rsidR="008763F4" w:rsidDel="00453CB1" w:rsidRDefault="008763F4">
            <w:pPr>
              <w:jc w:val="center"/>
              <w:rPr>
                <w:del w:id="5480" w:author="Do Thanh Trung" w:date="2025-07-10T10:49:00Z" w16du:dateUtc="2025-07-10T03:49:00Z"/>
              </w:rPr>
              <w:pPrChange w:id="5481" w:author="Do Thanh Trung" w:date="2025-07-10T10:54:00Z" w16du:dateUtc="2025-07-10T03:54:00Z">
                <w:pPr>
                  <w:jc w:val="left"/>
                </w:pPr>
              </w:pPrChange>
            </w:pPr>
          </w:p>
        </w:tc>
        <w:tc>
          <w:tcPr>
            <w:tcW w:w="781" w:type="dxa"/>
            <w:vAlign w:val="center"/>
          </w:tcPr>
          <w:p w14:paraId="6CE2421C" w14:textId="5FE15BD4" w:rsidR="008763F4" w:rsidDel="00453CB1" w:rsidRDefault="008763F4">
            <w:pPr>
              <w:jc w:val="center"/>
              <w:rPr>
                <w:del w:id="5482" w:author="Do Thanh Trung" w:date="2025-07-10T10:49:00Z" w16du:dateUtc="2025-07-10T03:49:00Z"/>
              </w:rPr>
              <w:pPrChange w:id="5483" w:author="Do Thanh Trung" w:date="2025-07-10T10:54:00Z" w16du:dateUtc="2025-07-10T03:54:00Z">
                <w:pPr>
                  <w:jc w:val="left"/>
                </w:pPr>
              </w:pPrChange>
            </w:pPr>
          </w:p>
        </w:tc>
        <w:tc>
          <w:tcPr>
            <w:tcW w:w="2929" w:type="dxa"/>
            <w:vAlign w:val="center"/>
          </w:tcPr>
          <w:p w14:paraId="3F0F1BD1" w14:textId="638CAC48" w:rsidR="008763F4" w:rsidDel="00453CB1" w:rsidRDefault="008763F4">
            <w:pPr>
              <w:jc w:val="center"/>
              <w:rPr>
                <w:del w:id="5484" w:author="Do Thanh Trung" w:date="2025-07-10T10:49:00Z" w16du:dateUtc="2025-07-10T03:49:00Z"/>
              </w:rPr>
              <w:pPrChange w:id="5485" w:author="Do Thanh Trung" w:date="2025-07-10T10:54:00Z" w16du:dateUtc="2025-07-10T03:54:00Z">
                <w:pPr>
                  <w:jc w:val="left"/>
                </w:pPr>
              </w:pPrChange>
            </w:pPr>
          </w:p>
        </w:tc>
        <w:tc>
          <w:tcPr>
            <w:tcW w:w="4901" w:type="dxa"/>
            <w:gridSpan w:val="2"/>
            <w:vAlign w:val="center"/>
          </w:tcPr>
          <w:p w14:paraId="41AAF8AB" w14:textId="26BA1EF3" w:rsidR="008763F4" w:rsidDel="00453CB1" w:rsidRDefault="008763F4">
            <w:pPr>
              <w:jc w:val="center"/>
              <w:rPr>
                <w:del w:id="5486" w:author="Do Thanh Trung" w:date="2025-07-10T10:49:00Z" w16du:dateUtc="2025-07-10T03:49:00Z"/>
              </w:rPr>
              <w:pPrChange w:id="5487" w:author="Do Thanh Trung" w:date="2025-07-10T10:54:00Z" w16du:dateUtc="2025-07-10T03:54:00Z">
                <w:pPr>
                  <w:jc w:val="left"/>
                </w:pPr>
              </w:pPrChange>
            </w:pPr>
          </w:p>
        </w:tc>
      </w:tr>
      <w:tr w:rsidR="00C261D5" w:rsidRPr="009B1FA4" w:rsidDel="00453CB1" w14:paraId="58531360" w14:textId="59944328" w:rsidTr="00CC0EBF">
        <w:trPr>
          <w:tblHeader/>
          <w:del w:id="5488" w:author="Do Thanh Trung" w:date="2025-07-10T10:49:00Z"/>
        </w:trPr>
        <w:tc>
          <w:tcPr>
            <w:tcW w:w="840" w:type="dxa"/>
            <w:vAlign w:val="center"/>
          </w:tcPr>
          <w:p w14:paraId="7CBE8FD3" w14:textId="2BBC3FDE" w:rsidR="008763F4" w:rsidDel="00453CB1" w:rsidRDefault="008763F4">
            <w:pPr>
              <w:jc w:val="center"/>
              <w:rPr>
                <w:del w:id="5489" w:author="Do Thanh Trung" w:date="2025-07-10T10:49:00Z" w16du:dateUtc="2025-07-10T03:49:00Z"/>
              </w:rPr>
              <w:pPrChange w:id="5490" w:author="Do Thanh Trung" w:date="2025-07-10T10:54:00Z" w16du:dateUtc="2025-07-10T03:54:00Z">
                <w:pPr>
                  <w:jc w:val="left"/>
                </w:pPr>
              </w:pPrChange>
            </w:pPr>
            <w:del w:id="5491" w:author="Do Thanh Trung" w:date="2025-07-10T10:49:00Z" w16du:dateUtc="2025-07-10T03:49:00Z">
              <w:r w:rsidDel="00453CB1">
                <w:delText>0</w:delText>
              </w:r>
              <w:r w:rsidR="00AF7D16" w:rsidDel="00453CB1">
                <w:delText>5</w:delText>
              </w:r>
            </w:del>
          </w:p>
        </w:tc>
        <w:tc>
          <w:tcPr>
            <w:tcW w:w="1523" w:type="dxa"/>
            <w:vAlign w:val="center"/>
          </w:tcPr>
          <w:p w14:paraId="35A07BC0" w14:textId="0CEF093D" w:rsidR="008763F4" w:rsidDel="00453CB1" w:rsidRDefault="003E7B3A">
            <w:pPr>
              <w:jc w:val="center"/>
              <w:rPr>
                <w:del w:id="5492" w:author="Do Thanh Trung" w:date="2025-07-10T10:49:00Z" w16du:dateUtc="2025-07-10T03:49:00Z"/>
              </w:rPr>
              <w:pPrChange w:id="5493" w:author="Do Thanh Trung" w:date="2025-07-10T10:54:00Z" w16du:dateUtc="2025-07-10T03:54:00Z">
                <w:pPr>
                  <w:jc w:val="left"/>
                </w:pPr>
              </w:pPrChange>
            </w:pPr>
            <w:del w:id="5494" w:author="Do Thanh Trung" w:date="2025-07-10T10:49:00Z" w16du:dateUtc="2025-07-10T03:49:00Z">
              <w:r w:rsidDel="00453CB1">
                <w:delText>Đến ngày</w:delText>
              </w:r>
            </w:del>
          </w:p>
        </w:tc>
        <w:tc>
          <w:tcPr>
            <w:tcW w:w="1259" w:type="dxa"/>
            <w:vAlign w:val="center"/>
          </w:tcPr>
          <w:p w14:paraId="68B85661" w14:textId="49421D3C" w:rsidR="008763F4" w:rsidDel="00453CB1" w:rsidRDefault="008763F4">
            <w:pPr>
              <w:jc w:val="center"/>
              <w:rPr>
                <w:del w:id="5495" w:author="Do Thanh Trung" w:date="2025-07-10T10:49:00Z" w16du:dateUtc="2025-07-10T03:49:00Z"/>
              </w:rPr>
              <w:pPrChange w:id="5496" w:author="Do Thanh Trung" w:date="2025-07-10T10:54:00Z" w16du:dateUtc="2025-07-10T03:54:00Z">
                <w:pPr>
                  <w:jc w:val="left"/>
                </w:pPr>
              </w:pPrChange>
            </w:pPr>
          </w:p>
        </w:tc>
        <w:tc>
          <w:tcPr>
            <w:tcW w:w="718" w:type="dxa"/>
            <w:vAlign w:val="center"/>
          </w:tcPr>
          <w:p w14:paraId="02D6BB15" w14:textId="086869DB" w:rsidR="008763F4" w:rsidDel="00453CB1" w:rsidRDefault="008763F4">
            <w:pPr>
              <w:jc w:val="center"/>
              <w:rPr>
                <w:del w:id="5497" w:author="Do Thanh Trung" w:date="2025-07-10T10:49:00Z" w16du:dateUtc="2025-07-10T03:49:00Z"/>
              </w:rPr>
              <w:pPrChange w:id="5498" w:author="Do Thanh Trung" w:date="2025-07-10T10:54:00Z" w16du:dateUtc="2025-07-10T03:54:00Z">
                <w:pPr>
                  <w:jc w:val="left"/>
                </w:pPr>
              </w:pPrChange>
            </w:pPr>
          </w:p>
        </w:tc>
        <w:tc>
          <w:tcPr>
            <w:tcW w:w="781" w:type="dxa"/>
            <w:vAlign w:val="center"/>
          </w:tcPr>
          <w:p w14:paraId="02D3C111" w14:textId="28B1AEFB" w:rsidR="008763F4" w:rsidDel="00453CB1" w:rsidRDefault="008763F4">
            <w:pPr>
              <w:jc w:val="center"/>
              <w:rPr>
                <w:del w:id="5499" w:author="Do Thanh Trung" w:date="2025-07-10T10:49:00Z" w16du:dateUtc="2025-07-10T03:49:00Z"/>
              </w:rPr>
              <w:pPrChange w:id="5500" w:author="Do Thanh Trung" w:date="2025-07-10T10:54:00Z" w16du:dateUtc="2025-07-10T03:54:00Z">
                <w:pPr>
                  <w:jc w:val="left"/>
                </w:pPr>
              </w:pPrChange>
            </w:pPr>
          </w:p>
        </w:tc>
        <w:tc>
          <w:tcPr>
            <w:tcW w:w="2929" w:type="dxa"/>
            <w:vAlign w:val="center"/>
          </w:tcPr>
          <w:p w14:paraId="10A251A5" w14:textId="4392A468" w:rsidR="008763F4" w:rsidDel="00453CB1" w:rsidRDefault="008763F4">
            <w:pPr>
              <w:jc w:val="center"/>
              <w:rPr>
                <w:del w:id="5501" w:author="Do Thanh Trung" w:date="2025-07-10T10:49:00Z" w16du:dateUtc="2025-07-10T03:49:00Z"/>
              </w:rPr>
              <w:pPrChange w:id="5502" w:author="Do Thanh Trung" w:date="2025-07-10T10:54:00Z" w16du:dateUtc="2025-07-10T03:54:00Z">
                <w:pPr>
                  <w:jc w:val="left"/>
                </w:pPr>
              </w:pPrChange>
            </w:pPr>
          </w:p>
        </w:tc>
        <w:tc>
          <w:tcPr>
            <w:tcW w:w="4901" w:type="dxa"/>
            <w:gridSpan w:val="2"/>
            <w:vAlign w:val="center"/>
          </w:tcPr>
          <w:p w14:paraId="3E22CE59" w14:textId="6BB9FFB9" w:rsidR="008763F4" w:rsidDel="00453CB1" w:rsidRDefault="008763F4">
            <w:pPr>
              <w:jc w:val="center"/>
              <w:rPr>
                <w:del w:id="5503" w:author="Do Thanh Trung" w:date="2025-07-10T10:49:00Z" w16du:dateUtc="2025-07-10T03:49:00Z"/>
              </w:rPr>
              <w:pPrChange w:id="5504" w:author="Do Thanh Trung" w:date="2025-07-10T10:54:00Z" w16du:dateUtc="2025-07-10T03:54:00Z">
                <w:pPr>
                  <w:jc w:val="left"/>
                </w:pPr>
              </w:pPrChange>
            </w:pPr>
          </w:p>
        </w:tc>
      </w:tr>
      <w:tr w:rsidR="00C261D5" w:rsidRPr="009B1FA4" w:rsidDel="00453CB1" w14:paraId="521061D6" w14:textId="0F44EB31" w:rsidTr="00CC0EBF">
        <w:trPr>
          <w:tblHeader/>
          <w:del w:id="5505" w:author="Do Thanh Trung" w:date="2025-07-10T10:49:00Z"/>
        </w:trPr>
        <w:tc>
          <w:tcPr>
            <w:tcW w:w="840" w:type="dxa"/>
            <w:vAlign w:val="center"/>
          </w:tcPr>
          <w:p w14:paraId="57E12636" w14:textId="0835FAE8" w:rsidR="003E7B3A" w:rsidDel="00453CB1" w:rsidRDefault="003E7B3A">
            <w:pPr>
              <w:jc w:val="center"/>
              <w:rPr>
                <w:del w:id="5506" w:author="Do Thanh Trung" w:date="2025-07-10T10:49:00Z" w16du:dateUtc="2025-07-10T03:49:00Z"/>
              </w:rPr>
              <w:pPrChange w:id="5507" w:author="Do Thanh Trung" w:date="2025-07-10T10:54:00Z" w16du:dateUtc="2025-07-10T03:54:00Z">
                <w:pPr>
                  <w:jc w:val="left"/>
                </w:pPr>
              </w:pPrChange>
            </w:pPr>
            <w:del w:id="5508" w:author="Do Thanh Trung" w:date="2025-07-10T10:49:00Z" w16du:dateUtc="2025-07-10T03:49:00Z">
              <w:r w:rsidDel="00453CB1">
                <w:delText>06</w:delText>
              </w:r>
            </w:del>
          </w:p>
        </w:tc>
        <w:tc>
          <w:tcPr>
            <w:tcW w:w="1523" w:type="dxa"/>
            <w:vAlign w:val="center"/>
          </w:tcPr>
          <w:p w14:paraId="7383DA47" w14:textId="5A1F1C79" w:rsidR="003E7B3A" w:rsidDel="00453CB1" w:rsidRDefault="003E7B3A">
            <w:pPr>
              <w:jc w:val="center"/>
              <w:rPr>
                <w:del w:id="5509" w:author="Do Thanh Trung" w:date="2025-07-10T10:49:00Z" w16du:dateUtc="2025-07-10T03:49:00Z"/>
              </w:rPr>
              <w:pPrChange w:id="5510" w:author="Do Thanh Trung" w:date="2025-07-10T10:54:00Z" w16du:dateUtc="2025-07-10T03:54:00Z">
                <w:pPr>
                  <w:jc w:val="left"/>
                </w:pPr>
              </w:pPrChange>
            </w:pPr>
            <w:del w:id="5511" w:author="Do Thanh Trung" w:date="2025-07-10T10:49:00Z" w16du:dateUtc="2025-07-10T03:49:00Z">
              <w:r w:rsidDel="00453CB1">
                <w:delText>Giá mua</w:delText>
              </w:r>
            </w:del>
          </w:p>
        </w:tc>
        <w:tc>
          <w:tcPr>
            <w:tcW w:w="1259" w:type="dxa"/>
            <w:vAlign w:val="center"/>
          </w:tcPr>
          <w:p w14:paraId="2459CEE1" w14:textId="7694397A" w:rsidR="003E7B3A" w:rsidDel="00453CB1" w:rsidRDefault="003E7B3A">
            <w:pPr>
              <w:jc w:val="center"/>
              <w:rPr>
                <w:del w:id="5512" w:author="Do Thanh Trung" w:date="2025-07-10T10:49:00Z" w16du:dateUtc="2025-07-10T03:49:00Z"/>
              </w:rPr>
              <w:pPrChange w:id="5513" w:author="Do Thanh Trung" w:date="2025-07-10T10:54:00Z" w16du:dateUtc="2025-07-10T03:54:00Z">
                <w:pPr>
                  <w:jc w:val="left"/>
                </w:pPr>
              </w:pPrChange>
            </w:pPr>
          </w:p>
        </w:tc>
        <w:tc>
          <w:tcPr>
            <w:tcW w:w="718" w:type="dxa"/>
            <w:vAlign w:val="center"/>
          </w:tcPr>
          <w:p w14:paraId="24625599" w14:textId="2F6DF043" w:rsidR="003E7B3A" w:rsidDel="00453CB1" w:rsidRDefault="003E7B3A">
            <w:pPr>
              <w:jc w:val="center"/>
              <w:rPr>
                <w:del w:id="5514" w:author="Do Thanh Trung" w:date="2025-07-10T10:49:00Z" w16du:dateUtc="2025-07-10T03:49:00Z"/>
              </w:rPr>
              <w:pPrChange w:id="5515" w:author="Do Thanh Trung" w:date="2025-07-10T10:54:00Z" w16du:dateUtc="2025-07-10T03:54:00Z">
                <w:pPr>
                  <w:jc w:val="left"/>
                </w:pPr>
              </w:pPrChange>
            </w:pPr>
          </w:p>
        </w:tc>
        <w:tc>
          <w:tcPr>
            <w:tcW w:w="781" w:type="dxa"/>
            <w:vAlign w:val="center"/>
          </w:tcPr>
          <w:p w14:paraId="6B7A8979" w14:textId="27A70665" w:rsidR="003E7B3A" w:rsidDel="00453CB1" w:rsidRDefault="003E7B3A">
            <w:pPr>
              <w:jc w:val="center"/>
              <w:rPr>
                <w:del w:id="5516" w:author="Do Thanh Trung" w:date="2025-07-10T10:49:00Z" w16du:dateUtc="2025-07-10T03:49:00Z"/>
              </w:rPr>
              <w:pPrChange w:id="5517" w:author="Do Thanh Trung" w:date="2025-07-10T10:54:00Z" w16du:dateUtc="2025-07-10T03:54:00Z">
                <w:pPr>
                  <w:jc w:val="left"/>
                </w:pPr>
              </w:pPrChange>
            </w:pPr>
          </w:p>
        </w:tc>
        <w:tc>
          <w:tcPr>
            <w:tcW w:w="2929" w:type="dxa"/>
            <w:vAlign w:val="center"/>
          </w:tcPr>
          <w:p w14:paraId="56F8DE51" w14:textId="4DAD122E" w:rsidR="003E7B3A" w:rsidDel="00453CB1" w:rsidRDefault="003E7B3A">
            <w:pPr>
              <w:jc w:val="center"/>
              <w:rPr>
                <w:del w:id="5518" w:author="Do Thanh Trung" w:date="2025-07-10T10:49:00Z" w16du:dateUtc="2025-07-10T03:49:00Z"/>
              </w:rPr>
              <w:pPrChange w:id="5519" w:author="Do Thanh Trung" w:date="2025-07-10T10:54:00Z" w16du:dateUtc="2025-07-10T03:54:00Z">
                <w:pPr>
                  <w:jc w:val="left"/>
                </w:pPr>
              </w:pPrChange>
            </w:pPr>
          </w:p>
        </w:tc>
        <w:tc>
          <w:tcPr>
            <w:tcW w:w="4901" w:type="dxa"/>
            <w:gridSpan w:val="2"/>
            <w:vAlign w:val="center"/>
          </w:tcPr>
          <w:p w14:paraId="2475B0E7" w14:textId="039F3F1D" w:rsidR="003E7B3A" w:rsidDel="00453CB1" w:rsidRDefault="003E7B3A">
            <w:pPr>
              <w:jc w:val="center"/>
              <w:rPr>
                <w:del w:id="5520" w:author="Do Thanh Trung" w:date="2025-07-10T10:49:00Z" w16du:dateUtc="2025-07-10T03:49:00Z"/>
              </w:rPr>
              <w:pPrChange w:id="5521" w:author="Do Thanh Trung" w:date="2025-07-10T10:54:00Z" w16du:dateUtc="2025-07-10T03:54:00Z">
                <w:pPr>
                  <w:jc w:val="left"/>
                </w:pPr>
              </w:pPrChange>
            </w:pPr>
          </w:p>
        </w:tc>
      </w:tr>
      <w:tr w:rsidR="00405265" w:rsidRPr="009B1FA4" w:rsidDel="00453CB1" w14:paraId="7DACD31D" w14:textId="4E5670C1" w:rsidTr="00CC0EBF">
        <w:trPr>
          <w:tblHeader/>
          <w:del w:id="5522" w:author="Do Thanh Trung" w:date="2025-07-10T10:49:00Z"/>
        </w:trPr>
        <w:tc>
          <w:tcPr>
            <w:tcW w:w="840" w:type="dxa"/>
            <w:vAlign w:val="center"/>
          </w:tcPr>
          <w:p w14:paraId="44121897" w14:textId="61FF7E5B" w:rsidR="003E7B3A" w:rsidDel="00453CB1" w:rsidRDefault="003E7B3A">
            <w:pPr>
              <w:jc w:val="center"/>
              <w:rPr>
                <w:del w:id="5523" w:author="Do Thanh Trung" w:date="2025-07-10T10:49:00Z" w16du:dateUtc="2025-07-10T03:49:00Z"/>
              </w:rPr>
              <w:pPrChange w:id="5524" w:author="Do Thanh Trung" w:date="2025-07-10T10:54:00Z" w16du:dateUtc="2025-07-10T03:54:00Z">
                <w:pPr>
                  <w:jc w:val="left"/>
                </w:pPr>
              </w:pPrChange>
            </w:pPr>
          </w:p>
        </w:tc>
        <w:tc>
          <w:tcPr>
            <w:tcW w:w="1523" w:type="dxa"/>
            <w:vAlign w:val="center"/>
          </w:tcPr>
          <w:p w14:paraId="054626B6" w14:textId="2B9ABD54" w:rsidR="003E7B3A" w:rsidDel="00453CB1" w:rsidRDefault="002E4207">
            <w:pPr>
              <w:jc w:val="center"/>
              <w:rPr>
                <w:del w:id="5525" w:author="Do Thanh Trung" w:date="2025-07-10T10:49:00Z" w16du:dateUtc="2025-07-10T03:49:00Z"/>
              </w:rPr>
              <w:pPrChange w:id="5526" w:author="Do Thanh Trung" w:date="2025-07-10T10:54:00Z" w16du:dateUtc="2025-07-10T03:54:00Z">
                <w:pPr>
                  <w:jc w:val="left"/>
                </w:pPr>
              </w:pPrChange>
            </w:pPr>
            <w:del w:id="5527" w:author="Do Thanh Trung" w:date="2025-07-10T10:49:00Z" w16du:dateUtc="2025-07-10T03:49:00Z">
              <w:r w:rsidDel="00453CB1">
                <w:delText>Biên độ</w:delText>
              </w:r>
            </w:del>
          </w:p>
        </w:tc>
        <w:tc>
          <w:tcPr>
            <w:tcW w:w="1259" w:type="dxa"/>
            <w:vAlign w:val="center"/>
          </w:tcPr>
          <w:p w14:paraId="6F47BD07" w14:textId="6A5E1A8D" w:rsidR="003E7B3A" w:rsidDel="00453CB1" w:rsidRDefault="003E7B3A">
            <w:pPr>
              <w:jc w:val="center"/>
              <w:rPr>
                <w:del w:id="5528" w:author="Do Thanh Trung" w:date="2025-07-10T10:49:00Z" w16du:dateUtc="2025-07-10T03:49:00Z"/>
              </w:rPr>
              <w:pPrChange w:id="5529" w:author="Do Thanh Trung" w:date="2025-07-10T10:54:00Z" w16du:dateUtc="2025-07-10T03:54:00Z">
                <w:pPr>
                  <w:jc w:val="left"/>
                </w:pPr>
              </w:pPrChange>
            </w:pPr>
          </w:p>
        </w:tc>
        <w:tc>
          <w:tcPr>
            <w:tcW w:w="718" w:type="dxa"/>
            <w:vAlign w:val="center"/>
          </w:tcPr>
          <w:p w14:paraId="2E2B9621" w14:textId="372D87A9" w:rsidR="003E7B3A" w:rsidDel="00453CB1" w:rsidRDefault="003E7B3A">
            <w:pPr>
              <w:jc w:val="center"/>
              <w:rPr>
                <w:del w:id="5530" w:author="Do Thanh Trung" w:date="2025-07-10T10:49:00Z" w16du:dateUtc="2025-07-10T03:49:00Z"/>
              </w:rPr>
              <w:pPrChange w:id="5531" w:author="Do Thanh Trung" w:date="2025-07-10T10:54:00Z" w16du:dateUtc="2025-07-10T03:54:00Z">
                <w:pPr>
                  <w:jc w:val="left"/>
                </w:pPr>
              </w:pPrChange>
            </w:pPr>
          </w:p>
        </w:tc>
        <w:tc>
          <w:tcPr>
            <w:tcW w:w="781" w:type="dxa"/>
            <w:vAlign w:val="center"/>
          </w:tcPr>
          <w:p w14:paraId="592B28B5" w14:textId="68BA4292" w:rsidR="003E7B3A" w:rsidDel="00453CB1" w:rsidRDefault="003E7B3A">
            <w:pPr>
              <w:jc w:val="center"/>
              <w:rPr>
                <w:del w:id="5532" w:author="Do Thanh Trung" w:date="2025-07-10T10:49:00Z" w16du:dateUtc="2025-07-10T03:49:00Z"/>
              </w:rPr>
              <w:pPrChange w:id="5533" w:author="Do Thanh Trung" w:date="2025-07-10T10:54:00Z" w16du:dateUtc="2025-07-10T03:54:00Z">
                <w:pPr>
                  <w:jc w:val="left"/>
                </w:pPr>
              </w:pPrChange>
            </w:pPr>
          </w:p>
        </w:tc>
        <w:tc>
          <w:tcPr>
            <w:tcW w:w="2929" w:type="dxa"/>
            <w:vAlign w:val="center"/>
          </w:tcPr>
          <w:p w14:paraId="67C594D9" w14:textId="4C98D59F" w:rsidR="003E7B3A" w:rsidDel="00453CB1" w:rsidRDefault="003E7B3A">
            <w:pPr>
              <w:jc w:val="center"/>
              <w:rPr>
                <w:del w:id="5534" w:author="Do Thanh Trung" w:date="2025-07-10T10:49:00Z" w16du:dateUtc="2025-07-10T03:49:00Z"/>
              </w:rPr>
              <w:pPrChange w:id="5535" w:author="Do Thanh Trung" w:date="2025-07-10T10:54:00Z" w16du:dateUtc="2025-07-10T03:54:00Z">
                <w:pPr>
                  <w:jc w:val="left"/>
                </w:pPr>
              </w:pPrChange>
            </w:pPr>
          </w:p>
        </w:tc>
        <w:tc>
          <w:tcPr>
            <w:tcW w:w="4901" w:type="dxa"/>
            <w:gridSpan w:val="2"/>
            <w:vAlign w:val="center"/>
          </w:tcPr>
          <w:p w14:paraId="21EC34A8" w14:textId="1E4814E6" w:rsidR="003E7B3A" w:rsidDel="00453CB1" w:rsidRDefault="003E7B3A">
            <w:pPr>
              <w:jc w:val="center"/>
              <w:rPr>
                <w:del w:id="5536" w:author="Do Thanh Trung" w:date="2025-07-10T10:49:00Z" w16du:dateUtc="2025-07-10T03:49:00Z"/>
              </w:rPr>
              <w:pPrChange w:id="5537" w:author="Do Thanh Trung" w:date="2025-07-10T10:54:00Z" w16du:dateUtc="2025-07-10T03:54:00Z">
                <w:pPr>
                  <w:jc w:val="left"/>
                </w:pPr>
              </w:pPrChange>
            </w:pPr>
          </w:p>
        </w:tc>
      </w:tr>
      <w:tr w:rsidR="00405265" w:rsidRPr="009B1FA4" w:rsidDel="00453CB1" w14:paraId="6CF421BA" w14:textId="6D4AD995" w:rsidTr="00CC0EBF">
        <w:trPr>
          <w:tblHeader/>
          <w:del w:id="5538" w:author="Do Thanh Trung" w:date="2025-07-10T10:49:00Z"/>
        </w:trPr>
        <w:tc>
          <w:tcPr>
            <w:tcW w:w="840" w:type="dxa"/>
            <w:vAlign w:val="center"/>
          </w:tcPr>
          <w:p w14:paraId="7251EDDD" w14:textId="6530749A" w:rsidR="003E7B3A" w:rsidDel="00453CB1" w:rsidRDefault="003E7B3A">
            <w:pPr>
              <w:jc w:val="center"/>
              <w:rPr>
                <w:del w:id="5539" w:author="Do Thanh Trung" w:date="2025-07-10T10:49:00Z" w16du:dateUtc="2025-07-10T03:49:00Z"/>
              </w:rPr>
              <w:pPrChange w:id="5540" w:author="Do Thanh Trung" w:date="2025-07-10T10:54:00Z" w16du:dateUtc="2025-07-10T03:54:00Z">
                <w:pPr>
                  <w:jc w:val="left"/>
                </w:pPr>
              </w:pPrChange>
            </w:pPr>
          </w:p>
        </w:tc>
        <w:tc>
          <w:tcPr>
            <w:tcW w:w="1523" w:type="dxa"/>
            <w:vAlign w:val="center"/>
          </w:tcPr>
          <w:p w14:paraId="4C1F3072" w14:textId="5D8AA242" w:rsidR="003E7B3A" w:rsidDel="00453CB1" w:rsidRDefault="002E4207">
            <w:pPr>
              <w:jc w:val="center"/>
              <w:rPr>
                <w:del w:id="5541" w:author="Do Thanh Trung" w:date="2025-07-10T10:49:00Z" w16du:dateUtc="2025-07-10T03:49:00Z"/>
              </w:rPr>
              <w:pPrChange w:id="5542" w:author="Do Thanh Trung" w:date="2025-07-10T10:54:00Z" w16du:dateUtc="2025-07-10T03:54:00Z">
                <w:pPr>
                  <w:jc w:val="left"/>
                </w:pPr>
              </w:pPrChange>
            </w:pPr>
            <w:del w:id="5543" w:author="Do Thanh Trung" w:date="2025-07-10T10:49:00Z" w16du:dateUtc="2025-07-10T03:49:00Z">
              <w:r w:rsidDel="00453CB1">
                <w:delText>Giá mua tối đa</w:delText>
              </w:r>
            </w:del>
          </w:p>
        </w:tc>
        <w:tc>
          <w:tcPr>
            <w:tcW w:w="1259" w:type="dxa"/>
            <w:vAlign w:val="center"/>
          </w:tcPr>
          <w:p w14:paraId="63925450" w14:textId="2A7FA395" w:rsidR="003E7B3A" w:rsidDel="00453CB1" w:rsidRDefault="003E7B3A">
            <w:pPr>
              <w:jc w:val="center"/>
              <w:rPr>
                <w:del w:id="5544" w:author="Do Thanh Trung" w:date="2025-07-10T10:49:00Z" w16du:dateUtc="2025-07-10T03:49:00Z"/>
              </w:rPr>
              <w:pPrChange w:id="5545" w:author="Do Thanh Trung" w:date="2025-07-10T10:54:00Z" w16du:dateUtc="2025-07-10T03:54:00Z">
                <w:pPr>
                  <w:jc w:val="left"/>
                </w:pPr>
              </w:pPrChange>
            </w:pPr>
          </w:p>
        </w:tc>
        <w:tc>
          <w:tcPr>
            <w:tcW w:w="718" w:type="dxa"/>
            <w:vAlign w:val="center"/>
          </w:tcPr>
          <w:p w14:paraId="7FB9652A" w14:textId="7DB34A4A" w:rsidR="003E7B3A" w:rsidDel="00453CB1" w:rsidRDefault="003E7B3A">
            <w:pPr>
              <w:jc w:val="center"/>
              <w:rPr>
                <w:del w:id="5546" w:author="Do Thanh Trung" w:date="2025-07-10T10:49:00Z" w16du:dateUtc="2025-07-10T03:49:00Z"/>
              </w:rPr>
              <w:pPrChange w:id="5547" w:author="Do Thanh Trung" w:date="2025-07-10T10:54:00Z" w16du:dateUtc="2025-07-10T03:54:00Z">
                <w:pPr>
                  <w:jc w:val="left"/>
                </w:pPr>
              </w:pPrChange>
            </w:pPr>
          </w:p>
        </w:tc>
        <w:tc>
          <w:tcPr>
            <w:tcW w:w="781" w:type="dxa"/>
            <w:vAlign w:val="center"/>
          </w:tcPr>
          <w:p w14:paraId="066AEFE0" w14:textId="6235FDCE" w:rsidR="003E7B3A" w:rsidDel="00453CB1" w:rsidRDefault="003E7B3A">
            <w:pPr>
              <w:jc w:val="center"/>
              <w:rPr>
                <w:del w:id="5548" w:author="Do Thanh Trung" w:date="2025-07-10T10:49:00Z" w16du:dateUtc="2025-07-10T03:49:00Z"/>
              </w:rPr>
              <w:pPrChange w:id="5549" w:author="Do Thanh Trung" w:date="2025-07-10T10:54:00Z" w16du:dateUtc="2025-07-10T03:54:00Z">
                <w:pPr>
                  <w:jc w:val="left"/>
                </w:pPr>
              </w:pPrChange>
            </w:pPr>
          </w:p>
        </w:tc>
        <w:tc>
          <w:tcPr>
            <w:tcW w:w="2929" w:type="dxa"/>
            <w:vAlign w:val="center"/>
          </w:tcPr>
          <w:p w14:paraId="4F812257" w14:textId="4C56AAAA" w:rsidR="003E7B3A" w:rsidDel="00453CB1" w:rsidRDefault="003E7B3A">
            <w:pPr>
              <w:jc w:val="center"/>
              <w:rPr>
                <w:del w:id="5550" w:author="Do Thanh Trung" w:date="2025-07-10T10:49:00Z" w16du:dateUtc="2025-07-10T03:49:00Z"/>
              </w:rPr>
              <w:pPrChange w:id="5551" w:author="Do Thanh Trung" w:date="2025-07-10T10:54:00Z" w16du:dateUtc="2025-07-10T03:54:00Z">
                <w:pPr>
                  <w:jc w:val="left"/>
                </w:pPr>
              </w:pPrChange>
            </w:pPr>
          </w:p>
        </w:tc>
        <w:tc>
          <w:tcPr>
            <w:tcW w:w="4901" w:type="dxa"/>
            <w:gridSpan w:val="2"/>
            <w:vAlign w:val="center"/>
          </w:tcPr>
          <w:p w14:paraId="280F45C3" w14:textId="33DE2C00" w:rsidR="003E7B3A" w:rsidDel="00453CB1" w:rsidRDefault="003E7B3A">
            <w:pPr>
              <w:jc w:val="center"/>
              <w:rPr>
                <w:del w:id="5552" w:author="Do Thanh Trung" w:date="2025-07-10T10:49:00Z" w16du:dateUtc="2025-07-10T03:49:00Z"/>
              </w:rPr>
              <w:pPrChange w:id="5553" w:author="Do Thanh Trung" w:date="2025-07-10T10:54:00Z" w16du:dateUtc="2025-07-10T03:54:00Z">
                <w:pPr>
                  <w:jc w:val="left"/>
                </w:pPr>
              </w:pPrChange>
            </w:pPr>
          </w:p>
        </w:tc>
      </w:tr>
      <w:tr w:rsidR="00405265" w:rsidRPr="009B1FA4" w:rsidDel="00453CB1" w14:paraId="769032E5" w14:textId="1AA737B3" w:rsidTr="00CC0EBF">
        <w:trPr>
          <w:tblHeader/>
          <w:del w:id="5554" w:author="Do Thanh Trung" w:date="2025-07-10T10:49:00Z"/>
        </w:trPr>
        <w:tc>
          <w:tcPr>
            <w:tcW w:w="840" w:type="dxa"/>
            <w:vAlign w:val="center"/>
          </w:tcPr>
          <w:p w14:paraId="510C7E77" w14:textId="6B8A244F" w:rsidR="003E7B3A" w:rsidDel="00453CB1" w:rsidRDefault="003E7B3A">
            <w:pPr>
              <w:jc w:val="center"/>
              <w:rPr>
                <w:del w:id="5555" w:author="Do Thanh Trung" w:date="2025-07-10T10:49:00Z" w16du:dateUtc="2025-07-10T03:49:00Z"/>
              </w:rPr>
              <w:pPrChange w:id="5556" w:author="Do Thanh Trung" w:date="2025-07-10T10:54:00Z" w16du:dateUtc="2025-07-10T03:54:00Z">
                <w:pPr>
                  <w:jc w:val="left"/>
                </w:pPr>
              </w:pPrChange>
            </w:pPr>
          </w:p>
        </w:tc>
        <w:tc>
          <w:tcPr>
            <w:tcW w:w="1523" w:type="dxa"/>
            <w:vAlign w:val="center"/>
          </w:tcPr>
          <w:p w14:paraId="675C6F99" w14:textId="1EFA077D" w:rsidR="003E7B3A" w:rsidDel="00453CB1" w:rsidRDefault="002E4207">
            <w:pPr>
              <w:jc w:val="center"/>
              <w:rPr>
                <w:del w:id="5557" w:author="Do Thanh Trung" w:date="2025-07-10T10:49:00Z" w16du:dateUtc="2025-07-10T03:49:00Z"/>
              </w:rPr>
              <w:pPrChange w:id="5558" w:author="Do Thanh Trung" w:date="2025-07-10T10:54:00Z" w16du:dateUtc="2025-07-10T03:54:00Z">
                <w:pPr>
                  <w:jc w:val="left"/>
                </w:pPr>
              </w:pPrChange>
            </w:pPr>
            <w:del w:id="5559" w:author="Do Thanh Trung" w:date="2025-07-10T10:49:00Z" w16du:dateUtc="2025-07-10T03:49:00Z">
              <w:r w:rsidDel="00453CB1">
                <w:delText xml:space="preserve">Số lượng </w:delText>
              </w:r>
              <w:r w:rsidR="00600373" w:rsidDel="00453CB1">
                <w:delText>mua</w:delText>
              </w:r>
              <w:r w:rsidR="00903351" w:rsidDel="00453CB1">
                <w:delText xml:space="preserve"> </w:delText>
              </w:r>
              <w:r w:rsidDel="00453CB1">
                <w:delText>tối thiểu</w:delText>
              </w:r>
            </w:del>
          </w:p>
        </w:tc>
        <w:tc>
          <w:tcPr>
            <w:tcW w:w="1259" w:type="dxa"/>
            <w:vAlign w:val="center"/>
          </w:tcPr>
          <w:p w14:paraId="60322EA6" w14:textId="78FDFDC7" w:rsidR="003E7B3A" w:rsidDel="00453CB1" w:rsidRDefault="003E7B3A">
            <w:pPr>
              <w:jc w:val="center"/>
              <w:rPr>
                <w:del w:id="5560" w:author="Do Thanh Trung" w:date="2025-07-10T10:49:00Z" w16du:dateUtc="2025-07-10T03:49:00Z"/>
              </w:rPr>
              <w:pPrChange w:id="5561" w:author="Do Thanh Trung" w:date="2025-07-10T10:54:00Z" w16du:dateUtc="2025-07-10T03:54:00Z">
                <w:pPr>
                  <w:jc w:val="left"/>
                </w:pPr>
              </w:pPrChange>
            </w:pPr>
          </w:p>
        </w:tc>
        <w:tc>
          <w:tcPr>
            <w:tcW w:w="718" w:type="dxa"/>
            <w:vAlign w:val="center"/>
          </w:tcPr>
          <w:p w14:paraId="00348FFE" w14:textId="42FDC469" w:rsidR="003E7B3A" w:rsidDel="00453CB1" w:rsidRDefault="003E7B3A">
            <w:pPr>
              <w:jc w:val="center"/>
              <w:rPr>
                <w:del w:id="5562" w:author="Do Thanh Trung" w:date="2025-07-10T10:49:00Z" w16du:dateUtc="2025-07-10T03:49:00Z"/>
              </w:rPr>
              <w:pPrChange w:id="5563" w:author="Do Thanh Trung" w:date="2025-07-10T10:54:00Z" w16du:dateUtc="2025-07-10T03:54:00Z">
                <w:pPr>
                  <w:jc w:val="left"/>
                </w:pPr>
              </w:pPrChange>
            </w:pPr>
          </w:p>
        </w:tc>
        <w:tc>
          <w:tcPr>
            <w:tcW w:w="781" w:type="dxa"/>
            <w:vAlign w:val="center"/>
          </w:tcPr>
          <w:p w14:paraId="7B84B625" w14:textId="1C64D992" w:rsidR="003E7B3A" w:rsidDel="00453CB1" w:rsidRDefault="003E7B3A">
            <w:pPr>
              <w:jc w:val="center"/>
              <w:rPr>
                <w:del w:id="5564" w:author="Do Thanh Trung" w:date="2025-07-10T10:49:00Z" w16du:dateUtc="2025-07-10T03:49:00Z"/>
              </w:rPr>
              <w:pPrChange w:id="5565" w:author="Do Thanh Trung" w:date="2025-07-10T10:54:00Z" w16du:dateUtc="2025-07-10T03:54:00Z">
                <w:pPr>
                  <w:jc w:val="left"/>
                </w:pPr>
              </w:pPrChange>
            </w:pPr>
          </w:p>
        </w:tc>
        <w:tc>
          <w:tcPr>
            <w:tcW w:w="2929" w:type="dxa"/>
            <w:vAlign w:val="center"/>
          </w:tcPr>
          <w:p w14:paraId="2D4CB676" w14:textId="63FB7F51" w:rsidR="003E7B3A" w:rsidDel="00453CB1" w:rsidRDefault="003E7B3A">
            <w:pPr>
              <w:jc w:val="center"/>
              <w:rPr>
                <w:del w:id="5566" w:author="Do Thanh Trung" w:date="2025-07-10T10:49:00Z" w16du:dateUtc="2025-07-10T03:49:00Z"/>
              </w:rPr>
              <w:pPrChange w:id="5567" w:author="Do Thanh Trung" w:date="2025-07-10T10:54:00Z" w16du:dateUtc="2025-07-10T03:54:00Z">
                <w:pPr>
                  <w:jc w:val="left"/>
                </w:pPr>
              </w:pPrChange>
            </w:pPr>
          </w:p>
        </w:tc>
        <w:tc>
          <w:tcPr>
            <w:tcW w:w="4901" w:type="dxa"/>
            <w:gridSpan w:val="2"/>
            <w:vAlign w:val="center"/>
          </w:tcPr>
          <w:p w14:paraId="730088E2" w14:textId="425038FE" w:rsidR="003E7B3A" w:rsidDel="00453CB1" w:rsidRDefault="003E7B3A">
            <w:pPr>
              <w:jc w:val="center"/>
              <w:rPr>
                <w:del w:id="5568" w:author="Do Thanh Trung" w:date="2025-07-10T10:49:00Z" w16du:dateUtc="2025-07-10T03:49:00Z"/>
              </w:rPr>
              <w:pPrChange w:id="5569" w:author="Do Thanh Trung" w:date="2025-07-10T10:54:00Z" w16du:dateUtc="2025-07-10T03:54:00Z">
                <w:pPr>
                  <w:jc w:val="left"/>
                </w:pPr>
              </w:pPrChange>
            </w:pPr>
          </w:p>
        </w:tc>
      </w:tr>
      <w:tr w:rsidR="00405265" w:rsidRPr="009B1FA4" w:rsidDel="00453CB1" w14:paraId="6995A28B" w14:textId="55936B47" w:rsidTr="00CC0EBF">
        <w:tblPrEx>
          <w:tblW w:w="12951" w:type="dxa"/>
          <w:tblPrExChange w:id="5570" w:author="Do Thanh Trung" w:date="2025-07-10T14:21:00Z" w16du:dateUtc="2025-07-10T07:21:00Z">
            <w:tblPrEx>
              <w:tblW w:w="12951" w:type="dxa"/>
            </w:tblPrEx>
          </w:tblPrExChange>
        </w:tblPrEx>
        <w:trPr>
          <w:tblHeader/>
          <w:del w:id="5571" w:author="Do Thanh Trung" w:date="2025-07-10T10:49:00Z"/>
          <w:trPrChange w:id="5572" w:author="Do Thanh Trung" w:date="2025-07-10T14:21:00Z" w16du:dateUtc="2025-07-10T07:21:00Z">
            <w:trPr>
              <w:tblHeader/>
            </w:trPr>
          </w:trPrChange>
        </w:trPr>
        <w:tc>
          <w:tcPr>
            <w:tcW w:w="840" w:type="dxa"/>
            <w:vAlign w:val="center"/>
            <w:tcPrChange w:id="5573" w:author="Do Thanh Trung" w:date="2025-07-10T14:21:00Z" w16du:dateUtc="2025-07-10T07:21:00Z">
              <w:tcPr>
                <w:tcW w:w="601" w:type="dxa"/>
                <w:gridSpan w:val="2"/>
                <w:vAlign w:val="center"/>
              </w:tcPr>
            </w:tcPrChange>
          </w:tcPr>
          <w:p w14:paraId="0DA9DD4B" w14:textId="1C109630" w:rsidR="003E7B3A" w:rsidDel="00453CB1" w:rsidRDefault="003E7B3A">
            <w:pPr>
              <w:jc w:val="center"/>
              <w:rPr>
                <w:del w:id="5574" w:author="Do Thanh Trung" w:date="2025-07-10T10:49:00Z" w16du:dateUtc="2025-07-10T03:49:00Z"/>
              </w:rPr>
              <w:pPrChange w:id="5575" w:author="Do Thanh Trung" w:date="2025-07-10T10:54:00Z" w16du:dateUtc="2025-07-10T03:54:00Z">
                <w:pPr>
                  <w:jc w:val="left"/>
                </w:pPr>
              </w:pPrChange>
            </w:pPr>
          </w:p>
        </w:tc>
        <w:tc>
          <w:tcPr>
            <w:tcW w:w="1523" w:type="dxa"/>
            <w:vAlign w:val="center"/>
            <w:tcPrChange w:id="5576" w:author="Do Thanh Trung" w:date="2025-07-10T14:21:00Z" w16du:dateUtc="2025-07-10T07:21:00Z">
              <w:tcPr>
                <w:tcW w:w="1575" w:type="dxa"/>
                <w:gridSpan w:val="2"/>
                <w:vAlign w:val="center"/>
              </w:tcPr>
            </w:tcPrChange>
          </w:tcPr>
          <w:p w14:paraId="489B4CC1" w14:textId="6949D171" w:rsidR="003E7B3A" w:rsidDel="00453CB1" w:rsidRDefault="002E4207">
            <w:pPr>
              <w:jc w:val="center"/>
              <w:rPr>
                <w:del w:id="5577" w:author="Do Thanh Trung" w:date="2025-07-10T10:49:00Z" w16du:dateUtc="2025-07-10T03:49:00Z"/>
              </w:rPr>
              <w:pPrChange w:id="5578" w:author="Do Thanh Trung" w:date="2025-07-10T10:54:00Z" w16du:dateUtc="2025-07-10T03:54:00Z">
                <w:pPr>
                  <w:jc w:val="left"/>
                </w:pPr>
              </w:pPrChange>
            </w:pPr>
            <w:del w:id="5579" w:author="Do Thanh Trung" w:date="2025-07-10T10:49:00Z" w16du:dateUtc="2025-07-10T03:49:00Z">
              <w:r w:rsidDel="00453CB1">
                <w:delText>Số lượng</w:delText>
              </w:r>
              <w:r w:rsidR="00600373" w:rsidDel="00453CB1">
                <w:delText xml:space="preserve"> mua</w:delText>
              </w:r>
              <w:r w:rsidDel="00453CB1">
                <w:delText xml:space="preserve"> tối đa</w:delText>
              </w:r>
            </w:del>
          </w:p>
        </w:tc>
        <w:tc>
          <w:tcPr>
            <w:tcW w:w="1259" w:type="dxa"/>
            <w:vAlign w:val="center"/>
            <w:tcPrChange w:id="5580" w:author="Do Thanh Trung" w:date="2025-07-10T14:21:00Z" w16du:dateUtc="2025-07-10T07:21:00Z">
              <w:tcPr>
                <w:tcW w:w="899" w:type="dxa"/>
                <w:vAlign w:val="center"/>
              </w:tcPr>
            </w:tcPrChange>
          </w:tcPr>
          <w:p w14:paraId="08DC5F09" w14:textId="4FF4B990" w:rsidR="003E7B3A" w:rsidDel="00453CB1" w:rsidRDefault="003E7B3A">
            <w:pPr>
              <w:jc w:val="center"/>
              <w:rPr>
                <w:del w:id="5581" w:author="Do Thanh Trung" w:date="2025-07-10T10:49:00Z" w16du:dateUtc="2025-07-10T03:49:00Z"/>
              </w:rPr>
              <w:pPrChange w:id="5582" w:author="Do Thanh Trung" w:date="2025-07-10T10:54:00Z" w16du:dateUtc="2025-07-10T03:54:00Z">
                <w:pPr>
                  <w:jc w:val="left"/>
                </w:pPr>
              </w:pPrChange>
            </w:pPr>
          </w:p>
        </w:tc>
        <w:tc>
          <w:tcPr>
            <w:tcW w:w="718" w:type="dxa"/>
            <w:vAlign w:val="center"/>
            <w:tcPrChange w:id="5583" w:author="Do Thanh Trung" w:date="2025-07-10T14:21:00Z" w16du:dateUtc="2025-07-10T07:21:00Z">
              <w:tcPr>
                <w:tcW w:w="720" w:type="dxa"/>
                <w:gridSpan w:val="2"/>
                <w:vAlign w:val="center"/>
              </w:tcPr>
            </w:tcPrChange>
          </w:tcPr>
          <w:p w14:paraId="0936845C" w14:textId="7A7F9729" w:rsidR="003E7B3A" w:rsidDel="00453CB1" w:rsidRDefault="003E7B3A">
            <w:pPr>
              <w:jc w:val="center"/>
              <w:rPr>
                <w:del w:id="5584" w:author="Do Thanh Trung" w:date="2025-07-10T10:49:00Z" w16du:dateUtc="2025-07-10T03:49:00Z"/>
              </w:rPr>
              <w:pPrChange w:id="5585" w:author="Do Thanh Trung" w:date="2025-07-10T10:54:00Z" w16du:dateUtc="2025-07-10T03:54:00Z">
                <w:pPr>
                  <w:jc w:val="left"/>
                </w:pPr>
              </w:pPrChange>
            </w:pPr>
          </w:p>
        </w:tc>
        <w:tc>
          <w:tcPr>
            <w:tcW w:w="781" w:type="dxa"/>
            <w:vAlign w:val="center"/>
            <w:tcPrChange w:id="5586" w:author="Do Thanh Trung" w:date="2025-07-10T14:21:00Z" w16du:dateUtc="2025-07-10T07:21:00Z">
              <w:tcPr>
                <w:tcW w:w="781" w:type="dxa"/>
                <w:gridSpan w:val="2"/>
                <w:vAlign w:val="center"/>
              </w:tcPr>
            </w:tcPrChange>
          </w:tcPr>
          <w:p w14:paraId="0B8077B8" w14:textId="0BD6F589" w:rsidR="003E7B3A" w:rsidDel="00453CB1" w:rsidRDefault="003E7B3A">
            <w:pPr>
              <w:jc w:val="center"/>
              <w:rPr>
                <w:del w:id="5587" w:author="Do Thanh Trung" w:date="2025-07-10T10:49:00Z" w16du:dateUtc="2025-07-10T03:49:00Z"/>
              </w:rPr>
              <w:pPrChange w:id="5588" w:author="Do Thanh Trung" w:date="2025-07-10T10:54:00Z" w16du:dateUtc="2025-07-10T03:54:00Z">
                <w:pPr>
                  <w:jc w:val="left"/>
                </w:pPr>
              </w:pPrChange>
            </w:pPr>
          </w:p>
        </w:tc>
        <w:tc>
          <w:tcPr>
            <w:tcW w:w="2929" w:type="dxa"/>
            <w:vAlign w:val="center"/>
            <w:tcPrChange w:id="5589" w:author="Do Thanh Trung" w:date="2025-07-10T14:21:00Z" w16du:dateUtc="2025-07-10T07:21:00Z">
              <w:tcPr>
                <w:tcW w:w="3115" w:type="dxa"/>
                <w:gridSpan w:val="2"/>
                <w:vAlign w:val="center"/>
              </w:tcPr>
            </w:tcPrChange>
          </w:tcPr>
          <w:p w14:paraId="5A7D8D75" w14:textId="50964323" w:rsidR="003E7B3A" w:rsidDel="00453CB1" w:rsidRDefault="003E7B3A">
            <w:pPr>
              <w:jc w:val="center"/>
              <w:rPr>
                <w:del w:id="5590" w:author="Do Thanh Trung" w:date="2025-07-10T10:49:00Z" w16du:dateUtc="2025-07-10T03:49:00Z"/>
              </w:rPr>
              <w:pPrChange w:id="5591" w:author="Do Thanh Trung" w:date="2025-07-10T10:54:00Z" w16du:dateUtc="2025-07-10T03:54:00Z">
                <w:pPr>
                  <w:jc w:val="left"/>
                </w:pPr>
              </w:pPrChange>
            </w:pPr>
          </w:p>
        </w:tc>
        <w:tc>
          <w:tcPr>
            <w:tcW w:w="4901" w:type="dxa"/>
            <w:gridSpan w:val="2"/>
            <w:vAlign w:val="center"/>
            <w:tcPrChange w:id="5592" w:author="Do Thanh Trung" w:date="2025-07-10T14:21:00Z" w16du:dateUtc="2025-07-10T07:21:00Z">
              <w:tcPr>
                <w:tcW w:w="5260" w:type="dxa"/>
                <w:gridSpan w:val="4"/>
                <w:vAlign w:val="center"/>
              </w:tcPr>
            </w:tcPrChange>
          </w:tcPr>
          <w:p w14:paraId="1DA8A383" w14:textId="2F9A82A9" w:rsidR="003E7B3A" w:rsidDel="00453CB1" w:rsidRDefault="003E7B3A">
            <w:pPr>
              <w:jc w:val="center"/>
              <w:rPr>
                <w:del w:id="5593" w:author="Do Thanh Trung" w:date="2025-07-10T10:49:00Z" w16du:dateUtc="2025-07-10T03:49:00Z"/>
              </w:rPr>
              <w:pPrChange w:id="5594" w:author="Do Thanh Trung" w:date="2025-07-10T10:54:00Z" w16du:dateUtc="2025-07-10T03:54:00Z">
                <w:pPr>
                  <w:jc w:val="left"/>
                </w:pPr>
              </w:pPrChange>
            </w:pPr>
          </w:p>
        </w:tc>
      </w:tr>
      <w:tr w:rsidR="00240A3F" w:rsidRPr="009B1FA4" w:rsidDel="00453CB1" w14:paraId="79832D50" w14:textId="77777777" w:rsidTr="00CC0EBF">
        <w:tblPrEx>
          <w:tblW w:w="12951" w:type="dxa"/>
          <w:tblPrExChange w:id="5595" w:author="Do Thanh Trung" w:date="2025-07-10T14:21:00Z" w16du:dateUtc="2025-07-10T07:21:00Z">
            <w:tblPrEx>
              <w:tblW w:w="12951" w:type="dxa"/>
            </w:tblPrEx>
          </w:tblPrExChange>
        </w:tblPrEx>
        <w:trPr>
          <w:tblHeader/>
          <w:del w:id="5596" w:author="Do Thanh Trung" w:date="2025-07-10T10:49:00Z"/>
          <w:trPrChange w:id="5597" w:author="Do Thanh Trung" w:date="2025-07-10T14:21:00Z" w16du:dateUtc="2025-07-10T07:21:00Z">
            <w:trPr>
              <w:tblHeader/>
            </w:trPr>
          </w:trPrChange>
        </w:trPr>
        <w:tc>
          <w:tcPr>
            <w:tcW w:w="840" w:type="dxa"/>
            <w:vAlign w:val="center"/>
            <w:tcPrChange w:id="5598" w:author="Do Thanh Trung" w:date="2025-07-10T14:21:00Z" w16du:dateUtc="2025-07-10T07:21:00Z">
              <w:tcPr>
                <w:tcW w:w="601" w:type="dxa"/>
                <w:gridSpan w:val="2"/>
                <w:vAlign w:val="center"/>
              </w:tcPr>
            </w:tcPrChange>
          </w:tcPr>
          <w:p w14:paraId="51A35527" w14:textId="1387737D" w:rsidR="003E7B3A" w:rsidDel="00453CB1" w:rsidRDefault="003E7B3A">
            <w:pPr>
              <w:jc w:val="center"/>
              <w:rPr>
                <w:del w:id="5599" w:author="Do Thanh Trung" w:date="2025-07-10T10:49:00Z" w16du:dateUtc="2025-07-10T03:49:00Z"/>
              </w:rPr>
              <w:pPrChange w:id="5600" w:author="Do Thanh Trung" w:date="2025-07-10T10:54:00Z" w16du:dateUtc="2025-07-10T03:54:00Z">
                <w:pPr>
                  <w:jc w:val="left"/>
                </w:pPr>
              </w:pPrChange>
            </w:pPr>
          </w:p>
        </w:tc>
        <w:tc>
          <w:tcPr>
            <w:tcW w:w="1523" w:type="dxa"/>
            <w:vAlign w:val="center"/>
            <w:tcPrChange w:id="5601" w:author="Do Thanh Trung" w:date="2025-07-10T14:21:00Z" w16du:dateUtc="2025-07-10T07:21:00Z">
              <w:tcPr>
                <w:tcW w:w="1575" w:type="dxa"/>
                <w:gridSpan w:val="2"/>
                <w:vAlign w:val="center"/>
              </w:tcPr>
            </w:tcPrChange>
          </w:tcPr>
          <w:p w14:paraId="02069A94" w14:textId="4E663D14" w:rsidR="003E7B3A" w:rsidDel="00453CB1" w:rsidRDefault="003E7B3A">
            <w:pPr>
              <w:jc w:val="center"/>
              <w:rPr>
                <w:del w:id="5602" w:author="Do Thanh Trung" w:date="2025-07-10T10:49:00Z" w16du:dateUtc="2025-07-10T03:49:00Z"/>
              </w:rPr>
              <w:pPrChange w:id="5603" w:author="Do Thanh Trung" w:date="2025-07-10T10:54:00Z" w16du:dateUtc="2025-07-10T03:54:00Z">
                <w:pPr>
                  <w:jc w:val="left"/>
                </w:pPr>
              </w:pPrChange>
            </w:pPr>
          </w:p>
        </w:tc>
        <w:tc>
          <w:tcPr>
            <w:tcW w:w="1259" w:type="dxa"/>
            <w:vAlign w:val="center"/>
            <w:tcPrChange w:id="5604" w:author="Do Thanh Trung" w:date="2025-07-10T14:21:00Z" w16du:dateUtc="2025-07-10T07:21:00Z">
              <w:tcPr>
                <w:tcW w:w="899" w:type="dxa"/>
                <w:vAlign w:val="center"/>
              </w:tcPr>
            </w:tcPrChange>
          </w:tcPr>
          <w:p w14:paraId="5264D856" w14:textId="43420AB9" w:rsidR="003E7B3A" w:rsidDel="00453CB1" w:rsidRDefault="003E7B3A">
            <w:pPr>
              <w:jc w:val="center"/>
              <w:rPr>
                <w:del w:id="5605" w:author="Do Thanh Trung" w:date="2025-07-10T10:49:00Z" w16du:dateUtc="2025-07-10T03:49:00Z"/>
              </w:rPr>
              <w:pPrChange w:id="5606" w:author="Do Thanh Trung" w:date="2025-07-10T10:54:00Z" w16du:dateUtc="2025-07-10T03:54:00Z">
                <w:pPr>
                  <w:jc w:val="left"/>
                </w:pPr>
              </w:pPrChange>
            </w:pPr>
          </w:p>
        </w:tc>
        <w:tc>
          <w:tcPr>
            <w:tcW w:w="718" w:type="dxa"/>
            <w:vAlign w:val="center"/>
            <w:tcPrChange w:id="5607" w:author="Do Thanh Trung" w:date="2025-07-10T14:21:00Z" w16du:dateUtc="2025-07-10T07:21:00Z">
              <w:tcPr>
                <w:tcW w:w="720" w:type="dxa"/>
                <w:gridSpan w:val="2"/>
                <w:vAlign w:val="center"/>
              </w:tcPr>
            </w:tcPrChange>
          </w:tcPr>
          <w:p w14:paraId="01CC3A68" w14:textId="57A2289B" w:rsidR="003E7B3A" w:rsidDel="00453CB1" w:rsidRDefault="003E7B3A">
            <w:pPr>
              <w:jc w:val="center"/>
              <w:rPr>
                <w:del w:id="5608" w:author="Do Thanh Trung" w:date="2025-07-10T10:49:00Z" w16du:dateUtc="2025-07-10T03:49:00Z"/>
              </w:rPr>
              <w:pPrChange w:id="5609" w:author="Do Thanh Trung" w:date="2025-07-10T10:54:00Z" w16du:dateUtc="2025-07-10T03:54:00Z">
                <w:pPr>
                  <w:jc w:val="left"/>
                </w:pPr>
              </w:pPrChange>
            </w:pPr>
          </w:p>
        </w:tc>
        <w:tc>
          <w:tcPr>
            <w:tcW w:w="781" w:type="dxa"/>
            <w:vAlign w:val="center"/>
            <w:tcPrChange w:id="5610" w:author="Do Thanh Trung" w:date="2025-07-10T14:21:00Z" w16du:dateUtc="2025-07-10T07:21:00Z">
              <w:tcPr>
                <w:tcW w:w="781" w:type="dxa"/>
                <w:gridSpan w:val="2"/>
                <w:vAlign w:val="center"/>
              </w:tcPr>
            </w:tcPrChange>
          </w:tcPr>
          <w:p w14:paraId="12E96620" w14:textId="02FCB481" w:rsidR="003E7B3A" w:rsidDel="00453CB1" w:rsidRDefault="003E7B3A">
            <w:pPr>
              <w:jc w:val="center"/>
              <w:rPr>
                <w:del w:id="5611" w:author="Do Thanh Trung" w:date="2025-07-10T10:49:00Z" w16du:dateUtc="2025-07-10T03:49:00Z"/>
              </w:rPr>
              <w:pPrChange w:id="5612" w:author="Do Thanh Trung" w:date="2025-07-10T10:54:00Z" w16du:dateUtc="2025-07-10T03:54:00Z">
                <w:pPr>
                  <w:jc w:val="left"/>
                </w:pPr>
              </w:pPrChange>
            </w:pPr>
          </w:p>
        </w:tc>
        <w:tc>
          <w:tcPr>
            <w:tcW w:w="2929" w:type="dxa"/>
            <w:vAlign w:val="center"/>
            <w:tcPrChange w:id="5613" w:author="Do Thanh Trung" w:date="2025-07-10T14:21:00Z" w16du:dateUtc="2025-07-10T07:21:00Z">
              <w:tcPr>
                <w:tcW w:w="3115" w:type="dxa"/>
                <w:gridSpan w:val="2"/>
                <w:vAlign w:val="center"/>
              </w:tcPr>
            </w:tcPrChange>
          </w:tcPr>
          <w:p w14:paraId="1EFF91E7" w14:textId="33A56572" w:rsidR="003E7B3A" w:rsidDel="00453CB1" w:rsidRDefault="003E7B3A">
            <w:pPr>
              <w:jc w:val="center"/>
              <w:rPr>
                <w:del w:id="5614" w:author="Do Thanh Trung" w:date="2025-07-10T10:49:00Z" w16du:dateUtc="2025-07-10T03:49:00Z"/>
              </w:rPr>
              <w:pPrChange w:id="5615" w:author="Do Thanh Trung" w:date="2025-07-10T10:54:00Z" w16du:dateUtc="2025-07-10T03:54:00Z">
                <w:pPr>
                  <w:jc w:val="left"/>
                </w:pPr>
              </w:pPrChange>
            </w:pPr>
          </w:p>
        </w:tc>
        <w:tc>
          <w:tcPr>
            <w:tcW w:w="4901" w:type="dxa"/>
            <w:gridSpan w:val="2"/>
            <w:vAlign w:val="center"/>
            <w:tcPrChange w:id="5616" w:author="Do Thanh Trung" w:date="2025-07-10T14:21:00Z" w16du:dateUtc="2025-07-10T07:21:00Z">
              <w:tcPr>
                <w:tcW w:w="5260" w:type="dxa"/>
                <w:gridSpan w:val="4"/>
                <w:vAlign w:val="center"/>
              </w:tcPr>
            </w:tcPrChange>
          </w:tcPr>
          <w:p w14:paraId="4D8CFED8" w14:textId="6B31A32D" w:rsidR="003E7B3A" w:rsidDel="00453CB1" w:rsidRDefault="003E7B3A">
            <w:pPr>
              <w:jc w:val="center"/>
              <w:rPr>
                <w:del w:id="5617" w:author="Do Thanh Trung" w:date="2025-07-10T10:49:00Z" w16du:dateUtc="2025-07-10T03:49:00Z"/>
              </w:rPr>
              <w:pPrChange w:id="5618" w:author="Do Thanh Trung" w:date="2025-07-10T10:54:00Z" w16du:dateUtc="2025-07-10T03:54:00Z">
                <w:pPr>
                  <w:jc w:val="left"/>
                </w:pPr>
              </w:pPrChange>
            </w:pPr>
          </w:p>
        </w:tc>
      </w:tr>
      <w:tr w:rsidR="0040047E" w:rsidRPr="009B1FA4" w:rsidDel="00453CB1" w14:paraId="6AB2B919" w14:textId="253550C8" w:rsidTr="00CC0EBF">
        <w:tblPrEx>
          <w:tblW w:w="12951" w:type="dxa"/>
          <w:tblPrExChange w:id="5619" w:author="Do Thanh Trung" w:date="2025-07-10T14:21:00Z" w16du:dateUtc="2025-07-10T07:21:00Z">
            <w:tblPrEx>
              <w:tblW w:w="12951" w:type="dxa"/>
            </w:tblPrEx>
          </w:tblPrExChange>
        </w:tblPrEx>
        <w:trPr>
          <w:tblHeader/>
          <w:del w:id="5620" w:author="Do Thanh Trung" w:date="2025-07-10T10:49:00Z"/>
          <w:trPrChange w:id="5621" w:author="Do Thanh Trung" w:date="2025-07-10T14:21:00Z" w16du:dateUtc="2025-07-10T07:21:00Z">
            <w:trPr>
              <w:tblHeader/>
            </w:trPr>
          </w:trPrChange>
        </w:trPr>
        <w:tc>
          <w:tcPr>
            <w:tcW w:w="840" w:type="dxa"/>
            <w:vAlign w:val="center"/>
            <w:tcPrChange w:id="5622" w:author="Do Thanh Trung" w:date="2025-07-10T14:21:00Z" w16du:dateUtc="2025-07-10T07:21:00Z">
              <w:tcPr>
                <w:tcW w:w="601" w:type="dxa"/>
                <w:gridSpan w:val="2"/>
                <w:vAlign w:val="center"/>
              </w:tcPr>
            </w:tcPrChange>
          </w:tcPr>
          <w:p w14:paraId="42825656" w14:textId="48C6F6F1" w:rsidR="003E7B3A" w:rsidDel="00453CB1" w:rsidRDefault="003E7B3A">
            <w:pPr>
              <w:jc w:val="center"/>
              <w:rPr>
                <w:del w:id="5623" w:author="Do Thanh Trung" w:date="2025-07-10T10:49:00Z" w16du:dateUtc="2025-07-10T03:49:00Z"/>
              </w:rPr>
              <w:pPrChange w:id="5624" w:author="Do Thanh Trung" w:date="2025-07-10T10:54:00Z" w16du:dateUtc="2025-07-10T03:54:00Z">
                <w:pPr>
                  <w:jc w:val="left"/>
                </w:pPr>
              </w:pPrChange>
            </w:pPr>
          </w:p>
        </w:tc>
        <w:tc>
          <w:tcPr>
            <w:tcW w:w="1523" w:type="dxa"/>
            <w:vAlign w:val="center"/>
            <w:tcPrChange w:id="5625" w:author="Do Thanh Trung" w:date="2025-07-10T14:21:00Z" w16du:dateUtc="2025-07-10T07:21:00Z">
              <w:tcPr>
                <w:tcW w:w="1575" w:type="dxa"/>
                <w:gridSpan w:val="2"/>
                <w:vAlign w:val="center"/>
              </w:tcPr>
            </w:tcPrChange>
          </w:tcPr>
          <w:p w14:paraId="1D370892" w14:textId="13FC5937" w:rsidR="003E7B3A" w:rsidDel="00453CB1" w:rsidRDefault="003E7B3A">
            <w:pPr>
              <w:jc w:val="center"/>
              <w:rPr>
                <w:del w:id="5626" w:author="Do Thanh Trung" w:date="2025-07-10T10:49:00Z" w16du:dateUtc="2025-07-10T03:49:00Z"/>
              </w:rPr>
              <w:pPrChange w:id="5627" w:author="Do Thanh Trung" w:date="2025-07-10T10:54:00Z" w16du:dateUtc="2025-07-10T03:54:00Z">
                <w:pPr>
                  <w:jc w:val="left"/>
                </w:pPr>
              </w:pPrChange>
            </w:pPr>
          </w:p>
        </w:tc>
        <w:tc>
          <w:tcPr>
            <w:tcW w:w="1259" w:type="dxa"/>
            <w:vAlign w:val="center"/>
            <w:tcPrChange w:id="5628" w:author="Do Thanh Trung" w:date="2025-07-10T14:21:00Z" w16du:dateUtc="2025-07-10T07:21:00Z">
              <w:tcPr>
                <w:tcW w:w="899" w:type="dxa"/>
                <w:vAlign w:val="center"/>
              </w:tcPr>
            </w:tcPrChange>
          </w:tcPr>
          <w:p w14:paraId="63508F05" w14:textId="52F74867" w:rsidR="003E7B3A" w:rsidDel="00453CB1" w:rsidRDefault="003E7B3A">
            <w:pPr>
              <w:jc w:val="center"/>
              <w:rPr>
                <w:del w:id="5629" w:author="Do Thanh Trung" w:date="2025-07-10T10:49:00Z" w16du:dateUtc="2025-07-10T03:49:00Z"/>
              </w:rPr>
              <w:pPrChange w:id="5630" w:author="Do Thanh Trung" w:date="2025-07-10T10:54:00Z" w16du:dateUtc="2025-07-10T03:54:00Z">
                <w:pPr>
                  <w:jc w:val="left"/>
                </w:pPr>
              </w:pPrChange>
            </w:pPr>
          </w:p>
        </w:tc>
        <w:tc>
          <w:tcPr>
            <w:tcW w:w="718" w:type="dxa"/>
            <w:vAlign w:val="center"/>
            <w:tcPrChange w:id="5631" w:author="Do Thanh Trung" w:date="2025-07-10T14:21:00Z" w16du:dateUtc="2025-07-10T07:21:00Z">
              <w:tcPr>
                <w:tcW w:w="720" w:type="dxa"/>
                <w:gridSpan w:val="2"/>
                <w:vAlign w:val="center"/>
              </w:tcPr>
            </w:tcPrChange>
          </w:tcPr>
          <w:p w14:paraId="248BA5AF" w14:textId="73A184CF" w:rsidR="003E7B3A" w:rsidDel="00453CB1" w:rsidRDefault="003E7B3A">
            <w:pPr>
              <w:jc w:val="center"/>
              <w:rPr>
                <w:del w:id="5632" w:author="Do Thanh Trung" w:date="2025-07-10T10:49:00Z" w16du:dateUtc="2025-07-10T03:49:00Z"/>
              </w:rPr>
              <w:pPrChange w:id="5633" w:author="Do Thanh Trung" w:date="2025-07-10T10:54:00Z" w16du:dateUtc="2025-07-10T03:54:00Z">
                <w:pPr>
                  <w:jc w:val="left"/>
                </w:pPr>
              </w:pPrChange>
            </w:pPr>
          </w:p>
        </w:tc>
        <w:tc>
          <w:tcPr>
            <w:tcW w:w="781" w:type="dxa"/>
            <w:vAlign w:val="center"/>
            <w:tcPrChange w:id="5634" w:author="Do Thanh Trung" w:date="2025-07-10T14:21:00Z" w16du:dateUtc="2025-07-10T07:21:00Z">
              <w:tcPr>
                <w:tcW w:w="781" w:type="dxa"/>
                <w:gridSpan w:val="2"/>
                <w:vAlign w:val="center"/>
              </w:tcPr>
            </w:tcPrChange>
          </w:tcPr>
          <w:p w14:paraId="1C5FEF83" w14:textId="167100E6" w:rsidR="003E7B3A" w:rsidDel="00453CB1" w:rsidRDefault="003E7B3A">
            <w:pPr>
              <w:jc w:val="center"/>
              <w:rPr>
                <w:del w:id="5635" w:author="Do Thanh Trung" w:date="2025-07-10T10:49:00Z" w16du:dateUtc="2025-07-10T03:49:00Z"/>
              </w:rPr>
              <w:pPrChange w:id="5636" w:author="Do Thanh Trung" w:date="2025-07-10T10:54:00Z" w16du:dateUtc="2025-07-10T03:54:00Z">
                <w:pPr>
                  <w:jc w:val="left"/>
                </w:pPr>
              </w:pPrChange>
            </w:pPr>
          </w:p>
        </w:tc>
        <w:tc>
          <w:tcPr>
            <w:tcW w:w="2929" w:type="dxa"/>
            <w:vAlign w:val="center"/>
            <w:tcPrChange w:id="5637" w:author="Do Thanh Trung" w:date="2025-07-10T14:21:00Z" w16du:dateUtc="2025-07-10T07:21:00Z">
              <w:tcPr>
                <w:tcW w:w="3115" w:type="dxa"/>
                <w:gridSpan w:val="2"/>
                <w:vAlign w:val="center"/>
              </w:tcPr>
            </w:tcPrChange>
          </w:tcPr>
          <w:p w14:paraId="27742C43" w14:textId="083C293C" w:rsidR="003E7B3A" w:rsidDel="00453CB1" w:rsidRDefault="003E7B3A">
            <w:pPr>
              <w:jc w:val="center"/>
              <w:rPr>
                <w:del w:id="5638" w:author="Do Thanh Trung" w:date="2025-07-10T10:49:00Z" w16du:dateUtc="2025-07-10T03:49:00Z"/>
              </w:rPr>
              <w:pPrChange w:id="5639" w:author="Do Thanh Trung" w:date="2025-07-10T10:54:00Z" w16du:dateUtc="2025-07-10T03:54:00Z">
                <w:pPr>
                  <w:jc w:val="left"/>
                </w:pPr>
              </w:pPrChange>
            </w:pPr>
          </w:p>
        </w:tc>
        <w:tc>
          <w:tcPr>
            <w:tcW w:w="4901" w:type="dxa"/>
            <w:gridSpan w:val="2"/>
            <w:vAlign w:val="center"/>
            <w:tcPrChange w:id="5640" w:author="Do Thanh Trung" w:date="2025-07-10T14:21:00Z" w16du:dateUtc="2025-07-10T07:21:00Z">
              <w:tcPr>
                <w:tcW w:w="5260" w:type="dxa"/>
                <w:gridSpan w:val="4"/>
                <w:vAlign w:val="center"/>
              </w:tcPr>
            </w:tcPrChange>
          </w:tcPr>
          <w:p w14:paraId="2ED2DE9B" w14:textId="0706A6B0" w:rsidR="003E7B3A" w:rsidDel="00453CB1" w:rsidRDefault="003E7B3A">
            <w:pPr>
              <w:jc w:val="center"/>
              <w:rPr>
                <w:del w:id="5641" w:author="Do Thanh Trung" w:date="2025-07-10T10:49:00Z" w16du:dateUtc="2025-07-10T03:49:00Z"/>
              </w:rPr>
              <w:pPrChange w:id="5642" w:author="Do Thanh Trung" w:date="2025-07-10T10:54:00Z" w16du:dateUtc="2025-07-10T03:54:00Z">
                <w:pPr>
                  <w:jc w:val="left"/>
                </w:pPr>
              </w:pPrChange>
            </w:pPr>
          </w:p>
        </w:tc>
      </w:tr>
      <w:tr w:rsidR="00B97D23" w:rsidRPr="009B1FA4" w:rsidDel="00453CB1" w14:paraId="5A3BAFA9" w14:textId="721930F8" w:rsidTr="00CC0EBF">
        <w:tblPrEx>
          <w:tblW w:w="12951" w:type="dxa"/>
          <w:tblPrExChange w:id="5643" w:author="Do Thanh Trung" w:date="2025-07-10T14:21:00Z" w16du:dateUtc="2025-07-10T07:21:00Z">
            <w:tblPrEx>
              <w:tblW w:w="12951" w:type="dxa"/>
            </w:tblPrEx>
          </w:tblPrExChange>
        </w:tblPrEx>
        <w:trPr>
          <w:tblHeader/>
          <w:del w:id="5644" w:author="Do Thanh Trung" w:date="2025-07-10T10:49:00Z"/>
          <w:trPrChange w:id="5645" w:author="Do Thanh Trung" w:date="2025-07-10T14:21:00Z" w16du:dateUtc="2025-07-10T07:21:00Z">
            <w:trPr>
              <w:tblHeader/>
            </w:trPr>
          </w:trPrChange>
        </w:trPr>
        <w:tc>
          <w:tcPr>
            <w:tcW w:w="840" w:type="dxa"/>
            <w:vAlign w:val="center"/>
            <w:tcPrChange w:id="5646" w:author="Do Thanh Trung" w:date="2025-07-10T14:21:00Z" w16du:dateUtc="2025-07-10T07:21:00Z">
              <w:tcPr>
                <w:tcW w:w="601" w:type="dxa"/>
                <w:gridSpan w:val="2"/>
                <w:vAlign w:val="center"/>
              </w:tcPr>
            </w:tcPrChange>
          </w:tcPr>
          <w:p w14:paraId="20BF253F" w14:textId="0968CDE5" w:rsidR="003E7B3A" w:rsidDel="00453CB1" w:rsidRDefault="003E7B3A">
            <w:pPr>
              <w:jc w:val="center"/>
              <w:rPr>
                <w:del w:id="5647" w:author="Do Thanh Trung" w:date="2025-07-10T10:49:00Z" w16du:dateUtc="2025-07-10T03:49:00Z"/>
              </w:rPr>
              <w:pPrChange w:id="5648" w:author="Do Thanh Trung" w:date="2025-07-10T10:54:00Z" w16du:dateUtc="2025-07-10T03:54:00Z">
                <w:pPr>
                  <w:jc w:val="left"/>
                </w:pPr>
              </w:pPrChange>
            </w:pPr>
          </w:p>
        </w:tc>
        <w:tc>
          <w:tcPr>
            <w:tcW w:w="1523" w:type="dxa"/>
            <w:vAlign w:val="center"/>
            <w:tcPrChange w:id="5649" w:author="Do Thanh Trung" w:date="2025-07-10T14:21:00Z" w16du:dateUtc="2025-07-10T07:21:00Z">
              <w:tcPr>
                <w:tcW w:w="1575" w:type="dxa"/>
                <w:gridSpan w:val="2"/>
                <w:vAlign w:val="center"/>
              </w:tcPr>
            </w:tcPrChange>
          </w:tcPr>
          <w:p w14:paraId="6004B50E" w14:textId="14AF7760" w:rsidR="003E7B3A" w:rsidDel="00453CB1" w:rsidRDefault="003E7B3A">
            <w:pPr>
              <w:jc w:val="center"/>
              <w:rPr>
                <w:del w:id="5650" w:author="Do Thanh Trung" w:date="2025-07-10T10:49:00Z" w16du:dateUtc="2025-07-10T03:49:00Z"/>
              </w:rPr>
              <w:pPrChange w:id="5651" w:author="Do Thanh Trung" w:date="2025-07-10T10:54:00Z" w16du:dateUtc="2025-07-10T03:54:00Z">
                <w:pPr>
                  <w:jc w:val="left"/>
                </w:pPr>
              </w:pPrChange>
            </w:pPr>
          </w:p>
        </w:tc>
        <w:tc>
          <w:tcPr>
            <w:tcW w:w="1259" w:type="dxa"/>
            <w:vAlign w:val="center"/>
            <w:tcPrChange w:id="5652" w:author="Do Thanh Trung" w:date="2025-07-10T14:21:00Z" w16du:dateUtc="2025-07-10T07:21:00Z">
              <w:tcPr>
                <w:tcW w:w="899" w:type="dxa"/>
                <w:vAlign w:val="center"/>
              </w:tcPr>
            </w:tcPrChange>
          </w:tcPr>
          <w:p w14:paraId="2FA2CBC1" w14:textId="2A8365A8" w:rsidR="003E7B3A" w:rsidDel="00453CB1" w:rsidRDefault="003E7B3A">
            <w:pPr>
              <w:jc w:val="center"/>
              <w:rPr>
                <w:del w:id="5653" w:author="Do Thanh Trung" w:date="2025-07-10T10:49:00Z" w16du:dateUtc="2025-07-10T03:49:00Z"/>
              </w:rPr>
              <w:pPrChange w:id="5654" w:author="Do Thanh Trung" w:date="2025-07-10T10:54:00Z" w16du:dateUtc="2025-07-10T03:54:00Z">
                <w:pPr>
                  <w:jc w:val="left"/>
                </w:pPr>
              </w:pPrChange>
            </w:pPr>
          </w:p>
        </w:tc>
        <w:tc>
          <w:tcPr>
            <w:tcW w:w="718" w:type="dxa"/>
            <w:vAlign w:val="center"/>
            <w:tcPrChange w:id="5655" w:author="Do Thanh Trung" w:date="2025-07-10T14:21:00Z" w16du:dateUtc="2025-07-10T07:21:00Z">
              <w:tcPr>
                <w:tcW w:w="720" w:type="dxa"/>
                <w:gridSpan w:val="2"/>
                <w:vAlign w:val="center"/>
              </w:tcPr>
            </w:tcPrChange>
          </w:tcPr>
          <w:p w14:paraId="136F73A6" w14:textId="0DDFB853" w:rsidR="003E7B3A" w:rsidDel="00453CB1" w:rsidRDefault="003E7B3A">
            <w:pPr>
              <w:jc w:val="center"/>
              <w:rPr>
                <w:del w:id="5656" w:author="Do Thanh Trung" w:date="2025-07-10T10:49:00Z" w16du:dateUtc="2025-07-10T03:49:00Z"/>
              </w:rPr>
              <w:pPrChange w:id="5657" w:author="Do Thanh Trung" w:date="2025-07-10T10:54:00Z" w16du:dateUtc="2025-07-10T03:54:00Z">
                <w:pPr>
                  <w:jc w:val="left"/>
                </w:pPr>
              </w:pPrChange>
            </w:pPr>
          </w:p>
        </w:tc>
        <w:tc>
          <w:tcPr>
            <w:tcW w:w="781" w:type="dxa"/>
            <w:vAlign w:val="center"/>
            <w:tcPrChange w:id="5658" w:author="Do Thanh Trung" w:date="2025-07-10T14:21:00Z" w16du:dateUtc="2025-07-10T07:21:00Z">
              <w:tcPr>
                <w:tcW w:w="781" w:type="dxa"/>
                <w:gridSpan w:val="2"/>
                <w:vAlign w:val="center"/>
              </w:tcPr>
            </w:tcPrChange>
          </w:tcPr>
          <w:p w14:paraId="35B45430" w14:textId="5AAEF6E8" w:rsidR="003E7B3A" w:rsidDel="00453CB1" w:rsidRDefault="003E7B3A">
            <w:pPr>
              <w:jc w:val="center"/>
              <w:rPr>
                <w:del w:id="5659" w:author="Do Thanh Trung" w:date="2025-07-10T10:49:00Z" w16du:dateUtc="2025-07-10T03:49:00Z"/>
              </w:rPr>
              <w:pPrChange w:id="5660" w:author="Do Thanh Trung" w:date="2025-07-10T10:54:00Z" w16du:dateUtc="2025-07-10T03:54:00Z">
                <w:pPr>
                  <w:jc w:val="left"/>
                </w:pPr>
              </w:pPrChange>
            </w:pPr>
          </w:p>
        </w:tc>
        <w:tc>
          <w:tcPr>
            <w:tcW w:w="2929" w:type="dxa"/>
            <w:vAlign w:val="center"/>
            <w:tcPrChange w:id="5661" w:author="Do Thanh Trung" w:date="2025-07-10T14:21:00Z" w16du:dateUtc="2025-07-10T07:21:00Z">
              <w:tcPr>
                <w:tcW w:w="3115" w:type="dxa"/>
                <w:gridSpan w:val="2"/>
                <w:vAlign w:val="center"/>
              </w:tcPr>
            </w:tcPrChange>
          </w:tcPr>
          <w:p w14:paraId="620E87B5" w14:textId="05430950" w:rsidR="003E7B3A" w:rsidDel="00453CB1" w:rsidRDefault="003E7B3A">
            <w:pPr>
              <w:jc w:val="center"/>
              <w:rPr>
                <w:del w:id="5662" w:author="Do Thanh Trung" w:date="2025-07-10T10:49:00Z" w16du:dateUtc="2025-07-10T03:49:00Z"/>
              </w:rPr>
              <w:pPrChange w:id="5663" w:author="Do Thanh Trung" w:date="2025-07-10T10:54:00Z" w16du:dateUtc="2025-07-10T03:54:00Z">
                <w:pPr>
                  <w:jc w:val="left"/>
                </w:pPr>
              </w:pPrChange>
            </w:pPr>
          </w:p>
        </w:tc>
        <w:tc>
          <w:tcPr>
            <w:tcW w:w="4901" w:type="dxa"/>
            <w:gridSpan w:val="2"/>
            <w:vAlign w:val="center"/>
            <w:tcPrChange w:id="5664" w:author="Do Thanh Trung" w:date="2025-07-10T14:21:00Z" w16du:dateUtc="2025-07-10T07:21:00Z">
              <w:tcPr>
                <w:tcW w:w="5260" w:type="dxa"/>
                <w:gridSpan w:val="4"/>
                <w:vAlign w:val="center"/>
              </w:tcPr>
            </w:tcPrChange>
          </w:tcPr>
          <w:p w14:paraId="62791586" w14:textId="77C8EC2B" w:rsidR="003E7B3A" w:rsidDel="00453CB1" w:rsidRDefault="003E7B3A">
            <w:pPr>
              <w:jc w:val="center"/>
              <w:rPr>
                <w:del w:id="5665" w:author="Do Thanh Trung" w:date="2025-07-10T10:49:00Z" w16du:dateUtc="2025-07-10T03:49:00Z"/>
              </w:rPr>
              <w:pPrChange w:id="5666" w:author="Do Thanh Trung" w:date="2025-07-10T10:54:00Z" w16du:dateUtc="2025-07-10T03:54:00Z">
                <w:pPr>
                  <w:jc w:val="left"/>
                </w:pPr>
              </w:pPrChange>
            </w:pPr>
          </w:p>
        </w:tc>
      </w:tr>
      <w:tr w:rsidR="005131A9" w:rsidRPr="009B1FA4" w:rsidDel="00453CB1" w14:paraId="5FBEC5D8" w14:textId="77777777" w:rsidTr="00CC0EBF">
        <w:tblPrEx>
          <w:tblW w:w="12951" w:type="dxa"/>
          <w:tblPrExChange w:id="5667" w:author="Do Thanh Trung" w:date="2025-07-10T14:21:00Z" w16du:dateUtc="2025-07-10T07:21:00Z">
            <w:tblPrEx>
              <w:tblW w:w="12951" w:type="dxa"/>
            </w:tblPrEx>
          </w:tblPrExChange>
        </w:tblPrEx>
        <w:trPr>
          <w:tblHeader/>
          <w:del w:id="5668" w:author="Do Thanh Trung" w:date="2025-07-10T10:49:00Z"/>
          <w:trPrChange w:id="5669" w:author="Do Thanh Trung" w:date="2025-07-10T14:21:00Z" w16du:dateUtc="2025-07-10T07:21:00Z">
            <w:trPr>
              <w:tblHeader/>
            </w:trPr>
          </w:trPrChange>
        </w:trPr>
        <w:tc>
          <w:tcPr>
            <w:tcW w:w="840" w:type="dxa"/>
            <w:vAlign w:val="center"/>
            <w:tcPrChange w:id="5670" w:author="Do Thanh Trung" w:date="2025-07-10T14:21:00Z" w16du:dateUtc="2025-07-10T07:21:00Z">
              <w:tcPr>
                <w:tcW w:w="601" w:type="dxa"/>
                <w:gridSpan w:val="2"/>
                <w:vAlign w:val="center"/>
              </w:tcPr>
            </w:tcPrChange>
          </w:tcPr>
          <w:p w14:paraId="4758FA2D" w14:textId="4B7883F8" w:rsidR="003E7B3A" w:rsidDel="00453CB1" w:rsidRDefault="003E7B3A">
            <w:pPr>
              <w:jc w:val="center"/>
              <w:rPr>
                <w:del w:id="5671" w:author="Do Thanh Trung" w:date="2025-07-10T10:49:00Z" w16du:dateUtc="2025-07-10T03:49:00Z"/>
              </w:rPr>
              <w:pPrChange w:id="5672" w:author="Do Thanh Trung" w:date="2025-07-10T10:54:00Z" w16du:dateUtc="2025-07-10T03:54:00Z">
                <w:pPr>
                  <w:jc w:val="left"/>
                </w:pPr>
              </w:pPrChange>
            </w:pPr>
          </w:p>
        </w:tc>
        <w:tc>
          <w:tcPr>
            <w:tcW w:w="1523" w:type="dxa"/>
            <w:vAlign w:val="center"/>
            <w:tcPrChange w:id="5673" w:author="Do Thanh Trung" w:date="2025-07-10T14:21:00Z" w16du:dateUtc="2025-07-10T07:21:00Z">
              <w:tcPr>
                <w:tcW w:w="1575" w:type="dxa"/>
                <w:gridSpan w:val="2"/>
                <w:vAlign w:val="center"/>
              </w:tcPr>
            </w:tcPrChange>
          </w:tcPr>
          <w:p w14:paraId="3B827C65" w14:textId="696B8DE5" w:rsidR="003E7B3A" w:rsidDel="00453CB1" w:rsidRDefault="003E7B3A">
            <w:pPr>
              <w:jc w:val="center"/>
              <w:rPr>
                <w:del w:id="5674" w:author="Do Thanh Trung" w:date="2025-07-10T10:49:00Z" w16du:dateUtc="2025-07-10T03:49:00Z"/>
              </w:rPr>
              <w:pPrChange w:id="5675" w:author="Do Thanh Trung" w:date="2025-07-10T10:54:00Z" w16du:dateUtc="2025-07-10T03:54:00Z">
                <w:pPr>
                  <w:jc w:val="left"/>
                </w:pPr>
              </w:pPrChange>
            </w:pPr>
          </w:p>
        </w:tc>
        <w:tc>
          <w:tcPr>
            <w:tcW w:w="1259" w:type="dxa"/>
            <w:vAlign w:val="center"/>
            <w:tcPrChange w:id="5676" w:author="Do Thanh Trung" w:date="2025-07-10T14:21:00Z" w16du:dateUtc="2025-07-10T07:21:00Z">
              <w:tcPr>
                <w:tcW w:w="899" w:type="dxa"/>
                <w:vAlign w:val="center"/>
              </w:tcPr>
            </w:tcPrChange>
          </w:tcPr>
          <w:p w14:paraId="17EB05B0" w14:textId="5E2F6AFF" w:rsidR="003E7B3A" w:rsidDel="00453CB1" w:rsidRDefault="003E7B3A">
            <w:pPr>
              <w:jc w:val="center"/>
              <w:rPr>
                <w:del w:id="5677" w:author="Do Thanh Trung" w:date="2025-07-10T10:49:00Z" w16du:dateUtc="2025-07-10T03:49:00Z"/>
              </w:rPr>
              <w:pPrChange w:id="5678" w:author="Do Thanh Trung" w:date="2025-07-10T10:54:00Z" w16du:dateUtc="2025-07-10T03:54:00Z">
                <w:pPr>
                  <w:jc w:val="left"/>
                </w:pPr>
              </w:pPrChange>
            </w:pPr>
          </w:p>
        </w:tc>
        <w:tc>
          <w:tcPr>
            <w:tcW w:w="718" w:type="dxa"/>
            <w:vAlign w:val="center"/>
            <w:tcPrChange w:id="5679" w:author="Do Thanh Trung" w:date="2025-07-10T14:21:00Z" w16du:dateUtc="2025-07-10T07:21:00Z">
              <w:tcPr>
                <w:tcW w:w="720" w:type="dxa"/>
                <w:gridSpan w:val="2"/>
                <w:vAlign w:val="center"/>
              </w:tcPr>
            </w:tcPrChange>
          </w:tcPr>
          <w:p w14:paraId="2E45DFFE" w14:textId="5C28AC8D" w:rsidR="003E7B3A" w:rsidDel="00453CB1" w:rsidRDefault="003E7B3A">
            <w:pPr>
              <w:jc w:val="center"/>
              <w:rPr>
                <w:del w:id="5680" w:author="Do Thanh Trung" w:date="2025-07-10T10:49:00Z" w16du:dateUtc="2025-07-10T03:49:00Z"/>
              </w:rPr>
              <w:pPrChange w:id="5681" w:author="Do Thanh Trung" w:date="2025-07-10T10:54:00Z" w16du:dateUtc="2025-07-10T03:54:00Z">
                <w:pPr>
                  <w:jc w:val="left"/>
                </w:pPr>
              </w:pPrChange>
            </w:pPr>
          </w:p>
        </w:tc>
        <w:tc>
          <w:tcPr>
            <w:tcW w:w="781" w:type="dxa"/>
            <w:vAlign w:val="center"/>
            <w:tcPrChange w:id="5682" w:author="Do Thanh Trung" w:date="2025-07-10T14:21:00Z" w16du:dateUtc="2025-07-10T07:21:00Z">
              <w:tcPr>
                <w:tcW w:w="781" w:type="dxa"/>
                <w:gridSpan w:val="2"/>
                <w:vAlign w:val="center"/>
              </w:tcPr>
            </w:tcPrChange>
          </w:tcPr>
          <w:p w14:paraId="49AEEFCF" w14:textId="1F7076FD" w:rsidR="003E7B3A" w:rsidDel="00453CB1" w:rsidRDefault="003E7B3A">
            <w:pPr>
              <w:jc w:val="center"/>
              <w:rPr>
                <w:del w:id="5683" w:author="Do Thanh Trung" w:date="2025-07-10T10:49:00Z" w16du:dateUtc="2025-07-10T03:49:00Z"/>
              </w:rPr>
              <w:pPrChange w:id="5684" w:author="Do Thanh Trung" w:date="2025-07-10T10:54:00Z" w16du:dateUtc="2025-07-10T03:54:00Z">
                <w:pPr>
                  <w:jc w:val="left"/>
                </w:pPr>
              </w:pPrChange>
            </w:pPr>
          </w:p>
        </w:tc>
        <w:tc>
          <w:tcPr>
            <w:tcW w:w="2929" w:type="dxa"/>
            <w:vAlign w:val="center"/>
            <w:tcPrChange w:id="5685" w:author="Do Thanh Trung" w:date="2025-07-10T14:21:00Z" w16du:dateUtc="2025-07-10T07:21:00Z">
              <w:tcPr>
                <w:tcW w:w="3115" w:type="dxa"/>
                <w:gridSpan w:val="2"/>
                <w:vAlign w:val="center"/>
              </w:tcPr>
            </w:tcPrChange>
          </w:tcPr>
          <w:p w14:paraId="5732BE8D" w14:textId="3891929D" w:rsidR="003E7B3A" w:rsidDel="00453CB1" w:rsidRDefault="003E7B3A">
            <w:pPr>
              <w:jc w:val="center"/>
              <w:rPr>
                <w:del w:id="5686" w:author="Do Thanh Trung" w:date="2025-07-10T10:49:00Z" w16du:dateUtc="2025-07-10T03:49:00Z"/>
              </w:rPr>
              <w:pPrChange w:id="5687" w:author="Do Thanh Trung" w:date="2025-07-10T10:54:00Z" w16du:dateUtc="2025-07-10T03:54:00Z">
                <w:pPr>
                  <w:jc w:val="left"/>
                </w:pPr>
              </w:pPrChange>
            </w:pPr>
          </w:p>
        </w:tc>
        <w:tc>
          <w:tcPr>
            <w:tcW w:w="4901" w:type="dxa"/>
            <w:gridSpan w:val="2"/>
            <w:vAlign w:val="center"/>
            <w:tcPrChange w:id="5688" w:author="Do Thanh Trung" w:date="2025-07-10T14:21:00Z" w16du:dateUtc="2025-07-10T07:21:00Z">
              <w:tcPr>
                <w:tcW w:w="5260" w:type="dxa"/>
                <w:gridSpan w:val="4"/>
                <w:vAlign w:val="center"/>
              </w:tcPr>
            </w:tcPrChange>
          </w:tcPr>
          <w:p w14:paraId="50C505B5" w14:textId="43B26E8C" w:rsidR="003E7B3A" w:rsidDel="00453CB1" w:rsidRDefault="003E7B3A">
            <w:pPr>
              <w:jc w:val="center"/>
              <w:rPr>
                <w:del w:id="5689" w:author="Do Thanh Trung" w:date="2025-07-10T10:49:00Z" w16du:dateUtc="2025-07-10T03:49:00Z"/>
              </w:rPr>
              <w:pPrChange w:id="5690" w:author="Do Thanh Trung" w:date="2025-07-10T10:54:00Z" w16du:dateUtc="2025-07-10T03:54:00Z">
                <w:pPr>
                  <w:jc w:val="left"/>
                </w:pPr>
              </w:pPrChange>
            </w:pPr>
          </w:p>
        </w:tc>
      </w:tr>
      <w:tr w:rsidR="00C261D5" w:rsidRPr="001529FD" w14:paraId="5C72B7CE" w14:textId="77777777" w:rsidTr="00CC0EBF">
        <w:trPr>
          <w:tblHeader/>
          <w:ins w:id="5691" w:author="Do Thanh Trung" w:date="2025-07-10T10:50:00Z"/>
        </w:trPr>
        <w:tc>
          <w:tcPr>
            <w:tcW w:w="840" w:type="dxa"/>
          </w:tcPr>
          <w:p w14:paraId="6DB1879E" w14:textId="77777777" w:rsidR="00453CB1" w:rsidRPr="001529FD" w:rsidRDefault="00453CB1" w:rsidP="00396C5D">
            <w:pPr>
              <w:jc w:val="center"/>
              <w:rPr>
                <w:ins w:id="5692" w:author="Do Thanh Trung" w:date="2025-07-10T10:50:00Z" w16du:dateUtc="2025-07-10T03:50:00Z"/>
                <w:b/>
                <w:lang w:val="vi-VN"/>
              </w:rPr>
            </w:pPr>
            <w:ins w:id="5693" w:author="Do Thanh Trung" w:date="2025-07-10T10:50:00Z" w16du:dateUtc="2025-07-10T03:50:00Z">
              <w:r w:rsidRPr="001529FD">
                <w:rPr>
                  <w:b/>
                  <w:lang w:val="vi-VN"/>
                </w:rPr>
                <w:t>STT</w:t>
              </w:r>
            </w:ins>
          </w:p>
        </w:tc>
        <w:tc>
          <w:tcPr>
            <w:tcW w:w="1523" w:type="dxa"/>
          </w:tcPr>
          <w:p w14:paraId="4EAC9C47" w14:textId="77777777" w:rsidR="00453CB1" w:rsidRPr="001529FD" w:rsidRDefault="00453CB1" w:rsidP="00B00DFF">
            <w:pPr>
              <w:jc w:val="center"/>
              <w:rPr>
                <w:ins w:id="5694" w:author="Do Thanh Trung" w:date="2025-07-10T10:50:00Z" w16du:dateUtc="2025-07-10T03:50:00Z"/>
                <w:b/>
                <w:lang w:val="vi-VN"/>
              </w:rPr>
            </w:pPr>
            <w:ins w:id="5695" w:author="Do Thanh Trung" w:date="2025-07-10T10:50:00Z" w16du:dateUtc="2025-07-10T03:50:00Z">
              <w:r w:rsidRPr="001529FD">
                <w:rPr>
                  <w:b/>
                  <w:lang w:val="vi-VN"/>
                </w:rPr>
                <w:t>Trường dữ liệu</w:t>
              </w:r>
            </w:ins>
          </w:p>
        </w:tc>
        <w:tc>
          <w:tcPr>
            <w:tcW w:w="1259" w:type="dxa"/>
          </w:tcPr>
          <w:p w14:paraId="4EF42E94" w14:textId="77777777" w:rsidR="00453CB1" w:rsidRPr="001529FD" w:rsidRDefault="00453CB1" w:rsidP="00B00DFF">
            <w:pPr>
              <w:jc w:val="center"/>
              <w:rPr>
                <w:ins w:id="5696" w:author="Do Thanh Trung" w:date="2025-07-10T10:50:00Z" w16du:dateUtc="2025-07-10T03:50:00Z"/>
                <w:b/>
                <w:lang w:val="vi-VN"/>
              </w:rPr>
            </w:pPr>
            <w:ins w:id="5697" w:author="Do Thanh Trung" w:date="2025-07-10T10:50:00Z" w16du:dateUtc="2025-07-10T03:50:00Z">
              <w:r w:rsidRPr="001529FD">
                <w:rPr>
                  <w:b/>
                  <w:lang w:val="vi-VN"/>
                </w:rPr>
                <w:t>Loại dữ liệu</w:t>
              </w:r>
            </w:ins>
          </w:p>
        </w:tc>
        <w:tc>
          <w:tcPr>
            <w:tcW w:w="718" w:type="dxa"/>
          </w:tcPr>
          <w:p w14:paraId="08ABB4FE" w14:textId="77777777" w:rsidR="00453CB1" w:rsidRPr="00903E09" w:rsidRDefault="00453CB1" w:rsidP="00396C5D">
            <w:pPr>
              <w:jc w:val="center"/>
              <w:rPr>
                <w:ins w:id="5698" w:author="Do Thanh Trung" w:date="2025-07-10T10:50:00Z" w16du:dateUtc="2025-07-10T03:50:00Z"/>
                <w:b/>
              </w:rPr>
            </w:pPr>
            <w:ins w:id="5699" w:author="Do Thanh Trung" w:date="2025-07-10T10:50:00Z" w16du:dateUtc="2025-07-10T03:50:00Z">
              <w:r>
                <w:rPr>
                  <w:b/>
                </w:rPr>
                <w:t>Bắt buộc</w:t>
              </w:r>
            </w:ins>
          </w:p>
        </w:tc>
        <w:tc>
          <w:tcPr>
            <w:tcW w:w="781" w:type="dxa"/>
          </w:tcPr>
          <w:p w14:paraId="3E4B23DA" w14:textId="77777777" w:rsidR="00453CB1" w:rsidRPr="00903E09" w:rsidRDefault="00453CB1" w:rsidP="00396C5D">
            <w:pPr>
              <w:jc w:val="center"/>
              <w:rPr>
                <w:ins w:id="5700" w:author="Do Thanh Trung" w:date="2025-07-10T10:50:00Z" w16du:dateUtc="2025-07-10T03:50:00Z"/>
                <w:b/>
              </w:rPr>
            </w:pPr>
            <w:ins w:id="5701" w:author="Do Thanh Trung" w:date="2025-07-10T10:50:00Z" w16du:dateUtc="2025-07-10T03:50:00Z">
              <w:r>
                <w:rPr>
                  <w:b/>
                </w:rPr>
                <w:t>Read-Only?</w:t>
              </w:r>
            </w:ins>
          </w:p>
        </w:tc>
        <w:tc>
          <w:tcPr>
            <w:tcW w:w="2938" w:type="dxa"/>
            <w:gridSpan w:val="2"/>
          </w:tcPr>
          <w:p w14:paraId="63AB4925" w14:textId="77777777" w:rsidR="00453CB1" w:rsidRPr="00B93ED0" w:rsidRDefault="00453CB1" w:rsidP="00B00DFF">
            <w:pPr>
              <w:jc w:val="center"/>
              <w:rPr>
                <w:ins w:id="5702" w:author="Do Thanh Trung" w:date="2025-07-10T10:50:00Z" w16du:dateUtc="2025-07-10T03:50:00Z"/>
                <w:b/>
              </w:rPr>
            </w:pPr>
            <w:ins w:id="5703" w:author="Do Thanh Trung" w:date="2025-07-10T10:50:00Z" w16du:dateUtc="2025-07-10T03:50:00Z">
              <w:r>
                <w:rPr>
                  <w:b/>
                </w:rPr>
                <w:t>Dữ liệu tham chiếu</w:t>
              </w:r>
            </w:ins>
          </w:p>
        </w:tc>
        <w:tc>
          <w:tcPr>
            <w:tcW w:w="4892" w:type="dxa"/>
          </w:tcPr>
          <w:p w14:paraId="3D22004F" w14:textId="77777777" w:rsidR="00453CB1" w:rsidRPr="001529FD" w:rsidRDefault="00453CB1" w:rsidP="00B00DFF">
            <w:pPr>
              <w:jc w:val="center"/>
              <w:rPr>
                <w:ins w:id="5704" w:author="Do Thanh Trung" w:date="2025-07-10T10:50:00Z" w16du:dateUtc="2025-07-10T03:50:00Z"/>
                <w:b/>
                <w:lang w:val="vi-VN"/>
              </w:rPr>
            </w:pPr>
            <w:ins w:id="5705" w:author="Do Thanh Trung" w:date="2025-07-10T10:50:00Z" w16du:dateUtc="2025-07-10T03:50:00Z">
              <w:r w:rsidRPr="001529FD">
                <w:rPr>
                  <w:b/>
                  <w:lang w:val="vi-VN"/>
                </w:rPr>
                <w:t>Diễn giải</w:t>
              </w:r>
            </w:ins>
          </w:p>
        </w:tc>
      </w:tr>
      <w:tr w:rsidR="00453CB1" w:rsidRPr="001529FD" w14:paraId="4CAF8167" w14:textId="77777777" w:rsidTr="003075F5">
        <w:trPr>
          <w:ins w:id="5706" w:author="Do Thanh Trung" w:date="2025-07-10T10:50:00Z"/>
        </w:trPr>
        <w:tc>
          <w:tcPr>
            <w:tcW w:w="12951" w:type="dxa"/>
            <w:gridSpan w:val="8"/>
          </w:tcPr>
          <w:p w14:paraId="1A766FE6" w14:textId="1CA99A65" w:rsidR="00453CB1" w:rsidRPr="00AA12D8" w:rsidRDefault="00AA12D8">
            <w:pPr>
              <w:jc w:val="left"/>
              <w:rPr>
                <w:ins w:id="5707" w:author="Do Thanh Trung" w:date="2025-07-10T10:50:00Z" w16du:dateUtc="2025-07-10T03:50:00Z"/>
                <w:b/>
                <w:rPrChange w:id="5708" w:author="Do Thanh Trung" w:date="2025-07-10T10:51:00Z" w16du:dateUtc="2025-07-10T03:51:00Z">
                  <w:rPr>
                    <w:ins w:id="5709" w:author="Do Thanh Trung" w:date="2025-07-10T10:50:00Z" w16du:dateUtc="2025-07-10T03:50:00Z"/>
                    <w:b/>
                    <w:lang w:val="vi-VN"/>
                  </w:rPr>
                </w:rPrChange>
              </w:rPr>
              <w:pPrChange w:id="5710" w:author="Do Thanh Trung" w:date="2025-07-10T10:55:00Z" w16du:dateUtc="2025-07-10T03:55:00Z">
                <w:pPr>
                  <w:jc w:val="center"/>
                </w:pPr>
              </w:pPrChange>
            </w:pPr>
            <w:ins w:id="5711" w:author="Do Thanh Trung" w:date="2025-07-10T10:51:00Z" w16du:dateUtc="2025-07-10T03:51:00Z">
              <w:r>
                <w:rPr>
                  <w:b/>
                </w:rPr>
                <w:t>Thông tin tài khoản Quỹ</w:t>
              </w:r>
            </w:ins>
          </w:p>
        </w:tc>
      </w:tr>
      <w:tr w:rsidR="00C261D5" w:rsidRPr="000D37FA" w14:paraId="77A56B08" w14:textId="77777777" w:rsidTr="00CC0EBF">
        <w:trPr>
          <w:ins w:id="5712" w:author="Do Thanh Trung" w:date="2025-07-10T10:50:00Z"/>
        </w:trPr>
        <w:tc>
          <w:tcPr>
            <w:tcW w:w="840" w:type="dxa"/>
          </w:tcPr>
          <w:p w14:paraId="77FEE1F6" w14:textId="77777777" w:rsidR="00453CB1" w:rsidRPr="00B00DFF" w:rsidRDefault="00453CB1" w:rsidP="00B00DFF">
            <w:pPr>
              <w:jc w:val="left"/>
              <w:rPr>
                <w:ins w:id="5713" w:author="Do Thanh Trung" w:date="2025-07-10T10:50:00Z" w16du:dateUtc="2025-07-10T03:50:00Z"/>
              </w:rPr>
            </w:pPr>
            <w:ins w:id="5714" w:author="Do Thanh Trung" w:date="2025-07-10T10:50:00Z" w16du:dateUtc="2025-07-10T03:50:00Z">
              <w:r w:rsidRPr="001529FD">
                <w:rPr>
                  <w:lang w:val="vi-VN"/>
                </w:rPr>
                <w:t>01</w:t>
              </w:r>
            </w:ins>
          </w:p>
        </w:tc>
        <w:tc>
          <w:tcPr>
            <w:tcW w:w="1523" w:type="dxa"/>
          </w:tcPr>
          <w:p w14:paraId="082F9028" w14:textId="77777777" w:rsidR="00453CB1" w:rsidRDefault="00453CB1" w:rsidP="00B00DFF">
            <w:pPr>
              <w:jc w:val="left"/>
              <w:rPr>
                <w:ins w:id="5715" w:author="Do Thanh Trung" w:date="2025-07-10T10:50:00Z" w16du:dateUtc="2025-07-10T03:50:00Z"/>
              </w:rPr>
            </w:pPr>
            <w:ins w:id="5716" w:author="Do Thanh Trung" w:date="2025-07-10T10:50:00Z" w16du:dateUtc="2025-07-10T03:50:00Z">
              <w:r>
                <w:t>Mã Tài khoản</w:t>
              </w:r>
            </w:ins>
          </w:p>
        </w:tc>
        <w:tc>
          <w:tcPr>
            <w:tcW w:w="1259" w:type="dxa"/>
          </w:tcPr>
          <w:p w14:paraId="23BA16B0" w14:textId="77777777" w:rsidR="00453CB1" w:rsidRPr="00A04FE5" w:rsidRDefault="00453CB1" w:rsidP="00B00DFF">
            <w:pPr>
              <w:jc w:val="left"/>
              <w:rPr>
                <w:ins w:id="5717" w:author="Do Thanh Trung" w:date="2025-07-10T10:50:00Z" w16du:dateUtc="2025-07-10T03:50:00Z"/>
              </w:rPr>
            </w:pPr>
            <w:ins w:id="5718" w:author="Do Thanh Trung" w:date="2025-07-10T10:50:00Z" w16du:dateUtc="2025-07-10T03:50:00Z">
              <w:r>
                <w:t>Text</w:t>
              </w:r>
            </w:ins>
          </w:p>
        </w:tc>
        <w:tc>
          <w:tcPr>
            <w:tcW w:w="718" w:type="dxa"/>
          </w:tcPr>
          <w:p w14:paraId="350534B5" w14:textId="77777777" w:rsidR="00453CB1" w:rsidRDefault="00453CB1">
            <w:pPr>
              <w:jc w:val="center"/>
              <w:rPr>
                <w:ins w:id="5719" w:author="Do Thanh Trung" w:date="2025-07-10T10:50:00Z" w16du:dateUtc="2025-07-10T03:50:00Z"/>
              </w:rPr>
              <w:pPrChange w:id="5720" w:author="Do Thanh Trung" w:date="2025-07-10T10:54:00Z" w16du:dateUtc="2025-07-10T03:54:00Z">
                <w:pPr>
                  <w:jc w:val="left"/>
                </w:pPr>
              </w:pPrChange>
            </w:pPr>
            <w:ins w:id="5721" w:author="Do Thanh Trung" w:date="2025-07-10T10:50:00Z" w16du:dateUtc="2025-07-10T03:50:00Z">
              <w:r>
                <w:t>X</w:t>
              </w:r>
            </w:ins>
          </w:p>
        </w:tc>
        <w:tc>
          <w:tcPr>
            <w:tcW w:w="781" w:type="dxa"/>
          </w:tcPr>
          <w:p w14:paraId="23C3C445" w14:textId="77777777" w:rsidR="00453CB1" w:rsidRDefault="00453CB1">
            <w:pPr>
              <w:jc w:val="center"/>
              <w:rPr>
                <w:ins w:id="5722" w:author="Do Thanh Trung" w:date="2025-07-10T10:50:00Z" w16du:dateUtc="2025-07-10T03:50:00Z"/>
              </w:rPr>
              <w:pPrChange w:id="5723" w:author="Do Thanh Trung" w:date="2025-07-10T10:54:00Z" w16du:dateUtc="2025-07-10T03:54:00Z">
                <w:pPr>
                  <w:jc w:val="left"/>
                </w:pPr>
              </w:pPrChange>
            </w:pPr>
            <w:ins w:id="5724" w:author="Do Thanh Trung" w:date="2025-07-10T10:50:00Z" w16du:dateUtc="2025-07-10T03:50:00Z">
              <w:r>
                <w:t>X</w:t>
              </w:r>
            </w:ins>
          </w:p>
        </w:tc>
        <w:tc>
          <w:tcPr>
            <w:tcW w:w="2938" w:type="dxa"/>
            <w:gridSpan w:val="2"/>
          </w:tcPr>
          <w:p w14:paraId="284D4D9B" w14:textId="17EC742A" w:rsidR="00453CB1" w:rsidRDefault="007130AE" w:rsidP="00B00DFF">
            <w:pPr>
              <w:jc w:val="left"/>
              <w:rPr>
                <w:ins w:id="5725" w:author="Do Thanh Trung" w:date="2025-07-10T10:50:00Z" w16du:dateUtc="2025-07-10T03:50:00Z"/>
              </w:rPr>
            </w:pPr>
            <w:ins w:id="5726" w:author="Do Thanh Trung" w:date="2025-07-10T15:36:00Z" w16du:dateUtc="2025-07-10T08:36:00Z">
              <w:r>
                <w:fldChar w:fldCharType="begin"/>
              </w:r>
              <w:r>
                <w:instrText>HYPERLINK  \l "_Danh_mục_đầu"</w:instrText>
              </w:r>
              <w:r>
                <w:fldChar w:fldCharType="separate"/>
              </w:r>
              <w:r w:rsidRPr="007130AE">
                <w:rPr>
                  <w:rStyle w:val="Hyperlink"/>
                </w:rPr>
                <w:t>Danh mục đầu tư</w:t>
              </w:r>
              <w:r>
                <w:fldChar w:fldCharType="end"/>
              </w:r>
            </w:ins>
            <w:ins w:id="5727" w:author="Do Thanh Trung" w:date="2025-07-10T10:50:00Z" w16du:dateUtc="2025-07-10T03:50:00Z">
              <w:r w:rsidR="00453CB1">
                <w:t xml:space="preserve"> - [Mã </w:t>
              </w:r>
            </w:ins>
            <w:ins w:id="5728" w:author="Do Thanh Trung" w:date="2025-07-10T15:36:00Z" w16du:dateUtc="2025-07-10T08:36:00Z">
              <w:r>
                <w:t>tài khoản</w:t>
              </w:r>
            </w:ins>
            <w:ins w:id="5729" w:author="Do Thanh Trung" w:date="2025-07-10T10:50:00Z" w16du:dateUtc="2025-07-10T03:50:00Z">
              <w:r w:rsidR="00453CB1">
                <w:t>]</w:t>
              </w:r>
            </w:ins>
          </w:p>
        </w:tc>
        <w:tc>
          <w:tcPr>
            <w:tcW w:w="4892" w:type="dxa"/>
          </w:tcPr>
          <w:p w14:paraId="38A6F22D" w14:textId="77777777" w:rsidR="00453CB1" w:rsidRPr="000D37FA" w:rsidRDefault="00453CB1" w:rsidP="00B00DFF">
            <w:pPr>
              <w:jc w:val="left"/>
              <w:rPr>
                <w:ins w:id="5730" w:author="Do Thanh Trung" w:date="2025-07-10T10:50:00Z" w16du:dateUtc="2025-07-10T03:50:00Z"/>
              </w:rPr>
            </w:pPr>
            <w:ins w:id="5731" w:author="Do Thanh Trung" w:date="2025-07-10T10:50:00Z" w16du:dateUtc="2025-07-10T03:50:00Z">
              <w:r>
                <w:t>Mã Tài khoản Quỹ đầu tư</w:t>
              </w:r>
            </w:ins>
          </w:p>
        </w:tc>
      </w:tr>
      <w:tr w:rsidR="00C261D5" w:rsidRPr="000D37FA" w14:paraId="78A0651B" w14:textId="77777777" w:rsidTr="00CC0EBF">
        <w:trPr>
          <w:ins w:id="5732" w:author="Do Thanh Trung" w:date="2025-07-10T10:50:00Z"/>
        </w:trPr>
        <w:tc>
          <w:tcPr>
            <w:tcW w:w="840" w:type="dxa"/>
          </w:tcPr>
          <w:p w14:paraId="20080513" w14:textId="77777777" w:rsidR="00453CB1" w:rsidRDefault="00453CB1" w:rsidP="00B00DFF">
            <w:pPr>
              <w:jc w:val="left"/>
              <w:rPr>
                <w:ins w:id="5733" w:author="Do Thanh Trung" w:date="2025-07-10T10:50:00Z" w16du:dateUtc="2025-07-10T03:50:00Z"/>
              </w:rPr>
            </w:pPr>
            <w:ins w:id="5734" w:author="Do Thanh Trung" w:date="2025-07-10T10:50:00Z" w16du:dateUtc="2025-07-10T03:50:00Z">
              <w:r>
                <w:t>02</w:t>
              </w:r>
            </w:ins>
          </w:p>
        </w:tc>
        <w:tc>
          <w:tcPr>
            <w:tcW w:w="1523" w:type="dxa"/>
          </w:tcPr>
          <w:p w14:paraId="6EB7646B" w14:textId="77777777" w:rsidR="00453CB1" w:rsidRDefault="00453CB1" w:rsidP="00B00DFF">
            <w:pPr>
              <w:jc w:val="left"/>
              <w:rPr>
                <w:ins w:id="5735" w:author="Do Thanh Trung" w:date="2025-07-10T10:50:00Z" w16du:dateUtc="2025-07-10T03:50:00Z"/>
              </w:rPr>
            </w:pPr>
            <w:ins w:id="5736" w:author="Do Thanh Trung" w:date="2025-07-10T10:50:00Z" w16du:dateUtc="2025-07-10T03:50:00Z">
              <w:r>
                <w:t>Tên Tài khoản</w:t>
              </w:r>
            </w:ins>
          </w:p>
        </w:tc>
        <w:tc>
          <w:tcPr>
            <w:tcW w:w="1259" w:type="dxa"/>
          </w:tcPr>
          <w:p w14:paraId="0C9457C2" w14:textId="77777777" w:rsidR="00453CB1" w:rsidRPr="00A04FE5" w:rsidRDefault="00453CB1" w:rsidP="00B00DFF">
            <w:pPr>
              <w:jc w:val="left"/>
              <w:rPr>
                <w:ins w:id="5737" w:author="Do Thanh Trung" w:date="2025-07-10T10:50:00Z" w16du:dateUtc="2025-07-10T03:50:00Z"/>
              </w:rPr>
            </w:pPr>
            <w:ins w:id="5738" w:author="Do Thanh Trung" w:date="2025-07-10T10:50:00Z" w16du:dateUtc="2025-07-10T03:50:00Z">
              <w:r>
                <w:t>Text</w:t>
              </w:r>
            </w:ins>
          </w:p>
        </w:tc>
        <w:tc>
          <w:tcPr>
            <w:tcW w:w="718" w:type="dxa"/>
          </w:tcPr>
          <w:p w14:paraId="31F75CC2" w14:textId="77777777" w:rsidR="00453CB1" w:rsidRDefault="00453CB1">
            <w:pPr>
              <w:jc w:val="center"/>
              <w:rPr>
                <w:ins w:id="5739" w:author="Do Thanh Trung" w:date="2025-07-10T10:50:00Z" w16du:dateUtc="2025-07-10T03:50:00Z"/>
              </w:rPr>
              <w:pPrChange w:id="5740" w:author="Do Thanh Trung" w:date="2025-07-10T10:54:00Z" w16du:dateUtc="2025-07-10T03:54:00Z">
                <w:pPr>
                  <w:jc w:val="left"/>
                </w:pPr>
              </w:pPrChange>
            </w:pPr>
            <w:ins w:id="5741" w:author="Do Thanh Trung" w:date="2025-07-10T10:50:00Z" w16du:dateUtc="2025-07-10T03:50:00Z">
              <w:r>
                <w:t>X</w:t>
              </w:r>
            </w:ins>
          </w:p>
        </w:tc>
        <w:tc>
          <w:tcPr>
            <w:tcW w:w="781" w:type="dxa"/>
          </w:tcPr>
          <w:p w14:paraId="79AE498D" w14:textId="77777777" w:rsidR="00453CB1" w:rsidRDefault="00453CB1">
            <w:pPr>
              <w:jc w:val="center"/>
              <w:rPr>
                <w:ins w:id="5742" w:author="Do Thanh Trung" w:date="2025-07-10T10:50:00Z" w16du:dateUtc="2025-07-10T03:50:00Z"/>
              </w:rPr>
              <w:pPrChange w:id="5743" w:author="Do Thanh Trung" w:date="2025-07-10T10:54:00Z" w16du:dateUtc="2025-07-10T03:54:00Z">
                <w:pPr>
                  <w:jc w:val="left"/>
                </w:pPr>
              </w:pPrChange>
            </w:pPr>
            <w:ins w:id="5744" w:author="Do Thanh Trung" w:date="2025-07-10T10:50:00Z" w16du:dateUtc="2025-07-10T03:50:00Z">
              <w:r>
                <w:t>X</w:t>
              </w:r>
            </w:ins>
          </w:p>
        </w:tc>
        <w:tc>
          <w:tcPr>
            <w:tcW w:w="2938" w:type="dxa"/>
            <w:gridSpan w:val="2"/>
          </w:tcPr>
          <w:p w14:paraId="2E48A694" w14:textId="594CE076" w:rsidR="00453CB1" w:rsidRDefault="007130AE" w:rsidP="00B00DFF">
            <w:pPr>
              <w:jc w:val="left"/>
              <w:rPr>
                <w:ins w:id="5745" w:author="Do Thanh Trung" w:date="2025-07-10T10:50:00Z" w16du:dateUtc="2025-07-10T03:50:00Z"/>
              </w:rPr>
            </w:pPr>
            <w:ins w:id="5746" w:author="Do Thanh Trung" w:date="2025-07-10T15:37:00Z" w16du:dateUtc="2025-07-10T08:37:00Z">
              <w:r>
                <w:fldChar w:fldCharType="begin"/>
              </w:r>
              <w:r>
                <w:instrText>HYPERLINK  \l "_Danh_mục_đầu"</w:instrText>
              </w:r>
              <w:r>
                <w:fldChar w:fldCharType="separate"/>
              </w:r>
              <w:r w:rsidRPr="00B00DFF">
                <w:rPr>
                  <w:rStyle w:val="Hyperlink"/>
                  <w:kern w:val="2"/>
                  <w14:ligatures w14:val="standardContextual"/>
                </w:rPr>
                <w:t>Danh</w:t>
              </w:r>
              <w:r w:rsidRPr="007130AE">
                <w:rPr>
                  <w:rStyle w:val="Hyperlink"/>
                </w:rPr>
                <w:t xml:space="preserve"> mục đầu tư</w:t>
              </w:r>
              <w:r>
                <w:fldChar w:fldCharType="end"/>
              </w:r>
            </w:ins>
            <w:ins w:id="5747" w:author="Do Thanh Trung" w:date="2025-07-10T10:50:00Z" w16du:dateUtc="2025-07-10T03:50:00Z">
              <w:r w:rsidR="00453CB1">
                <w:t xml:space="preserve"> - [</w:t>
              </w:r>
            </w:ins>
            <w:ins w:id="5748" w:author="Do Thanh Trung" w:date="2025-07-10T15:37:00Z" w16du:dateUtc="2025-07-10T08:37:00Z">
              <w:r>
                <w:t>Tên Tài khoản</w:t>
              </w:r>
            </w:ins>
            <w:ins w:id="5749" w:author="Do Thanh Trung" w:date="2025-07-10T10:50:00Z" w16du:dateUtc="2025-07-10T03:50:00Z">
              <w:r w:rsidR="00453CB1">
                <w:t>]</w:t>
              </w:r>
            </w:ins>
          </w:p>
        </w:tc>
        <w:tc>
          <w:tcPr>
            <w:tcW w:w="4892" w:type="dxa"/>
          </w:tcPr>
          <w:p w14:paraId="342B3516" w14:textId="77777777" w:rsidR="00453CB1" w:rsidRPr="000D37FA" w:rsidRDefault="00453CB1" w:rsidP="00B00DFF">
            <w:pPr>
              <w:jc w:val="left"/>
              <w:rPr>
                <w:ins w:id="5750" w:author="Do Thanh Trung" w:date="2025-07-10T10:50:00Z" w16du:dateUtc="2025-07-10T03:50:00Z"/>
              </w:rPr>
            </w:pPr>
            <w:ins w:id="5751" w:author="Do Thanh Trung" w:date="2025-07-10T10:50:00Z" w16du:dateUtc="2025-07-10T03:50:00Z">
              <w:r>
                <w:t>Tên Tài khoản Quỹ, dựa trên Mã Tài khoản Quỹ ở (1)</w:t>
              </w:r>
            </w:ins>
          </w:p>
        </w:tc>
      </w:tr>
      <w:tr w:rsidR="00C261D5" w:rsidRPr="000D37FA" w14:paraId="08064221" w14:textId="77777777" w:rsidTr="00CC0EBF">
        <w:trPr>
          <w:ins w:id="5752" w:author="Do Thanh Trung" w:date="2025-07-10T10:50:00Z"/>
        </w:trPr>
        <w:tc>
          <w:tcPr>
            <w:tcW w:w="840" w:type="dxa"/>
          </w:tcPr>
          <w:p w14:paraId="3C53AE07" w14:textId="77777777" w:rsidR="00453CB1" w:rsidRDefault="00453CB1" w:rsidP="00B00DFF">
            <w:pPr>
              <w:jc w:val="left"/>
              <w:rPr>
                <w:ins w:id="5753" w:author="Do Thanh Trung" w:date="2025-07-10T10:50:00Z" w16du:dateUtc="2025-07-10T03:50:00Z"/>
              </w:rPr>
            </w:pPr>
            <w:ins w:id="5754" w:author="Do Thanh Trung" w:date="2025-07-10T10:50:00Z" w16du:dateUtc="2025-07-10T03:50:00Z">
              <w:r>
                <w:t>03</w:t>
              </w:r>
            </w:ins>
          </w:p>
        </w:tc>
        <w:tc>
          <w:tcPr>
            <w:tcW w:w="1523" w:type="dxa"/>
          </w:tcPr>
          <w:p w14:paraId="714807B3" w14:textId="77777777" w:rsidR="00453CB1" w:rsidRDefault="00453CB1" w:rsidP="00B00DFF">
            <w:pPr>
              <w:jc w:val="left"/>
              <w:rPr>
                <w:ins w:id="5755" w:author="Do Thanh Trung" w:date="2025-07-10T10:50:00Z" w16du:dateUtc="2025-07-10T03:50:00Z"/>
              </w:rPr>
            </w:pPr>
            <w:ins w:id="5756" w:author="Do Thanh Trung" w:date="2025-07-10T10:50:00Z" w16du:dateUtc="2025-07-10T03:50:00Z">
              <w:r>
                <w:t>Người quản lý</w:t>
              </w:r>
            </w:ins>
          </w:p>
        </w:tc>
        <w:tc>
          <w:tcPr>
            <w:tcW w:w="1259" w:type="dxa"/>
          </w:tcPr>
          <w:p w14:paraId="735C50F7" w14:textId="77777777" w:rsidR="00453CB1" w:rsidRPr="00A04FE5" w:rsidRDefault="00453CB1" w:rsidP="00B00DFF">
            <w:pPr>
              <w:jc w:val="left"/>
              <w:rPr>
                <w:ins w:id="5757" w:author="Do Thanh Trung" w:date="2025-07-10T10:50:00Z" w16du:dateUtc="2025-07-10T03:50:00Z"/>
              </w:rPr>
            </w:pPr>
            <w:ins w:id="5758" w:author="Do Thanh Trung" w:date="2025-07-10T10:50:00Z" w16du:dateUtc="2025-07-10T03:50:00Z">
              <w:r>
                <w:t>Text</w:t>
              </w:r>
            </w:ins>
          </w:p>
        </w:tc>
        <w:tc>
          <w:tcPr>
            <w:tcW w:w="718" w:type="dxa"/>
          </w:tcPr>
          <w:p w14:paraId="379B0626" w14:textId="77777777" w:rsidR="00453CB1" w:rsidRDefault="00453CB1">
            <w:pPr>
              <w:jc w:val="center"/>
              <w:rPr>
                <w:ins w:id="5759" w:author="Do Thanh Trung" w:date="2025-07-10T10:50:00Z" w16du:dateUtc="2025-07-10T03:50:00Z"/>
              </w:rPr>
              <w:pPrChange w:id="5760" w:author="Do Thanh Trung" w:date="2025-07-10T10:54:00Z" w16du:dateUtc="2025-07-10T03:54:00Z">
                <w:pPr>
                  <w:jc w:val="left"/>
                </w:pPr>
              </w:pPrChange>
            </w:pPr>
            <w:ins w:id="5761" w:author="Do Thanh Trung" w:date="2025-07-10T10:50:00Z" w16du:dateUtc="2025-07-10T03:50:00Z">
              <w:r>
                <w:t>X</w:t>
              </w:r>
            </w:ins>
          </w:p>
        </w:tc>
        <w:tc>
          <w:tcPr>
            <w:tcW w:w="781" w:type="dxa"/>
          </w:tcPr>
          <w:p w14:paraId="5147A15E" w14:textId="77777777" w:rsidR="00453CB1" w:rsidRDefault="00453CB1">
            <w:pPr>
              <w:jc w:val="center"/>
              <w:rPr>
                <w:ins w:id="5762" w:author="Do Thanh Trung" w:date="2025-07-10T10:50:00Z" w16du:dateUtc="2025-07-10T03:50:00Z"/>
              </w:rPr>
              <w:pPrChange w:id="5763" w:author="Do Thanh Trung" w:date="2025-07-10T10:54:00Z" w16du:dateUtc="2025-07-10T03:54:00Z">
                <w:pPr>
                  <w:jc w:val="left"/>
                </w:pPr>
              </w:pPrChange>
            </w:pPr>
            <w:ins w:id="5764" w:author="Do Thanh Trung" w:date="2025-07-10T10:50:00Z" w16du:dateUtc="2025-07-10T03:50:00Z">
              <w:r>
                <w:t>X</w:t>
              </w:r>
            </w:ins>
          </w:p>
        </w:tc>
        <w:tc>
          <w:tcPr>
            <w:tcW w:w="2938" w:type="dxa"/>
            <w:gridSpan w:val="2"/>
          </w:tcPr>
          <w:p w14:paraId="44066A84" w14:textId="221D187C" w:rsidR="00453CB1" w:rsidRDefault="007130AE" w:rsidP="00B00DFF">
            <w:pPr>
              <w:jc w:val="left"/>
              <w:rPr>
                <w:ins w:id="5765" w:author="Do Thanh Trung" w:date="2025-07-10T10:50:00Z" w16du:dateUtc="2025-07-10T03:50:00Z"/>
              </w:rPr>
            </w:pPr>
            <w:ins w:id="5766" w:author="Do Thanh Trung" w:date="2025-07-10T15:37:00Z" w16du:dateUtc="2025-07-10T08:37:00Z">
              <w:r>
                <w:fldChar w:fldCharType="begin"/>
              </w:r>
              <w:r>
                <w:instrText>HYPERLINK  \l "_Danh_mục_đầu"</w:instrText>
              </w:r>
              <w:r>
                <w:fldChar w:fldCharType="separate"/>
              </w:r>
              <w:r w:rsidRPr="00B00DFF">
                <w:rPr>
                  <w:rStyle w:val="Hyperlink"/>
                  <w:kern w:val="2"/>
                  <w14:ligatures w14:val="standardContextual"/>
                </w:rPr>
                <w:t>Danh</w:t>
              </w:r>
              <w:r w:rsidRPr="007130AE">
                <w:rPr>
                  <w:rStyle w:val="Hyperlink"/>
                </w:rPr>
                <w:t xml:space="preserve"> mục đầu tư</w:t>
              </w:r>
              <w:r>
                <w:fldChar w:fldCharType="end"/>
              </w:r>
              <w:r>
                <w:t xml:space="preserve"> – [Người quản lý]</w:t>
              </w:r>
            </w:ins>
          </w:p>
        </w:tc>
        <w:tc>
          <w:tcPr>
            <w:tcW w:w="4892" w:type="dxa"/>
          </w:tcPr>
          <w:p w14:paraId="45311BDA" w14:textId="77777777" w:rsidR="00453CB1" w:rsidRPr="000D37FA" w:rsidRDefault="00453CB1" w:rsidP="00B00DFF">
            <w:pPr>
              <w:jc w:val="left"/>
              <w:rPr>
                <w:ins w:id="5767" w:author="Do Thanh Trung" w:date="2025-07-10T10:50:00Z" w16du:dateUtc="2025-07-10T03:50:00Z"/>
              </w:rPr>
            </w:pPr>
            <w:ins w:id="5768" w:author="Do Thanh Trung" w:date="2025-07-10T10:50:00Z" w16du:dateUtc="2025-07-10T03:50:00Z">
              <w:r>
                <w:t>Nhân sự quản lý Tài khoản Quỹ đầu tư</w:t>
              </w:r>
            </w:ins>
          </w:p>
        </w:tc>
      </w:tr>
      <w:tr w:rsidR="00502DA7" w:rsidRPr="000D37FA" w14:paraId="444C68F0" w14:textId="77777777" w:rsidTr="006219B5">
        <w:trPr>
          <w:ins w:id="5769" w:author="Do Thanh Trung" w:date="2025-07-10T10:52:00Z"/>
        </w:trPr>
        <w:tc>
          <w:tcPr>
            <w:tcW w:w="12951" w:type="dxa"/>
            <w:gridSpan w:val="8"/>
          </w:tcPr>
          <w:p w14:paraId="74A04A39" w14:textId="68CF6497" w:rsidR="00502DA7" w:rsidRPr="00502DA7" w:rsidRDefault="00502DA7" w:rsidP="00396C5D">
            <w:pPr>
              <w:jc w:val="left"/>
              <w:rPr>
                <w:ins w:id="5770" w:author="Do Thanh Trung" w:date="2025-07-10T10:52:00Z" w16du:dateUtc="2025-07-10T03:52:00Z"/>
                <w:b/>
                <w:bCs/>
                <w:rPrChange w:id="5771" w:author="Do Thanh Trung" w:date="2025-07-10T10:53:00Z" w16du:dateUtc="2025-07-10T03:53:00Z">
                  <w:rPr>
                    <w:ins w:id="5772" w:author="Do Thanh Trung" w:date="2025-07-10T10:52:00Z" w16du:dateUtc="2025-07-10T03:52:00Z"/>
                  </w:rPr>
                </w:rPrChange>
              </w:rPr>
            </w:pPr>
            <w:ins w:id="5773" w:author="Do Thanh Trung" w:date="2025-07-10T10:53:00Z" w16du:dateUtc="2025-07-10T03:53:00Z">
              <w:r w:rsidRPr="00502DA7">
                <w:rPr>
                  <w:b/>
                  <w:bCs/>
                  <w:rPrChange w:id="5774" w:author="Do Thanh Trung" w:date="2025-07-10T10:53:00Z" w16du:dateUtc="2025-07-10T03:53:00Z">
                    <w:rPr/>
                  </w:rPrChange>
                </w:rPr>
                <w:t>Thông tin Danh mục</w:t>
              </w:r>
            </w:ins>
          </w:p>
        </w:tc>
      </w:tr>
      <w:tr w:rsidR="00B97D23" w:rsidRPr="000D37FA" w14:paraId="19F7EF1B" w14:textId="77777777" w:rsidTr="00CC0EBF">
        <w:tblPrEx>
          <w:tblW w:w="12951" w:type="dxa"/>
          <w:tblPrExChange w:id="5775" w:author="Do Thanh Trung" w:date="2025-07-10T14:21:00Z" w16du:dateUtc="2025-07-10T07:21:00Z">
            <w:tblPrEx>
              <w:tblW w:w="12951" w:type="dxa"/>
            </w:tblPrEx>
          </w:tblPrExChange>
        </w:tblPrEx>
        <w:trPr>
          <w:ins w:id="5776" w:author="Do Thanh Trung" w:date="2025-07-10T10:53:00Z"/>
        </w:trPr>
        <w:tc>
          <w:tcPr>
            <w:tcW w:w="840" w:type="dxa"/>
            <w:tcPrChange w:id="5777" w:author="Do Thanh Trung" w:date="2025-07-10T14:21:00Z" w16du:dateUtc="2025-07-10T07:21:00Z">
              <w:tcPr>
                <w:tcW w:w="601" w:type="dxa"/>
                <w:gridSpan w:val="2"/>
              </w:tcPr>
            </w:tcPrChange>
          </w:tcPr>
          <w:p w14:paraId="71735380" w14:textId="303E8A57" w:rsidR="00502DA7" w:rsidRDefault="00433DD5" w:rsidP="00B00DFF">
            <w:pPr>
              <w:jc w:val="left"/>
              <w:rPr>
                <w:ins w:id="5778" w:author="Do Thanh Trung" w:date="2025-07-10T10:53:00Z" w16du:dateUtc="2025-07-10T03:53:00Z"/>
              </w:rPr>
            </w:pPr>
            <w:ins w:id="5779" w:author="Do Thanh Trung" w:date="2025-07-10T10:54:00Z" w16du:dateUtc="2025-07-10T03:54:00Z">
              <w:r>
                <w:t>04</w:t>
              </w:r>
            </w:ins>
          </w:p>
        </w:tc>
        <w:tc>
          <w:tcPr>
            <w:tcW w:w="1523" w:type="dxa"/>
            <w:tcPrChange w:id="5780" w:author="Do Thanh Trung" w:date="2025-07-10T14:21:00Z" w16du:dateUtc="2025-07-10T07:21:00Z">
              <w:tcPr>
                <w:tcW w:w="1575" w:type="dxa"/>
                <w:gridSpan w:val="2"/>
              </w:tcPr>
            </w:tcPrChange>
          </w:tcPr>
          <w:p w14:paraId="705740A5" w14:textId="4ACE0E84" w:rsidR="00502DA7" w:rsidRDefault="00433DD5" w:rsidP="00B00DFF">
            <w:pPr>
              <w:jc w:val="left"/>
              <w:rPr>
                <w:ins w:id="5781" w:author="Do Thanh Trung" w:date="2025-07-10T10:53:00Z" w16du:dateUtc="2025-07-10T03:53:00Z"/>
              </w:rPr>
            </w:pPr>
            <w:ins w:id="5782" w:author="Do Thanh Trung" w:date="2025-07-10T10:54:00Z" w16du:dateUtc="2025-07-10T03:54:00Z">
              <w:r>
                <w:t>Mã Tài sản</w:t>
              </w:r>
            </w:ins>
          </w:p>
        </w:tc>
        <w:tc>
          <w:tcPr>
            <w:tcW w:w="1259" w:type="dxa"/>
            <w:tcPrChange w:id="5783" w:author="Do Thanh Trung" w:date="2025-07-10T14:21:00Z" w16du:dateUtc="2025-07-10T07:21:00Z">
              <w:tcPr>
                <w:tcW w:w="899" w:type="dxa"/>
              </w:tcPr>
            </w:tcPrChange>
          </w:tcPr>
          <w:p w14:paraId="5E57F08D" w14:textId="6DC051D8" w:rsidR="00502DA7" w:rsidRDefault="00C261D5" w:rsidP="00B00DFF">
            <w:pPr>
              <w:jc w:val="left"/>
              <w:rPr>
                <w:ins w:id="5784" w:author="Do Thanh Trung" w:date="2025-07-10T10:53:00Z" w16du:dateUtc="2025-07-10T03:53:00Z"/>
              </w:rPr>
            </w:pPr>
            <w:ins w:id="5785" w:author="Do Thanh Trung" w:date="2025-07-10T15:12:00Z" w16du:dateUtc="2025-07-10T08:12:00Z">
              <w:r>
                <w:t>Text</w:t>
              </w:r>
            </w:ins>
          </w:p>
        </w:tc>
        <w:tc>
          <w:tcPr>
            <w:tcW w:w="718" w:type="dxa"/>
            <w:tcPrChange w:id="5786" w:author="Do Thanh Trung" w:date="2025-07-10T14:21:00Z" w16du:dateUtc="2025-07-10T07:21:00Z">
              <w:tcPr>
                <w:tcW w:w="720" w:type="dxa"/>
                <w:gridSpan w:val="2"/>
              </w:tcPr>
            </w:tcPrChange>
          </w:tcPr>
          <w:p w14:paraId="6EB43FBD" w14:textId="2BDF1B3E" w:rsidR="00502DA7" w:rsidRDefault="00C261D5">
            <w:pPr>
              <w:jc w:val="center"/>
              <w:rPr>
                <w:ins w:id="5787" w:author="Do Thanh Trung" w:date="2025-07-10T10:53:00Z" w16du:dateUtc="2025-07-10T03:53:00Z"/>
              </w:rPr>
              <w:pPrChange w:id="5788" w:author="Do Thanh Trung" w:date="2025-07-10T10:54:00Z" w16du:dateUtc="2025-07-10T03:54:00Z">
                <w:pPr>
                  <w:jc w:val="left"/>
                </w:pPr>
              </w:pPrChange>
            </w:pPr>
            <w:ins w:id="5789" w:author="Do Thanh Trung" w:date="2025-07-10T15:12:00Z" w16du:dateUtc="2025-07-10T08:12:00Z">
              <w:r>
                <w:t>X</w:t>
              </w:r>
            </w:ins>
          </w:p>
        </w:tc>
        <w:tc>
          <w:tcPr>
            <w:tcW w:w="781" w:type="dxa"/>
            <w:tcPrChange w:id="5790" w:author="Do Thanh Trung" w:date="2025-07-10T14:21:00Z" w16du:dateUtc="2025-07-10T07:21:00Z">
              <w:tcPr>
                <w:tcW w:w="781" w:type="dxa"/>
                <w:gridSpan w:val="2"/>
              </w:tcPr>
            </w:tcPrChange>
          </w:tcPr>
          <w:p w14:paraId="13FE32CB" w14:textId="33557653" w:rsidR="00502DA7" w:rsidRDefault="00C261D5">
            <w:pPr>
              <w:jc w:val="center"/>
              <w:rPr>
                <w:ins w:id="5791" w:author="Do Thanh Trung" w:date="2025-07-10T10:53:00Z" w16du:dateUtc="2025-07-10T03:53:00Z"/>
              </w:rPr>
              <w:pPrChange w:id="5792" w:author="Do Thanh Trung" w:date="2025-07-10T10:54:00Z" w16du:dateUtc="2025-07-10T03:54:00Z">
                <w:pPr>
                  <w:jc w:val="left"/>
                </w:pPr>
              </w:pPrChange>
            </w:pPr>
            <w:ins w:id="5793" w:author="Do Thanh Trung" w:date="2025-07-10T15:12:00Z" w16du:dateUtc="2025-07-10T08:12:00Z">
              <w:r>
                <w:t>X</w:t>
              </w:r>
            </w:ins>
          </w:p>
        </w:tc>
        <w:tc>
          <w:tcPr>
            <w:tcW w:w="2938" w:type="dxa"/>
            <w:gridSpan w:val="2"/>
            <w:tcPrChange w:id="5794" w:author="Do Thanh Trung" w:date="2025-07-10T14:21:00Z" w16du:dateUtc="2025-07-10T07:21:00Z">
              <w:tcPr>
                <w:tcW w:w="3124" w:type="dxa"/>
                <w:gridSpan w:val="3"/>
              </w:tcPr>
            </w:tcPrChange>
          </w:tcPr>
          <w:p w14:paraId="19EF5669" w14:textId="6AB09EF7" w:rsidR="00502DA7" w:rsidRDefault="00035AC7" w:rsidP="00B00DFF">
            <w:pPr>
              <w:jc w:val="left"/>
              <w:rPr>
                <w:ins w:id="5795" w:author="Do Thanh Trung" w:date="2025-07-10T10:53:00Z" w16du:dateUtc="2025-07-10T03:53:00Z"/>
              </w:rPr>
            </w:pPr>
            <w:ins w:id="5796" w:author="Do Thanh Trung" w:date="2025-07-10T15:42:00Z" w16du:dateUtc="2025-07-10T08:42:00Z">
              <w:r>
                <w:fldChar w:fldCharType="begin"/>
              </w:r>
              <w:r>
                <w:instrText>HYPERLINK  \l "_Danh_mục_đầu"</w:instrText>
              </w:r>
              <w:r>
                <w:fldChar w:fldCharType="separate"/>
              </w:r>
              <w:r w:rsidRPr="00B00DFF">
                <w:rPr>
                  <w:rStyle w:val="Hyperlink"/>
                  <w:kern w:val="2"/>
                  <w14:ligatures w14:val="standardContextual"/>
                </w:rPr>
                <w:t>Danh</w:t>
              </w:r>
              <w:r w:rsidRPr="007130AE">
                <w:rPr>
                  <w:rStyle w:val="Hyperlink"/>
                </w:rPr>
                <w:t xml:space="preserve"> mục đầu tư</w:t>
              </w:r>
              <w:r>
                <w:fldChar w:fldCharType="end"/>
              </w:r>
              <w:r>
                <w:t xml:space="preserve"> – Mã Tài sản</w:t>
              </w:r>
            </w:ins>
          </w:p>
        </w:tc>
        <w:tc>
          <w:tcPr>
            <w:tcW w:w="4892" w:type="dxa"/>
            <w:tcPrChange w:id="5797" w:author="Do Thanh Trung" w:date="2025-07-10T14:21:00Z" w16du:dateUtc="2025-07-10T07:21:00Z">
              <w:tcPr>
                <w:tcW w:w="5251" w:type="dxa"/>
                <w:gridSpan w:val="3"/>
              </w:tcPr>
            </w:tcPrChange>
          </w:tcPr>
          <w:p w14:paraId="0DD2CA9F" w14:textId="4FBD9BE1" w:rsidR="0088562E" w:rsidRPr="00035AC7" w:rsidRDefault="005670DB">
            <w:pPr>
              <w:pStyle w:val="ListParagraph"/>
              <w:numPr>
                <w:ilvl w:val="0"/>
                <w:numId w:val="9"/>
              </w:numPr>
              <w:ind w:left="378"/>
              <w:jc w:val="left"/>
              <w:rPr>
                <w:ins w:id="5798" w:author="Do Thanh Trung" w:date="2025-07-10T10:53:00Z" w16du:dateUtc="2025-07-10T03:53:00Z"/>
              </w:rPr>
              <w:pPrChange w:id="5799" w:author="Do Thanh Trung" w:date="2025-07-10T15:42:00Z" w16du:dateUtc="2025-07-10T08:42:00Z">
                <w:pPr>
                  <w:jc w:val="left"/>
                </w:pPr>
              </w:pPrChange>
            </w:pPr>
            <w:ins w:id="5800" w:author="Do Thanh Trung" w:date="2025-07-10T15:19:00Z" w16du:dateUtc="2025-07-10T08:19:00Z">
              <w:r w:rsidRPr="00E92CC6">
                <w:t>Mã Tài sả</w:t>
              </w:r>
              <w:r w:rsidR="0088562E" w:rsidRPr="00E92CC6">
                <w:t xml:space="preserve">n thực hiện đầu tư trong khoảng thời gian từ start date </w:t>
              </w:r>
              <w:r w:rsidR="0088562E" w:rsidRPr="0088562E">
                <w:rPr>
                  <w:rFonts w:ascii="Wingdings" w:eastAsia="Wingdings" w:hAnsi="Wingdings" w:cs="Wingdings"/>
                </w:rPr>
                <w:t>à</w:t>
              </w:r>
              <w:r w:rsidR="0088562E" w:rsidRPr="00E92CC6">
                <w:t xml:space="preserve"> end date đã chọn </w:t>
              </w:r>
            </w:ins>
            <w:ins w:id="5801" w:author="Do Thanh Trung" w:date="2025-07-10T15:20:00Z" w16du:dateUtc="2025-07-10T08:20:00Z">
              <w:r w:rsidR="0088562E" w:rsidRPr="00E92CC6">
                <w:t>ở filter</w:t>
              </w:r>
            </w:ins>
          </w:p>
        </w:tc>
      </w:tr>
      <w:tr w:rsidR="00B97D23" w:rsidRPr="000D37FA" w14:paraId="530A0D04" w14:textId="77777777" w:rsidTr="00CC0EBF">
        <w:tblPrEx>
          <w:tblW w:w="12951" w:type="dxa"/>
          <w:tblPrExChange w:id="5802" w:author="Do Thanh Trung" w:date="2025-07-10T14:21:00Z" w16du:dateUtc="2025-07-10T07:21:00Z">
            <w:tblPrEx>
              <w:tblW w:w="12951" w:type="dxa"/>
            </w:tblPrEx>
          </w:tblPrExChange>
        </w:tblPrEx>
        <w:trPr>
          <w:ins w:id="5803" w:author="Do Thanh Trung" w:date="2025-07-10T10:53:00Z"/>
        </w:trPr>
        <w:tc>
          <w:tcPr>
            <w:tcW w:w="840" w:type="dxa"/>
            <w:tcPrChange w:id="5804" w:author="Do Thanh Trung" w:date="2025-07-10T14:21:00Z" w16du:dateUtc="2025-07-10T07:21:00Z">
              <w:tcPr>
                <w:tcW w:w="601" w:type="dxa"/>
                <w:gridSpan w:val="2"/>
              </w:tcPr>
            </w:tcPrChange>
          </w:tcPr>
          <w:p w14:paraId="4504ED4C" w14:textId="133A7B24" w:rsidR="00502DA7" w:rsidRDefault="00C3308D" w:rsidP="00B00DFF">
            <w:pPr>
              <w:jc w:val="left"/>
              <w:rPr>
                <w:ins w:id="5805" w:author="Do Thanh Trung" w:date="2025-07-10T10:53:00Z" w16du:dateUtc="2025-07-10T03:53:00Z"/>
              </w:rPr>
            </w:pPr>
            <w:ins w:id="5806" w:author="Do Thanh Trung" w:date="2025-07-10T13:09:00Z" w16du:dateUtc="2025-07-10T06:09:00Z">
              <w:r>
                <w:t>05</w:t>
              </w:r>
            </w:ins>
          </w:p>
        </w:tc>
        <w:tc>
          <w:tcPr>
            <w:tcW w:w="1523" w:type="dxa"/>
            <w:tcPrChange w:id="5807" w:author="Do Thanh Trung" w:date="2025-07-10T14:21:00Z" w16du:dateUtc="2025-07-10T07:21:00Z">
              <w:tcPr>
                <w:tcW w:w="1575" w:type="dxa"/>
                <w:gridSpan w:val="2"/>
              </w:tcPr>
            </w:tcPrChange>
          </w:tcPr>
          <w:p w14:paraId="69105FD0" w14:textId="17C0016C" w:rsidR="00502DA7" w:rsidRDefault="00396C5D" w:rsidP="00B00DFF">
            <w:pPr>
              <w:jc w:val="left"/>
              <w:rPr>
                <w:ins w:id="5808" w:author="Do Thanh Trung" w:date="2025-07-10T10:53:00Z" w16du:dateUtc="2025-07-10T03:53:00Z"/>
              </w:rPr>
            </w:pPr>
            <w:ins w:id="5809" w:author="Do Thanh Trung" w:date="2025-07-10T10:55:00Z" w16du:dateUtc="2025-07-10T03:55:00Z">
              <w:r>
                <w:t>Số dư đầu kỳ</w:t>
              </w:r>
            </w:ins>
          </w:p>
        </w:tc>
        <w:tc>
          <w:tcPr>
            <w:tcW w:w="1259" w:type="dxa"/>
            <w:tcPrChange w:id="5810" w:author="Do Thanh Trung" w:date="2025-07-10T14:21:00Z" w16du:dateUtc="2025-07-10T07:21:00Z">
              <w:tcPr>
                <w:tcW w:w="899" w:type="dxa"/>
              </w:tcPr>
            </w:tcPrChange>
          </w:tcPr>
          <w:p w14:paraId="3438A9AC" w14:textId="61417895" w:rsidR="00502DA7" w:rsidRDefault="00C261D5" w:rsidP="00B00DFF">
            <w:pPr>
              <w:jc w:val="left"/>
              <w:rPr>
                <w:ins w:id="5811" w:author="Do Thanh Trung" w:date="2025-07-10T10:53:00Z" w16du:dateUtc="2025-07-10T03:53:00Z"/>
              </w:rPr>
            </w:pPr>
            <w:ins w:id="5812" w:author="Do Thanh Trung" w:date="2025-07-10T15:12:00Z" w16du:dateUtc="2025-07-10T08:12:00Z">
              <w:r>
                <w:t>Number</w:t>
              </w:r>
            </w:ins>
          </w:p>
        </w:tc>
        <w:tc>
          <w:tcPr>
            <w:tcW w:w="718" w:type="dxa"/>
            <w:tcPrChange w:id="5813" w:author="Do Thanh Trung" w:date="2025-07-10T14:21:00Z" w16du:dateUtc="2025-07-10T07:21:00Z">
              <w:tcPr>
                <w:tcW w:w="720" w:type="dxa"/>
                <w:gridSpan w:val="2"/>
              </w:tcPr>
            </w:tcPrChange>
          </w:tcPr>
          <w:p w14:paraId="7CD1EFAA" w14:textId="0F9AAD1C" w:rsidR="00502DA7" w:rsidRDefault="00C261D5">
            <w:pPr>
              <w:jc w:val="center"/>
              <w:rPr>
                <w:ins w:id="5814" w:author="Do Thanh Trung" w:date="2025-07-10T10:53:00Z" w16du:dateUtc="2025-07-10T03:53:00Z"/>
              </w:rPr>
              <w:pPrChange w:id="5815" w:author="Do Thanh Trung" w:date="2025-07-10T10:54:00Z" w16du:dateUtc="2025-07-10T03:54:00Z">
                <w:pPr>
                  <w:jc w:val="left"/>
                </w:pPr>
              </w:pPrChange>
            </w:pPr>
            <w:ins w:id="5816" w:author="Do Thanh Trung" w:date="2025-07-10T15:12:00Z" w16du:dateUtc="2025-07-10T08:12:00Z">
              <w:r>
                <w:t>X</w:t>
              </w:r>
            </w:ins>
          </w:p>
        </w:tc>
        <w:tc>
          <w:tcPr>
            <w:tcW w:w="781" w:type="dxa"/>
            <w:tcPrChange w:id="5817" w:author="Do Thanh Trung" w:date="2025-07-10T14:21:00Z" w16du:dateUtc="2025-07-10T07:21:00Z">
              <w:tcPr>
                <w:tcW w:w="781" w:type="dxa"/>
                <w:gridSpan w:val="2"/>
              </w:tcPr>
            </w:tcPrChange>
          </w:tcPr>
          <w:p w14:paraId="1CE45834" w14:textId="62F829A0" w:rsidR="00502DA7" w:rsidRDefault="00C261D5">
            <w:pPr>
              <w:jc w:val="center"/>
              <w:rPr>
                <w:ins w:id="5818" w:author="Do Thanh Trung" w:date="2025-07-10T10:53:00Z" w16du:dateUtc="2025-07-10T03:53:00Z"/>
              </w:rPr>
              <w:pPrChange w:id="5819" w:author="Do Thanh Trung" w:date="2025-07-10T10:54:00Z" w16du:dateUtc="2025-07-10T03:54:00Z">
                <w:pPr>
                  <w:jc w:val="left"/>
                </w:pPr>
              </w:pPrChange>
            </w:pPr>
            <w:ins w:id="5820" w:author="Do Thanh Trung" w:date="2025-07-10T15:12:00Z" w16du:dateUtc="2025-07-10T08:12:00Z">
              <w:r>
                <w:t>X</w:t>
              </w:r>
            </w:ins>
          </w:p>
        </w:tc>
        <w:tc>
          <w:tcPr>
            <w:tcW w:w="2938" w:type="dxa"/>
            <w:gridSpan w:val="2"/>
            <w:tcPrChange w:id="5821" w:author="Do Thanh Trung" w:date="2025-07-10T14:21:00Z" w16du:dateUtc="2025-07-10T07:21:00Z">
              <w:tcPr>
                <w:tcW w:w="3124" w:type="dxa"/>
                <w:gridSpan w:val="3"/>
              </w:tcPr>
            </w:tcPrChange>
          </w:tcPr>
          <w:p w14:paraId="7F1877B6" w14:textId="77777777" w:rsidR="00502DA7" w:rsidRDefault="00502DA7" w:rsidP="00B00DFF">
            <w:pPr>
              <w:jc w:val="left"/>
              <w:rPr>
                <w:ins w:id="5822" w:author="Do Thanh Trung" w:date="2025-07-10T10:53:00Z" w16du:dateUtc="2025-07-10T03:53:00Z"/>
              </w:rPr>
            </w:pPr>
          </w:p>
        </w:tc>
        <w:tc>
          <w:tcPr>
            <w:tcW w:w="4892" w:type="dxa"/>
            <w:tcPrChange w:id="5823" w:author="Do Thanh Trung" w:date="2025-07-10T14:21:00Z" w16du:dateUtc="2025-07-10T07:21:00Z">
              <w:tcPr>
                <w:tcW w:w="5251" w:type="dxa"/>
                <w:gridSpan w:val="3"/>
              </w:tcPr>
            </w:tcPrChange>
          </w:tcPr>
          <w:p w14:paraId="68B5837E" w14:textId="54941B9B" w:rsidR="00502DA7" w:rsidRDefault="00035AC7" w:rsidP="00B00DFF">
            <w:pPr>
              <w:jc w:val="left"/>
              <w:rPr>
                <w:ins w:id="5824" w:author="Do Thanh Trung" w:date="2025-07-10T10:53:00Z" w16du:dateUtc="2025-07-10T03:53:00Z"/>
              </w:rPr>
            </w:pPr>
            <w:ins w:id="5825" w:author="Do Thanh Trung" w:date="2025-07-10T15:42:00Z" w16du:dateUtc="2025-07-10T08:42:00Z">
              <w:r>
                <w:t>Số dư đầu kỳ tại ngày start date</w:t>
              </w:r>
            </w:ins>
          </w:p>
        </w:tc>
      </w:tr>
      <w:tr w:rsidR="00C261D5" w:rsidRPr="000D37FA" w14:paraId="100975ED" w14:textId="77777777" w:rsidTr="00CC0EBF">
        <w:tblPrEx>
          <w:tblW w:w="12951" w:type="dxa"/>
          <w:tblPrExChange w:id="5826" w:author="Do Thanh Trung" w:date="2025-07-10T14:21:00Z" w16du:dateUtc="2025-07-10T07:21:00Z">
            <w:tblPrEx>
              <w:tblW w:w="12951" w:type="dxa"/>
            </w:tblPrEx>
          </w:tblPrExChange>
        </w:tblPrEx>
        <w:trPr>
          <w:ins w:id="5827" w:author="Do Thanh Trung" w:date="2025-07-10T10:53:00Z"/>
        </w:trPr>
        <w:tc>
          <w:tcPr>
            <w:tcW w:w="840" w:type="dxa"/>
            <w:tcPrChange w:id="5828" w:author="Do Thanh Trung" w:date="2025-07-10T14:21:00Z" w16du:dateUtc="2025-07-10T07:21:00Z">
              <w:tcPr>
                <w:tcW w:w="601" w:type="dxa"/>
                <w:gridSpan w:val="2"/>
              </w:tcPr>
            </w:tcPrChange>
          </w:tcPr>
          <w:p w14:paraId="7AFB91D8" w14:textId="69AF0E44" w:rsidR="00C261D5" w:rsidRDefault="00C261D5" w:rsidP="00C261D5">
            <w:pPr>
              <w:jc w:val="left"/>
              <w:rPr>
                <w:ins w:id="5829" w:author="Do Thanh Trung" w:date="2025-07-10T10:53:00Z" w16du:dateUtc="2025-07-10T03:53:00Z"/>
              </w:rPr>
            </w:pPr>
            <w:ins w:id="5830" w:author="Do Thanh Trung" w:date="2025-07-10T13:09:00Z" w16du:dateUtc="2025-07-10T06:09:00Z">
              <w:r>
                <w:t>06</w:t>
              </w:r>
            </w:ins>
          </w:p>
        </w:tc>
        <w:tc>
          <w:tcPr>
            <w:tcW w:w="1523" w:type="dxa"/>
            <w:tcPrChange w:id="5831" w:author="Do Thanh Trung" w:date="2025-07-10T14:21:00Z" w16du:dateUtc="2025-07-10T07:21:00Z">
              <w:tcPr>
                <w:tcW w:w="1575" w:type="dxa"/>
                <w:gridSpan w:val="2"/>
              </w:tcPr>
            </w:tcPrChange>
          </w:tcPr>
          <w:p w14:paraId="20170D9F" w14:textId="6C624EFF" w:rsidR="00C261D5" w:rsidRDefault="00C261D5" w:rsidP="00C261D5">
            <w:pPr>
              <w:jc w:val="left"/>
              <w:rPr>
                <w:ins w:id="5832" w:author="Do Thanh Trung" w:date="2025-07-10T10:53:00Z" w16du:dateUtc="2025-07-10T03:53:00Z"/>
              </w:rPr>
            </w:pPr>
            <w:ins w:id="5833" w:author="Do Thanh Trung" w:date="2025-07-10T10:55:00Z" w16du:dateUtc="2025-07-10T03:55:00Z">
              <w:r>
                <w:t>Giá vốn</w:t>
              </w:r>
            </w:ins>
          </w:p>
        </w:tc>
        <w:tc>
          <w:tcPr>
            <w:tcW w:w="1259" w:type="dxa"/>
            <w:tcPrChange w:id="5834" w:author="Do Thanh Trung" w:date="2025-07-10T14:21:00Z" w16du:dateUtc="2025-07-10T07:21:00Z">
              <w:tcPr>
                <w:tcW w:w="899" w:type="dxa"/>
              </w:tcPr>
            </w:tcPrChange>
          </w:tcPr>
          <w:p w14:paraId="2F7253DF" w14:textId="74EE10D4" w:rsidR="00C261D5" w:rsidRDefault="00C261D5" w:rsidP="00C261D5">
            <w:pPr>
              <w:jc w:val="left"/>
              <w:rPr>
                <w:ins w:id="5835" w:author="Do Thanh Trung" w:date="2025-07-10T10:53:00Z" w16du:dateUtc="2025-07-10T03:53:00Z"/>
              </w:rPr>
            </w:pPr>
            <w:ins w:id="5836" w:author="Do Thanh Trung" w:date="2025-07-10T15:12:00Z" w16du:dateUtc="2025-07-10T08:12:00Z">
              <w:r>
                <w:t>Number</w:t>
              </w:r>
            </w:ins>
          </w:p>
        </w:tc>
        <w:tc>
          <w:tcPr>
            <w:tcW w:w="718" w:type="dxa"/>
            <w:tcPrChange w:id="5837" w:author="Do Thanh Trung" w:date="2025-07-10T14:21:00Z" w16du:dateUtc="2025-07-10T07:21:00Z">
              <w:tcPr>
                <w:tcW w:w="720" w:type="dxa"/>
                <w:gridSpan w:val="2"/>
              </w:tcPr>
            </w:tcPrChange>
          </w:tcPr>
          <w:p w14:paraId="500853F3" w14:textId="6C089763" w:rsidR="00C261D5" w:rsidRDefault="00C261D5">
            <w:pPr>
              <w:jc w:val="center"/>
              <w:rPr>
                <w:ins w:id="5838" w:author="Do Thanh Trung" w:date="2025-07-10T10:53:00Z" w16du:dateUtc="2025-07-10T03:53:00Z"/>
              </w:rPr>
              <w:pPrChange w:id="5839" w:author="Do Thanh Trung" w:date="2025-07-10T10:54:00Z" w16du:dateUtc="2025-07-10T03:54:00Z">
                <w:pPr>
                  <w:jc w:val="left"/>
                </w:pPr>
              </w:pPrChange>
            </w:pPr>
            <w:ins w:id="5840" w:author="Do Thanh Trung" w:date="2025-07-10T15:12:00Z" w16du:dateUtc="2025-07-10T08:12:00Z">
              <w:r>
                <w:t>X</w:t>
              </w:r>
            </w:ins>
          </w:p>
        </w:tc>
        <w:tc>
          <w:tcPr>
            <w:tcW w:w="781" w:type="dxa"/>
            <w:tcPrChange w:id="5841" w:author="Do Thanh Trung" w:date="2025-07-10T14:21:00Z" w16du:dateUtc="2025-07-10T07:21:00Z">
              <w:tcPr>
                <w:tcW w:w="781" w:type="dxa"/>
                <w:gridSpan w:val="2"/>
              </w:tcPr>
            </w:tcPrChange>
          </w:tcPr>
          <w:p w14:paraId="6A89651F" w14:textId="20A4B344" w:rsidR="00C261D5" w:rsidRDefault="00C261D5">
            <w:pPr>
              <w:jc w:val="center"/>
              <w:rPr>
                <w:ins w:id="5842" w:author="Do Thanh Trung" w:date="2025-07-10T10:53:00Z" w16du:dateUtc="2025-07-10T03:53:00Z"/>
              </w:rPr>
              <w:pPrChange w:id="5843" w:author="Do Thanh Trung" w:date="2025-07-10T10:54:00Z" w16du:dateUtc="2025-07-10T03:54:00Z">
                <w:pPr>
                  <w:jc w:val="left"/>
                </w:pPr>
              </w:pPrChange>
            </w:pPr>
            <w:ins w:id="5844" w:author="Do Thanh Trung" w:date="2025-07-10T15:12:00Z" w16du:dateUtc="2025-07-10T08:12:00Z">
              <w:r>
                <w:t>X</w:t>
              </w:r>
            </w:ins>
          </w:p>
        </w:tc>
        <w:tc>
          <w:tcPr>
            <w:tcW w:w="2938" w:type="dxa"/>
            <w:gridSpan w:val="2"/>
            <w:tcPrChange w:id="5845" w:author="Do Thanh Trung" w:date="2025-07-10T14:21:00Z" w16du:dateUtc="2025-07-10T07:21:00Z">
              <w:tcPr>
                <w:tcW w:w="3124" w:type="dxa"/>
                <w:gridSpan w:val="3"/>
              </w:tcPr>
            </w:tcPrChange>
          </w:tcPr>
          <w:p w14:paraId="33F939EB" w14:textId="77777777" w:rsidR="00C261D5" w:rsidRDefault="00C261D5" w:rsidP="00C261D5">
            <w:pPr>
              <w:jc w:val="left"/>
              <w:rPr>
                <w:ins w:id="5846" w:author="Do Thanh Trung" w:date="2025-07-10T10:53:00Z" w16du:dateUtc="2025-07-10T03:53:00Z"/>
              </w:rPr>
            </w:pPr>
          </w:p>
        </w:tc>
        <w:tc>
          <w:tcPr>
            <w:tcW w:w="4892" w:type="dxa"/>
            <w:tcPrChange w:id="5847" w:author="Do Thanh Trung" w:date="2025-07-10T14:21:00Z" w16du:dateUtc="2025-07-10T07:21:00Z">
              <w:tcPr>
                <w:tcW w:w="5251" w:type="dxa"/>
                <w:gridSpan w:val="3"/>
              </w:tcPr>
            </w:tcPrChange>
          </w:tcPr>
          <w:p w14:paraId="7B2FB62C" w14:textId="0721AF38" w:rsidR="00C261D5" w:rsidRDefault="00035AC7" w:rsidP="00C261D5">
            <w:pPr>
              <w:jc w:val="left"/>
              <w:rPr>
                <w:ins w:id="5848" w:author="Do Thanh Trung" w:date="2025-07-10T10:53:00Z" w16du:dateUtc="2025-07-10T03:53:00Z"/>
              </w:rPr>
            </w:pPr>
            <w:ins w:id="5849" w:author="Do Thanh Trung" w:date="2025-07-10T15:42:00Z" w16du:dateUtc="2025-07-10T08:42:00Z">
              <w:r>
                <w:t>Giá trung bình của Mã Tài sả</w:t>
              </w:r>
            </w:ins>
            <w:ins w:id="5850" w:author="Do Thanh Trung" w:date="2025-07-10T15:43:00Z" w16du:dateUtc="2025-07-10T08:43:00Z">
              <w:r w:rsidR="00B71B87">
                <w:t>n</w:t>
              </w:r>
            </w:ins>
          </w:p>
        </w:tc>
      </w:tr>
      <w:tr w:rsidR="00C261D5" w:rsidRPr="000D37FA" w14:paraId="727D7E78" w14:textId="77777777" w:rsidTr="00460726">
        <w:trPr>
          <w:ins w:id="5851" w:author="Do Thanh Trung" w:date="2025-07-10T11:08:00Z"/>
        </w:trPr>
        <w:tc>
          <w:tcPr>
            <w:tcW w:w="12951" w:type="dxa"/>
            <w:gridSpan w:val="8"/>
          </w:tcPr>
          <w:p w14:paraId="3225E2E0" w14:textId="780485B3" w:rsidR="00C261D5" w:rsidRPr="00240A3F" w:rsidRDefault="00C261D5" w:rsidP="00C261D5">
            <w:pPr>
              <w:jc w:val="left"/>
              <w:rPr>
                <w:ins w:id="5852" w:author="Do Thanh Trung" w:date="2025-07-10T11:08:00Z" w16du:dateUtc="2025-07-10T04:08:00Z"/>
                <w:b/>
                <w:bCs/>
                <w:rPrChange w:id="5853" w:author="Do Thanh Trung" w:date="2025-07-10T14:05:00Z" w16du:dateUtc="2025-07-10T07:05:00Z">
                  <w:rPr>
                    <w:ins w:id="5854" w:author="Do Thanh Trung" w:date="2025-07-10T11:08:00Z" w16du:dateUtc="2025-07-10T04:08:00Z"/>
                  </w:rPr>
                </w:rPrChange>
              </w:rPr>
            </w:pPr>
            <w:ins w:id="5855" w:author="Do Thanh Trung" w:date="2025-07-10T14:02:00Z" w16du:dateUtc="2025-07-10T07:02:00Z">
              <w:r w:rsidRPr="00240A3F">
                <w:rPr>
                  <w:b/>
                  <w:bCs/>
                  <w:rPrChange w:id="5856" w:author="Do Thanh Trung" w:date="2025-07-10T14:05:00Z" w16du:dateUtc="2025-07-10T07:05:00Z">
                    <w:rPr/>
                  </w:rPrChange>
                </w:rPr>
                <w:t>Thông tin giao dịch trong kỳ</w:t>
              </w:r>
            </w:ins>
          </w:p>
        </w:tc>
      </w:tr>
      <w:tr w:rsidR="00C261D5" w:rsidRPr="000D37FA" w14:paraId="59FA147E" w14:textId="77777777" w:rsidTr="00CC0EBF">
        <w:tblPrEx>
          <w:tblW w:w="12951" w:type="dxa"/>
          <w:tblPrExChange w:id="5857" w:author="Do Thanh Trung" w:date="2025-07-10T14:21:00Z" w16du:dateUtc="2025-07-10T07:21:00Z">
            <w:tblPrEx>
              <w:tblW w:w="12951" w:type="dxa"/>
            </w:tblPrEx>
          </w:tblPrExChange>
        </w:tblPrEx>
        <w:trPr>
          <w:ins w:id="5858" w:author="Do Thanh Trung" w:date="2025-07-10T11:08:00Z"/>
        </w:trPr>
        <w:tc>
          <w:tcPr>
            <w:tcW w:w="840" w:type="dxa"/>
            <w:tcPrChange w:id="5859" w:author="Do Thanh Trung" w:date="2025-07-10T14:21:00Z" w16du:dateUtc="2025-07-10T07:21:00Z">
              <w:tcPr>
                <w:tcW w:w="601" w:type="dxa"/>
                <w:gridSpan w:val="2"/>
              </w:tcPr>
            </w:tcPrChange>
          </w:tcPr>
          <w:p w14:paraId="0A10726F" w14:textId="77380F9D" w:rsidR="00C261D5" w:rsidRPr="00240A3F" w:rsidRDefault="00C261D5" w:rsidP="00C261D5">
            <w:pPr>
              <w:jc w:val="left"/>
              <w:rPr>
                <w:ins w:id="5860" w:author="Do Thanh Trung" w:date="2025-07-10T11:08:00Z" w16du:dateUtc="2025-07-10T04:08:00Z"/>
                <w:b/>
                <w:bCs/>
                <w:rPrChange w:id="5861" w:author="Do Thanh Trung" w:date="2025-07-10T14:05:00Z" w16du:dateUtc="2025-07-10T07:05:00Z">
                  <w:rPr>
                    <w:ins w:id="5862" w:author="Do Thanh Trung" w:date="2025-07-10T11:08:00Z" w16du:dateUtc="2025-07-10T04:08:00Z"/>
                  </w:rPr>
                </w:rPrChange>
              </w:rPr>
            </w:pPr>
            <w:ins w:id="5863" w:author="Do Thanh Trung" w:date="2025-07-10T14:44:00Z" w16du:dateUtc="2025-07-10T07:44:00Z">
              <w:r>
                <w:rPr>
                  <w:b/>
                  <w:bCs/>
                </w:rPr>
                <w:t>7</w:t>
              </w:r>
            </w:ins>
          </w:p>
        </w:tc>
        <w:tc>
          <w:tcPr>
            <w:tcW w:w="12111" w:type="dxa"/>
            <w:gridSpan w:val="7"/>
            <w:tcPrChange w:id="5864" w:author="Do Thanh Trung" w:date="2025-07-10T14:21:00Z" w16du:dateUtc="2025-07-10T07:21:00Z">
              <w:tcPr>
                <w:tcW w:w="12350" w:type="dxa"/>
                <w:gridSpan w:val="13"/>
              </w:tcPr>
            </w:tcPrChange>
          </w:tcPr>
          <w:p w14:paraId="15DD6328" w14:textId="77777777" w:rsidR="00C261D5" w:rsidRDefault="00C261D5" w:rsidP="00C261D5">
            <w:pPr>
              <w:jc w:val="left"/>
              <w:rPr>
                <w:ins w:id="5865" w:author="Do Thanh Trung" w:date="2025-07-10T15:45:00Z" w16du:dateUtc="2025-07-10T08:45:00Z"/>
                <w:b/>
                <w:bCs/>
              </w:rPr>
            </w:pPr>
            <w:ins w:id="5866" w:author="Do Thanh Trung" w:date="2025-07-10T14:05:00Z" w16du:dateUtc="2025-07-10T07:05:00Z">
              <w:r w:rsidRPr="00240A3F">
                <w:rPr>
                  <w:b/>
                  <w:bCs/>
                  <w:rPrChange w:id="5867" w:author="Do Thanh Trung" w:date="2025-07-10T14:05:00Z" w16du:dateUtc="2025-07-10T07:05:00Z">
                    <w:rPr/>
                  </w:rPrChange>
                </w:rPr>
                <w:t>Giao dịch mua</w:t>
              </w:r>
            </w:ins>
          </w:p>
          <w:p w14:paraId="1621319F" w14:textId="77777777" w:rsidR="00E868A0" w:rsidRDefault="003117EB" w:rsidP="00E868A0">
            <w:pPr>
              <w:pStyle w:val="ListParagraph"/>
              <w:numPr>
                <w:ilvl w:val="0"/>
                <w:numId w:val="9"/>
              </w:numPr>
              <w:jc w:val="left"/>
              <w:rPr>
                <w:ins w:id="5868" w:author="Do Thanh Trung" w:date="2025-07-10T15:48:00Z" w16du:dateUtc="2025-07-10T08:48:00Z"/>
              </w:rPr>
            </w:pPr>
            <w:ins w:id="5869" w:author="Do Thanh Trung" w:date="2025-07-10T15:45:00Z" w16du:dateUtc="2025-07-10T08:45:00Z">
              <w:r w:rsidRPr="003117EB">
                <w:lastRenderedPageBreak/>
                <w:t>Hệ thống liệt kê các giao dịch mua phát sinh t</w:t>
              </w:r>
            </w:ins>
            <w:ins w:id="5870" w:author="Do Thanh Trung" w:date="2025-07-10T15:46:00Z" w16du:dateUtc="2025-07-10T08:46:00Z">
              <w:r w:rsidRPr="003117EB">
                <w:t>rong quá trình đầu tư từ ngày start date đến ngày end date</w:t>
              </w:r>
            </w:ins>
          </w:p>
          <w:p w14:paraId="1474A567" w14:textId="5E94FAC6" w:rsidR="009B0A44" w:rsidRPr="00E868A0" w:rsidRDefault="00245B2B">
            <w:pPr>
              <w:pStyle w:val="ListParagraph"/>
              <w:numPr>
                <w:ilvl w:val="0"/>
                <w:numId w:val="9"/>
              </w:numPr>
              <w:jc w:val="left"/>
              <w:rPr>
                <w:ins w:id="5871" w:author="Do Thanh Trung" w:date="2025-07-10T11:08:00Z" w16du:dateUtc="2025-07-10T04:08:00Z"/>
              </w:rPr>
              <w:pPrChange w:id="5872" w:author="Do Thanh Trung" w:date="2025-07-10T15:48:00Z" w16du:dateUtc="2025-07-10T08:48:00Z">
                <w:pPr>
                  <w:jc w:val="left"/>
                </w:pPr>
              </w:pPrChange>
            </w:pPr>
            <w:ins w:id="5873" w:author="Do Thanh Trung" w:date="2025-07-10T15:46:00Z" w16du:dateUtc="2025-07-10T08:46:00Z">
              <w:r w:rsidRPr="00E868A0">
                <w:t xml:space="preserve">Dữ liệu tham chiếu: </w:t>
              </w:r>
            </w:ins>
            <w:ins w:id="5874" w:author="Do Thanh Trung" w:date="2025-07-10T15:48:00Z" w16du:dateUtc="2025-07-10T08:48:00Z">
              <w:r w:rsidR="00E868A0">
                <w:fldChar w:fldCharType="begin"/>
              </w:r>
              <w:r w:rsidR="00E868A0">
                <w:instrText>HYPERLINK  \l "_Lịch_sử_khớp"</w:instrText>
              </w:r>
              <w:r w:rsidR="00E868A0">
                <w:fldChar w:fldCharType="separate"/>
              </w:r>
              <w:r w:rsidRPr="00E868A0">
                <w:rPr>
                  <w:rStyle w:val="Hyperlink"/>
                </w:rPr>
                <w:t>Lịch sử khớp lệnh</w:t>
              </w:r>
              <w:r w:rsidR="00E868A0">
                <w:fldChar w:fldCharType="end"/>
              </w:r>
              <w:r w:rsidR="00E868A0" w:rsidRPr="00E868A0">
                <w:t xml:space="preserve"> - G</w:t>
              </w:r>
            </w:ins>
            <w:ins w:id="5875" w:author="Do Thanh Trung" w:date="2025-07-10T15:47:00Z" w16du:dateUtc="2025-07-10T08:47:00Z">
              <w:r w:rsidR="009B0A44" w:rsidRPr="00E868A0">
                <w:t>iao dịch = [Mua]</w:t>
              </w:r>
            </w:ins>
          </w:p>
        </w:tc>
      </w:tr>
      <w:tr w:rsidR="00C261D5" w:rsidRPr="000D37FA" w14:paraId="0C7BAED2" w14:textId="77777777" w:rsidTr="00CC0EBF">
        <w:tblPrEx>
          <w:tblW w:w="12951" w:type="dxa"/>
          <w:tblPrExChange w:id="5876" w:author="Do Thanh Trung" w:date="2025-07-10T14:21:00Z" w16du:dateUtc="2025-07-10T07:21:00Z">
            <w:tblPrEx>
              <w:tblW w:w="12951" w:type="dxa"/>
            </w:tblPrEx>
          </w:tblPrExChange>
        </w:tblPrEx>
        <w:trPr>
          <w:ins w:id="5877" w:author="Do Thanh Trung" w:date="2025-07-10T11:08:00Z"/>
        </w:trPr>
        <w:tc>
          <w:tcPr>
            <w:tcW w:w="840" w:type="dxa"/>
            <w:tcPrChange w:id="5878" w:author="Do Thanh Trung" w:date="2025-07-10T14:21:00Z" w16du:dateUtc="2025-07-10T07:21:00Z">
              <w:tcPr>
                <w:tcW w:w="601" w:type="dxa"/>
                <w:gridSpan w:val="2"/>
              </w:tcPr>
            </w:tcPrChange>
          </w:tcPr>
          <w:p w14:paraId="7A54FBE6" w14:textId="0DDE4BC9" w:rsidR="00C261D5" w:rsidRDefault="00C261D5" w:rsidP="00C261D5">
            <w:pPr>
              <w:jc w:val="left"/>
              <w:rPr>
                <w:ins w:id="5879" w:author="Do Thanh Trung" w:date="2025-07-10T11:08:00Z" w16du:dateUtc="2025-07-10T04:08:00Z"/>
              </w:rPr>
            </w:pPr>
            <w:ins w:id="5880" w:author="Do Thanh Trung" w:date="2025-07-10T14:44:00Z" w16du:dateUtc="2025-07-10T07:44:00Z">
              <w:r>
                <w:lastRenderedPageBreak/>
                <w:t>7.1</w:t>
              </w:r>
            </w:ins>
          </w:p>
        </w:tc>
        <w:tc>
          <w:tcPr>
            <w:tcW w:w="1523" w:type="dxa"/>
            <w:tcPrChange w:id="5881" w:author="Do Thanh Trung" w:date="2025-07-10T14:21:00Z" w16du:dateUtc="2025-07-10T07:21:00Z">
              <w:tcPr>
                <w:tcW w:w="1575" w:type="dxa"/>
                <w:gridSpan w:val="2"/>
              </w:tcPr>
            </w:tcPrChange>
          </w:tcPr>
          <w:p w14:paraId="2950A2CA" w14:textId="1EFC9150" w:rsidR="00C261D5" w:rsidRDefault="00C261D5" w:rsidP="00C261D5">
            <w:pPr>
              <w:jc w:val="left"/>
              <w:rPr>
                <w:ins w:id="5882" w:author="Do Thanh Trung" w:date="2025-07-10T11:08:00Z" w16du:dateUtc="2025-07-10T04:08:00Z"/>
              </w:rPr>
            </w:pPr>
            <w:ins w:id="5883" w:author="Do Thanh Trung" w:date="2025-07-10T14:06:00Z" w16du:dateUtc="2025-07-10T07:06:00Z">
              <w:r>
                <w:t>Giá thấp nhất</w:t>
              </w:r>
            </w:ins>
          </w:p>
        </w:tc>
        <w:tc>
          <w:tcPr>
            <w:tcW w:w="1259" w:type="dxa"/>
            <w:tcPrChange w:id="5884" w:author="Do Thanh Trung" w:date="2025-07-10T14:21:00Z" w16du:dateUtc="2025-07-10T07:21:00Z">
              <w:tcPr>
                <w:tcW w:w="899" w:type="dxa"/>
              </w:tcPr>
            </w:tcPrChange>
          </w:tcPr>
          <w:p w14:paraId="1581D928" w14:textId="07CB31A3" w:rsidR="00C261D5" w:rsidRDefault="00C261D5" w:rsidP="00C261D5">
            <w:pPr>
              <w:jc w:val="left"/>
              <w:rPr>
                <w:ins w:id="5885" w:author="Do Thanh Trung" w:date="2025-07-10T11:08:00Z" w16du:dateUtc="2025-07-10T04:08:00Z"/>
              </w:rPr>
            </w:pPr>
            <w:ins w:id="5886" w:author="Do Thanh Trung" w:date="2025-07-10T15:12:00Z" w16du:dateUtc="2025-07-10T08:12:00Z">
              <w:r>
                <w:t>Number</w:t>
              </w:r>
            </w:ins>
          </w:p>
        </w:tc>
        <w:tc>
          <w:tcPr>
            <w:tcW w:w="718" w:type="dxa"/>
            <w:tcPrChange w:id="5887" w:author="Do Thanh Trung" w:date="2025-07-10T14:21:00Z" w16du:dateUtc="2025-07-10T07:21:00Z">
              <w:tcPr>
                <w:tcW w:w="720" w:type="dxa"/>
                <w:gridSpan w:val="2"/>
              </w:tcPr>
            </w:tcPrChange>
          </w:tcPr>
          <w:p w14:paraId="317488BB" w14:textId="193BF004" w:rsidR="00C261D5" w:rsidRDefault="00C261D5" w:rsidP="00C261D5">
            <w:pPr>
              <w:jc w:val="center"/>
              <w:rPr>
                <w:ins w:id="5888" w:author="Do Thanh Trung" w:date="2025-07-10T11:08:00Z" w16du:dateUtc="2025-07-10T04:08:00Z"/>
              </w:rPr>
            </w:pPr>
            <w:ins w:id="5889" w:author="Do Thanh Trung" w:date="2025-07-10T15:12:00Z" w16du:dateUtc="2025-07-10T08:12:00Z">
              <w:r>
                <w:t>X</w:t>
              </w:r>
            </w:ins>
          </w:p>
        </w:tc>
        <w:tc>
          <w:tcPr>
            <w:tcW w:w="781" w:type="dxa"/>
            <w:tcPrChange w:id="5890" w:author="Do Thanh Trung" w:date="2025-07-10T14:21:00Z" w16du:dateUtc="2025-07-10T07:21:00Z">
              <w:tcPr>
                <w:tcW w:w="781" w:type="dxa"/>
                <w:gridSpan w:val="2"/>
              </w:tcPr>
            </w:tcPrChange>
          </w:tcPr>
          <w:p w14:paraId="5EAE466C" w14:textId="2B738CF7" w:rsidR="00C261D5" w:rsidRDefault="00C261D5" w:rsidP="00C261D5">
            <w:pPr>
              <w:jc w:val="center"/>
              <w:rPr>
                <w:ins w:id="5891" w:author="Do Thanh Trung" w:date="2025-07-10T11:08:00Z" w16du:dateUtc="2025-07-10T04:08:00Z"/>
              </w:rPr>
            </w:pPr>
            <w:ins w:id="5892" w:author="Do Thanh Trung" w:date="2025-07-10T15:12:00Z" w16du:dateUtc="2025-07-10T08:12:00Z">
              <w:r>
                <w:t>X</w:t>
              </w:r>
            </w:ins>
          </w:p>
        </w:tc>
        <w:tc>
          <w:tcPr>
            <w:tcW w:w="2938" w:type="dxa"/>
            <w:gridSpan w:val="2"/>
            <w:tcPrChange w:id="5893" w:author="Do Thanh Trung" w:date="2025-07-10T14:21:00Z" w16du:dateUtc="2025-07-10T07:21:00Z">
              <w:tcPr>
                <w:tcW w:w="3124" w:type="dxa"/>
                <w:gridSpan w:val="3"/>
              </w:tcPr>
            </w:tcPrChange>
          </w:tcPr>
          <w:p w14:paraId="5ED08AEE" w14:textId="742B8DE2" w:rsidR="00C261D5" w:rsidRDefault="001F3FC1" w:rsidP="00C261D5">
            <w:pPr>
              <w:jc w:val="left"/>
              <w:rPr>
                <w:ins w:id="5894" w:author="Do Thanh Trung" w:date="2025-07-10T11:08:00Z" w16du:dateUtc="2025-07-10T04:08:00Z"/>
              </w:rPr>
            </w:pPr>
            <w:ins w:id="5895" w:author="Do Thanh Trung" w:date="2025-07-10T15:49:00Z" w16du:dateUtc="2025-07-10T08:49:00Z">
              <w:r>
                <w:fldChar w:fldCharType="begin"/>
              </w:r>
              <w:r>
                <w:instrText>HYPERLINK  \l "_Lịch_sử_khớp"</w:instrText>
              </w:r>
              <w:r>
                <w:fldChar w:fldCharType="separate"/>
              </w:r>
              <w:r w:rsidRPr="00E868A0">
                <w:rPr>
                  <w:rStyle w:val="Hyperlink"/>
                </w:rPr>
                <w:t>Lịch sử khớp lệnh</w:t>
              </w:r>
              <w:r>
                <w:fldChar w:fldCharType="end"/>
              </w:r>
              <w:r>
                <w:t xml:space="preserve"> – [Giá khớp]</w:t>
              </w:r>
            </w:ins>
          </w:p>
        </w:tc>
        <w:tc>
          <w:tcPr>
            <w:tcW w:w="4892" w:type="dxa"/>
            <w:tcPrChange w:id="5896" w:author="Do Thanh Trung" w:date="2025-07-10T14:21:00Z" w16du:dateUtc="2025-07-10T07:21:00Z">
              <w:tcPr>
                <w:tcW w:w="5251" w:type="dxa"/>
                <w:gridSpan w:val="3"/>
              </w:tcPr>
            </w:tcPrChange>
          </w:tcPr>
          <w:p w14:paraId="016EA34F" w14:textId="309680CE" w:rsidR="00C261D5" w:rsidRDefault="001F3FC1" w:rsidP="00C261D5">
            <w:pPr>
              <w:jc w:val="left"/>
              <w:rPr>
                <w:ins w:id="5897" w:author="Do Thanh Trung" w:date="2025-07-10T11:08:00Z" w16du:dateUtc="2025-07-10T04:08:00Z"/>
              </w:rPr>
            </w:pPr>
            <w:ins w:id="5898" w:author="Do Thanh Trung" w:date="2025-07-10T15:49:00Z" w16du:dateUtc="2025-07-10T08:49:00Z">
              <w:r>
                <w:t xml:space="preserve">Hệ thống hiển thị Giá khớp lệnh thấp nhất trong </w:t>
              </w:r>
              <w:r w:rsidR="003D5841" w:rsidRPr="00E92CC6">
                <w:t xml:space="preserve">khoảng thời gian từ start date </w:t>
              </w:r>
              <w:r w:rsidR="003D5841" w:rsidRPr="0088562E">
                <w:rPr>
                  <w:rFonts w:ascii="Wingdings" w:eastAsia="Wingdings" w:hAnsi="Wingdings" w:cs="Wingdings"/>
                </w:rPr>
                <w:t>à</w:t>
              </w:r>
              <w:r w:rsidR="003D5841" w:rsidRPr="00E92CC6">
                <w:t xml:space="preserve"> end date đã chọn ở filter</w:t>
              </w:r>
            </w:ins>
          </w:p>
        </w:tc>
      </w:tr>
      <w:tr w:rsidR="003D5841" w:rsidRPr="000D37FA" w14:paraId="78ABCDFD" w14:textId="77777777" w:rsidTr="00CC0EBF">
        <w:tblPrEx>
          <w:tblW w:w="12951" w:type="dxa"/>
          <w:tblPrExChange w:id="5899" w:author="Do Thanh Trung" w:date="2025-07-10T14:21:00Z" w16du:dateUtc="2025-07-10T07:21:00Z">
            <w:tblPrEx>
              <w:tblW w:w="12951" w:type="dxa"/>
            </w:tblPrEx>
          </w:tblPrExChange>
        </w:tblPrEx>
        <w:trPr>
          <w:ins w:id="5900" w:author="Do Thanh Trung" w:date="2025-07-10T11:08:00Z"/>
        </w:trPr>
        <w:tc>
          <w:tcPr>
            <w:tcW w:w="840" w:type="dxa"/>
            <w:tcPrChange w:id="5901" w:author="Do Thanh Trung" w:date="2025-07-10T14:21:00Z" w16du:dateUtc="2025-07-10T07:21:00Z">
              <w:tcPr>
                <w:tcW w:w="601" w:type="dxa"/>
                <w:gridSpan w:val="2"/>
              </w:tcPr>
            </w:tcPrChange>
          </w:tcPr>
          <w:p w14:paraId="7FEE6CB4" w14:textId="620987C3" w:rsidR="003D5841" w:rsidRDefault="003D5841" w:rsidP="003D5841">
            <w:pPr>
              <w:jc w:val="left"/>
              <w:rPr>
                <w:ins w:id="5902" w:author="Do Thanh Trung" w:date="2025-07-10T11:08:00Z" w16du:dateUtc="2025-07-10T04:08:00Z"/>
              </w:rPr>
            </w:pPr>
            <w:ins w:id="5903" w:author="Do Thanh Trung" w:date="2025-07-10T14:44:00Z" w16du:dateUtc="2025-07-10T07:44:00Z">
              <w:r>
                <w:t>7.2</w:t>
              </w:r>
            </w:ins>
          </w:p>
        </w:tc>
        <w:tc>
          <w:tcPr>
            <w:tcW w:w="1523" w:type="dxa"/>
            <w:tcPrChange w:id="5904" w:author="Do Thanh Trung" w:date="2025-07-10T14:21:00Z" w16du:dateUtc="2025-07-10T07:21:00Z">
              <w:tcPr>
                <w:tcW w:w="1575" w:type="dxa"/>
                <w:gridSpan w:val="2"/>
              </w:tcPr>
            </w:tcPrChange>
          </w:tcPr>
          <w:p w14:paraId="78CD267E" w14:textId="028D10DF" w:rsidR="003D5841" w:rsidRDefault="003D5841" w:rsidP="003D5841">
            <w:pPr>
              <w:jc w:val="left"/>
              <w:rPr>
                <w:ins w:id="5905" w:author="Do Thanh Trung" w:date="2025-07-10T11:08:00Z" w16du:dateUtc="2025-07-10T04:08:00Z"/>
              </w:rPr>
            </w:pPr>
            <w:ins w:id="5906" w:author="Do Thanh Trung" w:date="2025-07-10T14:06:00Z" w16du:dateUtc="2025-07-10T07:06:00Z">
              <w:r>
                <w:t>Giá cao nhất</w:t>
              </w:r>
            </w:ins>
          </w:p>
        </w:tc>
        <w:tc>
          <w:tcPr>
            <w:tcW w:w="1259" w:type="dxa"/>
            <w:tcPrChange w:id="5907" w:author="Do Thanh Trung" w:date="2025-07-10T14:21:00Z" w16du:dateUtc="2025-07-10T07:21:00Z">
              <w:tcPr>
                <w:tcW w:w="899" w:type="dxa"/>
              </w:tcPr>
            </w:tcPrChange>
          </w:tcPr>
          <w:p w14:paraId="714AA3FC" w14:textId="0AF3AC76" w:rsidR="003D5841" w:rsidRDefault="003D5841" w:rsidP="003D5841">
            <w:pPr>
              <w:jc w:val="left"/>
              <w:rPr>
                <w:ins w:id="5908" w:author="Do Thanh Trung" w:date="2025-07-10T11:08:00Z" w16du:dateUtc="2025-07-10T04:08:00Z"/>
              </w:rPr>
            </w:pPr>
            <w:ins w:id="5909" w:author="Do Thanh Trung" w:date="2025-07-10T15:12:00Z" w16du:dateUtc="2025-07-10T08:12:00Z">
              <w:r>
                <w:t>Number</w:t>
              </w:r>
            </w:ins>
          </w:p>
        </w:tc>
        <w:tc>
          <w:tcPr>
            <w:tcW w:w="718" w:type="dxa"/>
            <w:tcPrChange w:id="5910" w:author="Do Thanh Trung" w:date="2025-07-10T14:21:00Z" w16du:dateUtc="2025-07-10T07:21:00Z">
              <w:tcPr>
                <w:tcW w:w="720" w:type="dxa"/>
                <w:gridSpan w:val="2"/>
              </w:tcPr>
            </w:tcPrChange>
          </w:tcPr>
          <w:p w14:paraId="5781F042" w14:textId="412BDE58" w:rsidR="003D5841" w:rsidRDefault="003D5841" w:rsidP="003D5841">
            <w:pPr>
              <w:jc w:val="center"/>
              <w:rPr>
                <w:ins w:id="5911" w:author="Do Thanh Trung" w:date="2025-07-10T11:08:00Z" w16du:dateUtc="2025-07-10T04:08:00Z"/>
              </w:rPr>
            </w:pPr>
            <w:ins w:id="5912" w:author="Do Thanh Trung" w:date="2025-07-10T15:12:00Z" w16du:dateUtc="2025-07-10T08:12:00Z">
              <w:r>
                <w:t>X</w:t>
              </w:r>
            </w:ins>
          </w:p>
        </w:tc>
        <w:tc>
          <w:tcPr>
            <w:tcW w:w="781" w:type="dxa"/>
            <w:tcPrChange w:id="5913" w:author="Do Thanh Trung" w:date="2025-07-10T14:21:00Z" w16du:dateUtc="2025-07-10T07:21:00Z">
              <w:tcPr>
                <w:tcW w:w="781" w:type="dxa"/>
                <w:gridSpan w:val="2"/>
              </w:tcPr>
            </w:tcPrChange>
          </w:tcPr>
          <w:p w14:paraId="2EEAFB9B" w14:textId="4AFDA7A4" w:rsidR="003D5841" w:rsidRDefault="003D5841" w:rsidP="003D5841">
            <w:pPr>
              <w:jc w:val="center"/>
              <w:rPr>
                <w:ins w:id="5914" w:author="Do Thanh Trung" w:date="2025-07-10T11:08:00Z" w16du:dateUtc="2025-07-10T04:08:00Z"/>
              </w:rPr>
            </w:pPr>
            <w:ins w:id="5915" w:author="Do Thanh Trung" w:date="2025-07-10T15:12:00Z" w16du:dateUtc="2025-07-10T08:12:00Z">
              <w:r>
                <w:t>X</w:t>
              </w:r>
            </w:ins>
          </w:p>
        </w:tc>
        <w:tc>
          <w:tcPr>
            <w:tcW w:w="2938" w:type="dxa"/>
            <w:gridSpan w:val="2"/>
            <w:tcPrChange w:id="5916" w:author="Do Thanh Trung" w:date="2025-07-10T14:21:00Z" w16du:dateUtc="2025-07-10T07:21:00Z">
              <w:tcPr>
                <w:tcW w:w="3124" w:type="dxa"/>
                <w:gridSpan w:val="3"/>
              </w:tcPr>
            </w:tcPrChange>
          </w:tcPr>
          <w:p w14:paraId="07C324CE" w14:textId="437B991F" w:rsidR="003D5841" w:rsidRDefault="003D5841" w:rsidP="003D5841">
            <w:pPr>
              <w:jc w:val="left"/>
              <w:rPr>
                <w:ins w:id="5917" w:author="Do Thanh Trung" w:date="2025-07-10T11:08:00Z" w16du:dateUtc="2025-07-10T04:08:00Z"/>
              </w:rPr>
            </w:pPr>
            <w:ins w:id="5918" w:author="Do Thanh Trung" w:date="2025-07-10T15:49:00Z" w16du:dateUtc="2025-07-10T08:49:00Z">
              <w:r>
                <w:fldChar w:fldCharType="begin"/>
              </w:r>
              <w:r>
                <w:instrText>HYPERLINK  \l "_Lịch_sử_khớp"</w:instrText>
              </w:r>
              <w:r>
                <w:fldChar w:fldCharType="separate"/>
              </w:r>
              <w:r w:rsidRPr="00E868A0">
                <w:rPr>
                  <w:rStyle w:val="Hyperlink"/>
                </w:rPr>
                <w:t>Lịch sử khớp lệnh</w:t>
              </w:r>
              <w:r>
                <w:fldChar w:fldCharType="end"/>
              </w:r>
              <w:r>
                <w:t xml:space="preserve"> – [Giá khớp]</w:t>
              </w:r>
            </w:ins>
          </w:p>
        </w:tc>
        <w:tc>
          <w:tcPr>
            <w:tcW w:w="4892" w:type="dxa"/>
            <w:tcPrChange w:id="5919" w:author="Do Thanh Trung" w:date="2025-07-10T14:21:00Z" w16du:dateUtc="2025-07-10T07:21:00Z">
              <w:tcPr>
                <w:tcW w:w="5251" w:type="dxa"/>
                <w:gridSpan w:val="3"/>
              </w:tcPr>
            </w:tcPrChange>
          </w:tcPr>
          <w:p w14:paraId="6467AEDA" w14:textId="68FFCA94" w:rsidR="003D5841" w:rsidRDefault="003D5841" w:rsidP="003D5841">
            <w:pPr>
              <w:jc w:val="left"/>
              <w:rPr>
                <w:ins w:id="5920" w:author="Do Thanh Trung" w:date="2025-07-10T11:08:00Z" w16du:dateUtc="2025-07-10T04:08:00Z"/>
              </w:rPr>
            </w:pPr>
            <w:ins w:id="5921" w:author="Do Thanh Trung" w:date="2025-07-10T15:49:00Z" w16du:dateUtc="2025-07-10T08:49:00Z">
              <w:r>
                <w:t xml:space="preserve">Hệ thống hiển thị Giá khớp lệnh cao nhất trong </w:t>
              </w:r>
              <w:r w:rsidRPr="00E92CC6">
                <w:t xml:space="preserve">khoảng thời gian từ start date </w:t>
              </w:r>
              <w:r w:rsidRPr="0088562E">
                <w:rPr>
                  <w:rFonts w:ascii="Wingdings" w:eastAsia="Wingdings" w:hAnsi="Wingdings" w:cs="Wingdings"/>
                </w:rPr>
                <w:t>à</w:t>
              </w:r>
              <w:r w:rsidRPr="00E92CC6">
                <w:t xml:space="preserve"> end date đã chọn ở filter</w:t>
              </w:r>
            </w:ins>
          </w:p>
        </w:tc>
      </w:tr>
      <w:tr w:rsidR="003D5841" w:rsidRPr="000D37FA" w14:paraId="1A8C84E4" w14:textId="77777777" w:rsidTr="00CC0EBF">
        <w:tblPrEx>
          <w:tblW w:w="12951" w:type="dxa"/>
          <w:tblPrExChange w:id="5922" w:author="Do Thanh Trung" w:date="2025-07-10T14:21:00Z" w16du:dateUtc="2025-07-10T07:21:00Z">
            <w:tblPrEx>
              <w:tblW w:w="12951" w:type="dxa"/>
            </w:tblPrEx>
          </w:tblPrExChange>
        </w:tblPrEx>
        <w:trPr>
          <w:ins w:id="5923" w:author="Do Thanh Trung" w:date="2025-07-10T11:08:00Z"/>
        </w:trPr>
        <w:tc>
          <w:tcPr>
            <w:tcW w:w="840" w:type="dxa"/>
            <w:tcPrChange w:id="5924" w:author="Do Thanh Trung" w:date="2025-07-10T14:21:00Z" w16du:dateUtc="2025-07-10T07:21:00Z">
              <w:tcPr>
                <w:tcW w:w="601" w:type="dxa"/>
                <w:gridSpan w:val="2"/>
              </w:tcPr>
            </w:tcPrChange>
          </w:tcPr>
          <w:p w14:paraId="720A5938" w14:textId="2868D9DB" w:rsidR="003D5841" w:rsidRDefault="003D5841" w:rsidP="003D5841">
            <w:pPr>
              <w:jc w:val="left"/>
              <w:rPr>
                <w:ins w:id="5925" w:author="Do Thanh Trung" w:date="2025-07-10T11:08:00Z" w16du:dateUtc="2025-07-10T04:08:00Z"/>
              </w:rPr>
            </w:pPr>
            <w:ins w:id="5926" w:author="Do Thanh Trung" w:date="2025-07-10T14:44:00Z" w16du:dateUtc="2025-07-10T07:44:00Z">
              <w:r>
                <w:t>7.3</w:t>
              </w:r>
            </w:ins>
          </w:p>
        </w:tc>
        <w:tc>
          <w:tcPr>
            <w:tcW w:w="1523" w:type="dxa"/>
            <w:tcPrChange w:id="5927" w:author="Do Thanh Trung" w:date="2025-07-10T14:21:00Z" w16du:dateUtc="2025-07-10T07:21:00Z">
              <w:tcPr>
                <w:tcW w:w="1575" w:type="dxa"/>
                <w:gridSpan w:val="2"/>
              </w:tcPr>
            </w:tcPrChange>
          </w:tcPr>
          <w:p w14:paraId="120DB25B" w14:textId="6D6F0AB3" w:rsidR="003D5841" w:rsidRDefault="003D5841" w:rsidP="003D5841">
            <w:pPr>
              <w:jc w:val="left"/>
              <w:rPr>
                <w:ins w:id="5928" w:author="Do Thanh Trung" w:date="2025-07-10T11:08:00Z" w16du:dateUtc="2025-07-10T04:08:00Z"/>
              </w:rPr>
            </w:pPr>
            <w:ins w:id="5929" w:author="Do Thanh Trung" w:date="2025-07-10T14:06:00Z" w16du:dateUtc="2025-07-10T07:06:00Z">
              <w:r>
                <w:t>Giá trung bình</w:t>
              </w:r>
            </w:ins>
          </w:p>
        </w:tc>
        <w:tc>
          <w:tcPr>
            <w:tcW w:w="1259" w:type="dxa"/>
            <w:tcPrChange w:id="5930" w:author="Do Thanh Trung" w:date="2025-07-10T14:21:00Z" w16du:dateUtc="2025-07-10T07:21:00Z">
              <w:tcPr>
                <w:tcW w:w="899" w:type="dxa"/>
              </w:tcPr>
            </w:tcPrChange>
          </w:tcPr>
          <w:p w14:paraId="32800E06" w14:textId="001517F9" w:rsidR="003D5841" w:rsidRDefault="003D5841" w:rsidP="003D5841">
            <w:pPr>
              <w:jc w:val="left"/>
              <w:rPr>
                <w:ins w:id="5931" w:author="Do Thanh Trung" w:date="2025-07-10T11:08:00Z" w16du:dateUtc="2025-07-10T04:08:00Z"/>
              </w:rPr>
            </w:pPr>
            <w:ins w:id="5932" w:author="Do Thanh Trung" w:date="2025-07-10T15:12:00Z" w16du:dateUtc="2025-07-10T08:12:00Z">
              <w:r>
                <w:t>Number</w:t>
              </w:r>
            </w:ins>
          </w:p>
        </w:tc>
        <w:tc>
          <w:tcPr>
            <w:tcW w:w="718" w:type="dxa"/>
            <w:tcPrChange w:id="5933" w:author="Do Thanh Trung" w:date="2025-07-10T14:21:00Z" w16du:dateUtc="2025-07-10T07:21:00Z">
              <w:tcPr>
                <w:tcW w:w="720" w:type="dxa"/>
                <w:gridSpan w:val="2"/>
              </w:tcPr>
            </w:tcPrChange>
          </w:tcPr>
          <w:p w14:paraId="75A6C229" w14:textId="44455352" w:rsidR="003D5841" w:rsidRDefault="003D5841" w:rsidP="003D5841">
            <w:pPr>
              <w:jc w:val="center"/>
              <w:rPr>
                <w:ins w:id="5934" w:author="Do Thanh Trung" w:date="2025-07-10T11:08:00Z" w16du:dateUtc="2025-07-10T04:08:00Z"/>
              </w:rPr>
            </w:pPr>
            <w:ins w:id="5935" w:author="Do Thanh Trung" w:date="2025-07-10T15:12:00Z" w16du:dateUtc="2025-07-10T08:12:00Z">
              <w:r>
                <w:t>X</w:t>
              </w:r>
            </w:ins>
          </w:p>
        </w:tc>
        <w:tc>
          <w:tcPr>
            <w:tcW w:w="781" w:type="dxa"/>
            <w:tcPrChange w:id="5936" w:author="Do Thanh Trung" w:date="2025-07-10T14:21:00Z" w16du:dateUtc="2025-07-10T07:21:00Z">
              <w:tcPr>
                <w:tcW w:w="781" w:type="dxa"/>
                <w:gridSpan w:val="2"/>
              </w:tcPr>
            </w:tcPrChange>
          </w:tcPr>
          <w:p w14:paraId="197391C3" w14:textId="329A3C8B" w:rsidR="003D5841" w:rsidRDefault="003D5841" w:rsidP="003D5841">
            <w:pPr>
              <w:jc w:val="center"/>
              <w:rPr>
                <w:ins w:id="5937" w:author="Do Thanh Trung" w:date="2025-07-10T11:08:00Z" w16du:dateUtc="2025-07-10T04:08:00Z"/>
              </w:rPr>
            </w:pPr>
            <w:ins w:id="5938" w:author="Do Thanh Trung" w:date="2025-07-10T15:12:00Z" w16du:dateUtc="2025-07-10T08:12:00Z">
              <w:r>
                <w:t>X</w:t>
              </w:r>
            </w:ins>
          </w:p>
        </w:tc>
        <w:tc>
          <w:tcPr>
            <w:tcW w:w="2938" w:type="dxa"/>
            <w:gridSpan w:val="2"/>
            <w:tcPrChange w:id="5939" w:author="Do Thanh Trung" w:date="2025-07-10T14:21:00Z" w16du:dateUtc="2025-07-10T07:21:00Z">
              <w:tcPr>
                <w:tcW w:w="3124" w:type="dxa"/>
                <w:gridSpan w:val="3"/>
              </w:tcPr>
            </w:tcPrChange>
          </w:tcPr>
          <w:p w14:paraId="01ABAADA" w14:textId="47B84E86" w:rsidR="003D5841" w:rsidRDefault="003D5841" w:rsidP="003D5841">
            <w:pPr>
              <w:jc w:val="left"/>
              <w:rPr>
                <w:ins w:id="5940" w:author="Do Thanh Trung" w:date="2025-07-10T11:08:00Z" w16du:dateUtc="2025-07-10T04:08:00Z"/>
              </w:rPr>
            </w:pPr>
            <w:ins w:id="5941" w:author="Do Thanh Trung" w:date="2025-07-10T15:49:00Z" w16du:dateUtc="2025-07-10T08:49:00Z">
              <w:r>
                <w:fldChar w:fldCharType="begin"/>
              </w:r>
              <w:r>
                <w:instrText>HYPERLINK  \l "_Lịch_sử_khớp"</w:instrText>
              </w:r>
              <w:r>
                <w:fldChar w:fldCharType="separate"/>
              </w:r>
              <w:r w:rsidRPr="00E868A0">
                <w:rPr>
                  <w:rStyle w:val="Hyperlink"/>
                </w:rPr>
                <w:t>Lịch sử khớp lệnh</w:t>
              </w:r>
              <w:r>
                <w:fldChar w:fldCharType="end"/>
              </w:r>
              <w:r>
                <w:t xml:space="preserve"> – [Giá khớp]</w:t>
              </w:r>
            </w:ins>
          </w:p>
        </w:tc>
        <w:tc>
          <w:tcPr>
            <w:tcW w:w="4892" w:type="dxa"/>
            <w:tcPrChange w:id="5942" w:author="Do Thanh Trung" w:date="2025-07-10T14:21:00Z" w16du:dateUtc="2025-07-10T07:21:00Z">
              <w:tcPr>
                <w:tcW w:w="5251" w:type="dxa"/>
                <w:gridSpan w:val="3"/>
              </w:tcPr>
            </w:tcPrChange>
          </w:tcPr>
          <w:p w14:paraId="31C62BD6" w14:textId="4F45366D" w:rsidR="000E4EE3" w:rsidRDefault="00000000">
            <w:pPr>
              <w:jc w:val="center"/>
              <w:rPr>
                <w:ins w:id="5943" w:author="Do Thanh Trung" w:date="2025-07-10T11:08:00Z" w16du:dateUtc="2025-07-10T04:08:00Z"/>
              </w:rPr>
              <w:pPrChange w:id="5944" w:author="Do Thanh Trung" w:date="2025-07-10T15:51:00Z" w16du:dateUtc="2025-07-10T08:51:00Z">
                <w:pPr>
                  <w:jc w:val="left"/>
                </w:pPr>
              </w:pPrChange>
            </w:pPr>
            <m:oMathPara>
              <m:oMath>
                <m:f>
                  <m:fPr>
                    <m:ctrlPr>
                      <w:ins w:id="5945" w:author="Do Thanh Trung" w:date="2025-07-10T15:51:00Z" w16du:dateUtc="2025-07-10T08:51:00Z">
                        <w:rPr>
                          <w:rFonts w:ascii="Cambria Math" w:hAnsi="Cambria Math"/>
                          <w:i/>
                        </w:rPr>
                      </w:ins>
                    </m:ctrlPr>
                  </m:fPr>
                  <m:num>
                    <m:r>
                      <w:ins w:id="5946" w:author="Do Thanh Trung" w:date="2025-07-10T15:51:00Z" w16du:dateUtc="2025-07-10T08:51:00Z">
                        <w:rPr>
                          <w:rFonts w:ascii="Cambria Math" w:hAnsi="Cambria Math"/>
                        </w:rPr>
                        <m:t>7.5</m:t>
                      </w:ins>
                    </m:r>
                  </m:num>
                  <m:den>
                    <m:r>
                      <w:ins w:id="5947" w:author="Do Thanh Trung" w:date="2025-07-10T15:51:00Z" w16du:dateUtc="2025-07-10T08:51:00Z">
                        <w:rPr>
                          <w:rFonts w:ascii="Cambria Math" w:hAnsi="Cambria Math"/>
                        </w:rPr>
                        <m:t>7.4</m:t>
                      </w:ins>
                    </m:r>
                  </m:den>
                </m:f>
              </m:oMath>
            </m:oMathPara>
          </w:p>
        </w:tc>
      </w:tr>
      <w:tr w:rsidR="003D5841" w:rsidRPr="000D37FA" w14:paraId="3660CAF7" w14:textId="77777777" w:rsidTr="00CC0EBF">
        <w:tblPrEx>
          <w:tblW w:w="12951" w:type="dxa"/>
          <w:tblPrExChange w:id="5948" w:author="Do Thanh Trung" w:date="2025-07-10T14:21:00Z" w16du:dateUtc="2025-07-10T07:21:00Z">
            <w:tblPrEx>
              <w:tblW w:w="12951" w:type="dxa"/>
            </w:tblPrEx>
          </w:tblPrExChange>
        </w:tblPrEx>
        <w:trPr>
          <w:ins w:id="5949" w:author="Do Thanh Trung" w:date="2025-07-10T11:08:00Z"/>
        </w:trPr>
        <w:tc>
          <w:tcPr>
            <w:tcW w:w="840" w:type="dxa"/>
            <w:tcPrChange w:id="5950" w:author="Do Thanh Trung" w:date="2025-07-10T14:21:00Z" w16du:dateUtc="2025-07-10T07:21:00Z">
              <w:tcPr>
                <w:tcW w:w="601" w:type="dxa"/>
                <w:gridSpan w:val="2"/>
              </w:tcPr>
            </w:tcPrChange>
          </w:tcPr>
          <w:p w14:paraId="1BD2E8A3" w14:textId="023730C2" w:rsidR="003D5841" w:rsidRDefault="003D5841" w:rsidP="003D5841">
            <w:pPr>
              <w:jc w:val="left"/>
              <w:rPr>
                <w:ins w:id="5951" w:author="Do Thanh Trung" w:date="2025-07-10T11:08:00Z" w16du:dateUtc="2025-07-10T04:08:00Z"/>
              </w:rPr>
            </w:pPr>
            <w:ins w:id="5952" w:author="Do Thanh Trung" w:date="2025-07-10T14:44:00Z" w16du:dateUtc="2025-07-10T07:44:00Z">
              <w:r>
                <w:t>7.4</w:t>
              </w:r>
            </w:ins>
          </w:p>
        </w:tc>
        <w:tc>
          <w:tcPr>
            <w:tcW w:w="1523" w:type="dxa"/>
            <w:tcPrChange w:id="5953" w:author="Do Thanh Trung" w:date="2025-07-10T14:21:00Z" w16du:dateUtc="2025-07-10T07:21:00Z">
              <w:tcPr>
                <w:tcW w:w="1575" w:type="dxa"/>
                <w:gridSpan w:val="2"/>
              </w:tcPr>
            </w:tcPrChange>
          </w:tcPr>
          <w:p w14:paraId="05336579" w14:textId="6ED51819" w:rsidR="003D5841" w:rsidRDefault="003D5841" w:rsidP="003D5841">
            <w:pPr>
              <w:jc w:val="left"/>
              <w:rPr>
                <w:ins w:id="5954" w:author="Do Thanh Trung" w:date="2025-07-10T11:08:00Z" w16du:dateUtc="2025-07-10T04:08:00Z"/>
              </w:rPr>
            </w:pPr>
            <w:ins w:id="5955" w:author="Do Thanh Trung" w:date="2025-07-10T14:06:00Z" w16du:dateUtc="2025-07-10T07:06:00Z">
              <w:r>
                <w:t>Tổng số lượng mua</w:t>
              </w:r>
            </w:ins>
          </w:p>
        </w:tc>
        <w:tc>
          <w:tcPr>
            <w:tcW w:w="1259" w:type="dxa"/>
            <w:tcPrChange w:id="5956" w:author="Do Thanh Trung" w:date="2025-07-10T14:21:00Z" w16du:dateUtc="2025-07-10T07:21:00Z">
              <w:tcPr>
                <w:tcW w:w="899" w:type="dxa"/>
              </w:tcPr>
            </w:tcPrChange>
          </w:tcPr>
          <w:p w14:paraId="1FC88589" w14:textId="62117A1C" w:rsidR="003D5841" w:rsidRDefault="003D5841" w:rsidP="003D5841">
            <w:pPr>
              <w:jc w:val="left"/>
              <w:rPr>
                <w:ins w:id="5957" w:author="Do Thanh Trung" w:date="2025-07-10T11:08:00Z" w16du:dateUtc="2025-07-10T04:08:00Z"/>
              </w:rPr>
            </w:pPr>
            <w:ins w:id="5958" w:author="Do Thanh Trung" w:date="2025-07-10T15:12:00Z" w16du:dateUtc="2025-07-10T08:12:00Z">
              <w:r>
                <w:t>Number</w:t>
              </w:r>
            </w:ins>
          </w:p>
        </w:tc>
        <w:tc>
          <w:tcPr>
            <w:tcW w:w="718" w:type="dxa"/>
            <w:tcPrChange w:id="5959" w:author="Do Thanh Trung" w:date="2025-07-10T14:21:00Z" w16du:dateUtc="2025-07-10T07:21:00Z">
              <w:tcPr>
                <w:tcW w:w="720" w:type="dxa"/>
                <w:gridSpan w:val="2"/>
              </w:tcPr>
            </w:tcPrChange>
          </w:tcPr>
          <w:p w14:paraId="6AB7A38C" w14:textId="5386674D" w:rsidR="003D5841" w:rsidRDefault="003D5841" w:rsidP="003D5841">
            <w:pPr>
              <w:jc w:val="center"/>
              <w:rPr>
                <w:ins w:id="5960" w:author="Do Thanh Trung" w:date="2025-07-10T11:08:00Z" w16du:dateUtc="2025-07-10T04:08:00Z"/>
              </w:rPr>
            </w:pPr>
            <w:ins w:id="5961" w:author="Do Thanh Trung" w:date="2025-07-10T15:12:00Z" w16du:dateUtc="2025-07-10T08:12:00Z">
              <w:r>
                <w:t>X</w:t>
              </w:r>
            </w:ins>
          </w:p>
        </w:tc>
        <w:tc>
          <w:tcPr>
            <w:tcW w:w="781" w:type="dxa"/>
            <w:tcPrChange w:id="5962" w:author="Do Thanh Trung" w:date="2025-07-10T14:21:00Z" w16du:dateUtc="2025-07-10T07:21:00Z">
              <w:tcPr>
                <w:tcW w:w="781" w:type="dxa"/>
                <w:gridSpan w:val="2"/>
              </w:tcPr>
            </w:tcPrChange>
          </w:tcPr>
          <w:p w14:paraId="220A1657" w14:textId="6635DAB9" w:rsidR="003D5841" w:rsidRDefault="003D5841" w:rsidP="003D5841">
            <w:pPr>
              <w:jc w:val="center"/>
              <w:rPr>
                <w:ins w:id="5963" w:author="Do Thanh Trung" w:date="2025-07-10T11:08:00Z" w16du:dateUtc="2025-07-10T04:08:00Z"/>
              </w:rPr>
            </w:pPr>
            <w:ins w:id="5964" w:author="Do Thanh Trung" w:date="2025-07-10T15:12:00Z" w16du:dateUtc="2025-07-10T08:12:00Z">
              <w:r>
                <w:t>X</w:t>
              </w:r>
            </w:ins>
          </w:p>
        </w:tc>
        <w:tc>
          <w:tcPr>
            <w:tcW w:w="2938" w:type="dxa"/>
            <w:gridSpan w:val="2"/>
            <w:tcPrChange w:id="5965" w:author="Do Thanh Trung" w:date="2025-07-10T14:21:00Z" w16du:dateUtc="2025-07-10T07:21:00Z">
              <w:tcPr>
                <w:tcW w:w="3124" w:type="dxa"/>
                <w:gridSpan w:val="3"/>
              </w:tcPr>
            </w:tcPrChange>
          </w:tcPr>
          <w:p w14:paraId="7807D155" w14:textId="32584F7A" w:rsidR="003D5841" w:rsidRDefault="000E4EE3" w:rsidP="003D5841">
            <w:pPr>
              <w:jc w:val="left"/>
              <w:rPr>
                <w:ins w:id="5966" w:author="Do Thanh Trung" w:date="2025-07-10T11:08:00Z" w16du:dateUtc="2025-07-10T04:08:00Z"/>
              </w:rPr>
            </w:pPr>
            <w:ins w:id="5967" w:author="Do Thanh Trung" w:date="2025-07-10T15:50:00Z" w16du:dateUtc="2025-07-10T08:50:00Z">
              <w:r>
                <w:fldChar w:fldCharType="begin"/>
              </w:r>
              <w:r>
                <w:instrText>HYPERLINK  \l "_Lịch_sử_khớp"</w:instrText>
              </w:r>
              <w:r>
                <w:fldChar w:fldCharType="separate"/>
              </w:r>
              <w:r w:rsidRPr="00E868A0">
                <w:rPr>
                  <w:rStyle w:val="Hyperlink"/>
                </w:rPr>
                <w:t>Lịch sử khớp lệnh</w:t>
              </w:r>
              <w:r>
                <w:fldChar w:fldCharType="end"/>
              </w:r>
              <w:r>
                <w:t xml:space="preserve"> – [Khối lượng khớp]</w:t>
              </w:r>
            </w:ins>
          </w:p>
        </w:tc>
        <w:tc>
          <w:tcPr>
            <w:tcW w:w="4892" w:type="dxa"/>
            <w:tcPrChange w:id="5968" w:author="Do Thanh Trung" w:date="2025-07-10T14:21:00Z" w16du:dateUtc="2025-07-10T07:21:00Z">
              <w:tcPr>
                <w:tcW w:w="5251" w:type="dxa"/>
                <w:gridSpan w:val="3"/>
              </w:tcPr>
            </w:tcPrChange>
          </w:tcPr>
          <w:p w14:paraId="5EF69FE4" w14:textId="6156052A" w:rsidR="003D5841" w:rsidRDefault="000E4EE3" w:rsidP="003D5841">
            <w:pPr>
              <w:jc w:val="left"/>
              <w:rPr>
                <w:ins w:id="5969" w:author="Do Thanh Trung" w:date="2025-07-10T11:08:00Z" w16du:dateUtc="2025-07-10T04:08:00Z"/>
              </w:rPr>
            </w:pPr>
            <w:ins w:id="5970" w:author="Do Thanh Trung" w:date="2025-07-10T15:51:00Z" w16du:dateUtc="2025-07-10T08:51:00Z">
              <w:r>
                <w:t>Tổng số lượng mua khớp lệnh trong</w:t>
              </w:r>
              <w:r w:rsidRPr="00E92CC6">
                <w:t xml:space="preserve"> khoảng thời gian từ start date </w:t>
              </w:r>
              <w:r w:rsidRPr="0088562E">
                <w:rPr>
                  <w:rFonts w:ascii="Wingdings" w:eastAsia="Wingdings" w:hAnsi="Wingdings" w:cs="Wingdings"/>
                </w:rPr>
                <w:t>à</w:t>
              </w:r>
              <w:r w:rsidRPr="00E92CC6">
                <w:t xml:space="preserve"> end date đã chọn ở filter</w:t>
              </w:r>
            </w:ins>
          </w:p>
        </w:tc>
      </w:tr>
      <w:tr w:rsidR="003D5841" w:rsidRPr="000D37FA" w14:paraId="7557F1DA" w14:textId="77777777" w:rsidTr="00CC0EBF">
        <w:tblPrEx>
          <w:tblW w:w="12951" w:type="dxa"/>
          <w:tblPrExChange w:id="5971" w:author="Do Thanh Trung" w:date="2025-07-10T14:21:00Z" w16du:dateUtc="2025-07-10T07:21:00Z">
            <w:tblPrEx>
              <w:tblW w:w="12951" w:type="dxa"/>
            </w:tblPrEx>
          </w:tblPrExChange>
        </w:tblPrEx>
        <w:trPr>
          <w:ins w:id="5972" w:author="Do Thanh Trung" w:date="2025-07-10T11:08:00Z"/>
        </w:trPr>
        <w:tc>
          <w:tcPr>
            <w:tcW w:w="840" w:type="dxa"/>
            <w:tcPrChange w:id="5973" w:author="Do Thanh Trung" w:date="2025-07-10T14:21:00Z" w16du:dateUtc="2025-07-10T07:21:00Z">
              <w:tcPr>
                <w:tcW w:w="601" w:type="dxa"/>
                <w:gridSpan w:val="2"/>
              </w:tcPr>
            </w:tcPrChange>
          </w:tcPr>
          <w:p w14:paraId="3A57371A" w14:textId="1ABF54F5" w:rsidR="003D5841" w:rsidRDefault="003D5841" w:rsidP="003D5841">
            <w:pPr>
              <w:jc w:val="left"/>
              <w:rPr>
                <w:ins w:id="5974" w:author="Do Thanh Trung" w:date="2025-07-10T11:08:00Z" w16du:dateUtc="2025-07-10T04:08:00Z"/>
              </w:rPr>
            </w:pPr>
            <w:ins w:id="5975" w:author="Do Thanh Trung" w:date="2025-07-10T14:44:00Z" w16du:dateUtc="2025-07-10T07:44:00Z">
              <w:r>
                <w:t>7.5</w:t>
              </w:r>
            </w:ins>
          </w:p>
        </w:tc>
        <w:tc>
          <w:tcPr>
            <w:tcW w:w="1523" w:type="dxa"/>
            <w:tcPrChange w:id="5976" w:author="Do Thanh Trung" w:date="2025-07-10T14:21:00Z" w16du:dateUtc="2025-07-10T07:21:00Z">
              <w:tcPr>
                <w:tcW w:w="1575" w:type="dxa"/>
                <w:gridSpan w:val="2"/>
              </w:tcPr>
            </w:tcPrChange>
          </w:tcPr>
          <w:p w14:paraId="3EE9C453" w14:textId="24749921" w:rsidR="003D5841" w:rsidRDefault="003D5841" w:rsidP="003D5841">
            <w:pPr>
              <w:jc w:val="left"/>
              <w:rPr>
                <w:ins w:id="5977" w:author="Do Thanh Trung" w:date="2025-07-10T11:08:00Z" w16du:dateUtc="2025-07-10T04:08:00Z"/>
              </w:rPr>
            </w:pPr>
            <w:ins w:id="5978" w:author="Do Thanh Trung" w:date="2025-07-10T14:06:00Z" w16du:dateUtc="2025-07-10T07:06:00Z">
              <w:r>
                <w:t>Giá trị mua</w:t>
              </w:r>
            </w:ins>
          </w:p>
        </w:tc>
        <w:tc>
          <w:tcPr>
            <w:tcW w:w="1259" w:type="dxa"/>
            <w:tcPrChange w:id="5979" w:author="Do Thanh Trung" w:date="2025-07-10T14:21:00Z" w16du:dateUtc="2025-07-10T07:21:00Z">
              <w:tcPr>
                <w:tcW w:w="899" w:type="dxa"/>
              </w:tcPr>
            </w:tcPrChange>
          </w:tcPr>
          <w:p w14:paraId="291D82DD" w14:textId="3B14DEAC" w:rsidR="003D5841" w:rsidRDefault="003D5841" w:rsidP="003D5841">
            <w:pPr>
              <w:jc w:val="left"/>
              <w:rPr>
                <w:ins w:id="5980" w:author="Do Thanh Trung" w:date="2025-07-10T11:08:00Z" w16du:dateUtc="2025-07-10T04:08:00Z"/>
              </w:rPr>
            </w:pPr>
            <w:ins w:id="5981" w:author="Do Thanh Trung" w:date="2025-07-10T15:12:00Z" w16du:dateUtc="2025-07-10T08:12:00Z">
              <w:r>
                <w:t>Number</w:t>
              </w:r>
            </w:ins>
          </w:p>
        </w:tc>
        <w:tc>
          <w:tcPr>
            <w:tcW w:w="718" w:type="dxa"/>
            <w:tcPrChange w:id="5982" w:author="Do Thanh Trung" w:date="2025-07-10T14:21:00Z" w16du:dateUtc="2025-07-10T07:21:00Z">
              <w:tcPr>
                <w:tcW w:w="720" w:type="dxa"/>
                <w:gridSpan w:val="2"/>
              </w:tcPr>
            </w:tcPrChange>
          </w:tcPr>
          <w:p w14:paraId="6C322289" w14:textId="2AAF42CE" w:rsidR="003D5841" w:rsidRDefault="003D5841" w:rsidP="003D5841">
            <w:pPr>
              <w:jc w:val="center"/>
              <w:rPr>
                <w:ins w:id="5983" w:author="Do Thanh Trung" w:date="2025-07-10T11:08:00Z" w16du:dateUtc="2025-07-10T04:08:00Z"/>
              </w:rPr>
            </w:pPr>
            <w:ins w:id="5984" w:author="Do Thanh Trung" w:date="2025-07-10T15:12:00Z" w16du:dateUtc="2025-07-10T08:12:00Z">
              <w:r>
                <w:t>X</w:t>
              </w:r>
            </w:ins>
          </w:p>
        </w:tc>
        <w:tc>
          <w:tcPr>
            <w:tcW w:w="781" w:type="dxa"/>
            <w:tcPrChange w:id="5985" w:author="Do Thanh Trung" w:date="2025-07-10T14:21:00Z" w16du:dateUtc="2025-07-10T07:21:00Z">
              <w:tcPr>
                <w:tcW w:w="781" w:type="dxa"/>
                <w:gridSpan w:val="2"/>
              </w:tcPr>
            </w:tcPrChange>
          </w:tcPr>
          <w:p w14:paraId="5A63E232" w14:textId="20A295E8" w:rsidR="003D5841" w:rsidRDefault="003D5841" w:rsidP="003D5841">
            <w:pPr>
              <w:jc w:val="center"/>
              <w:rPr>
                <w:ins w:id="5986" w:author="Do Thanh Trung" w:date="2025-07-10T11:08:00Z" w16du:dateUtc="2025-07-10T04:08:00Z"/>
              </w:rPr>
            </w:pPr>
            <w:ins w:id="5987" w:author="Do Thanh Trung" w:date="2025-07-10T15:12:00Z" w16du:dateUtc="2025-07-10T08:12:00Z">
              <w:r>
                <w:t>X</w:t>
              </w:r>
            </w:ins>
          </w:p>
        </w:tc>
        <w:tc>
          <w:tcPr>
            <w:tcW w:w="2938" w:type="dxa"/>
            <w:gridSpan w:val="2"/>
            <w:tcPrChange w:id="5988" w:author="Do Thanh Trung" w:date="2025-07-10T14:21:00Z" w16du:dateUtc="2025-07-10T07:21:00Z">
              <w:tcPr>
                <w:tcW w:w="3124" w:type="dxa"/>
                <w:gridSpan w:val="3"/>
              </w:tcPr>
            </w:tcPrChange>
          </w:tcPr>
          <w:p w14:paraId="44E97EE4" w14:textId="4AF07723" w:rsidR="003D5841" w:rsidRDefault="000E4EE3" w:rsidP="003D5841">
            <w:pPr>
              <w:jc w:val="left"/>
              <w:rPr>
                <w:ins w:id="5989" w:author="Do Thanh Trung" w:date="2025-07-10T11:08:00Z" w16du:dateUtc="2025-07-10T04:08:00Z"/>
              </w:rPr>
            </w:pPr>
            <w:ins w:id="5990" w:author="Do Thanh Trung" w:date="2025-07-10T15:50:00Z" w16du:dateUtc="2025-07-10T08:50:00Z">
              <w:r>
                <w:fldChar w:fldCharType="begin"/>
              </w:r>
              <w:r>
                <w:instrText>HYPERLINK  \l "_Lịch_sử_khớp"</w:instrText>
              </w:r>
              <w:r>
                <w:fldChar w:fldCharType="separate"/>
              </w:r>
              <w:r w:rsidRPr="00E868A0">
                <w:rPr>
                  <w:rStyle w:val="Hyperlink"/>
                </w:rPr>
                <w:t>Lịch sử khớp lệnh</w:t>
              </w:r>
              <w:r>
                <w:fldChar w:fldCharType="end"/>
              </w:r>
              <w:r>
                <w:t xml:space="preserve"> – </w:t>
              </w:r>
            </w:ins>
            <w:ins w:id="5991" w:author="Do Thanh Trung" w:date="2025-07-10T15:51:00Z" w16du:dateUtc="2025-07-10T08:51:00Z">
              <w:r>
                <w:t>Tổng giá trị khớp lệnh</w:t>
              </w:r>
            </w:ins>
            <w:ins w:id="5992" w:author="Do Thanh Trung" w:date="2025-07-10T15:50:00Z" w16du:dateUtc="2025-07-10T08:50:00Z">
              <w:r>
                <w:t>]</w:t>
              </w:r>
            </w:ins>
          </w:p>
        </w:tc>
        <w:tc>
          <w:tcPr>
            <w:tcW w:w="4892" w:type="dxa"/>
            <w:tcPrChange w:id="5993" w:author="Do Thanh Trung" w:date="2025-07-10T14:21:00Z" w16du:dateUtc="2025-07-10T07:21:00Z">
              <w:tcPr>
                <w:tcW w:w="5251" w:type="dxa"/>
                <w:gridSpan w:val="3"/>
              </w:tcPr>
            </w:tcPrChange>
          </w:tcPr>
          <w:p w14:paraId="4CB5CBCA" w14:textId="49D0DB00" w:rsidR="003D5841" w:rsidRDefault="000E4EE3" w:rsidP="003D5841">
            <w:pPr>
              <w:jc w:val="left"/>
              <w:rPr>
                <w:ins w:id="5994" w:author="Do Thanh Trung" w:date="2025-07-10T11:08:00Z" w16du:dateUtc="2025-07-10T04:08:00Z"/>
              </w:rPr>
            </w:pPr>
            <w:ins w:id="5995" w:author="Do Thanh Trung" w:date="2025-07-10T15:51:00Z" w16du:dateUtc="2025-07-10T08:51:00Z">
              <w:r>
                <w:t>Tổng Giá trị mua khớp lệnh trong</w:t>
              </w:r>
              <w:r w:rsidRPr="00E92CC6">
                <w:t xml:space="preserve"> khoảng thời gian từ start date </w:t>
              </w:r>
              <w:r w:rsidRPr="0088562E">
                <w:rPr>
                  <w:rFonts w:ascii="Wingdings" w:eastAsia="Wingdings" w:hAnsi="Wingdings" w:cs="Wingdings"/>
                </w:rPr>
                <w:t>à</w:t>
              </w:r>
              <w:r w:rsidRPr="00E92CC6">
                <w:t xml:space="preserve"> end date đã chọn ở filter</w:t>
              </w:r>
            </w:ins>
          </w:p>
        </w:tc>
      </w:tr>
      <w:tr w:rsidR="003D5841" w:rsidRPr="000D37FA" w14:paraId="78FE1D81" w14:textId="77777777" w:rsidTr="00015674">
        <w:trPr>
          <w:ins w:id="5996" w:author="Do Thanh Trung" w:date="2025-07-10T11:08:00Z"/>
        </w:trPr>
        <w:tc>
          <w:tcPr>
            <w:tcW w:w="12951" w:type="dxa"/>
            <w:gridSpan w:val="8"/>
          </w:tcPr>
          <w:p w14:paraId="51164DEF" w14:textId="77777777" w:rsidR="003D5841" w:rsidRDefault="003D5841" w:rsidP="003D5841">
            <w:pPr>
              <w:jc w:val="left"/>
              <w:rPr>
                <w:ins w:id="5997" w:author="Do Thanh Trung" w:date="2025-07-10T16:07:00Z" w16du:dateUtc="2025-07-10T09:07:00Z"/>
                <w:b/>
                <w:bCs/>
              </w:rPr>
            </w:pPr>
            <w:ins w:id="5998" w:author="Do Thanh Trung" w:date="2025-07-10T14:44:00Z" w16du:dateUtc="2025-07-10T07:44:00Z">
              <w:r w:rsidRPr="004C6767">
                <w:rPr>
                  <w:b/>
                  <w:bCs/>
                  <w:rPrChange w:id="5999" w:author="Do Thanh Trung" w:date="2025-07-10T14:45:00Z" w16du:dateUtc="2025-07-10T07:45:00Z">
                    <w:rPr/>
                  </w:rPrChange>
                </w:rPr>
                <w:t xml:space="preserve">8. </w:t>
              </w:r>
            </w:ins>
            <w:ins w:id="6000" w:author="Do Thanh Trung" w:date="2025-07-10T14:15:00Z" w16du:dateUtc="2025-07-10T07:15:00Z">
              <w:r w:rsidRPr="004C6767">
                <w:rPr>
                  <w:b/>
                  <w:bCs/>
                  <w:rPrChange w:id="6001" w:author="Do Thanh Trung" w:date="2025-07-10T14:45:00Z" w16du:dateUtc="2025-07-10T07:45:00Z">
                    <w:rPr/>
                  </w:rPrChange>
                </w:rPr>
                <w:t>Giao dịch bán</w:t>
              </w:r>
            </w:ins>
          </w:p>
          <w:p w14:paraId="258C3BCE" w14:textId="77777777" w:rsidR="009D019B" w:rsidRPr="009D019B" w:rsidRDefault="009D019B" w:rsidP="009D019B">
            <w:pPr>
              <w:pStyle w:val="ListParagraph"/>
              <w:numPr>
                <w:ilvl w:val="0"/>
                <w:numId w:val="9"/>
              </w:numPr>
              <w:jc w:val="left"/>
              <w:rPr>
                <w:ins w:id="6002" w:author="Do Thanh Trung" w:date="2025-07-10T16:07:00Z" w16du:dateUtc="2025-07-10T09:07:00Z"/>
                <w:b/>
                <w:bCs/>
                <w:rPrChange w:id="6003" w:author="Do Thanh Trung" w:date="2025-07-10T16:07:00Z" w16du:dateUtc="2025-07-10T09:07:00Z">
                  <w:rPr>
                    <w:ins w:id="6004" w:author="Do Thanh Trung" w:date="2025-07-10T16:07:00Z" w16du:dateUtc="2025-07-10T09:07:00Z"/>
                  </w:rPr>
                </w:rPrChange>
              </w:rPr>
            </w:pPr>
            <w:ins w:id="6005" w:author="Do Thanh Trung" w:date="2025-07-10T16:07:00Z" w16du:dateUtc="2025-07-10T09:07:00Z">
              <w:r w:rsidRPr="003117EB">
                <w:t>Hệ thống liệt kê các giao dịch mua phát sinh trong quá trình đầu tư từ ngày start date đến ngày end date</w:t>
              </w:r>
            </w:ins>
          </w:p>
          <w:p w14:paraId="158A62D4" w14:textId="2CCC5CC5" w:rsidR="009D019B" w:rsidRPr="004C6767" w:rsidRDefault="009D019B">
            <w:pPr>
              <w:pStyle w:val="ListParagraph"/>
              <w:numPr>
                <w:ilvl w:val="0"/>
                <w:numId w:val="9"/>
              </w:numPr>
              <w:jc w:val="left"/>
              <w:rPr>
                <w:ins w:id="6006" w:author="Do Thanh Trung" w:date="2025-07-10T11:08:00Z" w16du:dateUtc="2025-07-10T04:08:00Z"/>
                <w:b/>
                <w:bCs/>
                <w:rPrChange w:id="6007" w:author="Do Thanh Trung" w:date="2025-07-10T14:45:00Z" w16du:dateUtc="2025-07-10T07:45:00Z">
                  <w:rPr>
                    <w:ins w:id="6008" w:author="Do Thanh Trung" w:date="2025-07-10T11:08:00Z" w16du:dateUtc="2025-07-10T04:08:00Z"/>
                  </w:rPr>
                </w:rPrChange>
              </w:rPr>
              <w:pPrChange w:id="6009" w:author="Do Thanh Trung" w:date="2025-07-10T16:07:00Z" w16du:dateUtc="2025-07-10T09:07:00Z">
                <w:pPr>
                  <w:jc w:val="left"/>
                </w:pPr>
              </w:pPrChange>
            </w:pPr>
            <w:ins w:id="6010" w:author="Do Thanh Trung" w:date="2025-07-10T16:07:00Z" w16du:dateUtc="2025-07-10T09:07:00Z">
              <w:r w:rsidRPr="00E868A0">
                <w:t xml:space="preserve">Dữ liệu tham chiếu: </w:t>
              </w:r>
              <w:r>
                <w:fldChar w:fldCharType="begin"/>
              </w:r>
              <w:r>
                <w:instrText>HYPERLINK  \l "_Lịch_sử_khớp"</w:instrText>
              </w:r>
              <w:r>
                <w:fldChar w:fldCharType="separate"/>
              </w:r>
              <w:r w:rsidRPr="00E868A0">
                <w:rPr>
                  <w:rStyle w:val="Hyperlink"/>
                </w:rPr>
                <w:t>Lịch sử khớp lệnh</w:t>
              </w:r>
              <w:r>
                <w:fldChar w:fldCharType="end"/>
              </w:r>
              <w:r w:rsidRPr="00E868A0">
                <w:t xml:space="preserve"> - Giao dịch = [</w:t>
              </w:r>
              <w:r>
                <w:t>Bán</w:t>
              </w:r>
              <w:r w:rsidRPr="00E868A0">
                <w:t>]</w:t>
              </w:r>
            </w:ins>
          </w:p>
        </w:tc>
      </w:tr>
      <w:tr w:rsidR="009D019B" w:rsidRPr="000D37FA" w14:paraId="0DA96A1B" w14:textId="77777777" w:rsidTr="00CC0EBF">
        <w:tblPrEx>
          <w:tblW w:w="12951" w:type="dxa"/>
          <w:tblPrExChange w:id="6011" w:author="Do Thanh Trung" w:date="2025-07-10T14:21:00Z" w16du:dateUtc="2025-07-10T07:21:00Z">
            <w:tblPrEx>
              <w:tblW w:w="12951" w:type="dxa"/>
            </w:tblPrEx>
          </w:tblPrExChange>
        </w:tblPrEx>
        <w:trPr>
          <w:ins w:id="6012" w:author="Do Thanh Trung" w:date="2025-07-10T11:08:00Z"/>
        </w:trPr>
        <w:tc>
          <w:tcPr>
            <w:tcW w:w="840" w:type="dxa"/>
            <w:tcPrChange w:id="6013" w:author="Do Thanh Trung" w:date="2025-07-10T14:21:00Z" w16du:dateUtc="2025-07-10T07:21:00Z">
              <w:tcPr>
                <w:tcW w:w="601" w:type="dxa"/>
                <w:gridSpan w:val="2"/>
              </w:tcPr>
            </w:tcPrChange>
          </w:tcPr>
          <w:p w14:paraId="47BECA6F" w14:textId="09740E7F" w:rsidR="009D019B" w:rsidRDefault="009D019B" w:rsidP="009D019B">
            <w:pPr>
              <w:jc w:val="left"/>
              <w:rPr>
                <w:ins w:id="6014" w:author="Do Thanh Trung" w:date="2025-07-10T11:08:00Z" w16du:dateUtc="2025-07-10T04:08:00Z"/>
              </w:rPr>
            </w:pPr>
            <w:ins w:id="6015" w:author="Do Thanh Trung" w:date="2025-07-10T14:45:00Z" w16du:dateUtc="2025-07-10T07:45:00Z">
              <w:r>
                <w:t>8.1</w:t>
              </w:r>
            </w:ins>
          </w:p>
        </w:tc>
        <w:tc>
          <w:tcPr>
            <w:tcW w:w="1523" w:type="dxa"/>
            <w:tcPrChange w:id="6016" w:author="Do Thanh Trung" w:date="2025-07-10T14:21:00Z" w16du:dateUtc="2025-07-10T07:21:00Z">
              <w:tcPr>
                <w:tcW w:w="1575" w:type="dxa"/>
                <w:gridSpan w:val="2"/>
              </w:tcPr>
            </w:tcPrChange>
          </w:tcPr>
          <w:p w14:paraId="7D68E5CD" w14:textId="1DC1F853" w:rsidR="009D019B" w:rsidRDefault="009D019B" w:rsidP="009D019B">
            <w:pPr>
              <w:jc w:val="left"/>
              <w:rPr>
                <w:ins w:id="6017" w:author="Do Thanh Trung" w:date="2025-07-10T11:08:00Z" w16du:dateUtc="2025-07-10T04:08:00Z"/>
              </w:rPr>
            </w:pPr>
            <w:ins w:id="6018" w:author="Do Thanh Trung" w:date="2025-07-10T14:17:00Z" w16du:dateUtc="2025-07-10T07:17:00Z">
              <w:r>
                <w:t>Giá thấp nhất</w:t>
              </w:r>
            </w:ins>
          </w:p>
        </w:tc>
        <w:tc>
          <w:tcPr>
            <w:tcW w:w="1259" w:type="dxa"/>
            <w:tcPrChange w:id="6019" w:author="Do Thanh Trung" w:date="2025-07-10T14:21:00Z" w16du:dateUtc="2025-07-10T07:21:00Z">
              <w:tcPr>
                <w:tcW w:w="899" w:type="dxa"/>
              </w:tcPr>
            </w:tcPrChange>
          </w:tcPr>
          <w:p w14:paraId="3C44F5BD" w14:textId="566E37B6" w:rsidR="009D019B" w:rsidRDefault="009D019B" w:rsidP="009D019B">
            <w:pPr>
              <w:jc w:val="left"/>
              <w:rPr>
                <w:ins w:id="6020" w:author="Do Thanh Trung" w:date="2025-07-10T11:08:00Z" w16du:dateUtc="2025-07-10T04:08:00Z"/>
              </w:rPr>
            </w:pPr>
            <w:ins w:id="6021" w:author="Do Thanh Trung" w:date="2025-07-10T15:12:00Z" w16du:dateUtc="2025-07-10T08:12:00Z">
              <w:r>
                <w:t>Number</w:t>
              </w:r>
            </w:ins>
          </w:p>
        </w:tc>
        <w:tc>
          <w:tcPr>
            <w:tcW w:w="718" w:type="dxa"/>
            <w:tcPrChange w:id="6022" w:author="Do Thanh Trung" w:date="2025-07-10T14:21:00Z" w16du:dateUtc="2025-07-10T07:21:00Z">
              <w:tcPr>
                <w:tcW w:w="720" w:type="dxa"/>
                <w:gridSpan w:val="2"/>
              </w:tcPr>
            </w:tcPrChange>
          </w:tcPr>
          <w:p w14:paraId="3C942EB3" w14:textId="5D5C2BF7" w:rsidR="009D019B" w:rsidRDefault="009D019B" w:rsidP="009D019B">
            <w:pPr>
              <w:jc w:val="center"/>
              <w:rPr>
                <w:ins w:id="6023" w:author="Do Thanh Trung" w:date="2025-07-10T11:08:00Z" w16du:dateUtc="2025-07-10T04:08:00Z"/>
              </w:rPr>
            </w:pPr>
            <w:ins w:id="6024" w:author="Do Thanh Trung" w:date="2025-07-10T15:12:00Z" w16du:dateUtc="2025-07-10T08:12:00Z">
              <w:r>
                <w:t>X</w:t>
              </w:r>
            </w:ins>
          </w:p>
        </w:tc>
        <w:tc>
          <w:tcPr>
            <w:tcW w:w="781" w:type="dxa"/>
            <w:tcPrChange w:id="6025" w:author="Do Thanh Trung" w:date="2025-07-10T14:21:00Z" w16du:dateUtc="2025-07-10T07:21:00Z">
              <w:tcPr>
                <w:tcW w:w="781" w:type="dxa"/>
                <w:gridSpan w:val="2"/>
              </w:tcPr>
            </w:tcPrChange>
          </w:tcPr>
          <w:p w14:paraId="1BD0571B" w14:textId="340F7D52" w:rsidR="009D019B" w:rsidRDefault="009D019B" w:rsidP="009D019B">
            <w:pPr>
              <w:jc w:val="center"/>
              <w:rPr>
                <w:ins w:id="6026" w:author="Do Thanh Trung" w:date="2025-07-10T11:08:00Z" w16du:dateUtc="2025-07-10T04:08:00Z"/>
              </w:rPr>
            </w:pPr>
            <w:ins w:id="6027" w:author="Do Thanh Trung" w:date="2025-07-10T15:12:00Z" w16du:dateUtc="2025-07-10T08:12:00Z">
              <w:r>
                <w:t>X</w:t>
              </w:r>
            </w:ins>
          </w:p>
        </w:tc>
        <w:tc>
          <w:tcPr>
            <w:tcW w:w="2938" w:type="dxa"/>
            <w:gridSpan w:val="2"/>
            <w:tcPrChange w:id="6028" w:author="Do Thanh Trung" w:date="2025-07-10T14:21:00Z" w16du:dateUtc="2025-07-10T07:21:00Z">
              <w:tcPr>
                <w:tcW w:w="3124" w:type="dxa"/>
                <w:gridSpan w:val="3"/>
              </w:tcPr>
            </w:tcPrChange>
          </w:tcPr>
          <w:p w14:paraId="22AA64A0" w14:textId="3B1D5822" w:rsidR="009D019B" w:rsidRDefault="009D019B" w:rsidP="009D019B">
            <w:pPr>
              <w:jc w:val="left"/>
              <w:rPr>
                <w:ins w:id="6029" w:author="Do Thanh Trung" w:date="2025-07-10T11:08:00Z" w16du:dateUtc="2025-07-10T04:08:00Z"/>
              </w:rPr>
            </w:pPr>
            <w:ins w:id="6030" w:author="Do Thanh Trung" w:date="2025-07-10T16:07:00Z" w16du:dateUtc="2025-07-10T09:07:00Z">
              <w:r>
                <w:fldChar w:fldCharType="begin"/>
              </w:r>
              <w:r>
                <w:instrText>HYPERLINK  \l "_Lịch_sử_khớp"</w:instrText>
              </w:r>
              <w:r>
                <w:fldChar w:fldCharType="separate"/>
              </w:r>
              <w:r w:rsidRPr="00E868A0">
                <w:rPr>
                  <w:rStyle w:val="Hyperlink"/>
                </w:rPr>
                <w:t>Lịch sử khớp lệnh</w:t>
              </w:r>
              <w:r>
                <w:fldChar w:fldCharType="end"/>
              </w:r>
              <w:r>
                <w:t xml:space="preserve"> – [Giá khớp]</w:t>
              </w:r>
            </w:ins>
          </w:p>
        </w:tc>
        <w:tc>
          <w:tcPr>
            <w:tcW w:w="4892" w:type="dxa"/>
            <w:tcPrChange w:id="6031" w:author="Do Thanh Trung" w:date="2025-07-10T14:21:00Z" w16du:dateUtc="2025-07-10T07:21:00Z">
              <w:tcPr>
                <w:tcW w:w="5251" w:type="dxa"/>
                <w:gridSpan w:val="3"/>
              </w:tcPr>
            </w:tcPrChange>
          </w:tcPr>
          <w:p w14:paraId="7DE32257" w14:textId="593504A6" w:rsidR="009D019B" w:rsidRDefault="009D019B" w:rsidP="009D019B">
            <w:pPr>
              <w:jc w:val="left"/>
              <w:rPr>
                <w:ins w:id="6032" w:author="Do Thanh Trung" w:date="2025-07-10T11:08:00Z" w16du:dateUtc="2025-07-10T04:08:00Z"/>
              </w:rPr>
            </w:pPr>
            <w:ins w:id="6033" w:author="Do Thanh Trung" w:date="2025-07-10T16:07:00Z" w16du:dateUtc="2025-07-10T09:07:00Z">
              <w:r>
                <w:t>Hệ thống hiển thị Giá</w:t>
              </w:r>
              <w:r w:rsidR="00587092">
                <w:t xml:space="preserve"> bán</w:t>
              </w:r>
              <w:r>
                <w:t xml:space="preserve"> khớp lệnh thấp nhất trong </w:t>
              </w:r>
              <w:r w:rsidRPr="00E92CC6">
                <w:t xml:space="preserve">khoảng thời gian từ start date </w:t>
              </w:r>
              <w:r w:rsidRPr="0088562E">
                <w:rPr>
                  <w:rFonts w:ascii="Wingdings" w:eastAsia="Wingdings" w:hAnsi="Wingdings" w:cs="Wingdings"/>
                </w:rPr>
                <w:t>à</w:t>
              </w:r>
              <w:r w:rsidRPr="00E92CC6">
                <w:t xml:space="preserve"> end date đã chọn ở filter</w:t>
              </w:r>
            </w:ins>
          </w:p>
        </w:tc>
      </w:tr>
      <w:tr w:rsidR="009D019B" w:rsidRPr="000D37FA" w14:paraId="7F4B458C" w14:textId="77777777" w:rsidTr="00CC0EBF">
        <w:tblPrEx>
          <w:tblW w:w="12951" w:type="dxa"/>
          <w:tblPrExChange w:id="6034" w:author="Do Thanh Trung" w:date="2025-07-10T14:21:00Z" w16du:dateUtc="2025-07-10T07:21:00Z">
            <w:tblPrEx>
              <w:tblW w:w="12951" w:type="dxa"/>
            </w:tblPrEx>
          </w:tblPrExChange>
        </w:tblPrEx>
        <w:trPr>
          <w:ins w:id="6035" w:author="Do Thanh Trung" w:date="2025-07-10T11:08:00Z"/>
        </w:trPr>
        <w:tc>
          <w:tcPr>
            <w:tcW w:w="840" w:type="dxa"/>
            <w:tcPrChange w:id="6036" w:author="Do Thanh Trung" w:date="2025-07-10T14:21:00Z" w16du:dateUtc="2025-07-10T07:21:00Z">
              <w:tcPr>
                <w:tcW w:w="601" w:type="dxa"/>
                <w:gridSpan w:val="2"/>
              </w:tcPr>
            </w:tcPrChange>
          </w:tcPr>
          <w:p w14:paraId="37584315" w14:textId="0309CB37" w:rsidR="009D019B" w:rsidRDefault="009D019B" w:rsidP="009D019B">
            <w:pPr>
              <w:jc w:val="left"/>
              <w:rPr>
                <w:ins w:id="6037" w:author="Do Thanh Trung" w:date="2025-07-10T11:08:00Z" w16du:dateUtc="2025-07-10T04:08:00Z"/>
              </w:rPr>
            </w:pPr>
            <w:ins w:id="6038" w:author="Do Thanh Trung" w:date="2025-07-10T14:45:00Z" w16du:dateUtc="2025-07-10T07:45:00Z">
              <w:r>
                <w:lastRenderedPageBreak/>
                <w:t>8.2</w:t>
              </w:r>
            </w:ins>
          </w:p>
        </w:tc>
        <w:tc>
          <w:tcPr>
            <w:tcW w:w="1523" w:type="dxa"/>
            <w:tcPrChange w:id="6039" w:author="Do Thanh Trung" w:date="2025-07-10T14:21:00Z" w16du:dateUtc="2025-07-10T07:21:00Z">
              <w:tcPr>
                <w:tcW w:w="1575" w:type="dxa"/>
                <w:gridSpan w:val="2"/>
              </w:tcPr>
            </w:tcPrChange>
          </w:tcPr>
          <w:p w14:paraId="50125C16" w14:textId="6B159C3F" w:rsidR="009D019B" w:rsidRDefault="009D019B" w:rsidP="009D019B">
            <w:pPr>
              <w:jc w:val="left"/>
              <w:rPr>
                <w:ins w:id="6040" w:author="Do Thanh Trung" w:date="2025-07-10T11:08:00Z" w16du:dateUtc="2025-07-10T04:08:00Z"/>
              </w:rPr>
            </w:pPr>
            <w:ins w:id="6041" w:author="Do Thanh Trung" w:date="2025-07-10T14:45:00Z" w16du:dateUtc="2025-07-10T07:45:00Z">
              <w:r>
                <w:t>Giá cao nhất</w:t>
              </w:r>
            </w:ins>
          </w:p>
        </w:tc>
        <w:tc>
          <w:tcPr>
            <w:tcW w:w="1259" w:type="dxa"/>
            <w:tcPrChange w:id="6042" w:author="Do Thanh Trung" w:date="2025-07-10T14:21:00Z" w16du:dateUtc="2025-07-10T07:21:00Z">
              <w:tcPr>
                <w:tcW w:w="899" w:type="dxa"/>
              </w:tcPr>
            </w:tcPrChange>
          </w:tcPr>
          <w:p w14:paraId="6B63A190" w14:textId="51477D6B" w:rsidR="009D019B" w:rsidRDefault="009D019B" w:rsidP="009D019B">
            <w:pPr>
              <w:jc w:val="left"/>
              <w:rPr>
                <w:ins w:id="6043" w:author="Do Thanh Trung" w:date="2025-07-10T11:08:00Z" w16du:dateUtc="2025-07-10T04:08:00Z"/>
              </w:rPr>
            </w:pPr>
            <w:ins w:id="6044" w:author="Do Thanh Trung" w:date="2025-07-10T15:12:00Z" w16du:dateUtc="2025-07-10T08:12:00Z">
              <w:r>
                <w:t>Number</w:t>
              </w:r>
            </w:ins>
          </w:p>
        </w:tc>
        <w:tc>
          <w:tcPr>
            <w:tcW w:w="718" w:type="dxa"/>
            <w:tcPrChange w:id="6045" w:author="Do Thanh Trung" w:date="2025-07-10T14:21:00Z" w16du:dateUtc="2025-07-10T07:21:00Z">
              <w:tcPr>
                <w:tcW w:w="720" w:type="dxa"/>
                <w:gridSpan w:val="2"/>
              </w:tcPr>
            </w:tcPrChange>
          </w:tcPr>
          <w:p w14:paraId="683A0EE4" w14:textId="3EA3486A" w:rsidR="009D019B" w:rsidRDefault="009D019B" w:rsidP="009D019B">
            <w:pPr>
              <w:jc w:val="center"/>
              <w:rPr>
                <w:ins w:id="6046" w:author="Do Thanh Trung" w:date="2025-07-10T11:08:00Z" w16du:dateUtc="2025-07-10T04:08:00Z"/>
              </w:rPr>
            </w:pPr>
            <w:ins w:id="6047" w:author="Do Thanh Trung" w:date="2025-07-10T15:12:00Z" w16du:dateUtc="2025-07-10T08:12:00Z">
              <w:r>
                <w:t>X</w:t>
              </w:r>
            </w:ins>
          </w:p>
        </w:tc>
        <w:tc>
          <w:tcPr>
            <w:tcW w:w="781" w:type="dxa"/>
            <w:tcPrChange w:id="6048" w:author="Do Thanh Trung" w:date="2025-07-10T14:21:00Z" w16du:dateUtc="2025-07-10T07:21:00Z">
              <w:tcPr>
                <w:tcW w:w="781" w:type="dxa"/>
                <w:gridSpan w:val="2"/>
              </w:tcPr>
            </w:tcPrChange>
          </w:tcPr>
          <w:p w14:paraId="165A2B27" w14:textId="191DDC7B" w:rsidR="009D019B" w:rsidRDefault="009D019B" w:rsidP="009D019B">
            <w:pPr>
              <w:jc w:val="center"/>
              <w:rPr>
                <w:ins w:id="6049" w:author="Do Thanh Trung" w:date="2025-07-10T11:08:00Z" w16du:dateUtc="2025-07-10T04:08:00Z"/>
              </w:rPr>
            </w:pPr>
            <w:ins w:id="6050" w:author="Do Thanh Trung" w:date="2025-07-10T15:12:00Z" w16du:dateUtc="2025-07-10T08:12:00Z">
              <w:r>
                <w:t>X</w:t>
              </w:r>
            </w:ins>
          </w:p>
        </w:tc>
        <w:tc>
          <w:tcPr>
            <w:tcW w:w="2938" w:type="dxa"/>
            <w:gridSpan w:val="2"/>
            <w:tcPrChange w:id="6051" w:author="Do Thanh Trung" w:date="2025-07-10T14:21:00Z" w16du:dateUtc="2025-07-10T07:21:00Z">
              <w:tcPr>
                <w:tcW w:w="3124" w:type="dxa"/>
                <w:gridSpan w:val="3"/>
              </w:tcPr>
            </w:tcPrChange>
          </w:tcPr>
          <w:p w14:paraId="1C364758" w14:textId="53B5ABEF" w:rsidR="009D019B" w:rsidRDefault="009D019B" w:rsidP="009D019B">
            <w:pPr>
              <w:jc w:val="left"/>
              <w:rPr>
                <w:ins w:id="6052" w:author="Do Thanh Trung" w:date="2025-07-10T11:08:00Z" w16du:dateUtc="2025-07-10T04:08:00Z"/>
              </w:rPr>
            </w:pPr>
            <w:ins w:id="6053" w:author="Do Thanh Trung" w:date="2025-07-10T16:07:00Z" w16du:dateUtc="2025-07-10T09:07:00Z">
              <w:r>
                <w:fldChar w:fldCharType="begin"/>
              </w:r>
              <w:r>
                <w:instrText>HYPERLINK  \l "_Lịch_sử_khớp"</w:instrText>
              </w:r>
              <w:r>
                <w:fldChar w:fldCharType="separate"/>
              </w:r>
              <w:r w:rsidRPr="00E868A0">
                <w:rPr>
                  <w:rStyle w:val="Hyperlink"/>
                </w:rPr>
                <w:t>Lịch sử khớp lệnh</w:t>
              </w:r>
              <w:r>
                <w:fldChar w:fldCharType="end"/>
              </w:r>
              <w:r>
                <w:t xml:space="preserve"> – [Giá khớp]</w:t>
              </w:r>
            </w:ins>
          </w:p>
        </w:tc>
        <w:tc>
          <w:tcPr>
            <w:tcW w:w="4892" w:type="dxa"/>
            <w:tcPrChange w:id="6054" w:author="Do Thanh Trung" w:date="2025-07-10T14:21:00Z" w16du:dateUtc="2025-07-10T07:21:00Z">
              <w:tcPr>
                <w:tcW w:w="5251" w:type="dxa"/>
                <w:gridSpan w:val="3"/>
              </w:tcPr>
            </w:tcPrChange>
          </w:tcPr>
          <w:p w14:paraId="695BBC14" w14:textId="4109BB83" w:rsidR="009D019B" w:rsidRDefault="009D019B" w:rsidP="009D019B">
            <w:pPr>
              <w:jc w:val="left"/>
              <w:rPr>
                <w:ins w:id="6055" w:author="Do Thanh Trung" w:date="2025-07-10T11:08:00Z" w16du:dateUtc="2025-07-10T04:08:00Z"/>
              </w:rPr>
            </w:pPr>
            <w:ins w:id="6056" w:author="Do Thanh Trung" w:date="2025-07-10T16:07:00Z" w16du:dateUtc="2025-07-10T09:07:00Z">
              <w:r>
                <w:t xml:space="preserve">Hệ thống hiển thị Giá </w:t>
              </w:r>
              <w:r w:rsidR="00587092">
                <w:t xml:space="preserve">bán </w:t>
              </w:r>
              <w:r>
                <w:t xml:space="preserve">khớp lệnh cao nhất trong </w:t>
              </w:r>
              <w:r w:rsidRPr="00E92CC6">
                <w:t xml:space="preserve">khoảng thời gian từ start date </w:t>
              </w:r>
              <w:r w:rsidRPr="0088562E">
                <w:rPr>
                  <w:rFonts w:ascii="Wingdings" w:eastAsia="Wingdings" w:hAnsi="Wingdings" w:cs="Wingdings"/>
                </w:rPr>
                <w:t>à</w:t>
              </w:r>
              <w:r w:rsidRPr="00E92CC6">
                <w:t xml:space="preserve"> end date đã chọn ở filter</w:t>
              </w:r>
            </w:ins>
          </w:p>
        </w:tc>
      </w:tr>
      <w:tr w:rsidR="009D019B" w:rsidRPr="000D37FA" w14:paraId="1AA95508" w14:textId="77777777" w:rsidTr="00CC0EBF">
        <w:tblPrEx>
          <w:tblW w:w="12951" w:type="dxa"/>
          <w:tblPrExChange w:id="6057" w:author="Do Thanh Trung" w:date="2025-07-10T14:21:00Z" w16du:dateUtc="2025-07-10T07:21:00Z">
            <w:tblPrEx>
              <w:tblW w:w="12951" w:type="dxa"/>
            </w:tblPrEx>
          </w:tblPrExChange>
        </w:tblPrEx>
        <w:trPr>
          <w:ins w:id="6058" w:author="Do Thanh Trung" w:date="2025-07-10T14:17:00Z"/>
        </w:trPr>
        <w:tc>
          <w:tcPr>
            <w:tcW w:w="840" w:type="dxa"/>
            <w:tcPrChange w:id="6059" w:author="Do Thanh Trung" w:date="2025-07-10T14:21:00Z" w16du:dateUtc="2025-07-10T07:21:00Z">
              <w:tcPr>
                <w:tcW w:w="601" w:type="dxa"/>
                <w:gridSpan w:val="2"/>
              </w:tcPr>
            </w:tcPrChange>
          </w:tcPr>
          <w:p w14:paraId="515D11E2" w14:textId="1E74C409" w:rsidR="009D019B" w:rsidRDefault="009D019B" w:rsidP="009D019B">
            <w:pPr>
              <w:jc w:val="left"/>
              <w:rPr>
                <w:ins w:id="6060" w:author="Do Thanh Trung" w:date="2025-07-10T14:17:00Z" w16du:dateUtc="2025-07-10T07:17:00Z"/>
              </w:rPr>
            </w:pPr>
            <w:ins w:id="6061" w:author="Do Thanh Trung" w:date="2025-07-10T14:45:00Z" w16du:dateUtc="2025-07-10T07:45:00Z">
              <w:r>
                <w:t>8.3</w:t>
              </w:r>
            </w:ins>
          </w:p>
        </w:tc>
        <w:tc>
          <w:tcPr>
            <w:tcW w:w="1523" w:type="dxa"/>
            <w:tcPrChange w:id="6062" w:author="Do Thanh Trung" w:date="2025-07-10T14:21:00Z" w16du:dateUtc="2025-07-10T07:21:00Z">
              <w:tcPr>
                <w:tcW w:w="1575" w:type="dxa"/>
                <w:gridSpan w:val="2"/>
              </w:tcPr>
            </w:tcPrChange>
          </w:tcPr>
          <w:p w14:paraId="7A83E9A8" w14:textId="66152C90" w:rsidR="009D019B" w:rsidRDefault="009D019B" w:rsidP="009D019B">
            <w:pPr>
              <w:jc w:val="left"/>
              <w:rPr>
                <w:ins w:id="6063" w:author="Do Thanh Trung" w:date="2025-07-10T14:17:00Z" w16du:dateUtc="2025-07-10T07:17:00Z"/>
              </w:rPr>
            </w:pPr>
            <w:ins w:id="6064" w:author="Do Thanh Trung" w:date="2025-07-10T14:45:00Z" w16du:dateUtc="2025-07-10T07:45:00Z">
              <w:r>
                <w:t>Giá trung bình</w:t>
              </w:r>
            </w:ins>
          </w:p>
        </w:tc>
        <w:tc>
          <w:tcPr>
            <w:tcW w:w="1259" w:type="dxa"/>
            <w:tcPrChange w:id="6065" w:author="Do Thanh Trung" w:date="2025-07-10T14:21:00Z" w16du:dateUtc="2025-07-10T07:21:00Z">
              <w:tcPr>
                <w:tcW w:w="899" w:type="dxa"/>
              </w:tcPr>
            </w:tcPrChange>
          </w:tcPr>
          <w:p w14:paraId="31A7DB14" w14:textId="29A02996" w:rsidR="009D019B" w:rsidRDefault="009D019B" w:rsidP="009D019B">
            <w:pPr>
              <w:jc w:val="left"/>
              <w:rPr>
                <w:ins w:id="6066" w:author="Do Thanh Trung" w:date="2025-07-10T14:17:00Z" w16du:dateUtc="2025-07-10T07:17:00Z"/>
              </w:rPr>
            </w:pPr>
            <w:ins w:id="6067" w:author="Do Thanh Trung" w:date="2025-07-10T15:12:00Z" w16du:dateUtc="2025-07-10T08:12:00Z">
              <w:r>
                <w:t>Number</w:t>
              </w:r>
            </w:ins>
          </w:p>
        </w:tc>
        <w:tc>
          <w:tcPr>
            <w:tcW w:w="718" w:type="dxa"/>
            <w:tcPrChange w:id="6068" w:author="Do Thanh Trung" w:date="2025-07-10T14:21:00Z" w16du:dateUtc="2025-07-10T07:21:00Z">
              <w:tcPr>
                <w:tcW w:w="720" w:type="dxa"/>
                <w:gridSpan w:val="2"/>
              </w:tcPr>
            </w:tcPrChange>
          </w:tcPr>
          <w:p w14:paraId="0F8C4A49" w14:textId="00681D3D" w:rsidR="009D019B" w:rsidRDefault="009D019B" w:rsidP="009D019B">
            <w:pPr>
              <w:jc w:val="center"/>
              <w:rPr>
                <w:ins w:id="6069" w:author="Do Thanh Trung" w:date="2025-07-10T14:17:00Z" w16du:dateUtc="2025-07-10T07:17:00Z"/>
              </w:rPr>
            </w:pPr>
            <w:ins w:id="6070" w:author="Do Thanh Trung" w:date="2025-07-10T15:12:00Z" w16du:dateUtc="2025-07-10T08:12:00Z">
              <w:r>
                <w:t>X</w:t>
              </w:r>
            </w:ins>
          </w:p>
        </w:tc>
        <w:tc>
          <w:tcPr>
            <w:tcW w:w="781" w:type="dxa"/>
            <w:tcPrChange w:id="6071" w:author="Do Thanh Trung" w:date="2025-07-10T14:21:00Z" w16du:dateUtc="2025-07-10T07:21:00Z">
              <w:tcPr>
                <w:tcW w:w="781" w:type="dxa"/>
                <w:gridSpan w:val="2"/>
              </w:tcPr>
            </w:tcPrChange>
          </w:tcPr>
          <w:p w14:paraId="140A98F5" w14:textId="3536540D" w:rsidR="009D019B" w:rsidRDefault="009D019B" w:rsidP="009D019B">
            <w:pPr>
              <w:jc w:val="center"/>
              <w:rPr>
                <w:ins w:id="6072" w:author="Do Thanh Trung" w:date="2025-07-10T14:17:00Z" w16du:dateUtc="2025-07-10T07:17:00Z"/>
              </w:rPr>
            </w:pPr>
            <w:ins w:id="6073" w:author="Do Thanh Trung" w:date="2025-07-10T15:12:00Z" w16du:dateUtc="2025-07-10T08:12:00Z">
              <w:r>
                <w:t>X</w:t>
              </w:r>
            </w:ins>
          </w:p>
        </w:tc>
        <w:tc>
          <w:tcPr>
            <w:tcW w:w="2938" w:type="dxa"/>
            <w:gridSpan w:val="2"/>
            <w:tcPrChange w:id="6074" w:author="Do Thanh Trung" w:date="2025-07-10T14:21:00Z" w16du:dateUtc="2025-07-10T07:21:00Z">
              <w:tcPr>
                <w:tcW w:w="3124" w:type="dxa"/>
                <w:gridSpan w:val="3"/>
              </w:tcPr>
            </w:tcPrChange>
          </w:tcPr>
          <w:p w14:paraId="759A9896" w14:textId="22AD5389" w:rsidR="009D019B" w:rsidRDefault="009D019B" w:rsidP="009D019B">
            <w:pPr>
              <w:jc w:val="left"/>
              <w:rPr>
                <w:ins w:id="6075" w:author="Do Thanh Trung" w:date="2025-07-10T14:17:00Z" w16du:dateUtc="2025-07-10T07:17:00Z"/>
              </w:rPr>
            </w:pPr>
            <w:ins w:id="6076" w:author="Do Thanh Trung" w:date="2025-07-10T16:07:00Z" w16du:dateUtc="2025-07-10T09:07:00Z">
              <w:r>
                <w:fldChar w:fldCharType="begin"/>
              </w:r>
              <w:r>
                <w:instrText>HYPERLINK  \l "_Lịch_sử_khớp"</w:instrText>
              </w:r>
              <w:r>
                <w:fldChar w:fldCharType="separate"/>
              </w:r>
              <w:r w:rsidRPr="00E868A0">
                <w:rPr>
                  <w:rStyle w:val="Hyperlink"/>
                </w:rPr>
                <w:t>Lịch sử khớp lệnh</w:t>
              </w:r>
              <w:r>
                <w:fldChar w:fldCharType="end"/>
              </w:r>
              <w:r>
                <w:t xml:space="preserve"> – [Giá khớp]</w:t>
              </w:r>
            </w:ins>
          </w:p>
        </w:tc>
        <w:tc>
          <w:tcPr>
            <w:tcW w:w="4892" w:type="dxa"/>
            <w:tcPrChange w:id="6077" w:author="Do Thanh Trung" w:date="2025-07-10T14:21:00Z" w16du:dateUtc="2025-07-10T07:21:00Z">
              <w:tcPr>
                <w:tcW w:w="5251" w:type="dxa"/>
                <w:gridSpan w:val="3"/>
              </w:tcPr>
            </w:tcPrChange>
          </w:tcPr>
          <w:p w14:paraId="46DCAB6D" w14:textId="481157DA" w:rsidR="009D019B" w:rsidRDefault="00000000" w:rsidP="009D019B">
            <w:pPr>
              <w:jc w:val="left"/>
              <w:rPr>
                <w:ins w:id="6078" w:author="Do Thanh Trung" w:date="2025-07-10T14:17:00Z" w16du:dateUtc="2025-07-10T07:17:00Z"/>
              </w:rPr>
            </w:pPr>
            <m:oMathPara>
              <m:oMath>
                <m:f>
                  <m:fPr>
                    <m:ctrlPr>
                      <w:ins w:id="6079" w:author="Do Thanh Trung" w:date="2025-07-10T16:07:00Z" w16du:dateUtc="2025-07-10T09:07:00Z">
                        <w:rPr>
                          <w:rFonts w:ascii="Cambria Math" w:hAnsi="Cambria Math"/>
                          <w:i/>
                        </w:rPr>
                      </w:ins>
                    </m:ctrlPr>
                  </m:fPr>
                  <m:num>
                    <m:r>
                      <w:ins w:id="6080" w:author="Do Thanh Trung" w:date="2025-07-10T16:09:00Z" w16du:dateUtc="2025-07-10T09:09:00Z">
                        <w:rPr>
                          <w:rFonts w:ascii="Cambria Math" w:hAnsi="Cambria Math"/>
                        </w:rPr>
                        <m:t>8</m:t>
                      </w:ins>
                    </m:r>
                    <m:r>
                      <w:ins w:id="6081" w:author="Do Thanh Trung" w:date="2025-07-10T16:07:00Z" w16du:dateUtc="2025-07-10T09:07:00Z">
                        <w:rPr>
                          <w:rFonts w:ascii="Cambria Math" w:hAnsi="Cambria Math"/>
                        </w:rPr>
                        <m:t>.5</m:t>
                      </w:ins>
                    </m:r>
                  </m:num>
                  <m:den>
                    <m:r>
                      <w:ins w:id="6082" w:author="Do Thanh Trung" w:date="2025-07-10T16:09:00Z" w16du:dateUtc="2025-07-10T09:09:00Z">
                        <w:rPr>
                          <w:rFonts w:ascii="Cambria Math" w:hAnsi="Cambria Math"/>
                        </w:rPr>
                        <m:t>8</m:t>
                      </w:ins>
                    </m:r>
                    <m:r>
                      <w:ins w:id="6083" w:author="Do Thanh Trung" w:date="2025-07-10T16:07:00Z" w16du:dateUtc="2025-07-10T09:07:00Z">
                        <w:rPr>
                          <w:rFonts w:ascii="Cambria Math" w:hAnsi="Cambria Math"/>
                        </w:rPr>
                        <m:t>.4</m:t>
                      </w:ins>
                    </m:r>
                  </m:den>
                </m:f>
              </m:oMath>
            </m:oMathPara>
          </w:p>
        </w:tc>
      </w:tr>
      <w:tr w:rsidR="009D019B" w:rsidRPr="000D37FA" w14:paraId="11C2FF58" w14:textId="77777777" w:rsidTr="00CC0EBF">
        <w:tblPrEx>
          <w:tblW w:w="12951" w:type="dxa"/>
          <w:tblPrExChange w:id="6084" w:author="Do Thanh Trung" w:date="2025-07-10T14:21:00Z" w16du:dateUtc="2025-07-10T07:21:00Z">
            <w:tblPrEx>
              <w:tblW w:w="12951" w:type="dxa"/>
            </w:tblPrEx>
          </w:tblPrExChange>
        </w:tblPrEx>
        <w:trPr>
          <w:ins w:id="6085" w:author="Do Thanh Trung" w:date="2025-07-10T14:17:00Z"/>
        </w:trPr>
        <w:tc>
          <w:tcPr>
            <w:tcW w:w="840" w:type="dxa"/>
            <w:tcPrChange w:id="6086" w:author="Do Thanh Trung" w:date="2025-07-10T14:21:00Z" w16du:dateUtc="2025-07-10T07:21:00Z">
              <w:tcPr>
                <w:tcW w:w="601" w:type="dxa"/>
                <w:gridSpan w:val="2"/>
              </w:tcPr>
            </w:tcPrChange>
          </w:tcPr>
          <w:p w14:paraId="787C9610" w14:textId="79F3983A" w:rsidR="009D019B" w:rsidRDefault="009D019B" w:rsidP="009D019B">
            <w:pPr>
              <w:jc w:val="left"/>
              <w:rPr>
                <w:ins w:id="6087" w:author="Do Thanh Trung" w:date="2025-07-10T14:17:00Z" w16du:dateUtc="2025-07-10T07:17:00Z"/>
              </w:rPr>
            </w:pPr>
            <w:ins w:id="6088" w:author="Do Thanh Trung" w:date="2025-07-10T14:45:00Z" w16du:dateUtc="2025-07-10T07:45:00Z">
              <w:r>
                <w:t>8.4</w:t>
              </w:r>
            </w:ins>
          </w:p>
        </w:tc>
        <w:tc>
          <w:tcPr>
            <w:tcW w:w="1523" w:type="dxa"/>
            <w:tcPrChange w:id="6089" w:author="Do Thanh Trung" w:date="2025-07-10T14:21:00Z" w16du:dateUtc="2025-07-10T07:21:00Z">
              <w:tcPr>
                <w:tcW w:w="1575" w:type="dxa"/>
                <w:gridSpan w:val="2"/>
              </w:tcPr>
            </w:tcPrChange>
          </w:tcPr>
          <w:p w14:paraId="5E95DCDC" w14:textId="5793E6E7" w:rsidR="009D019B" w:rsidRDefault="009D019B" w:rsidP="009D019B">
            <w:pPr>
              <w:jc w:val="left"/>
              <w:rPr>
                <w:ins w:id="6090" w:author="Do Thanh Trung" w:date="2025-07-10T14:17:00Z" w16du:dateUtc="2025-07-10T07:17:00Z"/>
              </w:rPr>
            </w:pPr>
            <w:ins w:id="6091" w:author="Do Thanh Trung" w:date="2025-07-10T14:18:00Z" w16du:dateUtc="2025-07-10T07:18:00Z">
              <w:r>
                <w:t>Tổng số lượng bán</w:t>
              </w:r>
            </w:ins>
          </w:p>
        </w:tc>
        <w:tc>
          <w:tcPr>
            <w:tcW w:w="1259" w:type="dxa"/>
            <w:tcPrChange w:id="6092" w:author="Do Thanh Trung" w:date="2025-07-10T14:21:00Z" w16du:dateUtc="2025-07-10T07:21:00Z">
              <w:tcPr>
                <w:tcW w:w="899" w:type="dxa"/>
              </w:tcPr>
            </w:tcPrChange>
          </w:tcPr>
          <w:p w14:paraId="3646BB84" w14:textId="0043349E" w:rsidR="009D019B" w:rsidRDefault="009D019B" w:rsidP="009D019B">
            <w:pPr>
              <w:jc w:val="left"/>
              <w:rPr>
                <w:ins w:id="6093" w:author="Do Thanh Trung" w:date="2025-07-10T14:17:00Z" w16du:dateUtc="2025-07-10T07:17:00Z"/>
              </w:rPr>
            </w:pPr>
            <w:ins w:id="6094" w:author="Do Thanh Trung" w:date="2025-07-10T15:12:00Z" w16du:dateUtc="2025-07-10T08:12:00Z">
              <w:r>
                <w:t>Number</w:t>
              </w:r>
            </w:ins>
          </w:p>
        </w:tc>
        <w:tc>
          <w:tcPr>
            <w:tcW w:w="718" w:type="dxa"/>
            <w:tcPrChange w:id="6095" w:author="Do Thanh Trung" w:date="2025-07-10T14:21:00Z" w16du:dateUtc="2025-07-10T07:21:00Z">
              <w:tcPr>
                <w:tcW w:w="720" w:type="dxa"/>
                <w:gridSpan w:val="2"/>
              </w:tcPr>
            </w:tcPrChange>
          </w:tcPr>
          <w:p w14:paraId="52947764" w14:textId="2D46549C" w:rsidR="009D019B" w:rsidRDefault="009D019B" w:rsidP="009D019B">
            <w:pPr>
              <w:jc w:val="center"/>
              <w:rPr>
                <w:ins w:id="6096" w:author="Do Thanh Trung" w:date="2025-07-10T14:17:00Z" w16du:dateUtc="2025-07-10T07:17:00Z"/>
              </w:rPr>
            </w:pPr>
            <w:ins w:id="6097" w:author="Do Thanh Trung" w:date="2025-07-10T15:12:00Z" w16du:dateUtc="2025-07-10T08:12:00Z">
              <w:r>
                <w:t>X</w:t>
              </w:r>
            </w:ins>
          </w:p>
        </w:tc>
        <w:tc>
          <w:tcPr>
            <w:tcW w:w="781" w:type="dxa"/>
            <w:tcPrChange w:id="6098" w:author="Do Thanh Trung" w:date="2025-07-10T14:21:00Z" w16du:dateUtc="2025-07-10T07:21:00Z">
              <w:tcPr>
                <w:tcW w:w="781" w:type="dxa"/>
                <w:gridSpan w:val="2"/>
              </w:tcPr>
            </w:tcPrChange>
          </w:tcPr>
          <w:p w14:paraId="24B51943" w14:textId="7E28BBE3" w:rsidR="009D019B" w:rsidRDefault="009D019B" w:rsidP="009D019B">
            <w:pPr>
              <w:jc w:val="center"/>
              <w:rPr>
                <w:ins w:id="6099" w:author="Do Thanh Trung" w:date="2025-07-10T14:17:00Z" w16du:dateUtc="2025-07-10T07:17:00Z"/>
              </w:rPr>
            </w:pPr>
            <w:ins w:id="6100" w:author="Do Thanh Trung" w:date="2025-07-10T15:12:00Z" w16du:dateUtc="2025-07-10T08:12:00Z">
              <w:r>
                <w:t>X</w:t>
              </w:r>
            </w:ins>
          </w:p>
        </w:tc>
        <w:tc>
          <w:tcPr>
            <w:tcW w:w="2938" w:type="dxa"/>
            <w:gridSpan w:val="2"/>
            <w:tcPrChange w:id="6101" w:author="Do Thanh Trung" w:date="2025-07-10T14:21:00Z" w16du:dateUtc="2025-07-10T07:21:00Z">
              <w:tcPr>
                <w:tcW w:w="3124" w:type="dxa"/>
                <w:gridSpan w:val="3"/>
              </w:tcPr>
            </w:tcPrChange>
          </w:tcPr>
          <w:p w14:paraId="5296E253" w14:textId="058F36CD" w:rsidR="009D019B" w:rsidRDefault="009D019B" w:rsidP="009D019B">
            <w:pPr>
              <w:jc w:val="left"/>
              <w:rPr>
                <w:ins w:id="6102" w:author="Do Thanh Trung" w:date="2025-07-10T14:17:00Z" w16du:dateUtc="2025-07-10T07:17:00Z"/>
              </w:rPr>
            </w:pPr>
            <w:ins w:id="6103" w:author="Do Thanh Trung" w:date="2025-07-10T16:07:00Z" w16du:dateUtc="2025-07-10T09:07:00Z">
              <w:r>
                <w:fldChar w:fldCharType="begin"/>
              </w:r>
              <w:r>
                <w:instrText>HYPERLINK  \l "_Lịch_sử_khớp"</w:instrText>
              </w:r>
              <w:r>
                <w:fldChar w:fldCharType="separate"/>
              </w:r>
              <w:r w:rsidRPr="00E868A0">
                <w:rPr>
                  <w:rStyle w:val="Hyperlink"/>
                </w:rPr>
                <w:t>Lịch sử khớp lệnh</w:t>
              </w:r>
              <w:r>
                <w:fldChar w:fldCharType="end"/>
              </w:r>
              <w:r>
                <w:t xml:space="preserve"> – [Khối lượng khớp]</w:t>
              </w:r>
            </w:ins>
          </w:p>
        </w:tc>
        <w:tc>
          <w:tcPr>
            <w:tcW w:w="4892" w:type="dxa"/>
            <w:tcPrChange w:id="6104" w:author="Do Thanh Trung" w:date="2025-07-10T14:21:00Z" w16du:dateUtc="2025-07-10T07:21:00Z">
              <w:tcPr>
                <w:tcW w:w="5251" w:type="dxa"/>
                <w:gridSpan w:val="3"/>
              </w:tcPr>
            </w:tcPrChange>
          </w:tcPr>
          <w:p w14:paraId="017572D5" w14:textId="46DDF2BB" w:rsidR="009D019B" w:rsidRDefault="009D019B" w:rsidP="009D019B">
            <w:pPr>
              <w:jc w:val="left"/>
              <w:rPr>
                <w:ins w:id="6105" w:author="Do Thanh Trung" w:date="2025-07-10T14:17:00Z" w16du:dateUtc="2025-07-10T07:17:00Z"/>
              </w:rPr>
            </w:pPr>
            <w:ins w:id="6106" w:author="Do Thanh Trung" w:date="2025-07-10T16:07:00Z" w16du:dateUtc="2025-07-10T09:07:00Z">
              <w:r>
                <w:t xml:space="preserve">Tổng số lượng </w:t>
              </w:r>
              <w:r w:rsidR="00587092">
                <w:t>bán</w:t>
              </w:r>
              <w:r>
                <w:t xml:space="preserve"> khớp lệnh trong</w:t>
              </w:r>
              <w:r w:rsidRPr="00E92CC6">
                <w:t xml:space="preserve"> khoảng thời gian từ start date </w:t>
              </w:r>
              <w:r w:rsidRPr="0088562E">
                <w:rPr>
                  <w:rFonts w:ascii="Wingdings" w:eastAsia="Wingdings" w:hAnsi="Wingdings" w:cs="Wingdings"/>
                </w:rPr>
                <w:t>à</w:t>
              </w:r>
              <w:r w:rsidRPr="00E92CC6">
                <w:t xml:space="preserve"> end date đã chọn ở filter</w:t>
              </w:r>
            </w:ins>
          </w:p>
        </w:tc>
      </w:tr>
      <w:tr w:rsidR="009D019B" w:rsidRPr="000D37FA" w14:paraId="2022E2F3" w14:textId="77777777" w:rsidTr="00CC0EBF">
        <w:tblPrEx>
          <w:tblW w:w="12951" w:type="dxa"/>
          <w:tblPrExChange w:id="6107" w:author="Do Thanh Trung" w:date="2025-07-10T14:21:00Z" w16du:dateUtc="2025-07-10T07:21:00Z">
            <w:tblPrEx>
              <w:tblW w:w="12951" w:type="dxa"/>
            </w:tblPrEx>
          </w:tblPrExChange>
        </w:tblPrEx>
        <w:trPr>
          <w:ins w:id="6108" w:author="Do Thanh Trung" w:date="2025-07-10T14:17:00Z"/>
        </w:trPr>
        <w:tc>
          <w:tcPr>
            <w:tcW w:w="840" w:type="dxa"/>
            <w:tcPrChange w:id="6109" w:author="Do Thanh Trung" w:date="2025-07-10T14:21:00Z" w16du:dateUtc="2025-07-10T07:21:00Z">
              <w:tcPr>
                <w:tcW w:w="601" w:type="dxa"/>
                <w:gridSpan w:val="2"/>
              </w:tcPr>
            </w:tcPrChange>
          </w:tcPr>
          <w:p w14:paraId="6A7D7131" w14:textId="0C6F4A22" w:rsidR="009D019B" w:rsidRDefault="009D019B" w:rsidP="009D019B">
            <w:pPr>
              <w:jc w:val="left"/>
              <w:rPr>
                <w:ins w:id="6110" w:author="Do Thanh Trung" w:date="2025-07-10T14:17:00Z" w16du:dateUtc="2025-07-10T07:17:00Z"/>
              </w:rPr>
            </w:pPr>
            <w:ins w:id="6111" w:author="Do Thanh Trung" w:date="2025-07-10T14:45:00Z" w16du:dateUtc="2025-07-10T07:45:00Z">
              <w:r>
                <w:t>8.5</w:t>
              </w:r>
            </w:ins>
          </w:p>
        </w:tc>
        <w:tc>
          <w:tcPr>
            <w:tcW w:w="1523" w:type="dxa"/>
            <w:tcPrChange w:id="6112" w:author="Do Thanh Trung" w:date="2025-07-10T14:21:00Z" w16du:dateUtc="2025-07-10T07:21:00Z">
              <w:tcPr>
                <w:tcW w:w="1575" w:type="dxa"/>
                <w:gridSpan w:val="2"/>
              </w:tcPr>
            </w:tcPrChange>
          </w:tcPr>
          <w:p w14:paraId="696C5438" w14:textId="3A3C19EE" w:rsidR="009D019B" w:rsidRDefault="009D019B" w:rsidP="009D019B">
            <w:pPr>
              <w:jc w:val="left"/>
              <w:rPr>
                <w:ins w:id="6113" w:author="Do Thanh Trung" w:date="2025-07-10T14:17:00Z" w16du:dateUtc="2025-07-10T07:17:00Z"/>
              </w:rPr>
            </w:pPr>
            <w:ins w:id="6114" w:author="Do Thanh Trung" w:date="2025-07-10T14:18:00Z" w16du:dateUtc="2025-07-10T07:18:00Z">
              <w:r>
                <w:t>Giá tr</w:t>
              </w:r>
            </w:ins>
            <w:ins w:id="6115" w:author="Do Thanh Trung" w:date="2025-07-10T14:21:00Z" w16du:dateUtc="2025-07-10T07:21:00Z">
              <w:r>
                <w:t>ị bán</w:t>
              </w:r>
            </w:ins>
          </w:p>
        </w:tc>
        <w:tc>
          <w:tcPr>
            <w:tcW w:w="1259" w:type="dxa"/>
            <w:tcPrChange w:id="6116" w:author="Do Thanh Trung" w:date="2025-07-10T14:21:00Z" w16du:dateUtc="2025-07-10T07:21:00Z">
              <w:tcPr>
                <w:tcW w:w="899" w:type="dxa"/>
              </w:tcPr>
            </w:tcPrChange>
          </w:tcPr>
          <w:p w14:paraId="7BE7C600" w14:textId="7BBCEC2C" w:rsidR="009D019B" w:rsidRDefault="009D019B" w:rsidP="009D019B">
            <w:pPr>
              <w:jc w:val="left"/>
              <w:rPr>
                <w:ins w:id="6117" w:author="Do Thanh Trung" w:date="2025-07-10T14:17:00Z" w16du:dateUtc="2025-07-10T07:17:00Z"/>
              </w:rPr>
            </w:pPr>
            <w:ins w:id="6118" w:author="Do Thanh Trung" w:date="2025-07-10T15:12:00Z" w16du:dateUtc="2025-07-10T08:12:00Z">
              <w:r>
                <w:t>Number</w:t>
              </w:r>
            </w:ins>
          </w:p>
        </w:tc>
        <w:tc>
          <w:tcPr>
            <w:tcW w:w="718" w:type="dxa"/>
            <w:tcPrChange w:id="6119" w:author="Do Thanh Trung" w:date="2025-07-10T14:21:00Z" w16du:dateUtc="2025-07-10T07:21:00Z">
              <w:tcPr>
                <w:tcW w:w="720" w:type="dxa"/>
                <w:gridSpan w:val="2"/>
              </w:tcPr>
            </w:tcPrChange>
          </w:tcPr>
          <w:p w14:paraId="05A3F028" w14:textId="19BD45CE" w:rsidR="009D019B" w:rsidRDefault="009D019B" w:rsidP="009D019B">
            <w:pPr>
              <w:jc w:val="center"/>
              <w:rPr>
                <w:ins w:id="6120" w:author="Do Thanh Trung" w:date="2025-07-10T14:17:00Z" w16du:dateUtc="2025-07-10T07:17:00Z"/>
              </w:rPr>
            </w:pPr>
            <w:ins w:id="6121" w:author="Do Thanh Trung" w:date="2025-07-10T15:12:00Z" w16du:dateUtc="2025-07-10T08:12:00Z">
              <w:r>
                <w:t>X</w:t>
              </w:r>
            </w:ins>
          </w:p>
        </w:tc>
        <w:tc>
          <w:tcPr>
            <w:tcW w:w="781" w:type="dxa"/>
            <w:tcPrChange w:id="6122" w:author="Do Thanh Trung" w:date="2025-07-10T14:21:00Z" w16du:dateUtc="2025-07-10T07:21:00Z">
              <w:tcPr>
                <w:tcW w:w="781" w:type="dxa"/>
                <w:gridSpan w:val="2"/>
              </w:tcPr>
            </w:tcPrChange>
          </w:tcPr>
          <w:p w14:paraId="7D40CF46" w14:textId="0D2BA005" w:rsidR="009D019B" w:rsidRDefault="009D019B" w:rsidP="009D019B">
            <w:pPr>
              <w:jc w:val="center"/>
              <w:rPr>
                <w:ins w:id="6123" w:author="Do Thanh Trung" w:date="2025-07-10T14:17:00Z" w16du:dateUtc="2025-07-10T07:17:00Z"/>
              </w:rPr>
            </w:pPr>
            <w:ins w:id="6124" w:author="Do Thanh Trung" w:date="2025-07-10T15:12:00Z" w16du:dateUtc="2025-07-10T08:12:00Z">
              <w:r>
                <w:t>X</w:t>
              </w:r>
            </w:ins>
          </w:p>
        </w:tc>
        <w:tc>
          <w:tcPr>
            <w:tcW w:w="2938" w:type="dxa"/>
            <w:gridSpan w:val="2"/>
            <w:tcPrChange w:id="6125" w:author="Do Thanh Trung" w:date="2025-07-10T14:21:00Z" w16du:dateUtc="2025-07-10T07:21:00Z">
              <w:tcPr>
                <w:tcW w:w="3124" w:type="dxa"/>
                <w:gridSpan w:val="3"/>
              </w:tcPr>
            </w:tcPrChange>
          </w:tcPr>
          <w:p w14:paraId="3A5C98BB" w14:textId="4C0099C8" w:rsidR="009D019B" w:rsidRDefault="009D019B" w:rsidP="009D019B">
            <w:pPr>
              <w:jc w:val="left"/>
              <w:rPr>
                <w:ins w:id="6126" w:author="Do Thanh Trung" w:date="2025-07-10T14:17:00Z" w16du:dateUtc="2025-07-10T07:17:00Z"/>
              </w:rPr>
            </w:pPr>
            <w:ins w:id="6127" w:author="Do Thanh Trung" w:date="2025-07-10T16:07:00Z" w16du:dateUtc="2025-07-10T09:07:00Z">
              <w:r>
                <w:fldChar w:fldCharType="begin"/>
              </w:r>
              <w:r>
                <w:instrText>HYPERLINK  \l "_Lịch_sử_khớp"</w:instrText>
              </w:r>
              <w:r>
                <w:fldChar w:fldCharType="separate"/>
              </w:r>
              <w:r w:rsidRPr="00E868A0">
                <w:rPr>
                  <w:rStyle w:val="Hyperlink"/>
                </w:rPr>
                <w:t>Lịch sử khớp lệnh</w:t>
              </w:r>
              <w:r>
                <w:fldChar w:fldCharType="end"/>
              </w:r>
              <w:r>
                <w:t xml:space="preserve"> – Tổng giá trị khớp lệnh]</w:t>
              </w:r>
            </w:ins>
          </w:p>
        </w:tc>
        <w:tc>
          <w:tcPr>
            <w:tcW w:w="4892" w:type="dxa"/>
            <w:tcPrChange w:id="6128" w:author="Do Thanh Trung" w:date="2025-07-10T14:21:00Z" w16du:dateUtc="2025-07-10T07:21:00Z">
              <w:tcPr>
                <w:tcW w:w="5251" w:type="dxa"/>
                <w:gridSpan w:val="3"/>
              </w:tcPr>
            </w:tcPrChange>
          </w:tcPr>
          <w:p w14:paraId="0D5C11C8" w14:textId="68EC8842" w:rsidR="009D019B" w:rsidRDefault="009D019B" w:rsidP="009D019B">
            <w:pPr>
              <w:jc w:val="left"/>
              <w:rPr>
                <w:ins w:id="6129" w:author="Do Thanh Trung" w:date="2025-07-10T14:17:00Z" w16du:dateUtc="2025-07-10T07:17:00Z"/>
              </w:rPr>
            </w:pPr>
            <w:ins w:id="6130" w:author="Do Thanh Trung" w:date="2025-07-10T16:07:00Z" w16du:dateUtc="2025-07-10T09:07:00Z">
              <w:r>
                <w:t xml:space="preserve">Tổng Giá trị </w:t>
              </w:r>
              <w:r w:rsidR="00587092">
                <w:t>bán</w:t>
              </w:r>
              <w:r>
                <w:t xml:space="preserve"> khớp lệnh trong</w:t>
              </w:r>
              <w:r w:rsidRPr="00E92CC6">
                <w:t xml:space="preserve"> khoảng thời gian từ start date </w:t>
              </w:r>
              <w:r w:rsidRPr="0088562E">
                <w:rPr>
                  <w:rFonts w:ascii="Wingdings" w:eastAsia="Wingdings" w:hAnsi="Wingdings" w:cs="Wingdings"/>
                </w:rPr>
                <w:t>à</w:t>
              </w:r>
              <w:r w:rsidRPr="00E92CC6">
                <w:t xml:space="preserve"> end date đã chọn ở filter</w:t>
              </w:r>
            </w:ins>
          </w:p>
        </w:tc>
      </w:tr>
      <w:tr w:rsidR="009D019B" w:rsidRPr="000D37FA" w14:paraId="318D6080" w14:textId="77777777" w:rsidTr="00481BAB">
        <w:trPr>
          <w:ins w:id="6131" w:author="Do Thanh Trung" w:date="2025-07-10T14:17:00Z"/>
        </w:trPr>
        <w:tc>
          <w:tcPr>
            <w:tcW w:w="12951" w:type="dxa"/>
            <w:gridSpan w:val="8"/>
          </w:tcPr>
          <w:p w14:paraId="24819977" w14:textId="77777777" w:rsidR="009D019B" w:rsidRDefault="009D019B" w:rsidP="009D019B">
            <w:pPr>
              <w:jc w:val="left"/>
              <w:rPr>
                <w:ins w:id="6132" w:author="Do Thanh Trung" w:date="2025-07-10T16:10:00Z" w16du:dateUtc="2025-07-10T09:10:00Z"/>
                <w:b/>
                <w:bCs/>
              </w:rPr>
            </w:pPr>
            <w:ins w:id="6133" w:author="Do Thanh Trung" w:date="2025-07-10T15:08:00Z" w16du:dateUtc="2025-07-10T08:08:00Z">
              <w:r>
                <w:rPr>
                  <w:b/>
                  <w:bCs/>
                </w:rPr>
                <w:t>Báo cáo giao dịch so với kế hoạch đầu tư</w:t>
              </w:r>
            </w:ins>
          </w:p>
          <w:p w14:paraId="0087908E" w14:textId="77777777" w:rsidR="002F5F21" w:rsidRDefault="000E7D8B" w:rsidP="002F5F21">
            <w:pPr>
              <w:pStyle w:val="ListParagraph"/>
              <w:numPr>
                <w:ilvl w:val="0"/>
                <w:numId w:val="9"/>
              </w:numPr>
              <w:jc w:val="left"/>
              <w:rPr>
                <w:ins w:id="6134" w:author="Do Thanh Trung" w:date="2025-07-10T16:20:00Z" w16du:dateUtc="2025-07-10T09:20:00Z"/>
              </w:rPr>
            </w:pPr>
            <w:ins w:id="6135" w:author="Do Thanh Trung" w:date="2025-07-10T16:15:00Z" w16du:dateUtc="2025-07-10T09:15:00Z">
              <w:r>
                <w:t xml:space="preserve">Hệ thống đối chiếu giữa kết quả giao dịch </w:t>
              </w:r>
            </w:ins>
            <w:ins w:id="6136" w:author="Do Thanh Trung" w:date="2025-07-10T16:17:00Z" w16du:dateUtc="2025-07-10T09:17:00Z">
              <w:r w:rsidR="002F5F21">
                <w:t>với kế hoạch giao dịch đã cài đặt ở Cài đặt Danh mục đầu tư</w:t>
              </w:r>
            </w:ins>
          </w:p>
          <w:p w14:paraId="2F718879" w14:textId="27144791" w:rsidR="00E22D5E" w:rsidRPr="002F5F21" w:rsidRDefault="00041B82">
            <w:pPr>
              <w:pStyle w:val="ListParagraph"/>
              <w:numPr>
                <w:ilvl w:val="0"/>
                <w:numId w:val="9"/>
              </w:numPr>
              <w:jc w:val="left"/>
              <w:rPr>
                <w:ins w:id="6137" w:author="Do Thanh Trung" w:date="2025-07-10T14:17:00Z" w16du:dateUtc="2025-07-10T07:17:00Z"/>
              </w:rPr>
              <w:pPrChange w:id="6138" w:author="Do Thanh Trung" w:date="2025-07-10T16:17:00Z" w16du:dateUtc="2025-07-10T09:17:00Z">
                <w:pPr>
                  <w:jc w:val="left"/>
                </w:pPr>
              </w:pPrChange>
            </w:pPr>
            <w:ins w:id="6139" w:author="Do Thanh Trung" w:date="2025-07-10T16:20:00Z" w16du:dateUtc="2025-07-10T09:20:00Z">
              <w:r>
                <w:t>Giúp người dùng có thể đ</w:t>
              </w:r>
            </w:ins>
            <w:ins w:id="6140" w:author="Do Thanh Trung" w:date="2025-07-10T16:21:00Z" w16du:dateUtc="2025-07-10T09:21:00Z">
              <w:r>
                <w:t>ánh giá danh mục và kết quả giao dịch hiện tại đã đáp ứng quy định đầu tư hay chưa, và sẽ có cách xử lý phù hợp để đáp ứng quy định đầu tư</w:t>
              </w:r>
            </w:ins>
          </w:p>
        </w:tc>
      </w:tr>
      <w:tr w:rsidR="009D019B" w:rsidRPr="000D37FA" w14:paraId="59A770C6" w14:textId="77777777" w:rsidTr="00F51C8A">
        <w:trPr>
          <w:ins w:id="6141" w:author="Do Thanh Trung" w:date="2025-07-10T14:21:00Z"/>
        </w:trPr>
        <w:tc>
          <w:tcPr>
            <w:tcW w:w="12951" w:type="dxa"/>
            <w:gridSpan w:val="8"/>
          </w:tcPr>
          <w:p w14:paraId="38C56551" w14:textId="77777777" w:rsidR="009D019B" w:rsidRDefault="009D019B" w:rsidP="009D019B">
            <w:pPr>
              <w:jc w:val="left"/>
              <w:rPr>
                <w:ins w:id="6142" w:author="Do Thanh Trung" w:date="2025-07-10T16:55:00Z" w16du:dateUtc="2025-07-10T09:55:00Z"/>
                <w:b/>
                <w:bCs/>
              </w:rPr>
            </w:pPr>
            <w:ins w:id="6143" w:author="Do Thanh Trung" w:date="2025-07-10T14:45:00Z" w16du:dateUtc="2025-07-10T07:45:00Z">
              <w:r>
                <w:rPr>
                  <w:b/>
                  <w:bCs/>
                </w:rPr>
                <w:t>9</w:t>
              </w:r>
            </w:ins>
            <w:ins w:id="6144" w:author="Do Thanh Trung" w:date="2025-07-10T15:14:00Z" w16du:dateUtc="2025-07-10T08:14:00Z">
              <w:r>
                <w:rPr>
                  <w:b/>
                  <w:bCs/>
                </w:rPr>
                <w:t xml:space="preserve">. </w:t>
              </w:r>
            </w:ins>
            <w:ins w:id="6145" w:author="Do Thanh Trung" w:date="2025-07-10T14:21:00Z" w16du:dateUtc="2025-07-10T07:21:00Z">
              <w:r w:rsidRPr="00B00DFF">
                <w:rPr>
                  <w:b/>
                  <w:bCs/>
                </w:rPr>
                <w:t>Kỳ áp dụng</w:t>
              </w:r>
            </w:ins>
          </w:p>
          <w:p w14:paraId="45FFA084" w14:textId="5E487466" w:rsidR="00795094" w:rsidRDefault="00795094" w:rsidP="00FE7D72">
            <w:pPr>
              <w:pStyle w:val="ListParagraph"/>
              <w:numPr>
                <w:ilvl w:val="0"/>
                <w:numId w:val="9"/>
              </w:numPr>
              <w:jc w:val="left"/>
              <w:rPr>
                <w:ins w:id="6146" w:author="Do Thanh Trung" w:date="2025-07-10T17:02:00Z" w16du:dateUtc="2025-07-10T10:02:00Z"/>
              </w:rPr>
            </w:pPr>
            <w:ins w:id="6147" w:author="Do Thanh Trung" w:date="2025-07-10T16:55:00Z" w16du:dateUtc="2025-07-10T09:55:00Z">
              <w:r>
                <w:t xml:space="preserve">Kỳ áp dụng kế hoạch đã cài đặt ở </w:t>
              </w:r>
              <w:r>
                <w:fldChar w:fldCharType="begin"/>
              </w:r>
              <w:r>
                <w:instrText>HYPERLINK  \l "_Cài_đặt_Danh_1"</w:instrText>
              </w:r>
              <w:r>
                <w:fldChar w:fldCharType="separate"/>
              </w:r>
              <w:r w:rsidRPr="00FE7D72">
                <w:t>Cài đặt Danh mục đầu tư</w:t>
              </w:r>
              <w:r>
                <w:fldChar w:fldCharType="end"/>
              </w:r>
            </w:ins>
          </w:p>
          <w:p w14:paraId="6C858760" w14:textId="6D72F827" w:rsidR="00FE7D72" w:rsidRPr="00795094" w:rsidRDefault="000C5834">
            <w:pPr>
              <w:pStyle w:val="ListParagraph"/>
              <w:numPr>
                <w:ilvl w:val="0"/>
                <w:numId w:val="9"/>
              </w:numPr>
              <w:jc w:val="left"/>
              <w:rPr>
                <w:ins w:id="6148" w:author="Do Thanh Trung" w:date="2025-07-10T14:21:00Z" w16du:dateUtc="2025-07-10T07:21:00Z"/>
              </w:rPr>
              <w:pPrChange w:id="6149" w:author="Do Thanh Trung" w:date="2025-07-10T17:03:00Z" w16du:dateUtc="2025-07-10T10:03:00Z">
                <w:pPr>
                  <w:jc w:val="left"/>
                </w:pPr>
              </w:pPrChange>
            </w:pPr>
            <w:ins w:id="6150" w:author="Do Thanh Trung" w:date="2025-07-10T17:02:00Z" w16du:dateUtc="2025-07-10T10:02:00Z">
              <w:r>
                <w:t xml:space="preserve">Trường hợp trong khoảng thời gian đã chọn </w:t>
              </w:r>
            </w:ins>
            <w:ins w:id="6151" w:author="Do Thanh Trung" w:date="2025-07-10T17:03:00Z" w16du:dateUtc="2025-07-10T10:03:00Z">
              <w:r w:rsidR="00EC7928">
                <w:t>có nhiều kế hoạch được áp dụng (&gt;2), Hệ thống liệt kê tất cả các kế hoạch đã cài đặt trong khoảng thời gian đã chọn ở filter</w:t>
              </w:r>
            </w:ins>
          </w:p>
        </w:tc>
      </w:tr>
      <w:tr w:rsidR="009D019B" w:rsidRPr="000D37FA" w14:paraId="169095BF" w14:textId="77777777" w:rsidTr="00CC0EBF">
        <w:tblPrEx>
          <w:tblW w:w="12951" w:type="dxa"/>
          <w:tblPrExChange w:id="6152" w:author="Do Thanh Trung" w:date="2025-07-10T14:21:00Z" w16du:dateUtc="2025-07-10T07:21:00Z">
            <w:tblPrEx>
              <w:tblW w:w="12951" w:type="dxa"/>
            </w:tblPrEx>
          </w:tblPrExChange>
        </w:tblPrEx>
        <w:trPr>
          <w:ins w:id="6153" w:author="Do Thanh Trung" w:date="2025-07-10T14:21:00Z"/>
        </w:trPr>
        <w:tc>
          <w:tcPr>
            <w:tcW w:w="840" w:type="dxa"/>
            <w:tcPrChange w:id="6154" w:author="Do Thanh Trung" w:date="2025-07-10T14:21:00Z" w16du:dateUtc="2025-07-10T07:21:00Z">
              <w:tcPr>
                <w:tcW w:w="601" w:type="dxa"/>
                <w:gridSpan w:val="2"/>
              </w:tcPr>
            </w:tcPrChange>
          </w:tcPr>
          <w:p w14:paraId="65595E37" w14:textId="16215171" w:rsidR="009D019B" w:rsidRPr="00B00DFF" w:rsidRDefault="009D019B" w:rsidP="009D019B">
            <w:pPr>
              <w:jc w:val="left"/>
              <w:rPr>
                <w:ins w:id="6155" w:author="Do Thanh Trung" w:date="2025-07-10T14:21:00Z" w16du:dateUtc="2025-07-10T07:21:00Z"/>
                <w:b/>
                <w:bCs/>
              </w:rPr>
            </w:pPr>
            <w:ins w:id="6156" w:author="Do Thanh Trung" w:date="2025-07-10T14:45:00Z" w16du:dateUtc="2025-07-10T07:45:00Z">
              <w:r>
                <w:t>9</w:t>
              </w:r>
            </w:ins>
            <w:ins w:id="6157" w:author="Do Thanh Trung" w:date="2025-07-10T14:21:00Z" w16du:dateUtc="2025-07-10T07:21:00Z">
              <w:r>
                <w:t>.1</w:t>
              </w:r>
            </w:ins>
          </w:p>
        </w:tc>
        <w:tc>
          <w:tcPr>
            <w:tcW w:w="1523" w:type="dxa"/>
            <w:tcPrChange w:id="6158" w:author="Do Thanh Trung" w:date="2025-07-10T14:21:00Z" w16du:dateUtc="2025-07-10T07:21:00Z">
              <w:tcPr>
                <w:tcW w:w="1575" w:type="dxa"/>
                <w:gridSpan w:val="2"/>
              </w:tcPr>
            </w:tcPrChange>
          </w:tcPr>
          <w:p w14:paraId="30804F47" w14:textId="3B69FC64" w:rsidR="009D019B" w:rsidRPr="00B00DFF" w:rsidRDefault="009D019B" w:rsidP="009D019B">
            <w:pPr>
              <w:jc w:val="left"/>
              <w:rPr>
                <w:ins w:id="6159" w:author="Do Thanh Trung" w:date="2025-07-10T14:21:00Z" w16du:dateUtc="2025-07-10T07:21:00Z"/>
                <w:b/>
                <w:bCs/>
              </w:rPr>
            </w:pPr>
            <w:ins w:id="6160" w:author="Do Thanh Trung" w:date="2025-07-10T14:21:00Z" w16du:dateUtc="2025-07-10T07:21:00Z">
              <w:r>
                <w:t>Từ ngày</w:t>
              </w:r>
            </w:ins>
          </w:p>
        </w:tc>
        <w:tc>
          <w:tcPr>
            <w:tcW w:w="1259" w:type="dxa"/>
            <w:tcPrChange w:id="6161" w:author="Do Thanh Trung" w:date="2025-07-10T14:21:00Z" w16du:dateUtc="2025-07-10T07:21:00Z">
              <w:tcPr>
                <w:tcW w:w="899" w:type="dxa"/>
              </w:tcPr>
            </w:tcPrChange>
          </w:tcPr>
          <w:p w14:paraId="456E34D4" w14:textId="16BFDE94" w:rsidR="009D019B" w:rsidRDefault="009D019B" w:rsidP="009D019B">
            <w:pPr>
              <w:jc w:val="left"/>
              <w:rPr>
                <w:ins w:id="6162" w:author="Do Thanh Trung" w:date="2025-07-10T14:21:00Z" w16du:dateUtc="2025-07-10T07:21:00Z"/>
              </w:rPr>
            </w:pPr>
            <w:ins w:id="6163" w:author="Do Thanh Trung" w:date="2025-07-10T15:15:00Z" w16du:dateUtc="2025-07-10T08:15:00Z">
              <w:r>
                <w:t>Date</w:t>
              </w:r>
            </w:ins>
          </w:p>
        </w:tc>
        <w:tc>
          <w:tcPr>
            <w:tcW w:w="718" w:type="dxa"/>
            <w:tcPrChange w:id="6164" w:author="Do Thanh Trung" w:date="2025-07-10T14:21:00Z" w16du:dateUtc="2025-07-10T07:21:00Z">
              <w:tcPr>
                <w:tcW w:w="720" w:type="dxa"/>
                <w:gridSpan w:val="2"/>
              </w:tcPr>
            </w:tcPrChange>
          </w:tcPr>
          <w:p w14:paraId="2FED8148" w14:textId="3D50C5C6" w:rsidR="009D019B" w:rsidRDefault="009D019B" w:rsidP="009D019B">
            <w:pPr>
              <w:jc w:val="center"/>
              <w:rPr>
                <w:ins w:id="6165" w:author="Do Thanh Trung" w:date="2025-07-10T14:21:00Z" w16du:dateUtc="2025-07-10T07:21:00Z"/>
              </w:rPr>
            </w:pPr>
            <w:ins w:id="6166" w:author="Do Thanh Trung" w:date="2025-07-10T15:15:00Z" w16du:dateUtc="2025-07-10T08:15:00Z">
              <w:r>
                <w:t>X</w:t>
              </w:r>
            </w:ins>
          </w:p>
        </w:tc>
        <w:tc>
          <w:tcPr>
            <w:tcW w:w="781" w:type="dxa"/>
            <w:tcPrChange w:id="6167" w:author="Do Thanh Trung" w:date="2025-07-10T14:21:00Z" w16du:dateUtc="2025-07-10T07:21:00Z">
              <w:tcPr>
                <w:tcW w:w="781" w:type="dxa"/>
                <w:gridSpan w:val="2"/>
              </w:tcPr>
            </w:tcPrChange>
          </w:tcPr>
          <w:p w14:paraId="45857FF2" w14:textId="5F991CD9" w:rsidR="009D019B" w:rsidRDefault="009D019B" w:rsidP="009D019B">
            <w:pPr>
              <w:jc w:val="center"/>
              <w:rPr>
                <w:ins w:id="6168" w:author="Do Thanh Trung" w:date="2025-07-10T14:21:00Z" w16du:dateUtc="2025-07-10T07:21:00Z"/>
              </w:rPr>
            </w:pPr>
            <w:ins w:id="6169" w:author="Do Thanh Trung" w:date="2025-07-10T15:15:00Z" w16du:dateUtc="2025-07-10T08:15:00Z">
              <w:r>
                <w:t>X</w:t>
              </w:r>
            </w:ins>
          </w:p>
        </w:tc>
        <w:tc>
          <w:tcPr>
            <w:tcW w:w="2938" w:type="dxa"/>
            <w:gridSpan w:val="2"/>
            <w:tcPrChange w:id="6170" w:author="Do Thanh Trung" w:date="2025-07-10T14:21:00Z" w16du:dateUtc="2025-07-10T07:21:00Z">
              <w:tcPr>
                <w:tcW w:w="3124" w:type="dxa"/>
                <w:gridSpan w:val="3"/>
              </w:tcPr>
            </w:tcPrChange>
          </w:tcPr>
          <w:p w14:paraId="2D8A4A1F" w14:textId="3225AB57" w:rsidR="009D019B" w:rsidRPr="00041B82" w:rsidRDefault="00041B82" w:rsidP="009D019B">
            <w:pPr>
              <w:jc w:val="left"/>
              <w:rPr>
                <w:ins w:id="6171" w:author="Do Thanh Trung" w:date="2025-07-10T14:21:00Z" w16du:dateUtc="2025-07-10T07:21:00Z"/>
                <w:b/>
                <w:bCs/>
                <w:rPrChange w:id="6172" w:author="Do Thanh Trung" w:date="2025-07-10T16:21:00Z" w16du:dateUtc="2025-07-10T09:21:00Z">
                  <w:rPr>
                    <w:ins w:id="6173" w:author="Do Thanh Trung" w:date="2025-07-10T14:21:00Z" w16du:dateUtc="2025-07-10T07:21:00Z"/>
                  </w:rPr>
                </w:rPrChange>
              </w:rPr>
            </w:pPr>
            <w:ins w:id="6174" w:author="Do Thanh Trung" w:date="2025-07-10T16:22:00Z" w16du:dateUtc="2025-07-10T09:22:00Z">
              <w:r>
                <w:fldChar w:fldCharType="begin"/>
              </w:r>
              <w:r>
                <w:instrText>HYPERLINK  \l "_Cài_đặt_Danh_1"</w:instrText>
              </w:r>
              <w:r>
                <w:fldChar w:fldCharType="separate"/>
              </w:r>
              <w:r w:rsidRPr="00041B82">
                <w:rPr>
                  <w:rStyle w:val="Hyperlink"/>
                  <w:kern w:val="2"/>
                  <w14:ligatures w14:val="standardContextual"/>
                </w:rPr>
                <w:t>C</w:t>
              </w:r>
              <w:r w:rsidRPr="00041B82">
                <w:rPr>
                  <w:rStyle w:val="Hyperlink"/>
                </w:rPr>
                <w:t>ài đặt Danh mục đầu tư</w:t>
              </w:r>
              <w:r>
                <w:fldChar w:fldCharType="end"/>
              </w:r>
              <w:r>
                <w:t xml:space="preserve"> </w:t>
              </w:r>
            </w:ins>
            <w:ins w:id="6175" w:author="Do Thanh Trung" w:date="2025-07-10T16:23:00Z" w16du:dateUtc="2025-07-10T09:23:00Z">
              <w:r w:rsidR="00221FE6">
                <w:t>–</w:t>
              </w:r>
            </w:ins>
            <w:ins w:id="6176" w:author="Do Thanh Trung" w:date="2025-07-10T16:22:00Z" w16du:dateUtc="2025-07-10T09:22:00Z">
              <w:r>
                <w:t xml:space="preserve"> </w:t>
              </w:r>
            </w:ins>
            <w:ins w:id="6177" w:author="Do Thanh Trung" w:date="2025-07-10T16:23:00Z" w16du:dateUtc="2025-07-10T09:23:00Z">
              <w:r w:rsidR="00221FE6">
                <w:t>[Ngày áp dụng]</w:t>
              </w:r>
            </w:ins>
          </w:p>
        </w:tc>
        <w:tc>
          <w:tcPr>
            <w:tcW w:w="4892" w:type="dxa"/>
            <w:tcPrChange w:id="6178" w:author="Do Thanh Trung" w:date="2025-07-10T14:21:00Z" w16du:dateUtc="2025-07-10T07:21:00Z">
              <w:tcPr>
                <w:tcW w:w="5251" w:type="dxa"/>
                <w:gridSpan w:val="3"/>
              </w:tcPr>
            </w:tcPrChange>
          </w:tcPr>
          <w:p w14:paraId="2D4A4D9F" w14:textId="635D9022" w:rsidR="009D019B" w:rsidRDefault="00FA0B52" w:rsidP="009D019B">
            <w:pPr>
              <w:jc w:val="left"/>
              <w:rPr>
                <w:ins w:id="6179" w:author="Do Thanh Trung" w:date="2025-07-10T14:21:00Z" w16du:dateUtc="2025-07-10T07:21:00Z"/>
              </w:rPr>
            </w:pPr>
            <w:ins w:id="6180" w:author="Do Thanh Trung" w:date="2025-07-10T17:04:00Z" w16du:dateUtc="2025-07-10T10:04:00Z">
              <w:r>
                <w:t>Ngày bắt đầu là ngày áp dụng</w:t>
              </w:r>
            </w:ins>
            <w:ins w:id="6181" w:author="Do Thanh Trung" w:date="2025-07-10T17:09:00Z" w16du:dateUtc="2025-07-10T10:09:00Z">
              <w:r w:rsidR="00920910">
                <w:t xml:space="preserve"> của kế hoạch</w:t>
              </w:r>
            </w:ins>
          </w:p>
        </w:tc>
      </w:tr>
      <w:tr w:rsidR="009D019B" w:rsidRPr="000D37FA" w14:paraId="49926EC0" w14:textId="77777777" w:rsidTr="00CC0EBF">
        <w:tblPrEx>
          <w:tblW w:w="12951" w:type="dxa"/>
          <w:tblPrExChange w:id="6182" w:author="Do Thanh Trung" w:date="2025-07-10T14:21:00Z" w16du:dateUtc="2025-07-10T07:21:00Z">
            <w:tblPrEx>
              <w:tblW w:w="12951" w:type="dxa"/>
            </w:tblPrEx>
          </w:tblPrExChange>
        </w:tblPrEx>
        <w:trPr>
          <w:ins w:id="6183" w:author="Do Thanh Trung" w:date="2025-07-10T14:21:00Z"/>
        </w:trPr>
        <w:tc>
          <w:tcPr>
            <w:tcW w:w="840" w:type="dxa"/>
            <w:tcPrChange w:id="6184" w:author="Do Thanh Trung" w:date="2025-07-10T14:21:00Z" w16du:dateUtc="2025-07-10T07:21:00Z">
              <w:tcPr>
                <w:tcW w:w="601" w:type="dxa"/>
                <w:gridSpan w:val="2"/>
              </w:tcPr>
            </w:tcPrChange>
          </w:tcPr>
          <w:p w14:paraId="12FFD7F9" w14:textId="7E310EC5" w:rsidR="009D019B" w:rsidRDefault="009D019B" w:rsidP="009D019B">
            <w:pPr>
              <w:jc w:val="left"/>
              <w:rPr>
                <w:ins w:id="6185" w:author="Do Thanh Trung" w:date="2025-07-10T14:21:00Z" w16du:dateUtc="2025-07-10T07:21:00Z"/>
              </w:rPr>
            </w:pPr>
            <w:ins w:id="6186" w:author="Do Thanh Trung" w:date="2025-07-10T14:45:00Z" w16du:dateUtc="2025-07-10T07:45:00Z">
              <w:r>
                <w:t>9</w:t>
              </w:r>
            </w:ins>
            <w:ins w:id="6187" w:author="Do Thanh Trung" w:date="2025-07-10T14:21:00Z" w16du:dateUtc="2025-07-10T07:21:00Z">
              <w:r>
                <w:t>.2</w:t>
              </w:r>
            </w:ins>
          </w:p>
        </w:tc>
        <w:tc>
          <w:tcPr>
            <w:tcW w:w="1523" w:type="dxa"/>
            <w:tcPrChange w:id="6188" w:author="Do Thanh Trung" w:date="2025-07-10T14:21:00Z" w16du:dateUtc="2025-07-10T07:21:00Z">
              <w:tcPr>
                <w:tcW w:w="1575" w:type="dxa"/>
                <w:gridSpan w:val="2"/>
              </w:tcPr>
            </w:tcPrChange>
          </w:tcPr>
          <w:p w14:paraId="7C0D2B71" w14:textId="162A8921" w:rsidR="009D019B" w:rsidRDefault="009D019B" w:rsidP="009D019B">
            <w:pPr>
              <w:jc w:val="left"/>
              <w:rPr>
                <w:ins w:id="6189" w:author="Do Thanh Trung" w:date="2025-07-10T14:21:00Z" w16du:dateUtc="2025-07-10T07:21:00Z"/>
              </w:rPr>
            </w:pPr>
            <w:ins w:id="6190" w:author="Do Thanh Trung" w:date="2025-07-10T14:21:00Z" w16du:dateUtc="2025-07-10T07:21:00Z">
              <w:r>
                <w:t>Đến ngày</w:t>
              </w:r>
            </w:ins>
          </w:p>
        </w:tc>
        <w:tc>
          <w:tcPr>
            <w:tcW w:w="1259" w:type="dxa"/>
            <w:tcPrChange w:id="6191" w:author="Do Thanh Trung" w:date="2025-07-10T14:21:00Z" w16du:dateUtc="2025-07-10T07:21:00Z">
              <w:tcPr>
                <w:tcW w:w="899" w:type="dxa"/>
              </w:tcPr>
            </w:tcPrChange>
          </w:tcPr>
          <w:p w14:paraId="204892E7" w14:textId="27C17A53" w:rsidR="009D019B" w:rsidRDefault="009D019B" w:rsidP="009D019B">
            <w:pPr>
              <w:jc w:val="left"/>
              <w:rPr>
                <w:ins w:id="6192" w:author="Do Thanh Trung" w:date="2025-07-10T14:21:00Z" w16du:dateUtc="2025-07-10T07:21:00Z"/>
              </w:rPr>
            </w:pPr>
            <w:ins w:id="6193" w:author="Do Thanh Trung" w:date="2025-07-10T15:15:00Z" w16du:dateUtc="2025-07-10T08:15:00Z">
              <w:r>
                <w:t>Date</w:t>
              </w:r>
            </w:ins>
          </w:p>
        </w:tc>
        <w:tc>
          <w:tcPr>
            <w:tcW w:w="718" w:type="dxa"/>
            <w:tcPrChange w:id="6194" w:author="Do Thanh Trung" w:date="2025-07-10T14:21:00Z" w16du:dateUtc="2025-07-10T07:21:00Z">
              <w:tcPr>
                <w:tcW w:w="720" w:type="dxa"/>
                <w:gridSpan w:val="2"/>
              </w:tcPr>
            </w:tcPrChange>
          </w:tcPr>
          <w:p w14:paraId="1B385D58" w14:textId="447E7B53" w:rsidR="009D019B" w:rsidRDefault="009D019B" w:rsidP="009D019B">
            <w:pPr>
              <w:jc w:val="center"/>
              <w:rPr>
                <w:ins w:id="6195" w:author="Do Thanh Trung" w:date="2025-07-10T14:21:00Z" w16du:dateUtc="2025-07-10T07:21:00Z"/>
              </w:rPr>
            </w:pPr>
            <w:ins w:id="6196" w:author="Do Thanh Trung" w:date="2025-07-10T15:15:00Z" w16du:dateUtc="2025-07-10T08:15:00Z">
              <w:r>
                <w:t>X</w:t>
              </w:r>
            </w:ins>
          </w:p>
        </w:tc>
        <w:tc>
          <w:tcPr>
            <w:tcW w:w="781" w:type="dxa"/>
            <w:tcPrChange w:id="6197" w:author="Do Thanh Trung" w:date="2025-07-10T14:21:00Z" w16du:dateUtc="2025-07-10T07:21:00Z">
              <w:tcPr>
                <w:tcW w:w="781" w:type="dxa"/>
                <w:gridSpan w:val="2"/>
              </w:tcPr>
            </w:tcPrChange>
          </w:tcPr>
          <w:p w14:paraId="5C61C000" w14:textId="434DE955" w:rsidR="009D019B" w:rsidRDefault="009D019B" w:rsidP="009D019B">
            <w:pPr>
              <w:jc w:val="center"/>
              <w:rPr>
                <w:ins w:id="6198" w:author="Do Thanh Trung" w:date="2025-07-10T14:21:00Z" w16du:dateUtc="2025-07-10T07:21:00Z"/>
              </w:rPr>
            </w:pPr>
            <w:ins w:id="6199" w:author="Do Thanh Trung" w:date="2025-07-10T15:15:00Z" w16du:dateUtc="2025-07-10T08:15:00Z">
              <w:r>
                <w:t>X</w:t>
              </w:r>
            </w:ins>
          </w:p>
        </w:tc>
        <w:tc>
          <w:tcPr>
            <w:tcW w:w="2938" w:type="dxa"/>
            <w:gridSpan w:val="2"/>
            <w:tcPrChange w:id="6200" w:author="Do Thanh Trung" w:date="2025-07-10T14:21:00Z" w16du:dateUtc="2025-07-10T07:21:00Z">
              <w:tcPr>
                <w:tcW w:w="3124" w:type="dxa"/>
                <w:gridSpan w:val="3"/>
              </w:tcPr>
            </w:tcPrChange>
          </w:tcPr>
          <w:p w14:paraId="2D0FA155" w14:textId="77777777" w:rsidR="009D019B" w:rsidRDefault="009D019B" w:rsidP="009D019B">
            <w:pPr>
              <w:jc w:val="left"/>
              <w:rPr>
                <w:ins w:id="6201" w:author="Do Thanh Trung" w:date="2025-07-10T14:21:00Z" w16du:dateUtc="2025-07-10T07:21:00Z"/>
              </w:rPr>
            </w:pPr>
          </w:p>
        </w:tc>
        <w:tc>
          <w:tcPr>
            <w:tcW w:w="4892" w:type="dxa"/>
            <w:tcPrChange w:id="6202" w:author="Do Thanh Trung" w:date="2025-07-10T14:21:00Z" w16du:dateUtc="2025-07-10T07:21:00Z">
              <w:tcPr>
                <w:tcW w:w="5251" w:type="dxa"/>
                <w:gridSpan w:val="3"/>
              </w:tcPr>
            </w:tcPrChange>
          </w:tcPr>
          <w:p w14:paraId="036CC471" w14:textId="77777777" w:rsidR="009D019B" w:rsidRDefault="00920910" w:rsidP="00920910">
            <w:pPr>
              <w:pStyle w:val="ListParagraph"/>
              <w:numPr>
                <w:ilvl w:val="0"/>
                <w:numId w:val="9"/>
              </w:numPr>
              <w:jc w:val="left"/>
              <w:rPr>
                <w:ins w:id="6203" w:author="Do Thanh Trung" w:date="2025-07-10T17:09:00Z" w16du:dateUtc="2025-07-10T10:09:00Z"/>
              </w:rPr>
            </w:pPr>
            <w:ins w:id="6204" w:author="Do Thanh Trung" w:date="2025-07-10T17:09:00Z" w16du:dateUtc="2025-07-10T10:09:00Z">
              <w:r>
                <w:t>Với các kế hoạch đang áp dụng, mặc định sẽ để trống</w:t>
              </w:r>
            </w:ins>
          </w:p>
          <w:p w14:paraId="4BAD11D8" w14:textId="372553E6" w:rsidR="00920910" w:rsidRPr="00920910" w:rsidRDefault="00920910">
            <w:pPr>
              <w:pStyle w:val="ListParagraph"/>
              <w:numPr>
                <w:ilvl w:val="0"/>
                <w:numId w:val="9"/>
              </w:numPr>
              <w:jc w:val="left"/>
              <w:rPr>
                <w:ins w:id="6205" w:author="Do Thanh Trung" w:date="2025-07-10T14:21:00Z" w16du:dateUtc="2025-07-10T07:21:00Z"/>
              </w:rPr>
              <w:pPrChange w:id="6206" w:author="Do Thanh Trung" w:date="2025-07-10T17:09:00Z" w16du:dateUtc="2025-07-10T10:09:00Z">
                <w:pPr>
                  <w:jc w:val="left"/>
                </w:pPr>
              </w:pPrChange>
            </w:pPr>
            <w:ins w:id="6207" w:author="Do Thanh Trung" w:date="2025-07-10T17:09:00Z" w16du:dateUtc="2025-07-10T10:09:00Z">
              <w:r>
                <w:lastRenderedPageBreak/>
                <w:t xml:space="preserve">Với các kế hoạch có cài đặt trong khung thời gian đã chọn ở filter, nhưng đã có kế hoạch </w:t>
              </w:r>
            </w:ins>
            <w:ins w:id="6208" w:author="Do Thanh Trung" w:date="2025-07-10T17:10:00Z" w16du:dateUtc="2025-07-10T10:10:00Z">
              <w:r>
                <w:t>khác được cài đặt đè lên, Hệ thống sẽ lấy ngày liền trước của [Ngày áp dụng] của kế hoạch mới</w:t>
              </w:r>
            </w:ins>
          </w:p>
        </w:tc>
      </w:tr>
      <w:tr w:rsidR="009D019B" w:rsidRPr="000D37FA" w14:paraId="55A94B07" w14:textId="77777777" w:rsidTr="00F104AA">
        <w:trPr>
          <w:ins w:id="6209" w:author="Do Thanh Trung" w:date="2025-07-10T14:21:00Z"/>
        </w:trPr>
        <w:tc>
          <w:tcPr>
            <w:tcW w:w="12951" w:type="dxa"/>
            <w:gridSpan w:val="8"/>
          </w:tcPr>
          <w:p w14:paraId="4CA449A0" w14:textId="267292BF" w:rsidR="009D019B" w:rsidRDefault="009D019B" w:rsidP="009D019B">
            <w:pPr>
              <w:jc w:val="left"/>
              <w:rPr>
                <w:ins w:id="6210" w:author="Do Thanh Trung" w:date="2025-07-10T14:21:00Z" w16du:dateUtc="2025-07-10T07:21:00Z"/>
              </w:rPr>
            </w:pPr>
            <w:ins w:id="6211" w:author="Do Thanh Trung" w:date="2025-07-10T14:46:00Z" w16du:dateUtc="2025-07-10T07:46:00Z">
              <w:r w:rsidRPr="00CC0EBF">
                <w:rPr>
                  <w:b/>
                  <w:bCs/>
                  <w:rPrChange w:id="6212" w:author="Do Thanh Trung" w:date="2025-07-10T15:15:00Z" w16du:dateUtc="2025-07-10T08:15:00Z">
                    <w:rPr/>
                  </w:rPrChange>
                </w:rPr>
                <w:lastRenderedPageBreak/>
                <w:t>10</w:t>
              </w:r>
            </w:ins>
            <w:ins w:id="6213" w:author="Do Thanh Trung" w:date="2025-07-10T15:15:00Z" w16du:dateUtc="2025-07-10T08:15:00Z">
              <w:r>
                <w:rPr>
                  <w:b/>
                  <w:bCs/>
                </w:rPr>
                <w:t xml:space="preserve">. </w:t>
              </w:r>
            </w:ins>
            <w:ins w:id="6214" w:author="Do Thanh Trung" w:date="2025-07-10T14:21:00Z" w16du:dateUtc="2025-07-10T07:21:00Z">
              <w:r w:rsidRPr="00B00DFF">
                <w:rPr>
                  <w:b/>
                  <w:bCs/>
                </w:rPr>
                <w:t>Giao dịch mua</w:t>
              </w:r>
            </w:ins>
          </w:p>
        </w:tc>
      </w:tr>
      <w:tr w:rsidR="009D019B" w:rsidRPr="000D37FA" w14:paraId="02007050" w14:textId="77777777" w:rsidTr="00CC0EBF">
        <w:tblPrEx>
          <w:tblW w:w="12951" w:type="dxa"/>
          <w:tblPrExChange w:id="6215" w:author="Do Thanh Trung" w:date="2025-07-10T14:21:00Z" w16du:dateUtc="2025-07-10T07:21:00Z">
            <w:tblPrEx>
              <w:tblW w:w="12951" w:type="dxa"/>
            </w:tblPrEx>
          </w:tblPrExChange>
        </w:tblPrEx>
        <w:trPr>
          <w:ins w:id="6216" w:author="Do Thanh Trung" w:date="2025-07-10T14:21:00Z"/>
        </w:trPr>
        <w:tc>
          <w:tcPr>
            <w:tcW w:w="840" w:type="dxa"/>
            <w:tcPrChange w:id="6217" w:author="Do Thanh Trung" w:date="2025-07-10T14:21:00Z" w16du:dateUtc="2025-07-10T07:21:00Z">
              <w:tcPr>
                <w:tcW w:w="601" w:type="dxa"/>
                <w:gridSpan w:val="2"/>
              </w:tcPr>
            </w:tcPrChange>
          </w:tcPr>
          <w:p w14:paraId="26E49201" w14:textId="6859A4D2" w:rsidR="009D019B" w:rsidRPr="00B00DFF" w:rsidRDefault="009D019B" w:rsidP="009D019B">
            <w:pPr>
              <w:jc w:val="left"/>
              <w:rPr>
                <w:ins w:id="6218" w:author="Do Thanh Trung" w:date="2025-07-10T14:21:00Z" w16du:dateUtc="2025-07-10T07:21:00Z"/>
                <w:b/>
                <w:bCs/>
              </w:rPr>
            </w:pPr>
            <w:ins w:id="6219" w:author="Do Thanh Trung" w:date="2025-07-10T15:15:00Z" w16du:dateUtc="2025-07-10T08:15:00Z">
              <w:r>
                <w:t>10</w:t>
              </w:r>
            </w:ins>
            <w:ins w:id="6220" w:author="Do Thanh Trung" w:date="2025-07-10T14:21:00Z" w16du:dateUtc="2025-07-10T07:21:00Z">
              <w:r>
                <w:t>.1</w:t>
              </w:r>
            </w:ins>
          </w:p>
        </w:tc>
        <w:tc>
          <w:tcPr>
            <w:tcW w:w="1523" w:type="dxa"/>
            <w:tcPrChange w:id="6221" w:author="Do Thanh Trung" w:date="2025-07-10T14:21:00Z" w16du:dateUtc="2025-07-10T07:21:00Z">
              <w:tcPr>
                <w:tcW w:w="1575" w:type="dxa"/>
                <w:gridSpan w:val="2"/>
              </w:tcPr>
            </w:tcPrChange>
          </w:tcPr>
          <w:p w14:paraId="29C1FF0A" w14:textId="0EFDC98A" w:rsidR="009D019B" w:rsidRPr="00B00DFF" w:rsidRDefault="009D019B" w:rsidP="009D019B">
            <w:pPr>
              <w:jc w:val="left"/>
              <w:rPr>
                <w:ins w:id="6222" w:author="Do Thanh Trung" w:date="2025-07-10T14:21:00Z" w16du:dateUtc="2025-07-10T07:21:00Z"/>
                <w:b/>
                <w:bCs/>
              </w:rPr>
            </w:pPr>
            <w:ins w:id="6223" w:author="Do Thanh Trung" w:date="2025-07-10T14:21:00Z" w16du:dateUtc="2025-07-10T07:21:00Z">
              <w:r>
                <w:t>Giá mua tối đa</w:t>
              </w:r>
            </w:ins>
            <w:ins w:id="6224" w:author="Do Thanh Trung" w:date="2025-07-10T16:25:00Z" w16du:dateUtc="2025-07-10T09:25:00Z">
              <w:r w:rsidR="00516C51">
                <w:t xml:space="preserve"> kế hoạch</w:t>
              </w:r>
            </w:ins>
          </w:p>
        </w:tc>
        <w:tc>
          <w:tcPr>
            <w:tcW w:w="1259" w:type="dxa"/>
            <w:tcPrChange w:id="6225" w:author="Do Thanh Trung" w:date="2025-07-10T14:21:00Z" w16du:dateUtc="2025-07-10T07:21:00Z">
              <w:tcPr>
                <w:tcW w:w="899" w:type="dxa"/>
              </w:tcPr>
            </w:tcPrChange>
          </w:tcPr>
          <w:p w14:paraId="1261F1D6" w14:textId="0FE4F8C2" w:rsidR="009D019B" w:rsidRDefault="009D019B" w:rsidP="009D019B">
            <w:pPr>
              <w:jc w:val="left"/>
              <w:rPr>
                <w:ins w:id="6226" w:author="Do Thanh Trung" w:date="2025-07-10T14:21:00Z" w16du:dateUtc="2025-07-10T07:21:00Z"/>
              </w:rPr>
            </w:pPr>
            <w:ins w:id="6227" w:author="Do Thanh Trung" w:date="2025-07-10T15:14:00Z" w16du:dateUtc="2025-07-10T08:14:00Z">
              <w:r>
                <w:t>Number</w:t>
              </w:r>
            </w:ins>
          </w:p>
        </w:tc>
        <w:tc>
          <w:tcPr>
            <w:tcW w:w="718" w:type="dxa"/>
            <w:tcPrChange w:id="6228" w:author="Do Thanh Trung" w:date="2025-07-10T14:21:00Z" w16du:dateUtc="2025-07-10T07:21:00Z">
              <w:tcPr>
                <w:tcW w:w="720" w:type="dxa"/>
                <w:gridSpan w:val="2"/>
              </w:tcPr>
            </w:tcPrChange>
          </w:tcPr>
          <w:p w14:paraId="528751FE" w14:textId="5E27E0CC" w:rsidR="009D019B" w:rsidRDefault="009D019B" w:rsidP="009D019B">
            <w:pPr>
              <w:jc w:val="center"/>
              <w:rPr>
                <w:ins w:id="6229" w:author="Do Thanh Trung" w:date="2025-07-10T14:21:00Z" w16du:dateUtc="2025-07-10T07:21:00Z"/>
              </w:rPr>
            </w:pPr>
            <w:ins w:id="6230" w:author="Do Thanh Trung" w:date="2025-07-10T15:14:00Z" w16du:dateUtc="2025-07-10T08:14:00Z">
              <w:r>
                <w:t>X</w:t>
              </w:r>
            </w:ins>
          </w:p>
        </w:tc>
        <w:tc>
          <w:tcPr>
            <w:tcW w:w="781" w:type="dxa"/>
            <w:tcPrChange w:id="6231" w:author="Do Thanh Trung" w:date="2025-07-10T14:21:00Z" w16du:dateUtc="2025-07-10T07:21:00Z">
              <w:tcPr>
                <w:tcW w:w="781" w:type="dxa"/>
                <w:gridSpan w:val="2"/>
              </w:tcPr>
            </w:tcPrChange>
          </w:tcPr>
          <w:p w14:paraId="2C616068" w14:textId="3AE7E666" w:rsidR="009D019B" w:rsidRDefault="009D019B" w:rsidP="009D019B">
            <w:pPr>
              <w:jc w:val="center"/>
              <w:rPr>
                <w:ins w:id="6232" w:author="Do Thanh Trung" w:date="2025-07-10T14:21:00Z" w16du:dateUtc="2025-07-10T07:21:00Z"/>
              </w:rPr>
            </w:pPr>
            <w:ins w:id="6233" w:author="Do Thanh Trung" w:date="2025-07-10T15:14:00Z" w16du:dateUtc="2025-07-10T08:14:00Z">
              <w:r>
                <w:t>X</w:t>
              </w:r>
            </w:ins>
          </w:p>
        </w:tc>
        <w:tc>
          <w:tcPr>
            <w:tcW w:w="2938" w:type="dxa"/>
            <w:gridSpan w:val="2"/>
            <w:tcPrChange w:id="6234" w:author="Do Thanh Trung" w:date="2025-07-10T14:21:00Z" w16du:dateUtc="2025-07-10T07:21:00Z">
              <w:tcPr>
                <w:tcW w:w="3124" w:type="dxa"/>
                <w:gridSpan w:val="3"/>
              </w:tcPr>
            </w:tcPrChange>
          </w:tcPr>
          <w:p w14:paraId="2EBC352C" w14:textId="6937940F" w:rsidR="009D019B" w:rsidRDefault="001B42DC" w:rsidP="009D019B">
            <w:pPr>
              <w:jc w:val="left"/>
              <w:rPr>
                <w:ins w:id="6235" w:author="Do Thanh Trung" w:date="2025-07-10T14:21:00Z" w16du:dateUtc="2025-07-10T07:21:00Z"/>
              </w:rPr>
            </w:pPr>
            <w:ins w:id="6236" w:author="Do Thanh Trung" w:date="2025-07-10T17:15:00Z" w16du:dateUtc="2025-07-10T10:15:00Z">
              <w:r>
                <w:fldChar w:fldCharType="begin"/>
              </w:r>
              <w:r>
                <w:instrText>HYPERLINK  \l "_Cài_đặt_Danh_1"</w:instrText>
              </w:r>
              <w:r>
                <w:fldChar w:fldCharType="separate"/>
              </w:r>
              <w:r w:rsidRPr="00041B82">
                <w:rPr>
                  <w:rStyle w:val="Hyperlink"/>
                  <w:kern w:val="2"/>
                  <w14:ligatures w14:val="standardContextual"/>
                </w:rPr>
                <w:t>C</w:t>
              </w:r>
              <w:r w:rsidRPr="00041B82">
                <w:rPr>
                  <w:rStyle w:val="Hyperlink"/>
                </w:rPr>
                <w:t>ài đặt Danh mục đầu tư</w:t>
              </w:r>
              <w:r>
                <w:fldChar w:fldCharType="end"/>
              </w:r>
            </w:ins>
            <w:ins w:id="6237" w:author="Do Thanh Trung" w:date="2025-07-10T17:10:00Z" w16du:dateUtc="2025-07-10T10:10:00Z">
              <w:r w:rsidR="00920910">
                <w:t xml:space="preserve"> – [Giá mua tối đa]</w:t>
              </w:r>
            </w:ins>
          </w:p>
        </w:tc>
        <w:tc>
          <w:tcPr>
            <w:tcW w:w="4892" w:type="dxa"/>
            <w:tcPrChange w:id="6238" w:author="Do Thanh Trung" w:date="2025-07-10T14:21:00Z" w16du:dateUtc="2025-07-10T07:21:00Z">
              <w:tcPr>
                <w:tcW w:w="5251" w:type="dxa"/>
                <w:gridSpan w:val="3"/>
              </w:tcPr>
            </w:tcPrChange>
          </w:tcPr>
          <w:p w14:paraId="0550A617" w14:textId="48333D4D" w:rsidR="009D019B" w:rsidRDefault="00920910" w:rsidP="009D019B">
            <w:pPr>
              <w:jc w:val="left"/>
              <w:rPr>
                <w:ins w:id="6239" w:author="Do Thanh Trung" w:date="2025-07-10T14:21:00Z" w16du:dateUtc="2025-07-10T07:21:00Z"/>
              </w:rPr>
            </w:pPr>
            <w:ins w:id="6240" w:author="Do Thanh Trung" w:date="2025-07-10T17:10:00Z" w16du:dateUtc="2025-07-10T10:10:00Z">
              <w:r>
                <w:t>G</w:t>
              </w:r>
            </w:ins>
            <w:ins w:id="6241" w:author="Do Thanh Trung" w:date="2025-07-10T17:11:00Z" w16du:dateUtc="2025-07-10T10:11:00Z">
              <w:r>
                <w:t>iá mua tối đa đã được cài đặt</w:t>
              </w:r>
            </w:ins>
          </w:p>
        </w:tc>
      </w:tr>
      <w:tr w:rsidR="009D019B" w:rsidRPr="000D37FA" w14:paraId="24B0A3EB" w14:textId="77777777" w:rsidTr="00CC0EBF">
        <w:tblPrEx>
          <w:tblW w:w="12951" w:type="dxa"/>
          <w:tblPrExChange w:id="6242" w:author="Do Thanh Trung" w:date="2025-07-10T14:21:00Z" w16du:dateUtc="2025-07-10T07:21:00Z">
            <w:tblPrEx>
              <w:tblW w:w="12951" w:type="dxa"/>
            </w:tblPrEx>
          </w:tblPrExChange>
        </w:tblPrEx>
        <w:trPr>
          <w:ins w:id="6243" w:author="Do Thanh Trung" w:date="2025-07-10T14:21:00Z"/>
        </w:trPr>
        <w:tc>
          <w:tcPr>
            <w:tcW w:w="840" w:type="dxa"/>
            <w:tcPrChange w:id="6244" w:author="Do Thanh Trung" w:date="2025-07-10T14:21:00Z" w16du:dateUtc="2025-07-10T07:21:00Z">
              <w:tcPr>
                <w:tcW w:w="601" w:type="dxa"/>
                <w:gridSpan w:val="2"/>
              </w:tcPr>
            </w:tcPrChange>
          </w:tcPr>
          <w:p w14:paraId="7954D097" w14:textId="77DC9608" w:rsidR="009D019B" w:rsidRDefault="009D019B" w:rsidP="009D019B">
            <w:pPr>
              <w:jc w:val="left"/>
              <w:rPr>
                <w:ins w:id="6245" w:author="Do Thanh Trung" w:date="2025-07-10T14:21:00Z" w16du:dateUtc="2025-07-10T07:21:00Z"/>
              </w:rPr>
            </w:pPr>
            <w:ins w:id="6246" w:author="Do Thanh Trung" w:date="2025-07-10T15:15:00Z" w16du:dateUtc="2025-07-10T08:15:00Z">
              <w:r>
                <w:t>10</w:t>
              </w:r>
            </w:ins>
            <w:ins w:id="6247" w:author="Do Thanh Trung" w:date="2025-07-10T14:21:00Z" w16du:dateUtc="2025-07-10T07:21:00Z">
              <w:r>
                <w:t>.2</w:t>
              </w:r>
            </w:ins>
          </w:p>
        </w:tc>
        <w:tc>
          <w:tcPr>
            <w:tcW w:w="1523" w:type="dxa"/>
            <w:tcPrChange w:id="6248" w:author="Do Thanh Trung" w:date="2025-07-10T14:21:00Z" w16du:dateUtc="2025-07-10T07:21:00Z">
              <w:tcPr>
                <w:tcW w:w="1575" w:type="dxa"/>
                <w:gridSpan w:val="2"/>
              </w:tcPr>
            </w:tcPrChange>
          </w:tcPr>
          <w:p w14:paraId="45D31F4D" w14:textId="53DCB4E6" w:rsidR="009D019B" w:rsidRDefault="009D019B" w:rsidP="009D019B">
            <w:pPr>
              <w:jc w:val="left"/>
              <w:rPr>
                <w:ins w:id="6249" w:author="Do Thanh Trung" w:date="2025-07-10T14:21:00Z" w16du:dateUtc="2025-07-10T07:21:00Z"/>
              </w:rPr>
            </w:pPr>
            <w:ins w:id="6250" w:author="Do Thanh Trung" w:date="2025-07-10T15:08:00Z" w16du:dateUtc="2025-07-10T08:08:00Z">
              <w:r>
                <w:t>Kết quả</w:t>
              </w:r>
            </w:ins>
          </w:p>
        </w:tc>
        <w:tc>
          <w:tcPr>
            <w:tcW w:w="1259" w:type="dxa"/>
            <w:tcPrChange w:id="6251" w:author="Do Thanh Trung" w:date="2025-07-10T14:21:00Z" w16du:dateUtc="2025-07-10T07:21:00Z">
              <w:tcPr>
                <w:tcW w:w="899" w:type="dxa"/>
              </w:tcPr>
            </w:tcPrChange>
          </w:tcPr>
          <w:p w14:paraId="4F649CEC" w14:textId="5211CAC9" w:rsidR="009D019B" w:rsidRDefault="009D019B" w:rsidP="009D019B">
            <w:pPr>
              <w:jc w:val="left"/>
              <w:rPr>
                <w:ins w:id="6252" w:author="Do Thanh Trung" w:date="2025-07-10T14:21:00Z" w16du:dateUtc="2025-07-10T07:21:00Z"/>
              </w:rPr>
            </w:pPr>
            <w:ins w:id="6253" w:author="Do Thanh Trung" w:date="2025-07-10T15:16:00Z" w16du:dateUtc="2025-07-10T08:16:00Z">
              <w:r>
                <w:t>Text</w:t>
              </w:r>
            </w:ins>
          </w:p>
        </w:tc>
        <w:tc>
          <w:tcPr>
            <w:tcW w:w="718" w:type="dxa"/>
            <w:tcPrChange w:id="6254" w:author="Do Thanh Trung" w:date="2025-07-10T14:21:00Z" w16du:dateUtc="2025-07-10T07:21:00Z">
              <w:tcPr>
                <w:tcW w:w="720" w:type="dxa"/>
                <w:gridSpan w:val="2"/>
              </w:tcPr>
            </w:tcPrChange>
          </w:tcPr>
          <w:p w14:paraId="61E4DC4E" w14:textId="4879B6A7" w:rsidR="009D019B" w:rsidRDefault="009D019B" w:rsidP="009D019B">
            <w:pPr>
              <w:jc w:val="center"/>
              <w:rPr>
                <w:ins w:id="6255" w:author="Do Thanh Trung" w:date="2025-07-10T14:21:00Z" w16du:dateUtc="2025-07-10T07:21:00Z"/>
              </w:rPr>
            </w:pPr>
            <w:ins w:id="6256" w:author="Do Thanh Trung" w:date="2025-07-10T15:16:00Z" w16du:dateUtc="2025-07-10T08:16:00Z">
              <w:r>
                <w:t>X</w:t>
              </w:r>
            </w:ins>
          </w:p>
        </w:tc>
        <w:tc>
          <w:tcPr>
            <w:tcW w:w="781" w:type="dxa"/>
            <w:tcPrChange w:id="6257" w:author="Do Thanh Trung" w:date="2025-07-10T14:21:00Z" w16du:dateUtc="2025-07-10T07:21:00Z">
              <w:tcPr>
                <w:tcW w:w="781" w:type="dxa"/>
                <w:gridSpan w:val="2"/>
              </w:tcPr>
            </w:tcPrChange>
          </w:tcPr>
          <w:p w14:paraId="23E47C9F" w14:textId="5DA9C4C8" w:rsidR="009D019B" w:rsidRDefault="009D019B" w:rsidP="009D019B">
            <w:pPr>
              <w:jc w:val="center"/>
              <w:rPr>
                <w:ins w:id="6258" w:author="Do Thanh Trung" w:date="2025-07-10T14:21:00Z" w16du:dateUtc="2025-07-10T07:21:00Z"/>
              </w:rPr>
            </w:pPr>
            <w:ins w:id="6259" w:author="Do Thanh Trung" w:date="2025-07-10T15:16:00Z" w16du:dateUtc="2025-07-10T08:16:00Z">
              <w:r>
                <w:t>X</w:t>
              </w:r>
            </w:ins>
          </w:p>
        </w:tc>
        <w:tc>
          <w:tcPr>
            <w:tcW w:w="2938" w:type="dxa"/>
            <w:gridSpan w:val="2"/>
            <w:tcPrChange w:id="6260" w:author="Do Thanh Trung" w:date="2025-07-10T14:21:00Z" w16du:dateUtc="2025-07-10T07:21:00Z">
              <w:tcPr>
                <w:tcW w:w="3124" w:type="dxa"/>
                <w:gridSpan w:val="3"/>
              </w:tcPr>
            </w:tcPrChange>
          </w:tcPr>
          <w:p w14:paraId="0F8DA2E7" w14:textId="77777777" w:rsidR="009D019B" w:rsidRDefault="009D019B" w:rsidP="009D019B">
            <w:pPr>
              <w:jc w:val="left"/>
              <w:rPr>
                <w:ins w:id="6261" w:author="Do Thanh Trung" w:date="2025-07-10T14:21:00Z" w16du:dateUtc="2025-07-10T07:21:00Z"/>
              </w:rPr>
            </w:pPr>
          </w:p>
        </w:tc>
        <w:tc>
          <w:tcPr>
            <w:tcW w:w="4892" w:type="dxa"/>
            <w:tcPrChange w:id="6262" w:author="Do Thanh Trung" w:date="2025-07-10T14:21:00Z" w16du:dateUtc="2025-07-10T07:21:00Z">
              <w:tcPr>
                <w:tcW w:w="5251" w:type="dxa"/>
                <w:gridSpan w:val="3"/>
              </w:tcPr>
            </w:tcPrChange>
          </w:tcPr>
          <w:p w14:paraId="0884F885" w14:textId="77777777" w:rsidR="009D019B" w:rsidRDefault="00920910" w:rsidP="00920910">
            <w:pPr>
              <w:pStyle w:val="ListParagraph"/>
              <w:numPr>
                <w:ilvl w:val="0"/>
                <w:numId w:val="9"/>
              </w:numPr>
              <w:jc w:val="left"/>
              <w:rPr>
                <w:ins w:id="6263" w:author="Do Thanh Trung" w:date="2025-07-10T17:11:00Z" w16du:dateUtc="2025-07-10T10:11:00Z"/>
              </w:rPr>
            </w:pPr>
            <w:ins w:id="6264" w:author="Do Thanh Trung" w:date="2025-07-10T17:11:00Z" w16du:dateUtc="2025-07-10T10:11:00Z">
              <w:r>
                <w:t>Nếu (7.3) &gt; (10.1): Vi phạm</w:t>
              </w:r>
            </w:ins>
          </w:p>
          <w:p w14:paraId="47AF21CE" w14:textId="3B3BB90C" w:rsidR="00920910" w:rsidRPr="00920910" w:rsidRDefault="00920910">
            <w:pPr>
              <w:pStyle w:val="ListParagraph"/>
              <w:numPr>
                <w:ilvl w:val="0"/>
                <w:numId w:val="9"/>
              </w:numPr>
              <w:jc w:val="left"/>
              <w:rPr>
                <w:ins w:id="6265" w:author="Do Thanh Trung" w:date="2025-07-10T14:21:00Z" w16du:dateUtc="2025-07-10T07:21:00Z"/>
              </w:rPr>
              <w:pPrChange w:id="6266" w:author="Do Thanh Trung" w:date="2025-07-10T17:11:00Z" w16du:dateUtc="2025-07-10T10:11:00Z">
                <w:pPr>
                  <w:jc w:val="left"/>
                </w:pPr>
              </w:pPrChange>
            </w:pPr>
            <w:ins w:id="6267" w:author="Do Thanh Trung" w:date="2025-07-10T17:11:00Z" w16du:dateUtc="2025-07-10T10:11:00Z">
              <w:r>
                <w:t xml:space="preserve">Nếu (7.3) </w:t>
              </w:r>
            </w:ins>
            <m:oMath>
              <m:r>
                <w:ins w:id="6268" w:author="Do Thanh Trung" w:date="2025-07-10T17:11:00Z" w16du:dateUtc="2025-07-10T10:11:00Z">
                  <w:rPr>
                    <w:rFonts w:ascii="Cambria Math" w:hAnsi="Cambria Math"/>
                  </w:rPr>
                  <m:t>≤</m:t>
                </w:ins>
              </m:r>
            </m:oMath>
            <w:ins w:id="6269" w:author="Do Thanh Trung" w:date="2025-07-10T17:11:00Z" w16du:dateUtc="2025-07-10T10:11:00Z">
              <w:r>
                <w:t xml:space="preserve"> (10.1): Hợp lệ</w:t>
              </w:r>
            </w:ins>
          </w:p>
        </w:tc>
      </w:tr>
      <w:tr w:rsidR="009D019B" w:rsidRPr="000D37FA" w14:paraId="73BA8297" w14:textId="77777777" w:rsidTr="00CC0EBF">
        <w:trPr>
          <w:ins w:id="6270" w:author="Do Thanh Trung" w:date="2025-07-10T15:08:00Z"/>
        </w:trPr>
        <w:tc>
          <w:tcPr>
            <w:tcW w:w="840" w:type="dxa"/>
          </w:tcPr>
          <w:p w14:paraId="30F01F24" w14:textId="6F5C118D" w:rsidR="009D019B" w:rsidRDefault="009D019B" w:rsidP="009D019B">
            <w:pPr>
              <w:jc w:val="left"/>
              <w:rPr>
                <w:ins w:id="6271" w:author="Do Thanh Trung" w:date="2025-07-10T15:08:00Z" w16du:dateUtc="2025-07-10T08:08:00Z"/>
              </w:rPr>
            </w:pPr>
            <w:ins w:id="6272" w:author="Do Thanh Trung" w:date="2025-07-10T15:15:00Z" w16du:dateUtc="2025-07-10T08:15:00Z">
              <w:r>
                <w:t>10</w:t>
              </w:r>
            </w:ins>
            <w:ins w:id="6273" w:author="Do Thanh Trung" w:date="2025-07-10T15:08:00Z" w16du:dateUtc="2025-07-10T08:08:00Z">
              <w:r>
                <w:t>.3</w:t>
              </w:r>
            </w:ins>
          </w:p>
        </w:tc>
        <w:tc>
          <w:tcPr>
            <w:tcW w:w="1523" w:type="dxa"/>
          </w:tcPr>
          <w:p w14:paraId="06E786DE" w14:textId="6907CEA5" w:rsidR="009D019B" w:rsidRDefault="009D019B" w:rsidP="009D019B">
            <w:pPr>
              <w:jc w:val="left"/>
              <w:rPr>
                <w:ins w:id="6274" w:author="Do Thanh Trung" w:date="2025-07-10T15:08:00Z" w16du:dateUtc="2025-07-10T08:08:00Z"/>
              </w:rPr>
            </w:pPr>
            <w:ins w:id="6275" w:author="Do Thanh Trung" w:date="2025-07-10T15:08:00Z" w16du:dateUtc="2025-07-10T08:08:00Z">
              <w:r>
                <w:t>Tỷ lệ m</w:t>
              </w:r>
            </w:ins>
            <w:ins w:id="6276" w:author="Do Thanh Trung" w:date="2025-07-10T15:09:00Z" w16du:dateUtc="2025-07-10T08:09:00Z">
              <w:r>
                <w:t>ua tối đa</w:t>
              </w:r>
            </w:ins>
            <w:ins w:id="6277" w:author="Do Thanh Trung" w:date="2025-07-10T15:13:00Z" w16du:dateUtc="2025-07-10T08:13:00Z">
              <w:r>
                <w:t xml:space="preserve"> kế hoạch</w:t>
              </w:r>
            </w:ins>
          </w:p>
        </w:tc>
        <w:tc>
          <w:tcPr>
            <w:tcW w:w="1259" w:type="dxa"/>
          </w:tcPr>
          <w:p w14:paraId="7B2D9D81" w14:textId="2A19EF0D" w:rsidR="009D019B" w:rsidRDefault="009D019B" w:rsidP="009D019B">
            <w:pPr>
              <w:jc w:val="left"/>
              <w:rPr>
                <w:ins w:id="6278" w:author="Do Thanh Trung" w:date="2025-07-10T15:08:00Z" w16du:dateUtc="2025-07-10T08:08:00Z"/>
              </w:rPr>
            </w:pPr>
            <w:ins w:id="6279" w:author="Do Thanh Trung" w:date="2025-07-10T15:16:00Z" w16du:dateUtc="2025-07-10T08:16:00Z">
              <w:r>
                <w:t>Percentage</w:t>
              </w:r>
            </w:ins>
          </w:p>
        </w:tc>
        <w:tc>
          <w:tcPr>
            <w:tcW w:w="718" w:type="dxa"/>
          </w:tcPr>
          <w:p w14:paraId="20005A2C" w14:textId="7EBB7E0D" w:rsidR="009D019B" w:rsidRDefault="009D019B" w:rsidP="009D019B">
            <w:pPr>
              <w:jc w:val="center"/>
              <w:rPr>
                <w:ins w:id="6280" w:author="Do Thanh Trung" w:date="2025-07-10T15:08:00Z" w16du:dateUtc="2025-07-10T08:08:00Z"/>
              </w:rPr>
            </w:pPr>
            <w:ins w:id="6281" w:author="Do Thanh Trung" w:date="2025-07-10T15:16:00Z" w16du:dateUtc="2025-07-10T08:16:00Z">
              <w:r>
                <w:t>X</w:t>
              </w:r>
            </w:ins>
          </w:p>
        </w:tc>
        <w:tc>
          <w:tcPr>
            <w:tcW w:w="781" w:type="dxa"/>
          </w:tcPr>
          <w:p w14:paraId="48900AA6" w14:textId="7704919C" w:rsidR="009D019B" w:rsidRDefault="009D019B" w:rsidP="009D019B">
            <w:pPr>
              <w:jc w:val="center"/>
              <w:rPr>
                <w:ins w:id="6282" w:author="Do Thanh Trung" w:date="2025-07-10T15:08:00Z" w16du:dateUtc="2025-07-10T08:08:00Z"/>
              </w:rPr>
            </w:pPr>
            <w:ins w:id="6283" w:author="Do Thanh Trung" w:date="2025-07-10T15:16:00Z" w16du:dateUtc="2025-07-10T08:16:00Z">
              <w:r>
                <w:t>X</w:t>
              </w:r>
            </w:ins>
          </w:p>
        </w:tc>
        <w:tc>
          <w:tcPr>
            <w:tcW w:w="2938" w:type="dxa"/>
            <w:gridSpan w:val="2"/>
          </w:tcPr>
          <w:p w14:paraId="58F552C7" w14:textId="778289E5" w:rsidR="009D019B" w:rsidRDefault="001B42DC" w:rsidP="009D019B">
            <w:pPr>
              <w:jc w:val="left"/>
              <w:rPr>
                <w:ins w:id="6284" w:author="Do Thanh Trung" w:date="2025-07-10T15:08:00Z" w16du:dateUtc="2025-07-10T08:08:00Z"/>
              </w:rPr>
            </w:pPr>
            <w:ins w:id="6285" w:author="Do Thanh Trung" w:date="2025-07-10T17:15:00Z" w16du:dateUtc="2025-07-10T10:15:00Z">
              <w:r>
                <w:fldChar w:fldCharType="begin"/>
              </w:r>
              <w:r>
                <w:instrText>HYPERLINK  \l "_Cài_đặt_Danh_1"</w:instrText>
              </w:r>
              <w:r>
                <w:fldChar w:fldCharType="separate"/>
              </w:r>
              <w:r w:rsidRPr="00041B82">
                <w:rPr>
                  <w:rStyle w:val="Hyperlink"/>
                  <w:kern w:val="2"/>
                  <w14:ligatures w14:val="standardContextual"/>
                </w:rPr>
                <w:t>C</w:t>
              </w:r>
              <w:r w:rsidRPr="00041B82">
                <w:rPr>
                  <w:rStyle w:val="Hyperlink"/>
                </w:rPr>
                <w:t>ài đặt Danh mục đầu tư</w:t>
              </w:r>
              <w:r>
                <w:fldChar w:fldCharType="end"/>
              </w:r>
            </w:ins>
            <w:ins w:id="6286" w:author="Do Thanh Trung" w:date="2025-07-10T17:12:00Z" w16du:dateUtc="2025-07-10T10:12:00Z">
              <w:r w:rsidR="00920910">
                <w:t>– [Tỷ lệ mua tối đa]</w:t>
              </w:r>
            </w:ins>
          </w:p>
        </w:tc>
        <w:tc>
          <w:tcPr>
            <w:tcW w:w="4892" w:type="dxa"/>
          </w:tcPr>
          <w:p w14:paraId="56757947" w14:textId="42A7CD6E" w:rsidR="009D019B" w:rsidRDefault="00920910" w:rsidP="009D019B">
            <w:pPr>
              <w:jc w:val="left"/>
              <w:rPr>
                <w:ins w:id="6287" w:author="Do Thanh Trung" w:date="2025-07-10T15:08:00Z" w16du:dateUtc="2025-07-10T08:08:00Z"/>
              </w:rPr>
            </w:pPr>
            <w:ins w:id="6288" w:author="Do Thanh Trung" w:date="2025-07-10T17:12:00Z" w16du:dateUtc="2025-07-10T10:12:00Z">
              <w:r>
                <w:t>Tỷ lệ mua tối đa đã được cài đặt</w:t>
              </w:r>
            </w:ins>
          </w:p>
        </w:tc>
      </w:tr>
      <w:tr w:rsidR="009D019B" w:rsidRPr="000D37FA" w14:paraId="160DB288" w14:textId="77777777" w:rsidTr="00CC0EBF">
        <w:trPr>
          <w:ins w:id="6289" w:author="Do Thanh Trung" w:date="2025-07-10T15:13:00Z"/>
        </w:trPr>
        <w:tc>
          <w:tcPr>
            <w:tcW w:w="840" w:type="dxa"/>
          </w:tcPr>
          <w:p w14:paraId="7E01868C" w14:textId="46C76159" w:rsidR="009D019B" w:rsidRDefault="009D019B" w:rsidP="009D019B">
            <w:pPr>
              <w:jc w:val="left"/>
              <w:rPr>
                <w:ins w:id="6290" w:author="Do Thanh Trung" w:date="2025-07-10T15:13:00Z" w16du:dateUtc="2025-07-10T08:13:00Z"/>
              </w:rPr>
            </w:pPr>
            <w:ins w:id="6291" w:author="Do Thanh Trung" w:date="2025-07-10T15:15:00Z" w16du:dateUtc="2025-07-10T08:15:00Z">
              <w:r>
                <w:t>10</w:t>
              </w:r>
            </w:ins>
            <w:ins w:id="6292" w:author="Do Thanh Trung" w:date="2025-07-10T15:14:00Z" w16du:dateUtc="2025-07-10T08:14:00Z">
              <w:r>
                <w:t>.4</w:t>
              </w:r>
            </w:ins>
          </w:p>
        </w:tc>
        <w:tc>
          <w:tcPr>
            <w:tcW w:w="1523" w:type="dxa"/>
          </w:tcPr>
          <w:p w14:paraId="1B939BE0" w14:textId="57C91CB9" w:rsidR="009D019B" w:rsidRDefault="009D019B" w:rsidP="009D019B">
            <w:pPr>
              <w:jc w:val="left"/>
              <w:rPr>
                <w:ins w:id="6293" w:author="Do Thanh Trung" w:date="2025-07-10T15:13:00Z" w16du:dateUtc="2025-07-10T08:13:00Z"/>
              </w:rPr>
            </w:pPr>
            <w:ins w:id="6294" w:author="Do Thanh Trung" w:date="2025-07-10T15:13:00Z" w16du:dateUtc="2025-07-10T08:13:00Z">
              <w:r>
                <w:t>Tỷ lệ giao dịch thực tế</w:t>
              </w:r>
            </w:ins>
          </w:p>
        </w:tc>
        <w:tc>
          <w:tcPr>
            <w:tcW w:w="1259" w:type="dxa"/>
          </w:tcPr>
          <w:p w14:paraId="08CFB353" w14:textId="0CD39D75" w:rsidR="009D019B" w:rsidRDefault="009D019B" w:rsidP="009D019B">
            <w:pPr>
              <w:jc w:val="left"/>
              <w:rPr>
                <w:ins w:id="6295" w:author="Do Thanh Trung" w:date="2025-07-10T15:13:00Z" w16du:dateUtc="2025-07-10T08:13:00Z"/>
              </w:rPr>
            </w:pPr>
            <w:ins w:id="6296" w:author="Do Thanh Trung" w:date="2025-07-10T15:16:00Z" w16du:dateUtc="2025-07-10T08:16:00Z">
              <w:r>
                <w:t>Percentage</w:t>
              </w:r>
            </w:ins>
          </w:p>
        </w:tc>
        <w:tc>
          <w:tcPr>
            <w:tcW w:w="718" w:type="dxa"/>
          </w:tcPr>
          <w:p w14:paraId="231F2D8D" w14:textId="2D4C50BF" w:rsidR="009D019B" w:rsidRDefault="009D019B" w:rsidP="009D019B">
            <w:pPr>
              <w:jc w:val="center"/>
              <w:rPr>
                <w:ins w:id="6297" w:author="Do Thanh Trung" w:date="2025-07-10T15:13:00Z" w16du:dateUtc="2025-07-10T08:13:00Z"/>
              </w:rPr>
            </w:pPr>
            <w:ins w:id="6298" w:author="Do Thanh Trung" w:date="2025-07-10T15:16:00Z" w16du:dateUtc="2025-07-10T08:16:00Z">
              <w:r>
                <w:t>X</w:t>
              </w:r>
            </w:ins>
          </w:p>
        </w:tc>
        <w:tc>
          <w:tcPr>
            <w:tcW w:w="781" w:type="dxa"/>
          </w:tcPr>
          <w:p w14:paraId="7E234F1D" w14:textId="63C26E8D" w:rsidR="009D019B" w:rsidRDefault="009D019B" w:rsidP="009D019B">
            <w:pPr>
              <w:jc w:val="center"/>
              <w:rPr>
                <w:ins w:id="6299" w:author="Do Thanh Trung" w:date="2025-07-10T15:13:00Z" w16du:dateUtc="2025-07-10T08:13:00Z"/>
              </w:rPr>
            </w:pPr>
            <w:ins w:id="6300" w:author="Do Thanh Trung" w:date="2025-07-10T15:16:00Z" w16du:dateUtc="2025-07-10T08:16:00Z">
              <w:r>
                <w:t>X</w:t>
              </w:r>
            </w:ins>
          </w:p>
        </w:tc>
        <w:tc>
          <w:tcPr>
            <w:tcW w:w="2938" w:type="dxa"/>
            <w:gridSpan w:val="2"/>
          </w:tcPr>
          <w:p w14:paraId="2B9F0405" w14:textId="5EF6A77C" w:rsidR="009D019B" w:rsidRDefault="00920910" w:rsidP="009D019B">
            <w:pPr>
              <w:jc w:val="left"/>
              <w:rPr>
                <w:ins w:id="6301" w:author="Do Thanh Trung" w:date="2025-07-10T15:13:00Z" w16du:dateUtc="2025-07-10T08:13:00Z"/>
              </w:rPr>
            </w:pPr>
            <w:ins w:id="6302" w:author="Do Thanh Trung" w:date="2025-07-10T17:13:00Z" w16du:dateUtc="2025-07-10T10:13:00Z">
              <w:r>
                <w:fldChar w:fldCharType="begin"/>
              </w:r>
              <w:r>
                <w:instrText>HYPERLINK  \l "_Danh_mục_đầu"</w:instrText>
              </w:r>
              <w:r>
                <w:fldChar w:fldCharType="separate"/>
              </w:r>
              <w:r w:rsidRPr="00B00DFF">
                <w:rPr>
                  <w:rStyle w:val="Hyperlink"/>
                  <w:kern w:val="2"/>
                  <w14:ligatures w14:val="standardContextual"/>
                </w:rPr>
                <w:t>Danh</w:t>
              </w:r>
              <w:r w:rsidRPr="007130AE">
                <w:rPr>
                  <w:rStyle w:val="Hyperlink"/>
                </w:rPr>
                <w:t xml:space="preserve"> mục đầu tư</w:t>
              </w:r>
              <w:r>
                <w:fldChar w:fldCharType="end"/>
              </w:r>
              <w:r>
                <w:t xml:space="preserve"> </w:t>
              </w:r>
            </w:ins>
            <w:ins w:id="6303" w:author="Do Thanh Trung" w:date="2025-07-10T17:14:00Z" w16du:dateUtc="2025-07-10T10:14:00Z">
              <w:r>
                <w:t>–</w:t>
              </w:r>
            </w:ins>
            <w:ins w:id="6304" w:author="Do Thanh Trung" w:date="2025-07-10T17:13:00Z" w16du:dateUtc="2025-07-10T10:13:00Z">
              <w:r>
                <w:t xml:space="preserve"> </w:t>
              </w:r>
            </w:ins>
            <w:ins w:id="6305" w:author="Do Thanh Trung" w:date="2025-07-10T17:14:00Z" w16du:dateUtc="2025-07-10T10:14:00Z">
              <w:r>
                <w:t>[Giá trị tài khoản ròng]</w:t>
              </w:r>
            </w:ins>
          </w:p>
        </w:tc>
        <w:tc>
          <w:tcPr>
            <w:tcW w:w="4892" w:type="dxa"/>
          </w:tcPr>
          <w:p w14:paraId="039A89B0" w14:textId="77777777" w:rsidR="009D019B" w:rsidRDefault="00920910" w:rsidP="009D019B">
            <w:pPr>
              <w:jc w:val="left"/>
              <w:rPr>
                <w:ins w:id="6306" w:author="Do Thanh Trung" w:date="2025-07-10T17:13:00Z" w16du:dateUtc="2025-07-10T10:13:00Z"/>
              </w:rPr>
            </w:pPr>
            <w:ins w:id="6307" w:author="Do Thanh Trung" w:date="2025-07-10T17:12:00Z" w16du:dateUtc="2025-07-10T10:12:00Z">
              <w:r>
                <w:t xml:space="preserve">Được tính bằng Giá trị mua trong </w:t>
              </w:r>
            </w:ins>
            <w:ins w:id="6308" w:author="Do Thanh Trung" w:date="2025-07-10T17:13:00Z" w16du:dateUtc="2025-07-10T10:13:00Z">
              <w:r>
                <w:t>khoảng thời gian đã chọn trên NAV tại ngày end date</w:t>
              </w:r>
            </w:ins>
          </w:p>
          <w:p w14:paraId="0E6A10A8" w14:textId="293A5EBA" w:rsidR="00920910" w:rsidRDefault="00920910">
            <w:pPr>
              <w:jc w:val="center"/>
              <w:rPr>
                <w:ins w:id="6309" w:author="Do Thanh Trung" w:date="2025-07-10T15:13:00Z" w16du:dateUtc="2025-07-10T08:13:00Z"/>
              </w:rPr>
              <w:pPrChange w:id="6310" w:author="Do Thanh Trung" w:date="2025-07-10T17:13:00Z" w16du:dateUtc="2025-07-10T10:13:00Z">
                <w:pPr>
                  <w:jc w:val="left"/>
                </w:pPr>
              </w:pPrChange>
            </w:pPr>
            <w:ins w:id="6311" w:author="Do Thanh Trung" w:date="2025-07-10T17:13:00Z" w16du:dateUtc="2025-07-10T10:13:00Z">
              <w:r>
                <w:t xml:space="preserve">(7.5) / </w:t>
              </w:r>
            </w:ins>
            <w:ins w:id="6312" w:author="Do Thanh Trung" w:date="2025-07-10T17:14:00Z" w16du:dateUtc="2025-07-10T10:14:00Z">
              <w:r>
                <w:t>[Giá trị tài khoản ròng]</w:t>
              </w:r>
            </w:ins>
            <w:ins w:id="6313" w:author="Do Thanh Trung" w:date="2025-07-10T17:13:00Z" w16du:dateUtc="2025-07-10T10:13:00Z">
              <w:r>
                <w:t xml:space="preserve"> tại ngày end date</w:t>
              </w:r>
            </w:ins>
          </w:p>
        </w:tc>
      </w:tr>
      <w:tr w:rsidR="009D019B" w:rsidRPr="000D37FA" w14:paraId="60EAFF5F" w14:textId="77777777" w:rsidTr="00CC0EBF">
        <w:trPr>
          <w:ins w:id="6314" w:author="Do Thanh Trung" w:date="2025-07-10T15:08:00Z"/>
        </w:trPr>
        <w:tc>
          <w:tcPr>
            <w:tcW w:w="840" w:type="dxa"/>
          </w:tcPr>
          <w:p w14:paraId="14BA119C" w14:textId="399FC27D" w:rsidR="009D019B" w:rsidRDefault="009D019B" w:rsidP="009D019B">
            <w:pPr>
              <w:jc w:val="left"/>
              <w:rPr>
                <w:ins w:id="6315" w:author="Do Thanh Trung" w:date="2025-07-10T15:08:00Z" w16du:dateUtc="2025-07-10T08:08:00Z"/>
              </w:rPr>
            </w:pPr>
            <w:ins w:id="6316" w:author="Do Thanh Trung" w:date="2025-07-10T15:15:00Z" w16du:dateUtc="2025-07-10T08:15:00Z">
              <w:r>
                <w:t>10</w:t>
              </w:r>
            </w:ins>
            <w:ins w:id="6317" w:author="Do Thanh Trung" w:date="2025-07-10T15:09:00Z" w16du:dateUtc="2025-07-10T08:09:00Z">
              <w:r>
                <w:t>.</w:t>
              </w:r>
            </w:ins>
            <w:ins w:id="6318" w:author="Do Thanh Trung" w:date="2025-07-10T15:14:00Z" w16du:dateUtc="2025-07-10T08:14:00Z">
              <w:r>
                <w:t>5</w:t>
              </w:r>
            </w:ins>
          </w:p>
        </w:tc>
        <w:tc>
          <w:tcPr>
            <w:tcW w:w="1523" w:type="dxa"/>
          </w:tcPr>
          <w:p w14:paraId="4142492A" w14:textId="67FFC5A0" w:rsidR="009D019B" w:rsidRDefault="009D019B" w:rsidP="009D019B">
            <w:pPr>
              <w:jc w:val="left"/>
              <w:rPr>
                <w:ins w:id="6319" w:author="Do Thanh Trung" w:date="2025-07-10T15:08:00Z" w16du:dateUtc="2025-07-10T08:08:00Z"/>
              </w:rPr>
            </w:pPr>
            <w:ins w:id="6320" w:author="Do Thanh Trung" w:date="2025-07-10T15:09:00Z" w16du:dateUtc="2025-07-10T08:09:00Z">
              <w:r>
                <w:t>Kết quả</w:t>
              </w:r>
            </w:ins>
          </w:p>
        </w:tc>
        <w:tc>
          <w:tcPr>
            <w:tcW w:w="1259" w:type="dxa"/>
          </w:tcPr>
          <w:p w14:paraId="26FDB2A4" w14:textId="42494D58" w:rsidR="009D019B" w:rsidRDefault="009D019B" w:rsidP="009D019B">
            <w:pPr>
              <w:jc w:val="left"/>
              <w:rPr>
                <w:ins w:id="6321" w:author="Do Thanh Trung" w:date="2025-07-10T15:08:00Z" w16du:dateUtc="2025-07-10T08:08:00Z"/>
              </w:rPr>
            </w:pPr>
            <w:ins w:id="6322" w:author="Do Thanh Trung" w:date="2025-07-10T15:16:00Z" w16du:dateUtc="2025-07-10T08:16:00Z">
              <w:r>
                <w:t>Text</w:t>
              </w:r>
            </w:ins>
          </w:p>
        </w:tc>
        <w:tc>
          <w:tcPr>
            <w:tcW w:w="718" w:type="dxa"/>
          </w:tcPr>
          <w:p w14:paraId="6DBB0402" w14:textId="11290030" w:rsidR="009D019B" w:rsidRDefault="009D019B" w:rsidP="009D019B">
            <w:pPr>
              <w:jc w:val="center"/>
              <w:rPr>
                <w:ins w:id="6323" w:author="Do Thanh Trung" w:date="2025-07-10T15:08:00Z" w16du:dateUtc="2025-07-10T08:08:00Z"/>
              </w:rPr>
            </w:pPr>
            <w:ins w:id="6324" w:author="Do Thanh Trung" w:date="2025-07-10T15:16:00Z" w16du:dateUtc="2025-07-10T08:16:00Z">
              <w:r>
                <w:t>X</w:t>
              </w:r>
            </w:ins>
          </w:p>
        </w:tc>
        <w:tc>
          <w:tcPr>
            <w:tcW w:w="781" w:type="dxa"/>
          </w:tcPr>
          <w:p w14:paraId="3A95B70A" w14:textId="6CF8F565" w:rsidR="009D019B" w:rsidRDefault="009D019B" w:rsidP="009D019B">
            <w:pPr>
              <w:jc w:val="center"/>
              <w:rPr>
                <w:ins w:id="6325" w:author="Do Thanh Trung" w:date="2025-07-10T15:08:00Z" w16du:dateUtc="2025-07-10T08:08:00Z"/>
              </w:rPr>
            </w:pPr>
            <w:ins w:id="6326" w:author="Do Thanh Trung" w:date="2025-07-10T15:16:00Z" w16du:dateUtc="2025-07-10T08:16:00Z">
              <w:r>
                <w:t>X</w:t>
              </w:r>
            </w:ins>
          </w:p>
        </w:tc>
        <w:tc>
          <w:tcPr>
            <w:tcW w:w="2938" w:type="dxa"/>
            <w:gridSpan w:val="2"/>
          </w:tcPr>
          <w:p w14:paraId="1C9BCD48" w14:textId="77777777" w:rsidR="009D019B" w:rsidRDefault="009D019B" w:rsidP="009D019B">
            <w:pPr>
              <w:jc w:val="left"/>
              <w:rPr>
                <w:ins w:id="6327" w:author="Do Thanh Trung" w:date="2025-07-10T15:08:00Z" w16du:dateUtc="2025-07-10T08:08:00Z"/>
              </w:rPr>
            </w:pPr>
          </w:p>
        </w:tc>
        <w:tc>
          <w:tcPr>
            <w:tcW w:w="4892" w:type="dxa"/>
          </w:tcPr>
          <w:p w14:paraId="78A2D01D" w14:textId="5ED76F6C" w:rsidR="0085661B" w:rsidRDefault="0085661B" w:rsidP="0085661B">
            <w:pPr>
              <w:pStyle w:val="ListParagraph"/>
              <w:numPr>
                <w:ilvl w:val="0"/>
                <w:numId w:val="9"/>
              </w:numPr>
              <w:jc w:val="left"/>
              <w:rPr>
                <w:ins w:id="6328" w:author="Do Thanh Trung" w:date="2025-07-10T17:15:00Z" w16du:dateUtc="2025-07-10T10:15:00Z"/>
              </w:rPr>
            </w:pPr>
            <w:ins w:id="6329" w:author="Do Thanh Trung" w:date="2025-07-10T17:15:00Z" w16du:dateUtc="2025-07-10T10:15:00Z">
              <w:r>
                <w:t>Nếu (10.4) &gt; (10.3): Vi phạm</w:t>
              </w:r>
            </w:ins>
          </w:p>
          <w:p w14:paraId="201F040C" w14:textId="4A293559" w:rsidR="009D019B" w:rsidRDefault="0085661B">
            <w:pPr>
              <w:pStyle w:val="ListParagraph"/>
              <w:numPr>
                <w:ilvl w:val="0"/>
                <w:numId w:val="9"/>
              </w:numPr>
              <w:jc w:val="left"/>
              <w:rPr>
                <w:ins w:id="6330" w:author="Do Thanh Trung" w:date="2025-07-10T15:08:00Z" w16du:dateUtc="2025-07-10T08:08:00Z"/>
              </w:rPr>
              <w:pPrChange w:id="6331" w:author="Do Thanh Trung" w:date="2025-07-10T17:15:00Z" w16du:dateUtc="2025-07-10T10:15:00Z">
                <w:pPr>
                  <w:jc w:val="left"/>
                </w:pPr>
              </w:pPrChange>
            </w:pPr>
            <w:ins w:id="6332" w:author="Do Thanh Trung" w:date="2025-07-10T17:15:00Z" w16du:dateUtc="2025-07-10T10:15:00Z">
              <w:r>
                <w:t xml:space="preserve">Nếu (10.4) </w:t>
              </w:r>
            </w:ins>
            <m:oMath>
              <m:r>
                <w:ins w:id="6333" w:author="Do Thanh Trung" w:date="2025-07-10T17:15:00Z" w16du:dateUtc="2025-07-10T10:15:00Z">
                  <w:rPr>
                    <w:rFonts w:ascii="Cambria Math" w:hAnsi="Cambria Math"/>
                  </w:rPr>
                  <m:t>≤</m:t>
                </w:ins>
              </m:r>
            </m:oMath>
            <w:ins w:id="6334" w:author="Do Thanh Trung" w:date="2025-07-10T17:15:00Z" w16du:dateUtc="2025-07-10T10:15:00Z">
              <w:r>
                <w:t xml:space="preserve"> (10.3): Hợp lệ</w:t>
              </w:r>
            </w:ins>
          </w:p>
        </w:tc>
      </w:tr>
      <w:tr w:rsidR="009D019B" w:rsidRPr="000D37FA" w14:paraId="198CB38E" w14:textId="77777777" w:rsidTr="00131EBD">
        <w:trPr>
          <w:ins w:id="6335" w:author="Do Thanh Trung" w:date="2025-07-10T14:21:00Z"/>
        </w:trPr>
        <w:tc>
          <w:tcPr>
            <w:tcW w:w="12951" w:type="dxa"/>
            <w:gridSpan w:val="8"/>
          </w:tcPr>
          <w:p w14:paraId="6631A4D0" w14:textId="06A95BBC" w:rsidR="009D019B" w:rsidRDefault="009D019B" w:rsidP="009D019B">
            <w:pPr>
              <w:jc w:val="left"/>
              <w:rPr>
                <w:ins w:id="6336" w:author="Do Thanh Trung" w:date="2025-07-10T14:21:00Z" w16du:dateUtc="2025-07-10T07:21:00Z"/>
              </w:rPr>
            </w:pPr>
            <w:ins w:id="6337" w:author="Do Thanh Trung" w:date="2025-07-10T14:21:00Z" w16du:dateUtc="2025-07-10T07:21:00Z">
              <w:r w:rsidRPr="00B00DFF">
                <w:rPr>
                  <w:b/>
                  <w:bCs/>
                </w:rPr>
                <w:t>10</w:t>
              </w:r>
            </w:ins>
            <w:ins w:id="6338" w:author="Do Thanh Trung" w:date="2025-07-10T15:15:00Z" w16du:dateUtc="2025-07-10T08:15:00Z">
              <w:r>
                <w:rPr>
                  <w:b/>
                  <w:bCs/>
                </w:rPr>
                <w:t xml:space="preserve">. </w:t>
              </w:r>
            </w:ins>
            <w:ins w:id="6339" w:author="Do Thanh Trung" w:date="2025-07-10T14:21:00Z" w16du:dateUtc="2025-07-10T07:21:00Z">
              <w:r w:rsidRPr="00B00DFF">
                <w:rPr>
                  <w:b/>
                  <w:bCs/>
                </w:rPr>
                <w:t>Giao dịch bán</w:t>
              </w:r>
            </w:ins>
          </w:p>
        </w:tc>
      </w:tr>
      <w:tr w:rsidR="0085661B" w:rsidRPr="000D37FA" w14:paraId="0965A8AF" w14:textId="77777777" w:rsidTr="00CC0EBF">
        <w:tblPrEx>
          <w:tblW w:w="12951" w:type="dxa"/>
          <w:tblPrExChange w:id="6340" w:author="Do Thanh Trung" w:date="2025-07-10T14:21:00Z" w16du:dateUtc="2025-07-10T07:21:00Z">
            <w:tblPrEx>
              <w:tblW w:w="12951" w:type="dxa"/>
            </w:tblPrEx>
          </w:tblPrExChange>
        </w:tblPrEx>
        <w:trPr>
          <w:ins w:id="6341" w:author="Do Thanh Trung" w:date="2025-07-10T14:21:00Z"/>
        </w:trPr>
        <w:tc>
          <w:tcPr>
            <w:tcW w:w="840" w:type="dxa"/>
            <w:tcPrChange w:id="6342" w:author="Do Thanh Trung" w:date="2025-07-10T14:21:00Z" w16du:dateUtc="2025-07-10T07:21:00Z">
              <w:tcPr>
                <w:tcW w:w="601" w:type="dxa"/>
                <w:gridSpan w:val="2"/>
              </w:tcPr>
            </w:tcPrChange>
          </w:tcPr>
          <w:p w14:paraId="378E554A" w14:textId="175E82F3" w:rsidR="0085661B" w:rsidRPr="00B00DFF" w:rsidRDefault="0085661B" w:rsidP="0085661B">
            <w:pPr>
              <w:jc w:val="left"/>
              <w:rPr>
                <w:ins w:id="6343" w:author="Do Thanh Trung" w:date="2025-07-10T14:21:00Z" w16du:dateUtc="2025-07-10T07:21:00Z"/>
                <w:b/>
                <w:bCs/>
              </w:rPr>
            </w:pPr>
            <w:ins w:id="6344" w:author="Do Thanh Trung" w:date="2025-07-10T14:21:00Z" w16du:dateUtc="2025-07-10T07:21:00Z">
              <w:r>
                <w:t>1</w:t>
              </w:r>
            </w:ins>
            <w:ins w:id="6345" w:author="Do Thanh Trung" w:date="2025-07-10T15:15:00Z" w16du:dateUtc="2025-07-10T08:15:00Z">
              <w:r>
                <w:t>1</w:t>
              </w:r>
            </w:ins>
            <w:ins w:id="6346" w:author="Do Thanh Trung" w:date="2025-07-10T14:21:00Z" w16du:dateUtc="2025-07-10T07:21:00Z">
              <w:r>
                <w:t>.1</w:t>
              </w:r>
            </w:ins>
          </w:p>
        </w:tc>
        <w:tc>
          <w:tcPr>
            <w:tcW w:w="1523" w:type="dxa"/>
            <w:tcPrChange w:id="6347" w:author="Do Thanh Trung" w:date="2025-07-10T14:21:00Z" w16du:dateUtc="2025-07-10T07:21:00Z">
              <w:tcPr>
                <w:tcW w:w="1575" w:type="dxa"/>
                <w:gridSpan w:val="2"/>
              </w:tcPr>
            </w:tcPrChange>
          </w:tcPr>
          <w:p w14:paraId="6A6ABD0A" w14:textId="4C1F28C8" w:rsidR="0085661B" w:rsidRPr="00B00DFF" w:rsidRDefault="0085661B" w:rsidP="0085661B">
            <w:pPr>
              <w:jc w:val="left"/>
              <w:rPr>
                <w:ins w:id="6348" w:author="Do Thanh Trung" w:date="2025-07-10T14:21:00Z" w16du:dateUtc="2025-07-10T07:21:00Z"/>
                <w:b/>
                <w:bCs/>
              </w:rPr>
            </w:pPr>
            <w:ins w:id="6349" w:author="Do Thanh Trung" w:date="2025-07-10T14:21:00Z" w16du:dateUtc="2025-07-10T07:21:00Z">
              <w:r>
                <w:t>Giá bán tối thiểu</w:t>
              </w:r>
            </w:ins>
            <w:ins w:id="6350" w:author="Do Thanh Trung" w:date="2025-07-10T16:25:00Z" w16du:dateUtc="2025-07-10T09:25:00Z">
              <w:r>
                <w:t xml:space="preserve"> kế hoạch</w:t>
              </w:r>
            </w:ins>
          </w:p>
        </w:tc>
        <w:tc>
          <w:tcPr>
            <w:tcW w:w="1259" w:type="dxa"/>
            <w:tcPrChange w:id="6351" w:author="Do Thanh Trung" w:date="2025-07-10T14:21:00Z" w16du:dateUtc="2025-07-10T07:21:00Z">
              <w:tcPr>
                <w:tcW w:w="899" w:type="dxa"/>
              </w:tcPr>
            </w:tcPrChange>
          </w:tcPr>
          <w:p w14:paraId="1BE31B93" w14:textId="1E50A656" w:rsidR="0085661B" w:rsidRDefault="0085661B" w:rsidP="0085661B">
            <w:pPr>
              <w:jc w:val="left"/>
              <w:rPr>
                <w:ins w:id="6352" w:author="Do Thanh Trung" w:date="2025-07-10T14:21:00Z" w16du:dateUtc="2025-07-10T07:21:00Z"/>
              </w:rPr>
            </w:pPr>
            <w:ins w:id="6353" w:author="Do Thanh Trung" w:date="2025-07-10T15:14:00Z" w16du:dateUtc="2025-07-10T08:14:00Z">
              <w:r>
                <w:t>Number</w:t>
              </w:r>
            </w:ins>
          </w:p>
        </w:tc>
        <w:tc>
          <w:tcPr>
            <w:tcW w:w="718" w:type="dxa"/>
            <w:tcPrChange w:id="6354" w:author="Do Thanh Trung" w:date="2025-07-10T14:21:00Z" w16du:dateUtc="2025-07-10T07:21:00Z">
              <w:tcPr>
                <w:tcW w:w="720" w:type="dxa"/>
                <w:gridSpan w:val="2"/>
              </w:tcPr>
            </w:tcPrChange>
          </w:tcPr>
          <w:p w14:paraId="72A5A24D" w14:textId="1709E4F2" w:rsidR="0085661B" w:rsidRDefault="0085661B" w:rsidP="0085661B">
            <w:pPr>
              <w:jc w:val="center"/>
              <w:rPr>
                <w:ins w:id="6355" w:author="Do Thanh Trung" w:date="2025-07-10T14:21:00Z" w16du:dateUtc="2025-07-10T07:21:00Z"/>
              </w:rPr>
            </w:pPr>
            <w:ins w:id="6356" w:author="Do Thanh Trung" w:date="2025-07-10T15:14:00Z" w16du:dateUtc="2025-07-10T08:14:00Z">
              <w:r>
                <w:t>X</w:t>
              </w:r>
            </w:ins>
          </w:p>
        </w:tc>
        <w:tc>
          <w:tcPr>
            <w:tcW w:w="781" w:type="dxa"/>
            <w:tcPrChange w:id="6357" w:author="Do Thanh Trung" w:date="2025-07-10T14:21:00Z" w16du:dateUtc="2025-07-10T07:21:00Z">
              <w:tcPr>
                <w:tcW w:w="781" w:type="dxa"/>
                <w:gridSpan w:val="2"/>
              </w:tcPr>
            </w:tcPrChange>
          </w:tcPr>
          <w:p w14:paraId="57506440" w14:textId="71A0D820" w:rsidR="0085661B" w:rsidRDefault="0085661B" w:rsidP="0085661B">
            <w:pPr>
              <w:jc w:val="center"/>
              <w:rPr>
                <w:ins w:id="6358" w:author="Do Thanh Trung" w:date="2025-07-10T14:21:00Z" w16du:dateUtc="2025-07-10T07:21:00Z"/>
              </w:rPr>
            </w:pPr>
            <w:ins w:id="6359" w:author="Do Thanh Trung" w:date="2025-07-10T15:14:00Z" w16du:dateUtc="2025-07-10T08:14:00Z">
              <w:r>
                <w:t>X</w:t>
              </w:r>
            </w:ins>
          </w:p>
        </w:tc>
        <w:tc>
          <w:tcPr>
            <w:tcW w:w="2938" w:type="dxa"/>
            <w:gridSpan w:val="2"/>
            <w:tcPrChange w:id="6360" w:author="Do Thanh Trung" w:date="2025-07-10T14:21:00Z" w16du:dateUtc="2025-07-10T07:21:00Z">
              <w:tcPr>
                <w:tcW w:w="3124" w:type="dxa"/>
                <w:gridSpan w:val="3"/>
              </w:tcPr>
            </w:tcPrChange>
          </w:tcPr>
          <w:p w14:paraId="4222C3E4" w14:textId="53EA4A16" w:rsidR="0085661B" w:rsidRDefault="0085661B" w:rsidP="0085661B">
            <w:pPr>
              <w:jc w:val="left"/>
              <w:rPr>
                <w:ins w:id="6361" w:author="Do Thanh Trung" w:date="2025-07-10T14:21:00Z" w16du:dateUtc="2025-07-10T07:21:00Z"/>
              </w:rPr>
            </w:pPr>
            <w:ins w:id="6362" w:author="Do Thanh Trung" w:date="2025-07-10T17:16:00Z" w16du:dateUtc="2025-07-10T10:16:00Z">
              <w:r>
                <w:fldChar w:fldCharType="begin"/>
              </w:r>
              <w:r>
                <w:instrText>HYPERLINK  \l "_Danh_mục_thoái"</w:instrText>
              </w:r>
              <w:r>
                <w:fldChar w:fldCharType="separate"/>
              </w:r>
              <w:r w:rsidRPr="0085661B">
                <w:rPr>
                  <w:rStyle w:val="Hyperlink"/>
                  <w:kern w:val="2"/>
                  <w14:ligatures w14:val="standardContextual"/>
                </w:rPr>
                <w:t>C</w:t>
              </w:r>
              <w:r w:rsidRPr="0085661B">
                <w:rPr>
                  <w:rStyle w:val="Hyperlink"/>
                </w:rPr>
                <w:t>ài đặt Danh mục thoái vốn</w:t>
              </w:r>
              <w:r>
                <w:fldChar w:fldCharType="end"/>
              </w:r>
              <w:r>
                <w:t xml:space="preserve"> – [Giá bán tối thiểu]</w:t>
              </w:r>
            </w:ins>
          </w:p>
        </w:tc>
        <w:tc>
          <w:tcPr>
            <w:tcW w:w="4892" w:type="dxa"/>
            <w:tcPrChange w:id="6363" w:author="Do Thanh Trung" w:date="2025-07-10T14:21:00Z" w16du:dateUtc="2025-07-10T07:21:00Z">
              <w:tcPr>
                <w:tcW w:w="5251" w:type="dxa"/>
                <w:gridSpan w:val="3"/>
              </w:tcPr>
            </w:tcPrChange>
          </w:tcPr>
          <w:p w14:paraId="4AC1D719" w14:textId="5DC3118D" w:rsidR="0085661B" w:rsidRDefault="0085661B" w:rsidP="0085661B">
            <w:pPr>
              <w:jc w:val="left"/>
              <w:rPr>
                <w:ins w:id="6364" w:author="Do Thanh Trung" w:date="2025-07-10T14:21:00Z" w16du:dateUtc="2025-07-10T07:21:00Z"/>
              </w:rPr>
            </w:pPr>
            <w:ins w:id="6365" w:author="Do Thanh Trung" w:date="2025-07-10T17:16:00Z" w16du:dateUtc="2025-07-10T10:16:00Z">
              <w:r>
                <w:t>Giá mua tối đa đã được cài đặt</w:t>
              </w:r>
            </w:ins>
          </w:p>
        </w:tc>
      </w:tr>
      <w:tr w:rsidR="0085661B" w:rsidRPr="000D37FA" w14:paraId="556EF7DB" w14:textId="77777777" w:rsidTr="00CC0EBF">
        <w:trPr>
          <w:ins w:id="6366" w:author="Do Thanh Trung" w:date="2025-07-10T15:11:00Z"/>
        </w:trPr>
        <w:tc>
          <w:tcPr>
            <w:tcW w:w="840" w:type="dxa"/>
          </w:tcPr>
          <w:p w14:paraId="2AFAF408" w14:textId="3F5655B5" w:rsidR="0085661B" w:rsidRDefault="0085661B" w:rsidP="0085661B">
            <w:pPr>
              <w:jc w:val="left"/>
              <w:rPr>
                <w:ins w:id="6367" w:author="Do Thanh Trung" w:date="2025-07-10T15:11:00Z" w16du:dateUtc="2025-07-10T08:11:00Z"/>
              </w:rPr>
            </w:pPr>
            <w:ins w:id="6368" w:author="Do Thanh Trung" w:date="2025-07-10T15:11:00Z" w16du:dateUtc="2025-07-10T08:11:00Z">
              <w:r>
                <w:lastRenderedPageBreak/>
                <w:t>1</w:t>
              </w:r>
            </w:ins>
            <w:ins w:id="6369" w:author="Do Thanh Trung" w:date="2025-07-10T15:15:00Z" w16du:dateUtc="2025-07-10T08:15:00Z">
              <w:r>
                <w:t>1</w:t>
              </w:r>
            </w:ins>
            <w:ins w:id="6370" w:author="Do Thanh Trung" w:date="2025-07-10T15:11:00Z" w16du:dateUtc="2025-07-10T08:11:00Z">
              <w:r>
                <w:t>.2</w:t>
              </w:r>
            </w:ins>
          </w:p>
        </w:tc>
        <w:tc>
          <w:tcPr>
            <w:tcW w:w="1523" w:type="dxa"/>
          </w:tcPr>
          <w:p w14:paraId="7870A3EE" w14:textId="70880848" w:rsidR="0085661B" w:rsidRDefault="0085661B" w:rsidP="0085661B">
            <w:pPr>
              <w:jc w:val="left"/>
              <w:rPr>
                <w:ins w:id="6371" w:author="Do Thanh Trung" w:date="2025-07-10T15:11:00Z" w16du:dateUtc="2025-07-10T08:11:00Z"/>
              </w:rPr>
            </w:pPr>
            <w:ins w:id="6372" w:author="Do Thanh Trung" w:date="2025-07-10T15:11:00Z" w16du:dateUtc="2025-07-10T08:11:00Z">
              <w:r>
                <w:t>Kết quả</w:t>
              </w:r>
            </w:ins>
          </w:p>
        </w:tc>
        <w:tc>
          <w:tcPr>
            <w:tcW w:w="1259" w:type="dxa"/>
          </w:tcPr>
          <w:p w14:paraId="144DD72D" w14:textId="533F3106" w:rsidR="0085661B" w:rsidRDefault="0085661B" w:rsidP="0085661B">
            <w:pPr>
              <w:jc w:val="left"/>
              <w:rPr>
                <w:ins w:id="6373" w:author="Do Thanh Trung" w:date="2025-07-10T15:11:00Z" w16du:dateUtc="2025-07-10T08:11:00Z"/>
              </w:rPr>
            </w:pPr>
            <w:ins w:id="6374" w:author="Do Thanh Trung" w:date="2025-07-10T15:16:00Z" w16du:dateUtc="2025-07-10T08:16:00Z">
              <w:r>
                <w:t>Text</w:t>
              </w:r>
            </w:ins>
          </w:p>
        </w:tc>
        <w:tc>
          <w:tcPr>
            <w:tcW w:w="718" w:type="dxa"/>
          </w:tcPr>
          <w:p w14:paraId="09449A9D" w14:textId="3A48994F" w:rsidR="0085661B" w:rsidRDefault="0085661B" w:rsidP="0085661B">
            <w:pPr>
              <w:jc w:val="center"/>
              <w:rPr>
                <w:ins w:id="6375" w:author="Do Thanh Trung" w:date="2025-07-10T15:11:00Z" w16du:dateUtc="2025-07-10T08:11:00Z"/>
              </w:rPr>
            </w:pPr>
            <w:ins w:id="6376" w:author="Do Thanh Trung" w:date="2025-07-10T15:16:00Z" w16du:dateUtc="2025-07-10T08:16:00Z">
              <w:r>
                <w:t>X</w:t>
              </w:r>
            </w:ins>
          </w:p>
        </w:tc>
        <w:tc>
          <w:tcPr>
            <w:tcW w:w="781" w:type="dxa"/>
          </w:tcPr>
          <w:p w14:paraId="27EC3488" w14:textId="0E2E3548" w:rsidR="0085661B" w:rsidRDefault="0085661B" w:rsidP="0085661B">
            <w:pPr>
              <w:jc w:val="center"/>
              <w:rPr>
                <w:ins w:id="6377" w:author="Do Thanh Trung" w:date="2025-07-10T15:11:00Z" w16du:dateUtc="2025-07-10T08:11:00Z"/>
              </w:rPr>
            </w:pPr>
            <w:ins w:id="6378" w:author="Do Thanh Trung" w:date="2025-07-10T15:16:00Z" w16du:dateUtc="2025-07-10T08:16:00Z">
              <w:r>
                <w:t>X</w:t>
              </w:r>
            </w:ins>
          </w:p>
        </w:tc>
        <w:tc>
          <w:tcPr>
            <w:tcW w:w="2938" w:type="dxa"/>
            <w:gridSpan w:val="2"/>
          </w:tcPr>
          <w:p w14:paraId="2BA8016D" w14:textId="77777777" w:rsidR="0085661B" w:rsidRDefault="0085661B" w:rsidP="0085661B">
            <w:pPr>
              <w:jc w:val="left"/>
              <w:rPr>
                <w:ins w:id="6379" w:author="Do Thanh Trung" w:date="2025-07-10T15:11:00Z" w16du:dateUtc="2025-07-10T08:11:00Z"/>
              </w:rPr>
            </w:pPr>
          </w:p>
        </w:tc>
        <w:tc>
          <w:tcPr>
            <w:tcW w:w="4892" w:type="dxa"/>
          </w:tcPr>
          <w:p w14:paraId="15C72408" w14:textId="06A523EE" w:rsidR="0085661B" w:rsidRDefault="0085661B" w:rsidP="0085661B">
            <w:pPr>
              <w:pStyle w:val="ListParagraph"/>
              <w:numPr>
                <w:ilvl w:val="0"/>
                <w:numId w:val="9"/>
              </w:numPr>
              <w:jc w:val="left"/>
              <w:rPr>
                <w:ins w:id="6380" w:author="Do Thanh Trung" w:date="2025-07-10T17:16:00Z" w16du:dateUtc="2025-07-10T10:16:00Z"/>
              </w:rPr>
            </w:pPr>
            <w:ins w:id="6381" w:author="Do Thanh Trung" w:date="2025-07-10T17:16:00Z" w16du:dateUtc="2025-07-10T10:16:00Z">
              <w:r>
                <w:t>Nếu (</w:t>
              </w:r>
            </w:ins>
            <w:ins w:id="6382" w:author="Do Thanh Trung" w:date="2025-07-10T17:18:00Z" w16du:dateUtc="2025-07-10T10:18:00Z">
              <w:r>
                <w:t>8</w:t>
              </w:r>
            </w:ins>
            <w:ins w:id="6383" w:author="Do Thanh Trung" w:date="2025-07-10T17:16:00Z" w16du:dateUtc="2025-07-10T10:16:00Z">
              <w:r>
                <w:t xml:space="preserve">.3) </w:t>
              </w:r>
            </w:ins>
            <w:ins w:id="6384" w:author="Do Thanh Trung" w:date="2025-07-10T17:18:00Z" w16du:dateUtc="2025-07-10T10:18:00Z">
              <w:r>
                <w:t>&lt;</w:t>
              </w:r>
            </w:ins>
            <w:ins w:id="6385" w:author="Do Thanh Trung" w:date="2025-07-10T17:16:00Z" w16du:dateUtc="2025-07-10T10:16:00Z">
              <w:r>
                <w:t xml:space="preserve"> (1</w:t>
              </w:r>
            </w:ins>
            <w:ins w:id="6386" w:author="Do Thanh Trung" w:date="2025-07-10T17:18:00Z" w16du:dateUtc="2025-07-10T10:18:00Z">
              <w:r>
                <w:t>1</w:t>
              </w:r>
            </w:ins>
            <w:ins w:id="6387" w:author="Do Thanh Trung" w:date="2025-07-10T17:16:00Z" w16du:dateUtc="2025-07-10T10:16:00Z">
              <w:r>
                <w:t>.1): Vi phạm</w:t>
              </w:r>
            </w:ins>
          </w:p>
          <w:p w14:paraId="674B7907" w14:textId="0B8DD8B5" w:rsidR="0085661B" w:rsidRDefault="0085661B">
            <w:pPr>
              <w:pStyle w:val="ListParagraph"/>
              <w:numPr>
                <w:ilvl w:val="0"/>
                <w:numId w:val="9"/>
              </w:numPr>
              <w:jc w:val="left"/>
              <w:rPr>
                <w:ins w:id="6388" w:author="Do Thanh Trung" w:date="2025-07-10T15:11:00Z" w16du:dateUtc="2025-07-10T08:11:00Z"/>
              </w:rPr>
              <w:pPrChange w:id="6389" w:author="Do Thanh Trung" w:date="2025-07-10T17:16:00Z" w16du:dateUtc="2025-07-10T10:16:00Z">
                <w:pPr>
                  <w:jc w:val="left"/>
                </w:pPr>
              </w:pPrChange>
            </w:pPr>
            <w:ins w:id="6390" w:author="Do Thanh Trung" w:date="2025-07-10T17:16:00Z" w16du:dateUtc="2025-07-10T10:16:00Z">
              <w:r>
                <w:t>Nếu (</w:t>
              </w:r>
            </w:ins>
            <w:ins w:id="6391" w:author="Do Thanh Trung" w:date="2025-07-10T17:18:00Z" w16du:dateUtc="2025-07-10T10:18:00Z">
              <w:r>
                <w:t>8</w:t>
              </w:r>
            </w:ins>
            <w:ins w:id="6392" w:author="Do Thanh Trung" w:date="2025-07-10T17:16:00Z" w16du:dateUtc="2025-07-10T10:16:00Z">
              <w:r>
                <w:t xml:space="preserve">.3) </w:t>
              </w:r>
            </w:ins>
            <m:oMath>
              <m:r>
                <w:ins w:id="6393" w:author="Do Thanh Trung" w:date="2025-07-10T17:18:00Z" w16du:dateUtc="2025-07-10T10:18:00Z">
                  <w:rPr>
                    <w:rFonts w:ascii="Cambria Math" w:hAnsi="Cambria Math"/>
                  </w:rPr>
                  <m:t>≥</m:t>
                </w:ins>
              </m:r>
            </m:oMath>
            <w:ins w:id="6394" w:author="Do Thanh Trung" w:date="2025-07-10T17:16:00Z" w16du:dateUtc="2025-07-10T10:16:00Z">
              <w:r>
                <w:t xml:space="preserve"> (1</w:t>
              </w:r>
            </w:ins>
            <w:ins w:id="6395" w:author="Do Thanh Trung" w:date="2025-07-10T17:18:00Z" w16du:dateUtc="2025-07-10T10:18:00Z">
              <w:r>
                <w:t>1</w:t>
              </w:r>
            </w:ins>
            <w:ins w:id="6396" w:author="Do Thanh Trung" w:date="2025-07-10T17:16:00Z" w16du:dateUtc="2025-07-10T10:16:00Z">
              <w:r>
                <w:t>.1): Hợp lệ</w:t>
              </w:r>
            </w:ins>
          </w:p>
        </w:tc>
      </w:tr>
      <w:tr w:rsidR="0085661B" w:rsidRPr="000D37FA" w14:paraId="4BF5565D" w14:textId="77777777" w:rsidTr="00CC0EBF">
        <w:tblPrEx>
          <w:tblW w:w="12951" w:type="dxa"/>
          <w:tblPrExChange w:id="6397" w:author="Do Thanh Trung" w:date="2025-07-10T14:21:00Z" w16du:dateUtc="2025-07-10T07:21:00Z">
            <w:tblPrEx>
              <w:tblW w:w="12951" w:type="dxa"/>
            </w:tblPrEx>
          </w:tblPrExChange>
        </w:tblPrEx>
        <w:trPr>
          <w:ins w:id="6398" w:author="Do Thanh Trung" w:date="2025-07-10T14:21:00Z"/>
        </w:trPr>
        <w:tc>
          <w:tcPr>
            <w:tcW w:w="840" w:type="dxa"/>
            <w:tcPrChange w:id="6399" w:author="Do Thanh Trung" w:date="2025-07-10T14:21:00Z" w16du:dateUtc="2025-07-10T07:21:00Z">
              <w:tcPr>
                <w:tcW w:w="601" w:type="dxa"/>
                <w:gridSpan w:val="2"/>
              </w:tcPr>
            </w:tcPrChange>
          </w:tcPr>
          <w:p w14:paraId="512CF3B6" w14:textId="43B99536" w:rsidR="0085661B" w:rsidRDefault="0085661B" w:rsidP="0085661B">
            <w:pPr>
              <w:jc w:val="left"/>
              <w:rPr>
                <w:ins w:id="6400" w:author="Do Thanh Trung" w:date="2025-07-10T14:21:00Z" w16du:dateUtc="2025-07-10T07:21:00Z"/>
              </w:rPr>
            </w:pPr>
            <w:ins w:id="6401" w:author="Do Thanh Trung" w:date="2025-07-10T14:21:00Z" w16du:dateUtc="2025-07-10T07:21:00Z">
              <w:r>
                <w:t>1</w:t>
              </w:r>
            </w:ins>
            <w:ins w:id="6402" w:author="Do Thanh Trung" w:date="2025-07-10T15:16:00Z" w16du:dateUtc="2025-07-10T08:16:00Z">
              <w:r>
                <w:t>1</w:t>
              </w:r>
            </w:ins>
            <w:ins w:id="6403" w:author="Do Thanh Trung" w:date="2025-07-10T14:21:00Z" w16du:dateUtc="2025-07-10T07:21:00Z">
              <w:r>
                <w:t>.</w:t>
              </w:r>
            </w:ins>
            <w:ins w:id="6404" w:author="Do Thanh Trung" w:date="2025-07-10T15:11:00Z" w16du:dateUtc="2025-07-10T08:11:00Z">
              <w:r>
                <w:t>3</w:t>
              </w:r>
            </w:ins>
          </w:p>
        </w:tc>
        <w:tc>
          <w:tcPr>
            <w:tcW w:w="1523" w:type="dxa"/>
            <w:tcPrChange w:id="6405" w:author="Do Thanh Trung" w:date="2025-07-10T14:21:00Z" w16du:dateUtc="2025-07-10T07:21:00Z">
              <w:tcPr>
                <w:tcW w:w="1575" w:type="dxa"/>
                <w:gridSpan w:val="2"/>
              </w:tcPr>
            </w:tcPrChange>
          </w:tcPr>
          <w:p w14:paraId="448E7E55" w14:textId="78BAE2F1" w:rsidR="0085661B" w:rsidRDefault="0085661B" w:rsidP="0085661B">
            <w:pPr>
              <w:jc w:val="left"/>
              <w:rPr>
                <w:ins w:id="6406" w:author="Do Thanh Trung" w:date="2025-07-10T14:21:00Z" w16du:dateUtc="2025-07-10T07:21:00Z"/>
              </w:rPr>
            </w:pPr>
            <w:ins w:id="6407" w:author="Do Thanh Trung" w:date="2025-07-10T14:21:00Z" w16du:dateUtc="2025-07-10T07:21:00Z">
              <w:r>
                <w:t>Tỷ lệ thoái vốn</w:t>
              </w:r>
            </w:ins>
            <w:ins w:id="6408" w:author="Do Thanh Trung" w:date="2025-07-10T15:13:00Z" w16du:dateUtc="2025-07-10T08:13:00Z">
              <w:r>
                <w:t xml:space="preserve"> kế hoạch</w:t>
              </w:r>
            </w:ins>
          </w:p>
        </w:tc>
        <w:tc>
          <w:tcPr>
            <w:tcW w:w="1259" w:type="dxa"/>
            <w:tcPrChange w:id="6409" w:author="Do Thanh Trung" w:date="2025-07-10T14:21:00Z" w16du:dateUtc="2025-07-10T07:21:00Z">
              <w:tcPr>
                <w:tcW w:w="899" w:type="dxa"/>
              </w:tcPr>
            </w:tcPrChange>
          </w:tcPr>
          <w:p w14:paraId="29916E54" w14:textId="552475E8" w:rsidR="0085661B" w:rsidRDefault="0085661B" w:rsidP="0085661B">
            <w:pPr>
              <w:jc w:val="left"/>
              <w:rPr>
                <w:ins w:id="6410" w:author="Do Thanh Trung" w:date="2025-07-10T14:21:00Z" w16du:dateUtc="2025-07-10T07:21:00Z"/>
              </w:rPr>
            </w:pPr>
            <w:ins w:id="6411" w:author="Do Thanh Trung" w:date="2025-07-10T15:16:00Z" w16du:dateUtc="2025-07-10T08:16:00Z">
              <w:r>
                <w:t>Percentage</w:t>
              </w:r>
            </w:ins>
          </w:p>
        </w:tc>
        <w:tc>
          <w:tcPr>
            <w:tcW w:w="718" w:type="dxa"/>
            <w:tcPrChange w:id="6412" w:author="Do Thanh Trung" w:date="2025-07-10T14:21:00Z" w16du:dateUtc="2025-07-10T07:21:00Z">
              <w:tcPr>
                <w:tcW w:w="720" w:type="dxa"/>
                <w:gridSpan w:val="2"/>
              </w:tcPr>
            </w:tcPrChange>
          </w:tcPr>
          <w:p w14:paraId="4B425220" w14:textId="72CC3359" w:rsidR="0085661B" w:rsidRDefault="0085661B" w:rsidP="0085661B">
            <w:pPr>
              <w:jc w:val="center"/>
              <w:rPr>
                <w:ins w:id="6413" w:author="Do Thanh Trung" w:date="2025-07-10T14:21:00Z" w16du:dateUtc="2025-07-10T07:21:00Z"/>
              </w:rPr>
            </w:pPr>
            <w:ins w:id="6414" w:author="Do Thanh Trung" w:date="2025-07-10T15:16:00Z" w16du:dateUtc="2025-07-10T08:16:00Z">
              <w:r>
                <w:t>X</w:t>
              </w:r>
            </w:ins>
          </w:p>
        </w:tc>
        <w:tc>
          <w:tcPr>
            <w:tcW w:w="781" w:type="dxa"/>
            <w:tcPrChange w:id="6415" w:author="Do Thanh Trung" w:date="2025-07-10T14:21:00Z" w16du:dateUtc="2025-07-10T07:21:00Z">
              <w:tcPr>
                <w:tcW w:w="781" w:type="dxa"/>
                <w:gridSpan w:val="2"/>
              </w:tcPr>
            </w:tcPrChange>
          </w:tcPr>
          <w:p w14:paraId="4A5565A6" w14:textId="1EDAD705" w:rsidR="0085661B" w:rsidRDefault="0085661B" w:rsidP="0085661B">
            <w:pPr>
              <w:jc w:val="center"/>
              <w:rPr>
                <w:ins w:id="6416" w:author="Do Thanh Trung" w:date="2025-07-10T14:21:00Z" w16du:dateUtc="2025-07-10T07:21:00Z"/>
              </w:rPr>
            </w:pPr>
            <w:ins w:id="6417" w:author="Do Thanh Trung" w:date="2025-07-10T15:16:00Z" w16du:dateUtc="2025-07-10T08:16:00Z">
              <w:r>
                <w:t>X</w:t>
              </w:r>
            </w:ins>
          </w:p>
        </w:tc>
        <w:tc>
          <w:tcPr>
            <w:tcW w:w="2938" w:type="dxa"/>
            <w:gridSpan w:val="2"/>
            <w:tcPrChange w:id="6418" w:author="Do Thanh Trung" w:date="2025-07-10T14:21:00Z" w16du:dateUtc="2025-07-10T07:21:00Z">
              <w:tcPr>
                <w:tcW w:w="3124" w:type="dxa"/>
                <w:gridSpan w:val="3"/>
              </w:tcPr>
            </w:tcPrChange>
          </w:tcPr>
          <w:p w14:paraId="49296AD8" w14:textId="1C1A8F5F" w:rsidR="0085661B" w:rsidRDefault="0085661B" w:rsidP="0085661B">
            <w:pPr>
              <w:jc w:val="left"/>
              <w:rPr>
                <w:ins w:id="6419" w:author="Do Thanh Trung" w:date="2025-07-10T14:21:00Z" w16du:dateUtc="2025-07-10T07:21:00Z"/>
              </w:rPr>
            </w:pPr>
            <w:ins w:id="6420" w:author="Do Thanh Trung" w:date="2025-07-10T17:16:00Z" w16du:dateUtc="2025-07-10T10:16:00Z">
              <w:r>
                <w:fldChar w:fldCharType="begin"/>
              </w:r>
              <w:r>
                <w:instrText>HYPERLINK  \l "_Danh_mục_thoái"</w:instrText>
              </w:r>
              <w:r>
                <w:fldChar w:fldCharType="separate"/>
              </w:r>
              <w:r w:rsidRPr="0085661B">
                <w:rPr>
                  <w:rStyle w:val="Hyperlink"/>
                  <w:kern w:val="2"/>
                  <w14:ligatures w14:val="standardContextual"/>
                </w:rPr>
                <w:t>C</w:t>
              </w:r>
              <w:r w:rsidRPr="0085661B">
                <w:rPr>
                  <w:rStyle w:val="Hyperlink"/>
                </w:rPr>
                <w:t>ài đặt Danh mục thoái vốn</w:t>
              </w:r>
              <w:r>
                <w:fldChar w:fldCharType="end"/>
              </w:r>
              <w:r>
                <w:t>– [Tỷ lệ thoái vốn]</w:t>
              </w:r>
            </w:ins>
          </w:p>
        </w:tc>
        <w:tc>
          <w:tcPr>
            <w:tcW w:w="4892" w:type="dxa"/>
            <w:tcPrChange w:id="6421" w:author="Do Thanh Trung" w:date="2025-07-10T14:21:00Z" w16du:dateUtc="2025-07-10T07:21:00Z">
              <w:tcPr>
                <w:tcW w:w="5251" w:type="dxa"/>
                <w:gridSpan w:val="3"/>
              </w:tcPr>
            </w:tcPrChange>
          </w:tcPr>
          <w:p w14:paraId="54F4BCA1" w14:textId="112077D8" w:rsidR="0085661B" w:rsidRDefault="0085661B" w:rsidP="0085661B">
            <w:pPr>
              <w:jc w:val="left"/>
              <w:rPr>
                <w:ins w:id="6422" w:author="Do Thanh Trung" w:date="2025-07-10T14:21:00Z" w16du:dateUtc="2025-07-10T07:21:00Z"/>
              </w:rPr>
            </w:pPr>
            <w:ins w:id="6423" w:author="Do Thanh Trung" w:date="2025-07-10T17:16:00Z" w16du:dateUtc="2025-07-10T10:16:00Z">
              <w:r>
                <w:t>Tỷ lệ mua tối đa đã được cài đặt</w:t>
              </w:r>
            </w:ins>
          </w:p>
        </w:tc>
      </w:tr>
      <w:tr w:rsidR="0085661B" w:rsidRPr="000D37FA" w14:paraId="1EFA7432" w14:textId="77777777" w:rsidTr="00CC0EBF">
        <w:trPr>
          <w:ins w:id="6424" w:author="Do Thanh Trung" w:date="2025-07-10T15:13:00Z"/>
        </w:trPr>
        <w:tc>
          <w:tcPr>
            <w:tcW w:w="840" w:type="dxa"/>
          </w:tcPr>
          <w:p w14:paraId="5268DCE8" w14:textId="7B78B417" w:rsidR="0085661B" w:rsidRDefault="0085661B" w:rsidP="0085661B">
            <w:pPr>
              <w:jc w:val="left"/>
              <w:rPr>
                <w:ins w:id="6425" w:author="Do Thanh Trung" w:date="2025-07-10T15:13:00Z" w16du:dateUtc="2025-07-10T08:13:00Z"/>
              </w:rPr>
            </w:pPr>
            <w:ins w:id="6426" w:author="Do Thanh Trung" w:date="2025-07-10T15:14:00Z" w16du:dateUtc="2025-07-10T08:14:00Z">
              <w:r>
                <w:t>1</w:t>
              </w:r>
            </w:ins>
            <w:ins w:id="6427" w:author="Do Thanh Trung" w:date="2025-07-10T15:16:00Z" w16du:dateUtc="2025-07-10T08:16:00Z">
              <w:r>
                <w:t>1</w:t>
              </w:r>
            </w:ins>
            <w:ins w:id="6428" w:author="Do Thanh Trung" w:date="2025-07-10T15:14:00Z" w16du:dateUtc="2025-07-10T08:14:00Z">
              <w:r>
                <w:t>.4</w:t>
              </w:r>
            </w:ins>
          </w:p>
        </w:tc>
        <w:tc>
          <w:tcPr>
            <w:tcW w:w="1523" w:type="dxa"/>
          </w:tcPr>
          <w:p w14:paraId="1BEF8999" w14:textId="19E02545" w:rsidR="0085661B" w:rsidRDefault="0085661B" w:rsidP="0085661B">
            <w:pPr>
              <w:jc w:val="left"/>
              <w:rPr>
                <w:ins w:id="6429" w:author="Do Thanh Trung" w:date="2025-07-10T15:13:00Z" w16du:dateUtc="2025-07-10T08:13:00Z"/>
              </w:rPr>
            </w:pPr>
            <w:ins w:id="6430" w:author="Do Thanh Trung" w:date="2025-07-10T15:13:00Z" w16du:dateUtc="2025-07-10T08:13:00Z">
              <w:r>
                <w:t>Tỷ lệ giao dịch thực tế</w:t>
              </w:r>
            </w:ins>
          </w:p>
        </w:tc>
        <w:tc>
          <w:tcPr>
            <w:tcW w:w="1259" w:type="dxa"/>
          </w:tcPr>
          <w:p w14:paraId="4F7E79D7" w14:textId="22A2E929" w:rsidR="0085661B" w:rsidRDefault="0085661B" w:rsidP="0085661B">
            <w:pPr>
              <w:jc w:val="left"/>
              <w:rPr>
                <w:ins w:id="6431" w:author="Do Thanh Trung" w:date="2025-07-10T15:13:00Z" w16du:dateUtc="2025-07-10T08:13:00Z"/>
              </w:rPr>
            </w:pPr>
            <w:ins w:id="6432" w:author="Do Thanh Trung" w:date="2025-07-10T15:16:00Z" w16du:dateUtc="2025-07-10T08:16:00Z">
              <w:r>
                <w:t>Percentage</w:t>
              </w:r>
            </w:ins>
          </w:p>
        </w:tc>
        <w:tc>
          <w:tcPr>
            <w:tcW w:w="718" w:type="dxa"/>
          </w:tcPr>
          <w:p w14:paraId="4214FCFB" w14:textId="5ED78D8E" w:rsidR="0085661B" w:rsidRDefault="0085661B" w:rsidP="0085661B">
            <w:pPr>
              <w:jc w:val="center"/>
              <w:rPr>
                <w:ins w:id="6433" w:author="Do Thanh Trung" w:date="2025-07-10T15:13:00Z" w16du:dateUtc="2025-07-10T08:13:00Z"/>
              </w:rPr>
            </w:pPr>
            <w:ins w:id="6434" w:author="Do Thanh Trung" w:date="2025-07-10T15:16:00Z" w16du:dateUtc="2025-07-10T08:16:00Z">
              <w:r>
                <w:t>X</w:t>
              </w:r>
            </w:ins>
          </w:p>
        </w:tc>
        <w:tc>
          <w:tcPr>
            <w:tcW w:w="781" w:type="dxa"/>
          </w:tcPr>
          <w:p w14:paraId="3A39F4C9" w14:textId="0E5E5B41" w:rsidR="0085661B" w:rsidRDefault="0085661B" w:rsidP="0085661B">
            <w:pPr>
              <w:jc w:val="center"/>
              <w:rPr>
                <w:ins w:id="6435" w:author="Do Thanh Trung" w:date="2025-07-10T15:13:00Z" w16du:dateUtc="2025-07-10T08:13:00Z"/>
              </w:rPr>
            </w:pPr>
            <w:ins w:id="6436" w:author="Do Thanh Trung" w:date="2025-07-10T15:16:00Z" w16du:dateUtc="2025-07-10T08:16:00Z">
              <w:r>
                <w:t>X</w:t>
              </w:r>
            </w:ins>
          </w:p>
        </w:tc>
        <w:tc>
          <w:tcPr>
            <w:tcW w:w="2938" w:type="dxa"/>
            <w:gridSpan w:val="2"/>
          </w:tcPr>
          <w:p w14:paraId="5C70A76C" w14:textId="46F0DB96" w:rsidR="0085661B" w:rsidRDefault="0085661B" w:rsidP="0085661B">
            <w:pPr>
              <w:jc w:val="left"/>
              <w:rPr>
                <w:ins w:id="6437" w:author="Do Thanh Trung" w:date="2025-07-10T15:13:00Z" w16du:dateUtc="2025-07-10T08:13:00Z"/>
              </w:rPr>
            </w:pPr>
          </w:p>
        </w:tc>
        <w:tc>
          <w:tcPr>
            <w:tcW w:w="4892" w:type="dxa"/>
          </w:tcPr>
          <w:p w14:paraId="5DBF5979" w14:textId="03942685" w:rsidR="0085661B" w:rsidRDefault="0085661B" w:rsidP="0085661B">
            <w:pPr>
              <w:jc w:val="left"/>
              <w:rPr>
                <w:ins w:id="6438" w:author="Do Thanh Trung" w:date="2025-07-10T17:16:00Z" w16du:dateUtc="2025-07-10T10:16:00Z"/>
              </w:rPr>
            </w:pPr>
            <w:ins w:id="6439" w:author="Do Thanh Trung" w:date="2025-07-10T17:16:00Z" w16du:dateUtc="2025-07-10T10:16:00Z">
              <w:r>
                <w:t xml:space="preserve">Được tính bằng Giá trị </w:t>
              </w:r>
            </w:ins>
            <w:ins w:id="6440" w:author="Do Thanh Trung" w:date="2025-07-10T17:17:00Z" w16du:dateUtc="2025-07-10T10:17:00Z">
              <w:r>
                <w:t>bán</w:t>
              </w:r>
            </w:ins>
            <w:ins w:id="6441" w:author="Do Thanh Trung" w:date="2025-07-10T17:16:00Z" w16du:dateUtc="2025-07-10T10:16:00Z">
              <w:r>
                <w:t xml:space="preserve"> trong khoảng thời gian đã chọn trên </w:t>
              </w:r>
            </w:ins>
            <w:ins w:id="6442" w:author="Do Thanh Trung" w:date="2025-07-10T17:18:00Z" w16du:dateUtc="2025-07-10T10:18:00Z">
              <w:r>
                <w:t>giá trị</w:t>
              </w:r>
            </w:ins>
            <w:ins w:id="6443" w:author="Do Thanh Trung" w:date="2025-07-10T17:17:00Z" w16du:dateUtc="2025-07-10T10:17:00Z">
              <w:r>
                <w:t xml:space="preserve"> nắm giữ tại thời điểm đầu kỳ kế hoạch</w:t>
              </w:r>
            </w:ins>
          </w:p>
          <w:p w14:paraId="68D3C35B" w14:textId="4578A986" w:rsidR="0085661B" w:rsidRDefault="0085661B">
            <w:pPr>
              <w:jc w:val="center"/>
              <w:rPr>
                <w:ins w:id="6444" w:author="Do Thanh Trung" w:date="2025-07-10T15:13:00Z" w16du:dateUtc="2025-07-10T08:13:00Z"/>
              </w:rPr>
              <w:pPrChange w:id="6445" w:author="Do Thanh Trung" w:date="2025-07-10T17:17:00Z" w16du:dateUtc="2025-07-10T10:17:00Z">
                <w:pPr>
                  <w:jc w:val="left"/>
                </w:pPr>
              </w:pPrChange>
            </w:pPr>
            <w:ins w:id="6446" w:author="Do Thanh Trung" w:date="2025-07-10T17:16:00Z" w16du:dateUtc="2025-07-10T10:16:00Z">
              <w:r>
                <w:t>(</w:t>
              </w:r>
            </w:ins>
            <w:ins w:id="6447" w:author="Do Thanh Trung" w:date="2025-07-10T17:18:00Z" w16du:dateUtc="2025-07-10T10:18:00Z">
              <w:r>
                <w:t>8</w:t>
              </w:r>
            </w:ins>
            <w:ins w:id="6448" w:author="Do Thanh Trung" w:date="2025-07-10T17:16:00Z" w16du:dateUtc="2025-07-10T10:16:00Z">
              <w:r>
                <w:t xml:space="preserve">.5) / </w:t>
              </w:r>
            </w:ins>
            <w:ins w:id="6449" w:author="Do Thanh Trung" w:date="2025-07-10T17:18:00Z" w16du:dateUtc="2025-07-10T10:18:00Z">
              <w:r w:rsidR="00F26B16">
                <w:t>(5)</w:t>
              </w:r>
            </w:ins>
          </w:p>
        </w:tc>
      </w:tr>
      <w:tr w:rsidR="0085661B" w:rsidRPr="000D37FA" w14:paraId="01818192" w14:textId="77777777" w:rsidTr="00CC0EBF">
        <w:trPr>
          <w:ins w:id="6450" w:author="Do Thanh Trung" w:date="2025-07-10T15:11:00Z"/>
        </w:trPr>
        <w:tc>
          <w:tcPr>
            <w:tcW w:w="840" w:type="dxa"/>
          </w:tcPr>
          <w:p w14:paraId="1202E4F0" w14:textId="3692C9E5" w:rsidR="0085661B" w:rsidRDefault="0085661B" w:rsidP="0085661B">
            <w:pPr>
              <w:jc w:val="left"/>
              <w:rPr>
                <w:ins w:id="6451" w:author="Do Thanh Trung" w:date="2025-07-10T15:11:00Z" w16du:dateUtc="2025-07-10T08:11:00Z"/>
              </w:rPr>
            </w:pPr>
            <w:ins w:id="6452" w:author="Do Thanh Trung" w:date="2025-07-10T15:11:00Z" w16du:dateUtc="2025-07-10T08:11:00Z">
              <w:r>
                <w:t>1</w:t>
              </w:r>
            </w:ins>
            <w:ins w:id="6453" w:author="Do Thanh Trung" w:date="2025-07-10T15:16:00Z" w16du:dateUtc="2025-07-10T08:16:00Z">
              <w:r>
                <w:t>1</w:t>
              </w:r>
            </w:ins>
            <w:ins w:id="6454" w:author="Do Thanh Trung" w:date="2025-07-10T15:11:00Z" w16du:dateUtc="2025-07-10T08:11:00Z">
              <w:r>
                <w:t>.</w:t>
              </w:r>
            </w:ins>
            <w:ins w:id="6455" w:author="Do Thanh Trung" w:date="2025-07-10T15:14:00Z" w16du:dateUtc="2025-07-10T08:14:00Z">
              <w:r>
                <w:t>5</w:t>
              </w:r>
            </w:ins>
          </w:p>
        </w:tc>
        <w:tc>
          <w:tcPr>
            <w:tcW w:w="1523" w:type="dxa"/>
          </w:tcPr>
          <w:p w14:paraId="14157C32" w14:textId="507E457E" w:rsidR="0085661B" w:rsidRDefault="0085661B" w:rsidP="0085661B">
            <w:pPr>
              <w:jc w:val="left"/>
              <w:rPr>
                <w:ins w:id="6456" w:author="Do Thanh Trung" w:date="2025-07-10T15:11:00Z" w16du:dateUtc="2025-07-10T08:11:00Z"/>
              </w:rPr>
            </w:pPr>
            <w:ins w:id="6457" w:author="Do Thanh Trung" w:date="2025-07-10T15:11:00Z" w16du:dateUtc="2025-07-10T08:11:00Z">
              <w:r>
                <w:t>Kết quả</w:t>
              </w:r>
            </w:ins>
          </w:p>
        </w:tc>
        <w:tc>
          <w:tcPr>
            <w:tcW w:w="1259" w:type="dxa"/>
          </w:tcPr>
          <w:p w14:paraId="174A35B3" w14:textId="59A8D25C" w:rsidR="0085661B" w:rsidRDefault="0085661B" w:rsidP="0085661B">
            <w:pPr>
              <w:jc w:val="left"/>
              <w:rPr>
                <w:ins w:id="6458" w:author="Do Thanh Trung" w:date="2025-07-10T15:11:00Z" w16du:dateUtc="2025-07-10T08:11:00Z"/>
              </w:rPr>
            </w:pPr>
            <w:ins w:id="6459" w:author="Do Thanh Trung" w:date="2025-07-10T15:16:00Z" w16du:dateUtc="2025-07-10T08:16:00Z">
              <w:r>
                <w:t>Text</w:t>
              </w:r>
            </w:ins>
          </w:p>
        </w:tc>
        <w:tc>
          <w:tcPr>
            <w:tcW w:w="718" w:type="dxa"/>
          </w:tcPr>
          <w:p w14:paraId="14FADBF6" w14:textId="3C9B0C5B" w:rsidR="0085661B" w:rsidRDefault="0085661B" w:rsidP="0085661B">
            <w:pPr>
              <w:jc w:val="center"/>
              <w:rPr>
                <w:ins w:id="6460" w:author="Do Thanh Trung" w:date="2025-07-10T15:11:00Z" w16du:dateUtc="2025-07-10T08:11:00Z"/>
              </w:rPr>
            </w:pPr>
            <w:ins w:id="6461" w:author="Do Thanh Trung" w:date="2025-07-10T15:16:00Z" w16du:dateUtc="2025-07-10T08:16:00Z">
              <w:r>
                <w:t>X</w:t>
              </w:r>
            </w:ins>
          </w:p>
        </w:tc>
        <w:tc>
          <w:tcPr>
            <w:tcW w:w="781" w:type="dxa"/>
          </w:tcPr>
          <w:p w14:paraId="76D52E3A" w14:textId="2335DF58" w:rsidR="0085661B" w:rsidRDefault="0085661B" w:rsidP="0085661B">
            <w:pPr>
              <w:jc w:val="center"/>
              <w:rPr>
                <w:ins w:id="6462" w:author="Do Thanh Trung" w:date="2025-07-10T15:11:00Z" w16du:dateUtc="2025-07-10T08:11:00Z"/>
              </w:rPr>
            </w:pPr>
            <w:ins w:id="6463" w:author="Do Thanh Trung" w:date="2025-07-10T15:16:00Z" w16du:dateUtc="2025-07-10T08:16:00Z">
              <w:r>
                <w:t>X</w:t>
              </w:r>
            </w:ins>
          </w:p>
        </w:tc>
        <w:tc>
          <w:tcPr>
            <w:tcW w:w="2938" w:type="dxa"/>
            <w:gridSpan w:val="2"/>
          </w:tcPr>
          <w:p w14:paraId="6B5B5A4F" w14:textId="77777777" w:rsidR="0085661B" w:rsidRDefault="0085661B" w:rsidP="0085661B">
            <w:pPr>
              <w:jc w:val="left"/>
              <w:rPr>
                <w:ins w:id="6464" w:author="Do Thanh Trung" w:date="2025-07-10T15:11:00Z" w16du:dateUtc="2025-07-10T08:11:00Z"/>
              </w:rPr>
            </w:pPr>
          </w:p>
        </w:tc>
        <w:tc>
          <w:tcPr>
            <w:tcW w:w="4892" w:type="dxa"/>
          </w:tcPr>
          <w:p w14:paraId="33391A09" w14:textId="6623ACE2" w:rsidR="0085661B" w:rsidRDefault="0085661B" w:rsidP="0085661B">
            <w:pPr>
              <w:pStyle w:val="ListParagraph"/>
              <w:numPr>
                <w:ilvl w:val="0"/>
                <w:numId w:val="9"/>
              </w:numPr>
              <w:jc w:val="left"/>
              <w:rPr>
                <w:ins w:id="6465" w:author="Do Thanh Trung" w:date="2025-07-10T17:16:00Z" w16du:dateUtc="2025-07-10T10:16:00Z"/>
              </w:rPr>
            </w:pPr>
            <w:ins w:id="6466" w:author="Do Thanh Trung" w:date="2025-07-10T17:16:00Z" w16du:dateUtc="2025-07-10T10:16:00Z">
              <w:r>
                <w:t>Nếu (1</w:t>
              </w:r>
            </w:ins>
            <w:ins w:id="6467" w:author="Do Thanh Trung" w:date="2025-07-10T17:19:00Z" w16du:dateUtc="2025-07-10T10:19:00Z">
              <w:r w:rsidR="00F26B16">
                <w:t>1</w:t>
              </w:r>
            </w:ins>
            <w:ins w:id="6468" w:author="Do Thanh Trung" w:date="2025-07-10T17:16:00Z" w16du:dateUtc="2025-07-10T10:16:00Z">
              <w:r>
                <w:t>.4) &gt; (1</w:t>
              </w:r>
            </w:ins>
            <w:ins w:id="6469" w:author="Do Thanh Trung" w:date="2025-07-10T17:19:00Z" w16du:dateUtc="2025-07-10T10:19:00Z">
              <w:r w:rsidR="00F26B16">
                <w:t>1</w:t>
              </w:r>
            </w:ins>
            <w:ins w:id="6470" w:author="Do Thanh Trung" w:date="2025-07-10T17:16:00Z" w16du:dateUtc="2025-07-10T10:16:00Z">
              <w:r>
                <w:t>.3): Vi phạm</w:t>
              </w:r>
            </w:ins>
          </w:p>
          <w:p w14:paraId="2AA470A0" w14:textId="33FAC9B7" w:rsidR="0085661B" w:rsidRDefault="0085661B">
            <w:pPr>
              <w:pStyle w:val="ListParagraph"/>
              <w:numPr>
                <w:ilvl w:val="0"/>
                <w:numId w:val="9"/>
              </w:numPr>
              <w:jc w:val="left"/>
              <w:rPr>
                <w:ins w:id="6471" w:author="Do Thanh Trung" w:date="2025-07-10T15:11:00Z" w16du:dateUtc="2025-07-10T08:11:00Z"/>
              </w:rPr>
              <w:pPrChange w:id="6472" w:author="Do Thanh Trung" w:date="2025-07-10T17:16:00Z" w16du:dateUtc="2025-07-10T10:16:00Z">
                <w:pPr>
                  <w:jc w:val="left"/>
                </w:pPr>
              </w:pPrChange>
            </w:pPr>
            <w:ins w:id="6473" w:author="Do Thanh Trung" w:date="2025-07-10T17:16:00Z" w16du:dateUtc="2025-07-10T10:16:00Z">
              <w:r>
                <w:t>Nếu (1</w:t>
              </w:r>
            </w:ins>
            <w:ins w:id="6474" w:author="Do Thanh Trung" w:date="2025-07-10T17:19:00Z" w16du:dateUtc="2025-07-10T10:19:00Z">
              <w:r w:rsidR="00F26B16">
                <w:t>1</w:t>
              </w:r>
            </w:ins>
            <w:ins w:id="6475" w:author="Do Thanh Trung" w:date="2025-07-10T17:16:00Z" w16du:dateUtc="2025-07-10T10:16:00Z">
              <w:r>
                <w:t xml:space="preserve">.4) </w:t>
              </w:r>
            </w:ins>
            <m:oMath>
              <m:r>
                <w:ins w:id="6476" w:author="Do Thanh Trung" w:date="2025-07-10T17:16:00Z" w16du:dateUtc="2025-07-10T10:16:00Z">
                  <w:rPr>
                    <w:rFonts w:ascii="Cambria Math" w:hAnsi="Cambria Math"/>
                  </w:rPr>
                  <m:t>≤</m:t>
                </w:ins>
              </m:r>
            </m:oMath>
            <w:ins w:id="6477" w:author="Do Thanh Trung" w:date="2025-07-10T17:16:00Z" w16du:dateUtc="2025-07-10T10:16:00Z">
              <w:r>
                <w:t xml:space="preserve"> (1</w:t>
              </w:r>
            </w:ins>
            <w:ins w:id="6478" w:author="Do Thanh Trung" w:date="2025-07-10T17:19:00Z" w16du:dateUtc="2025-07-10T10:19:00Z">
              <w:r w:rsidR="00F26B16">
                <w:t>1</w:t>
              </w:r>
            </w:ins>
            <w:ins w:id="6479" w:author="Do Thanh Trung" w:date="2025-07-10T17:16:00Z" w16du:dateUtc="2025-07-10T10:16:00Z">
              <w:r>
                <w:t>.3): Hợp lệ</w:t>
              </w:r>
            </w:ins>
          </w:p>
        </w:tc>
      </w:tr>
    </w:tbl>
    <w:p w14:paraId="7BE7CCB9" w14:textId="77777777" w:rsidR="00CB4913" w:rsidRDefault="00CB4913" w:rsidP="00CF062A">
      <w:pPr>
        <w:rPr>
          <w:ins w:id="6480" w:author="Do Thanh Trung" w:date="2025-07-10T15:11:00Z" w16du:dateUtc="2025-07-10T08:11:00Z"/>
        </w:rPr>
      </w:pPr>
    </w:p>
    <w:p w14:paraId="30E9B466" w14:textId="14F0D06B" w:rsidR="007B0601" w:rsidRDefault="007B0601">
      <w:pPr>
        <w:pStyle w:val="Heading4"/>
        <w:rPr>
          <w:ins w:id="6481" w:author="Do Thanh Trung" w:date="2025-07-10T15:11:00Z" w16du:dateUtc="2025-07-10T08:11:00Z"/>
        </w:rPr>
        <w:pPrChange w:id="6482" w:author="Do Thanh Trung" w:date="2025-07-10T15:12:00Z" w16du:dateUtc="2025-07-10T08:12:00Z">
          <w:pPr/>
        </w:pPrChange>
      </w:pPr>
      <w:ins w:id="6483" w:author="Do Thanh Trung" w:date="2025-07-10T15:11:00Z" w16du:dateUtc="2025-07-10T08:11:00Z">
        <w:r>
          <w:t>Báo cáo Hạn chế đầu tư</w:t>
        </w:r>
      </w:ins>
    </w:p>
    <w:p w14:paraId="47F9C782" w14:textId="77777777" w:rsidR="007B0601" w:rsidRPr="007357DF" w:rsidRDefault="007B0601" w:rsidP="00CF062A"/>
    <w:p w14:paraId="21B4D25F" w14:textId="4A4AF9EB" w:rsidR="0085582E" w:rsidRPr="000A28C3" w:rsidRDefault="0085582E" w:rsidP="0085582E">
      <w:pPr>
        <w:pStyle w:val="Heading3"/>
      </w:pPr>
      <w:r>
        <w:t>Danh mục báo cáo Quản trị xây dựng trên Power BI</w:t>
      </w:r>
    </w:p>
    <w:p w14:paraId="4BD0C6A5" w14:textId="77777777" w:rsidR="00355392" w:rsidRPr="008D3EE2" w:rsidRDefault="00355392" w:rsidP="008D3EE2"/>
    <w:p w14:paraId="33C3D5AD" w14:textId="2A329560" w:rsidR="00B412F9" w:rsidRDefault="00B412F9" w:rsidP="00880299"/>
    <w:p w14:paraId="1F33090C" w14:textId="77777777" w:rsidR="001A7D96" w:rsidRPr="00880299" w:rsidRDefault="001A7D96" w:rsidP="00880299"/>
    <w:sectPr w:rsidR="001A7D96" w:rsidRPr="00880299" w:rsidSect="00D20CD0">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Truong Vu Phuong Hang" w:date="2025-05-21T15:57:00Z" w:initials="TH">
    <w:p w14:paraId="59CBC209" w14:textId="17AA018F" w:rsidR="003A1508" w:rsidRDefault="003A1508">
      <w:pPr>
        <w:pStyle w:val="CommentText"/>
      </w:pPr>
      <w:r>
        <w:rPr>
          <w:rStyle w:val="CommentReference"/>
        </w:rPr>
        <w:annotationRef/>
      </w:r>
      <w:r w:rsidRPr="5C79AB6C">
        <w:t>thêm đầu tư vốn/ ủy thác đầu tư</w:t>
      </w:r>
    </w:p>
  </w:comment>
  <w:comment w:id="123" w:author="Truong Vu Phuong Hang" w:date="2025-05-21T15:44:00Z" w:initials="TH">
    <w:p w14:paraId="2D2DE91F" w14:textId="243F9CE1" w:rsidR="001E562A" w:rsidRDefault="001E562A">
      <w:pPr>
        <w:pStyle w:val="CommentText"/>
      </w:pPr>
      <w:r>
        <w:rPr>
          <w:rStyle w:val="CommentReference"/>
        </w:rPr>
        <w:annotationRef/>
      </w:r>
      <w:r w:rsidRPr="74BAA277">
        <w:t>cho phép lùi ngày</w:t>
      </w:r>
    </w:p>
  </w:comment>
  <w:comment w:id="559" w:author="Truong Vu Phuong Hang" w:date="2025-05-21T16:06:00Z" w:initials="TH">
    <w:p w14:paraId="6511EB42" w14:textId="70CCB982" w:rsidR="003151AA" w:rsidRDefault="003151AA">
      <w:pPr>
        <w:pStyle w:val="CommentText"/>
      </w:pPr>
      <w:r>
        <w:rPr>
          <w:rStyle w:val="CommentReference"/>
        </w:rPr>
        <w:annotationRef/>
      </w:r>
      <w:r w:rsidRPr="09E340EB">
        <w:t xml:space="preserve">cho phép chọn tỷ lệ (tỷ lệ theo ngày áp dụng) hoặc chọn số lượng </w:t>
      </w:r>
    </w:p>
  </w:comment>
  <w:comment w:id="560" w:author="Do Thanh Trung" w:date="2025-06-10T14:09:00Z" w:initials="TD">
    <w:p w14:paraId="36D7F170" w14:textId="77777777" w:rsidR="003151AA" w:rsidRDefault="003151AA" w:rsidP="00566694">
      <w:pPr>
        <w:pStyle w:val="CommentText"/>
        <w:jc w:val="left"/>
      </w:pPr>
      <w:r>
        <w:rPr>
          <w:rStyle w:val="CommentReference"/>
        </w:rPr>
        <w:annotationRef/>
      </w:r>
      <w:r>
        <w:t>Chốt chọn tỷ lệ bán trên tổng số cp đang nắm giữ, tại ngay áp dụng</w:t>
      </w:r>
    </w:p>
  </w:comment>
  <w:comment w:id="947" w:author="Truong Vu Phuong Hang" w:date="2025-05-21T16:27:00Z" w:initials="TH">
    <w:p w14:paraId="55893595" w14:textId="5D1D02AC" w:rsidR="00C05457" w:rsidRDefault="004F2BC8">
      <w:pPr>
        <w:pStyle w:val="CommentText"/>
      </w:pPr>
      <w:r>
        <w:rPr>
          <w:rStyle w:val="CommentReference"/>
        </w:rPr>
        <w:annotationRef/>
      </w:r>
      <w:r w:rsidRPr="1F8EF40A">
        <w:t>VDAM bổ sung phân ngành sẽ sử dụng</w:t>
      </w:r>
    </w:p>
  </w:comment>
  <w:comment w:id="948" w:author="Truong Vu Phuong Hang" w:date="2025-05-21T16:33:00Z" w:initials="TH">
    <w:p w14:paraId="15899506" w14:textId="740DFB0B" w:rsidR="00C05457" w:rsidRDefault="004F2BC8">
      <w:pPr>
        <w:pStyle w:val="CommentText"/>
      </w:pPr>
      <w:r>
        <w:rPr>
          <w:rStyle w:val="CommentReference"/>
        </w:rPr>
        <w:annotationRef/>
      </w:r>
      <w:r w:rsidRPr="51AA0143">
        <w:t>Danh mục đầu tư thêm phân ngành</w:t>
      </w:r>
    </w:p>
  </w:comment>
  <w:comment w:id="949" w:author="Do Thanh Trung" w:date="2025-06-10T15:20:00Z" w:initials="TD">
    <w:p w14:paraId="056B8C4D" w14:textId="576BB9F6" w:rsidR="004F1897" w:rsidRDefault="004F1897" w:rsidP="004F1897">
      <w:pPr>
        <w:pStyle w:val="CommentText"/>
        <w:jc w:val="left"/>
      </w:pPr>
      <w:r>
        <w:rPr>
          <w:rStyle w:val="CommentReference"/>
        </w:rPr>
        <w:annotationRef/>
      </w:r>
      <w:r>
        <w:fldChar w:fldCharType="begin"/>
      </w:r>
      <w:r>
        <w:instrText>HYPERLINK "mailto:au.tln@vdam.com.vn"</w:instrText>
      </w:r>
      <w:bookmarkStart w:id="951" w:name="_@_29C862AC6AD04F149CA7334727ACBAF0Z"/>
      <w:r>
        <w:fldChar w:fldCharType="separate"/>
      </w:r>
      <w:bookmarkEnd w:id="951"/>
      <w:r w:rsidRPr="004F1897">
        <w:rPr>
          <w:rStyle w:val="Mention"/>
          <w:noProof/>
        </w:rPr>
        <w:t>@Ton Long Nhat Au</w:t>
      </w:r>
      <w:r>
        <w:fldChar w:fldCharType="end"/>
      </w:r>
      <w:r>
        <w:t xml:space="preserve"> </w:t>
      </w:r>
      <w:r>
        <w:fldChar w:fldCharType="begin"/>
      </w:r>
      <w:r>
        <w:instrText>HYPERLINK "mailto:bao.tmq@vdam.com.vn"</w:instrText>
      </w:r>
      <w:bookmarkStart w:id="952" w:name="_@_BA0E33D2602840FC85E53D5737CC5E9BZ"/>
      <w:r>
        <w:fldChar w:fldCharType="separate"/>
      </w:r>
      <w:bookmarkEnd w:id="952"/>
      <w:r w:rsidRPr="004F1897">
        <w:rPr>
          <w:rStyle w:val="Mention"/>
          <w:noProof/>
        </w:rPr>
        <w:t>@Tran Mai Quang Bao</w:t>
      </w:r>
      <w:r>
        <w:fldChar w:fldCharType="end"/>
      </w:r>
      <w:r>
        <w:t xml:space="preserve"> Bổ sung danh mục phân ngành VDAM đang sử dụng --&gt; BDA sẽ link với danh mục phân ngành GICS hiện tại</w:t>
      </w:r>
    </w:p>
  </w:comment>
  <w:comment w:id="1115" w:author="Truong Vu Phuong Hang" w:date="2025-05-21T16:48:00Z" w:initials="TH">
    <w:p w14:paraId="6D38EBD2" w14:textId="383B9C39" w:rsidR="00C05457" w:rsidRDefault="004F2BC8">
      <w:pPr>
        <w:pStyle w:val="CommentText"/>
      </w:pPr>
      <w:r>
        <w:rPr>
          <w:rStyle w:val="CommentReference"/>
        </w:rPr>
        <w:annotationRef/>
      </w:r>
      <w:r w:rsidRPr="54476FEA">
        <w:t>sửa lại vai trò:</w:t>
      </w:r>
    </w:p>
    <w:p w14:paraId="2D219F54" w14:textId="249D4320" w:rsidR="00C05457" w:rsidRDefault="004F2BC8">
      <w:pPr>
        <w:pStyle w:val="CommentText"/>
      </w:pPr>
      <w:r w:rsidRPr="3ED922BA">
        <w:t xml:space="preserve">Nhân viên </w:t>
      </w:r>
    </w:p>
    <w:p w14:paraId="046F361F" w14:textId="65E04D60" w:rsidR="00C05457" w:rsidRDefault="004F2BC8">
      <w:pPr>
        <w:pStyle w:val="CommentText"/>
      </w:pPr>
      <w:r w:rsidRPr="352F2A45">
        <w:t>Kiểm soát</w:t>
      </w:r>
    </w:p>
    <w:p w14:paraId="2A483167" w14:textId="7290D827" w:rsidR="00C05457" w:rsidRDefault="004F2BC8">
      <w:pPr>
        <w:pStyle w:val="CommentText"/>
      </w:pPr>
      <w:r w:rsidRPr="73FB3BAE">
        <w:t>Duyệt</w:t>
      </w:r>
    </w:p>
  </w:comment>
  <w:comment w:id="1803" w:author="Tran Mai Quang Bao" w:date="2025-05-21T16:56:00Z" w:initials="TB">
    <w:p w14:paraId="723A46D3" w14:textId="702E9EBF" w:rsidR="00C05457" w:rsidRDefault="004F2BC8">
      <w:pPr>
        <w:pStyle w:val="CommentText"/>
      </w:pPr>
      <w:r>
        <w:rPr>
          <w:rStyle w:val="CommentReference"/>
        </w:rPr>
        <w:annotationRef/>
      </w:r>
      <w:r w:rsidRPr="1268BA5C">
        <w:t>duyệt 2 lớp đem xuống thực hiện đầu tư chứng khoán</w:t>
      </w:r>
    </w:p>
  </w:comment>
  <w:comment w:id="1845" w:author="Tran Mai Quang Bao" w:date="2025-05-21T16:55:00Z" w:initials="TB">
    <w:p w14:paraId="0298A079" w14:textId="48562E00" w:rsidR="00C05457" w:rsidRDefault="004F2BC8">
      <w:pPr>
        <w:pStyle w:val="CommentText"/>
      </w:pPr>
      <w:r>
        <w:rPr>
          <w:rStyle w:val="CommentReference"/>
        </w:rPr>
        <w:annotationRef/>
      </w:r>
      <w:r w:rsidRPr="202C1B4E">
        <w:t>duyệt 2 lớp đem xuống thực hiện đầu tư chứng khoá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BC209" w15:done="1"/>
  <w15:commentEx w15:paraId="2D2DE91F" w15:done="1"/>
  <w15:commentEx w15:paraId="6511EB42" w15:done="1"/>
  <w15:commentEx w15:paraId="36D7F170" w15:paraIdParent="6511EB42" w15:done="1"/>
  <w15:commentEx w15:paraId="55893595" w15:done="0"/>
  <w15:commentEx w15:paraId="15899506" w15:paraIdParent="55893595" w15:done="0"/>
  <w15:commentEx w15:paraId="056B8C4D" w15:paraIdParent="55893595" w15:done="0"/>
  <w15:commentEx w15:paraId="2A483167" w15:done="0"/>
  <w15:commentEx w15:paraId="723A46D3" w15:done="0"/>
  <w15:commentEx w15:paraId="0298A0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63F4A" w16cex:dateUtc="2025-05-21T08:57:00Z"/>
  <w16cex:commentExtensible w16cex:durableId="686C3F22" w16cex:dateUtc="2025-05-21T08:44:00Z"/>
  <w16cex:commentExtensible w16cex:durableId="199E6953" w16cex:dateUtc="2025-05-21T09:06:00Z"/>
  <w16cex:commentExtensible w16cex:durableId="1FCB20C5" w16cex:dateUtc="2025-06-10T07:09:00Z"/>
  <w16cex:commentExtensible w16cex:durableId="4EC63E6C" w16cex:dateUtc="2025-05-21T09:27:00Z"/>
  <w16cex:commentExtensible w16cex:durableId="65E84869" w16cex:dateUtc="2025-05-21T09:33:00Z"/>
  <w16cex:commentExtensible w16cex:durableId="30619B37" w16cex:dateUtc="2025-06-10T08:20:00Z"/>
  <w16cex:commentExtensible w16cex:durableId="0B0CE09A" w16cex:dateUtc="2025-05-21T09:48:00Z"/>
  <w16cex:commentExtensible w16cex:durableId="4DA5C802" w16cex:dateUtc="2025-05-21T09:56:00Z"/>
  <w16cex:commentExtensible w16cex:durableId="5D73818E" w16cex:dateUtc="2025-05-21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BC209" w16cid:durableId="33963F4A"/>
  <w16cid:commentId w16cid:paraId="2D2DE91F" w16cid:durableId="686C3F22"/>
  <w16cid:commentId w16cid:paraId="6511EB42" w16cid:durableId="199E6953"/>
  <w16cid:commentId w16cid:paraId="36D7F170" w16cid:durableId="1FCB20C5"/>
  <w16cid:commentId w16cid:paraId="55893595" w16cid:durableId="4EC63E6C"/>
  <w16cid:commentId w16cid:paraId="15899506" w16cid:durableId="65E84869"/>
  <w16cid:commentId w16cid:paraId="056B8C4D" w16cid:durableId="30619B37"/>
  <w16cid:commentId w16cid:paraId="2A483167" w16cid:durableId="0B0CE09A"/>
  <w16cid:commentId w16cid:paraId="723A46D3" w16cid:durableId="4DA5C802"/>
  <w16cid:commentId w16cid:paraId="0298A079" w16cid:durableId="5D7381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29D75" w14:textId="77777777" w:rsidR="00DC17D8" w:rsidRDefault="00DC17D8" w:rsidP="00717520">
      <w:pPr>
        <w:spacing w:line="240" w:lineRule="auto"/>
      </w:pPr>
      <w:r>
        <w:separator/>
      </w:r>
    </w:p>
  </w:endnote>
  <w:endnote w:type="continuationSeparator" w:id="0">
    <w:p w14:paraId="3E6E3FF0" w14:textId="77777777" w:rsidR="00DC17D8" w:rsidRDefault="00DC17D8" w:rsidP="00717520">
      <w:pPr>
        <w:spacing w:line="240" w:lineRule="auto"/>
      </w:pPr>
      <w:r>
        <w:continuationSeparator/>
      </w:r>
    </w:p>
  </w:endnote>
  <w:endnote w:type="continuationNotice" w:id="1">
    <w:p w14:paraId="24CB4340" w14:textId="77777777" w:rsidR="00DC17D8" w:rsidRDefault="00DC17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yriad Pro">
    <w:panose1 w:val="020B0503030403020204"/>
    <w:charset w:val="00"/>
    <w:family w:val="swiss"/>
    <w:notTrueType/>
    <w:pitch w:val="variable"/>
    <w:sig w:usb0="A00002AF" w:usb1="5000204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MS Reference Sans Serif">
    <w:altName w:val="Calibri"/>
    <w:panose1 w:val="020B0604030504040204"/>
    <w:charset w:val="00"/>
    <w:family w:val="swiss"/>
    <w:pitch w:val="variable"/>
    <w:sig w:usb0="20000287"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E63E" w14:textId="77777777" w:rsidR="00DC17D8" w:rsidRDefault="00DC17D8" w:rsidP="00717520">
      <w:pPr>
        <w:spacing w:line="240" w:lineRule="auto"/>
      </w:pPr>
      <w:r>
        <w:separator/>
      </w:r>
    </w:p>
  </w:footnote>
  <w:footnote w:type="continuationSeparator" w:id="0">
    <w:p w14:paraId="1F0E0922" w14:textId="77777777" w:rsidR="00DC17D8" w:rsidRDefault="00DC17D8" w:rsidP="00717520">
      <w:pPr>
        <w:spacing w:line="240" w:lineRule="auto"/>
      </w:pPr>
      <w:r>
        <w:continuationSeparator/>
      </w:r>
    </w:p>
  </w:footnote>
  <w:footnote w:type="continuationNotice" w:id="1">
    <w:p w14:paraId="0DDC1F3F" w14:textId="77777777" w:rsidR="00DC17D8" w:rsidRDefault="00DC17D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6331" w14:textId="714F2B14" w:rsidR="00DA2520" w:rsidRDefault="00DA2520">
    <w:pPr>
      <w:pStyle w:val="Header"/>
    </w:pPr>
    <w:r>
      <w:rPr>
        <w:noProof/>
      </w:rPr>
      <w:drawing>
        <wp:inline distT="0" distB="0" distL="0" distR="0" wp14:anchorId="05349E2C" wp14:editId="4EA4B3DB">
          <wp:extent cx="1397000" cy="454531"/>
          <wp:effectExtent l="0" t="0" r="0" b="3175"/>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Logo&#10;&#10;Description automatically generated"/>
                  <pic:cNvPicPr/>
                </pic:nvPicPr>
                <pic:blipFill>
                  <a:blip r:embed="rId1"/>
                  <a:stretch>
                    <a:fillRect/>
                  </a:stretch>
                </pic:blipFill>
                <pic:spPr>
                  <a:xfrm>
                    <a:off x="0" y="0"/>
                    <a:ext cx="1423018" cy="4629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7A5"/>
    <w:multiLevelType w:val="hybridMultilevel"/>
    <w:tmpl w:val="4E1CF6F6"/>
    <w:lvl w:ilvl="0" w:tplc="AA8AE1C8">
      <w:numFmt w:val="bullet"/>
      <w:lvlText w:val="-"/>
      <w:lvlJc w:val="left"/>
      <w:pPr>
        <w:ind w:left="720" w:hanging="360"/>
      </w:pPr>
      <w:rPr>
        <w:rFonts w:ascii="Myriad Pro" w:eastAsiaTheme="minorHAnsi" w:hAnsi="Myriad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03E97"/>
    <w:multiLevelType w:val="multilevel"/>
    <w:tmpl w:val="38848E8E"/>
    <w:lvl w:ilvl="0">
      <w:start w:val="1"/>
      <w:numFmt w:val="bullet"/>
      <w:lvlText w:val=""/>
      <w:lvlJc w:val="left"/>
      <w:pPr>
        <w:ind w:left="288" w:hanging="288"/>
      </w:pPr>
      <w:rPr>
        <w:rFonts w:ascii="Wingdings" w:hAnsi="Wingdings" w:hint="default"/>
      </w:rPr>
    </w:lvl>
    <w:lvl w:ilvl="1">
      <w:start w:val="1"/>
      <w:numFmt w:val="bullet"/>
      <w:lvlText w:val="—"/>
      <w:lvlJc w:val="left"/>
      <w:pPr>
        <w:ind w:left="432" w:hanging="288"/>
      </w:pPr>
      <w:rPr>
        <w:rFonts w:ascii="Arial" w:hAnsi="Arial" w:hint="default"/>
        <w:color w:val="auto"/>
      </w:rPr>
    </w:lvl>
    <w:lvl w:ilvl="2">
      <w:start w:val="1"/>
      <w:numFmt w:val="bullet"/>
      <w:lvlText w:val="o"/>
      <w:lvlJc w:val="left"/>
      <w:pPr>
        <w:ind w:left="720" w:hanging="216"/>
      </w:pPr>
      <w:rPr>
        <w:rFonts w:ascii="Courier New" w:hAnsi="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80F489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91D5445"/>
    <w:multiLevelType w:val="hybridMultilevel"/>
    <w:tmpl w:val="A9D4A212"/>
    <w:lvl w:ilvl="0" w:tplc="2AF8E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33365"/>
    <w:multiLevelType w:val="multilevel"/>
    <w:tmpl w:val="363AD494"/>
    <w:lvl w:ilvl="0">
      <w:start w:val="1"/>
      <w:numFmt w:val="decimal"/>
      <w:lvlText w:val="%1."/>
      <w:lvlJc w:val="left"/>
      <w:pPr>
        <w:ind w:left="216" w:hanging="216"/>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76" w:hanging="576"/>
      </w:pPr>
      <w:rPr>
        <w:rFonts w:hint="default"/>
      </w:rPr>
    </w:lvl>
    <w:lvl w:ilvl="3">
      <w:start w:val="1"/>
      <w:numFmt w:val="decimal"/>
      <w:lvlText w:val="%1.%2.%3.%4."/>
      <w:lvlJc w:val="left"/>
      <w:pPr>
        <w:ind w:left="792" w:hanging="792"/>
      </w:pPr>
      <w:rPr>
        <w:rFonts w:hint="default"/>
        <w:b/>
        <w:bCs/>
      </w:rPr>
    </w:lvl>
    <w:lvl w:ilvl="4">
      <w:start w:val="1"/>
      <w:numFmt w:val="bullet"/>
      <w:lvlText w:val=""/>
      <w:lvlJc w:val="left"/>
      <w:pPr>
        <w:ind w:left="432" w:hanging="288"/>
      </w:pPr>
      <w:rPr>
        <w:rFonts w:ascii="Wingdings" w:hAnsi="Wingdings" w:hint="default"/>
        <w:color w:val="auto"/>
      </w:rPr>
    </w:lvl>
    <w:lvl w:ilvl="5">
      <w:start w:val="1"/>
      <w:numFmt w:val="bullet"/>
      <w:lvlText w:val="—"/>
      <w:lvlJc w:val="left"/>
      <w:pPr>
        <w:ind w:left="792" w:hanging="360"/>
      </w:pPr>
      <w:rPr>
        <w:rFonts w:ascii="Arial" w:hAnsi="Arial" w:cs="Arial" w:hint="default"/>
        <w:color w:val="auto"/>
        <w:sz w:val="24"/>
      </w:rPr>
    </w:lvl>
    <w:lvl w:ilvl="6">
      <w:start w:val="1"/>
      <w:numFmt w:val="bullet"/>
      <w:lvlText w:val="o"/>
      <w:lvlJc w:val="left"/>
      <w:pPr>
        <w:ind w:left="936" w:hanging="288"/>
      </w:pPr>
      <w:rPr>
        <w:rFonts w:ascii="Courier New" w:hAnsi="Courier New"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BE3E61"/>
    <w:multiLevelType w:val="hybridMultilevel"/>
    <w:tmpl w:val="ADB21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756F8E"/>
    <w:multiLevelType w:val="hybridMultilevel"/>
    <w:tmpl w:val="F4B8C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F1359"/>
    <w:multiLevelType w:val="multilevel"/>
    <w:tmpl w:val="676E884A"/>
    <w:lvl w:ilvl="0">
      <w:start w:val="1"/>
      <w:numFmt w:val="bullet"/>
      <w:lvlText w:val=""/>
      <w:lvlJc w:val="left"/>
      <w:pPr>
        <w:ind w:left="360" w:hanging="360"/>
      </w:pPr>
      <w:rPr>
        <w:rFonts w:ascii="Wingdings" w:hAnsi="Wingdings" w:hint="default"/>
      </w:rPr>
    </w:lvl>
    <w:lvl w:ilvl="1">
      <w:start w:val="1"/>
      <w:numFmt w:val="bullet"/>
      <w:lvlText w:val=""/>
      <w:lvlJc w:val="left"/>
      <w:pPr>
        <w:ind w:left="648" w:hanging="360"/>
      </w:pPr>
      <w:rPr>
        <w:rFonts w:ascii="Symbol" w:hAnsi="Symbol" w:hint="default"/>
      </w:rPr>
    </w:lvl>
    <w:lvl w:ilvl="2">
      <w:start w:val="1"/>
      <w:numFmt w:val="bullet"/>
      <w:lvlText w:val="o"/>
      <w:lvlJc w:val="left"/>
      <w:pPr>
        <w:ind w:left="936" w:hanging="288"/>
      </w:pPr>
      <w:rPr>
        <w:rFonts w:ascii="Courier New" w:hAnsi="Courier New" w:hint="default"/>
      </w:rPr>
    </w:lvl>
    <w:lvl w:ilvl="3">
      <w:start w:val="1"/>
      <w:numFmt w:val="bullet"/>
      <w:lvlText w:val=""/>
      <w:lvlJc w:val="left"/>
      <w:pPr>
        <w:ind w:left="1224" w:hanging="216"/>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9E4691E"/>
    <w:multiLevelType w:val="multilevel"/>
    <w:tmpl w:val="1488FCCC"/>
    <w:lvl w:ilvl="0">
      <w:start w:val="1"/>
      <w:numFmt w:val="decimal"/>
      <w:lvlText w:val="%1"/>
      <w:lvlJc w:val="left"/>
      <w:pPr>
        <w:tabs>
          <w:tab w:val="num" w:pos="340"/>
        </w:tabs>
        <w:ind w:left="340" w:hanging="34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1A6C6589"/>
    <w:multiLevelType w:val="hybridMultilevel"/>
    <w:tmpl w:val="0B841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53215"/>
    <w:multiLevelType w:val="hybridMultilevel"/>
    <w:tmpl w:val="4C40A802"/>
    <w:lvl w:ilvl="0" w:tplc="600C4924">
      <w:start w:val="1"/>
      <w:numFmt w:val="bullet"/>
      <w:lvlText w:val="—"/>
      <w:lvlJc w:val="left"/>
      <w:pPr>
        <w:ind w:left="360" w:hanging="360"/>
      </w:pPr>
      <w:rPr>
        <w:rFonts w:ascii="Univers 45 Light" w:hAnsi="Univers 45 Light" w:cs="Univers 45 Light" w:hint="default"/>
        <w:color w:val="auto"/>
        <w:sz w:val="24"/>
      </w:rPr>
    </w:lvl>
    <w:lvl w:ilvl="1" w:tplc="042A0003">
      <w:start w:val="1"/>
      <w:numFmt w:val="bullet"/>
      <w:lvlText w:val="o"/>
      <w:lvlJc w:val="left"/>
      <w:pPr>
        <w:ind w:left="1080" w:hanging="360"/>
      </w:pPr>
      <w:rPr>
        <w:rFonts w:ascii="Courier New" w:hAnsi="Courier New" w:cs="Courier New" w:hint="default"/>
      </w:rPr>
    </w:lvl>
    <w:lvl w:ilvl="2" w:tplc="DAE40874">
      <w:numFmt w:val="bullet"/>
      <w:lvlText w:val=""/>
      <w:lvlJc w:val="left"/>
      <w:pPr>
        <w:ind w:left="1800" w:hanging="360"/>
      </w:pPr>
      <w:rPr>
        <w:rFonts w:ascii="Symbol" w:eastAsiaTheme="minorHAnsi" w:hAnsi="Symbol" w:cstheme="minorBidi" w:hint="default"/>
      </w:rPr>
    </w:lvl>
    <w:lvl w:ilvl="3" w:tplc="8060774E">
      <w:start w:val="1"/>
      <w:numFmt w:val="bullet"/>
      <w:lvlText w:val=""/>
      <w:lvlJc w:val="left"/>
      <w:pPr>
        <w:ind w:left="36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7983DE1"/>
    <w:multiLevelType w:val="hybridMultilevel"/>
    <w:tmpl w:val="8530EB9E"/>
    <w:lvl w:ilvl="0" w:tplc="2ED05F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9F15F1"/>
    <w:multiLevelType w:val="hybridMultilevel"/>
    <w:tmpl w:val="93BABCC6"/>
    <w:lvl w:ilvl="0" w:tplc="D0E2F946">
      <w:numFmt w:val="bullet"/>
      <w:lvlText w:val="-"/>
      <w:lvlJc w:val="left"/>
      <w:pPr>
        <w:ind w:left="720" w:hanging="360"/>
      </w:pPr>
      <w:rPr>
        <w:rFonts w:ascii="Myriad Pro" w:eastAsiaTheme="minorHAnsi" w:hAnsi="Myriad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66056"/>
    <w:multiLevelType w:val="hybridMultilevel"/>
    <w:tmpl w:val="5232B738"/>
    <w:lvl w:ilvl="0" w:tplc="1FBE0350">
      <w:numFmt w:val="bullet"/>
      <w:lvlText w:val="-"/>
      <w:lvlJc w:val="left"/>
      <w:pPr>
        <w:ind w:left="720" w:hanging="360"/>
      </w:pPr>
      <w:rPr>
        <w:rFonts w:ascii="Myriad Pro" w:eastAsiaTheme="minorHAnsi" w:hAnsi="Myriad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B45A6"/>
    <w:multiLevelType w:val="multilevel"/>
    <w:tmpl w:val="676E884A"/>
    <w:lvl w:ilvl="0">
      <w:start w:val="1"/>
      <w:numFmt w:val="bullet"/>
      <w:lvlText w:val=""/>
      <w:lvlJc w:val="left"/>
      <w:pPr>
        <w:ind w:left="360" w:hanging="360"/>
      </w:pPr>
      <w:rPr>
        <w:rFonts w:ascii="Wingdings" w:hAnsi="Wingdings" w:hint="default"/>
      </w:rPr>
    </w:lvl>
    <w:lvl w:ilvl="1">
      <w:start w:val="1"/>
      <w:numFmt w:val="bullet"/>
      <w:lvlText w:val=""/>
      <w:lvlJc w:val="left"/>
      <w:pPr>
        <w:ind w:left="648" w:hanging="360"/>
      </w:pPr>
      <w:rPr>
        <w:rFonts w:ascii="Symbol" w:hAnsi="Symbol" w:hint="default"/>
      </w:rPr>
    </w:lvl>
    <w:lvl w:ilvl="2">
      <w:start w:val="1"/>
      <w:numFmt w:val="bullet"/>
      <w:lvlText w:val="o"/>
      <w:lvlJc w:val="left"/>
      <w:pPr>
        <w:ind w:left="936" w:hanging="288"/>
      </w:pPr>
      <w:rPr>
        <w:rFonts w:ascii="Courier New" w:hAnsi="Courier New" w:hint="default"/>
      </w:rPr>
    </w:lvl>
    <w:lvl w:ilvl="3">
      <w:start w:val="1"/>
      <w:numFmt w:val="bullet"/>
      <w:lvlText w:val=""/>
      <w:lvlJc w:val="left"/>
      <w:pPr>
        <w:ind w:left="1224" w:hanging="216"/>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308D4FAF"/>
    <w:multiLevelType w:val="hybridMultilevel"/>
    <w:tmpl w:val="695A1FCA"/>
    <w:lvl w:ilvl="0" w:tplc="8060774E">
      <w:start w:val="1"/>
      <w:numFmt w:val="bullet"/>
      <w:lvlText w:val=""/>
      <w:lvlJc w:val="left"/>
      <w:pPr>
        <w:ind w:left="720" w:hanging="360"/>
      </w:pPr>
      <w:rPr>
        <w:rFonts w:ascii="Symbol" w:hAnsi="Symbol" w:hint="default"/>
        <w:color w:val="auto"/>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543765A"/>
    <w:multiLevelType w:val="hybridMultilevel"/>
    <w:tmpl w:val="31C49910"/>
    <w:lvl w:ilvl="0" w:tplc="40463FAC">
      <w:numFmt w:val="bullet"/>
      <w:lvlText w:val="-"/>
      <w:lvlJc w:val="left"/>
      <w:pPr>
        <w:ind w:left="720" w:hanging="360"/>
      </w:pPr>
      <w:rPr>
        <w:rFonts w:ascii="Myriad Pro" w:eastAsiaTheme="minorHAnsi" w:hAnsi="Myriad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21224D"/>
    <w:multiLevelType w:val="hybridMultilevel"/>
    <w:tmpl w:val="0D8E8564"/>
    <w:lvl w:ilvl="0" w:tplc="8060774E">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F00B87"/>
    <w:multiLevelType w:val="hybridMultilevel"/>
    <w:tmpl w:val="7C5A2F6C"/>
    <w:lvl w:ilvl="0" w:tplc="A1445DA2">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26E4E"/>
    <w:multiLevelType w:val="multilevel"/>
    <w:tmpl w:val="A50081D6"/>
    <w:lvl w:ilvl="0">
      <w:start w:val="1"/>
      <w:numFmt w:val="bullet"/>
      <w:lvlText w:val=""/>
      <w:lvlJc w:val="left"/>
      <w:pPr>
        <w:ind w:left="288" w:hanging="288"/>
      </w:pPr>
      <w:rPr>
        <w:rFonts w:ascii="Wingdings" w:hAnsi="Wingdings" w:hint="default"/>
      </w:rPr>
    </w:lvl>
    <w:lvl w:ilvl="1">
      <w:numFmt w:val="bullet"/>
      <w:lvlText w:val="-"/>
      <w:lvlJc w:val="left"/>
      <w:pPr>
        <w:ind w:left="504" w:hanging="360"/>
      </w:pPr>
      <w:rPr>
        <w:rFonts w:ascii="Myriad Pro" w:eastAsiaTheme="minorHAnsi" w:hAnsi="Myriad Pro" w:cstheme="minorBidi" w:hint="default"/>
      </w:rPr>
    </w:lvl>
    <w:lvl w:ilvl="2">
      <w:start w:val="1"/>
      <w:numFmt w:val="bullet"/>
      <w:lvlText w:val="o"/>
      <w:lvlJc w:val="left"/>
      <w:pPr>
        <w:ind w:left="720" w:hanging="216"/>
      </w:pPr>
      <w:rPr>
        <w:rFonts w:ascii="Courier New" w:hAnsi="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487E5E89"/>
    <w:multiLevelType w:val="hybridMultilevel"/>
    <w:tmpl w:val="DE7CB686"/>
    <w:lvl w:ilvl="0" w:tplc="806077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1" w15:restartNumberingAfterBreak="0">
    <w:nsid w:val="490C1B82"/>
    <w:multiLevelType w:val="hybridMultilevel"/>
    <w:tmpl w:val="3B64B542"/>
    <w:lvl w:ilvl="0" w:tplc="DE04E5C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07C3F"/>
    <w:multiLevelType w:val="hybridMultilevel"/>
    <w:tmpl w:val="E3F6E9E4"/>
    <w:lvl w:ilvl="0" w:tplc="825096C8">
      <w:numFmt w:val="bullet"/>
      <w:lvlText w:val="-"/>
      <w:lvlJc w:val="left"/>
      <w:pPr>
        <w:ind w:left="720" w:hanging="360"/>
      </w:pPr>
      <w:rPr>
        <w:rFonts w:ascii="Myriad Pro" w:eastAsiaTheme="minorHAnsi" w:hAnsi="Myriad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7A0778"/>
    <w:multiLevelType w:val="hybridMultilevel"/>
    <w:tmpl w:val="D78460F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4FE418FA"/>
    <w:multiLevelType w:val="hybridMultilevel"/>
    <w:tmpl w:val="AD4828A4"/>
    <w:lvl w:ilvl="0" w:tplc="600C3C84">
      <w:start w:val="1"/>
      <w:numFmt w:val="bullet"/>
      <w:lvlText w:val="-"/>
      <w:lvlJc w:val="left"/>
      <w:pPr>
        <w:ind w:left="1004" w:hanging="360"/>
      </w:pPr>
      <w:rPr>
        <w:rFonts w:ascii="Myriad Pro" w:eastAsia="Arial Unicode MS" w:hAnsi="Myriad Pro"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5190597D"/>
    <w:multiLevelType w:val="hybridMultilevel"/>
    <w:tmpl w:val="8E26AD86"/>
    <w:lvl w:ilvl="0" w:tplc="611AA2CE">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557E79C7"/>
    <w:multiLevelType w:val="hybridMultilevel"/>
    <w:tmpl w:val="1574520E"/>
    <w:lvl w:ilvl="0" w:tplc="806077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E71B12"/>
    <w:multiLevelType w:val="hybridMultilevel"/>
    <w:tmpl w:val="77BE3B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89C2AF1"/>
    <w:multiLevelType w:val="hybridMultilevel"/>
    <w:tmpl w:val="54383F7A"/>
    <w:lvl w:ilvl="0" w:tplc="FD9837FA">
      <w:start w:val="1"/>
      <w:numFmt w:val="decimal"/>
      <w:pStyle w:val="Heading6"/>
      <w:lvlText w:val="Bả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831E2"/>
    <w:multiLevelType w:val="hybridMultilevel"/>
    <w:tmpl w:val="93F0056C"/>
    <w:lvl w:ilvl="0" w:tplc="7B3E7710">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BC305A2"/>
    <w:multiLevelType w:val="hybridMultilevel"/>
    <w:tmpl w:val="CCA441B8"/>
    <w:lvl w:ilvl="0" w:tplc="8A14AB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AD29AA"/>
    <w:multiLevelType w:val="hybridMultilevel"/>
    <w:tmpl w:val="51B023A4"/>
    <w:lvl w:ilvl="0" w:tplc="8060774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2501FD"/>
    <w:multiLevelType w:val="hybridMultilevel"/>
    <w:tmpl w:val="E5489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8E3541"/>
    <w:multiLevelType w:val="hybridMultilevel"/>
    <w:tmpl w:val="7E48ECDE"/>
    <w:lvl w:ilvl="0" w:tplc="806077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C024865"/>
    <w:multiLevelType w:val="hybridMultilevel"/>
    <w:tmpl w:val="A9967088"/>
    <w:lvl w:ilvl="0" w:tplc="8060774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46F24B4"/>
    <w:multiLevelType w:val="multilevel"/>
    <w:tmpl w:val="256AA4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58302C5"/>
    <w:multiLevelType w:val="hybridMultilevel"/>
    <w:tmpl w:val="BF2806EE"/>
    <w:lvl w:ilvl="0" w:tplc="8060774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7D266223"/>
    <w:multiLevelType w:val="hybridMultilevel"/>
    <w:tmpl w:val="387EB998"/>
    <w:lvl w:ilvl="0" w:tplc="8060774E">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7F890E02"/>
    <w:multiLevelType w:val="hybridMultilevel"/>
    <w:tmpl w:val="A6AC8A0C"/>
    <w:lvl w:ilvl="0" w:tplc="449450A2">
      <w:numFmt w:val="bullet"/>
      <w:lvlText w:val="-"/>
      <w:lvlJc w:val="left"/>
      <w:pPr>
        <w:ind w:left="720" w:hanging="360"/>
      </w:pPr>
      <w:rPr>
        <w:rFonts w:ascii="Myriad Pro" w:eastAsiaTheme="minorHAnsi" w:hAnsi="Myriad Pro"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646794">
    <w:abstractNumId w:val="30"/>
  </w:num>
  <w:num w:numId="2" w16cid:durableId="404180566">
    <w:abstractNumId w:val="2"/>
  </w:num>
  <w:num w:numId="3" w16cid:durableId="225341339">
    <w:abstractNumId w:val="8"/>
  </w:num>
  <w:num w:numId="4" w16cid:durableId="952974650">
    <w:abstractNumId w:val="4"/>
  </w:num>
  <w:num w:numId="5" w16cid:durableId="1148324495">
    <w:abstractNumId w:val="20"/>
  </w:num>
  <w:num w:numId="6" w16cid:durableId="606081130">
    <w:abstractNumId w:val="33"/>
  </w:num>
  <w:num w:numId="7" w16cid:durableId="1483236027">
    <w:abstractNumId w:val="34"/>
  </w:num>
  <w:num w:numId="8" w16cid:durableId="229652588">
    <w:abstractNumId w:val="17"/>
  </w:num>
  <w:num w:numId="9" w16cid:durableId="570428701">
    <w:abstractNumId w:val="0"/>
  </w:num>
  <w:num w:numId="10" w16cid:durableId="1409962803">
    <w:abstractNumId w:val="13"/>
  </w:num>
  <w:num w:numId="11" w16cid:durableId="385642503">
    <w:abstractNumId w:val="2"/>
  </w:num>
  <w:num w:numId="12" w16cid:durableId="94717686">
    <w:abstractNumId w:val="37"/>
  </w:num>
  <w:num w:numId="13" w16cid:durableId="1228492252">
    <w:abstractNumId w:val="15"/>
  </w:num>
  <w:num w:numId="14" w16cid:durableId="1207328601">
    <w:abstractNumId w:val="10"/>
  </w:num>
  <w:num w:numId="15" w16cid:durableId="1655839988">
    <w:abstractNumId w:val="36"/>
  </w:num>
  <w:num w:numId="16" w16cid:durableId="330790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0611235">
    <w:abstractNumId w:val="22"/>
  </w:num>
  <w:num w:numId="18" w16cid:durableId="487405707">
    <w:abstractNumId w:val="29"/>
  </w:num>
  <w:num w:numId="19" w16cid:durableId="1726752665">
    <w:abstractNumId w:val="26"/>
  </w:num>
  <w:num w:numId="20" w16cid:durableId="2072656808">
    <w:abstractNumId w:val="31"/>
  </w:num>
  <w:num w:numId="21" w16cid:durableId="1628774217">
    <w:abstractNumId w:val="32"/>
  </w:num>
  <w:num w:numId="22" w16cid:durableId="857159789">
    <w:abstractNumId w:val="2"/>
  </w:num>
  <w:num w:numId="23" w16cid:durableId="1457409153">
    <w:abstractNumId w:val="2"/>
  </w:num>
  <w:num w:numId="24" w16cid:durableId="1709135599">
    <w:abstractNumId w:val="27"/>
  </w:num>
  <w:num w:numId="25" w16cid:durableId="703868907">
    <w:abstractNumId w:val="5"/>
  </w:num>
  <w:num w:numId="26" w16cid:durableId="1632859479">
    <w:abstractNumId w:val="24"/>
  </w:num>
  <w:num w:numId="27" w16cid:durableId="2142729218">
    <w:abstractNumId w:val="2"/>
  </w:num>
  <w:num w:numId="28" w16cid:durableId="1796098216">
    <w:abstractNumId w:val="3"/>
  </w:num>
  <w:num w:numId="29" w16cid:durableId="1931086164">
    <w:abstractNumId w:val="11"/>
  </w:num>
  <w:num w:numId="30" w16cid:durableId="762190087">
    <w:abstractNumId w:val="25"/>
  </w:num>
  <w:num w:numId="31" w16cid:durableId="396518393">
    <w:abstractNumId w:val="1"/>
  </w:num>
  <w:num w:numId="32" w16cid:durableId="475799311">
    <w:abstractNumId w:val="19"/>
  </w:num>
  <w:num w:numId="33" w16cid:durableId="1483084501">
    <w:abstractNumId w:val="38"/>
  </w:num>
  <w:num w:numId="34" w16cid:durableId="598222152">
    <w:abstractNumId w:val="2"/>
  </w:num>
  <w:num w:numId="35" w16cid:durableId="2102529655">
    <w:abstractNumId w:val="2"/>
  </w:num>
  <w:num w:numId="36" w16cid:durableId="1665546743">
    <w:abstractNumId w:val="21"/>
  </w:num>
  <w:num w:numId="37" w16cid:durableId="1763335027">
    <w:abstractNumId w:val="7"/>
  </w:num>
  <w:num w:numId="38" w16cid:durableId="259341183">
    <w:abstractNumId w:val="14"/>
  </w:num>
  <w:num w:numId="39" w16cid:durableId="771777117">
    <w:abstractNumId w:val="12"/>
  </w:num>
  <w:num w:numId="40" w16cid:durableId="2027633964">
    <w:abstractNumId w:val="18"/>
  </w:num>
  <w:num w:numId="41" w16cid:durableId="1028019368">
    <w:abstractNumId w:val="6"/>
  </w:num>
  <w:num w:numId="42" w16cid:durableId="2007973681">
    <w:abstractNumId w:val="9"/>
  </w:num>
  <w:num w:numId="43" w16cid:durableId="1416198177">
    <w:abstractNumId w:val="35"/>
  </w:num>
  <w:num w:numId="44" w16cid:durableId="834804811">
    <w:abstractNumId w:val="16"/>
  </w:num>
  <w:num w:numId="45" w16cid:durableId="2114203386">
    <w:abstractNumId w:val="28"/>
  </w:num>
  <w:num w:numId="46" w16cid:durableId="793400246">
    <w:abstractNumId w:val="28"/>
  </w:num>
  <w:num w:numId="47" w16cid:durableId="1296179880">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 Thanh Trung">
    <w15:presenceInfo w15:providerId="AD" w15:userId="S::trung.dt@vdsc.com.vn::4a449868-c2e5-40e2-b63c-64fc1594894d"/>
  </w15:person>
  <w15:person w15:author="Truong Vu Phuong Hang">
    <w15:presenceInfo w15:providerId="AD" w15:userId="S::hang.tvp@vdsc.com.vn::557d849a-aacd-437e-b637-c33a2d136429"/>
  </w15:person>
  <w15:person w15:author="Tran Mai Quang Bao">
    <w15:presenceInfo w15:providerId="AD" w15:userId="S::bao.tmq@vdam.com.vn::ab30e585-fdba-481c-b571-6fac9c46b6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3D"/>
    <w:rsid w:val="00000439"/>
    <w:rsid w:val="0000078E"/>
    <w:rsid w:val="00000892"/>
    <w:rsid w:val="00000D76"/>
    <w:rsid w:val="00001CC9"/>
    <w:rsid w:val="00002424"/>
    <w:rsid w:val="00002F70"/>
    <w:rsid w:val="000030B6"/>
    <w:rsid w:val="00003CF2"/>
    <w:rsid w:val="0000434F"/>
    <w:rsid w:val="0000486F"/>
    <w:rsid w:val="00004EE4"/>
    <w:rsid w:val="00005202"/>
    <w:rsid w:val="00005596"/>
    <w:rsid w:val="00005632"/>
    <w:rsid w:val="00005689"/>
    <w:rsid w:val="00006BD8"/>
    <w:rsid w:val="00007502"/>
    <w:rsid w:val="00007BE4"/>
    <w:rsid w:val="00010576"/>
    <w:rsid w:val="00010A2D"/>
    <w:rsid w:val="00011247"/>
    <w:rsid w:val="0001174F"/>
    <w:rsid w:val="0001226D"/>
    <w:rsid w:val="000134E9"/>
    <w:rsid w:val="000148B1"/>
    <w:rsid w:val="00015406"/>
    <w:rsid w:val="00015682"/>
    <w:rsid w:val="00015B9E"/>
    <w:rsid w:val="000161F1"/>
    <w:rsid w:val="000167EC"/>
    <w:rsid w:val="000177CA"/>
    <w:rsid w:val="000178F9"/>
    <w:rsid w:val="00020017"/>
    <w:rsid w:val="000203EB"/>
    <w:rsid w:val="000206F6"/>
    <w:rsid w:val="00020B77"/>
    <w:rsid w:val="00020FFE"/>
    <w:rsid w:val="000211FE"/>
    <w:rsid w:val="00021E9C"/>
    <w:rsid w:val="00022C34"/>
    <w:rsid w:val="00022D7F"/>
    <w:rsid w:val="00023A2E"/>
    <w:rsid w:val="000245F7"/>
    <w:rsid w:val="0002463D"/>
    <w:rsid w:val="00024DBF"/>
    <w:rsid w:val="00025BB4"/>
    <w:rsid w:val="00026A78"/>
    <w:rsid w:val="00026F00"/>
    <w:rsid w:val="00027961"/>
    <w:rsid w:val="00027D27"/>
    <w:rsid w:val="00030321"/>
    <w:rsid w:val="000306E2"/>
    <w:rsid w:val="00030B7C"/>
    <w:rsid w:val="00031552"/>
    <w:rsid w:val="00031F76"/>
    <w:rsid w:val="000324C5"/>
    <w:rsid w:val="00032A13"/>
    <w:rsid w:val="00033DAE"/>
    <w:rsid w:val="00033FAC"/>
    <w:rsid w:val="00034E4E"/>
    <w:rsid w:val="00035AC7"/>
    <w:rsid w:val="00035CE4"/>
    <w:rsid w:val="00035E09"/>
    <w:rsid w:val="00036BD6"/>
    <w:rsid w:val="00036DCA"/>
    <w:rsid w:val="00037040"/>
    <w:rsid w:val="0003752D"/>
    <w:rsid w:val="00037BBA"/>
    <w:rsid w:val="00037BC3"/>
    <w:rsid w:val="00037D92"/>
    <w:rsid w:val="0004001E"/>
    <w:rsid w:val="00040332"/>
    <w:rsid w:val="00041B82"/>
    <w:rsid w:val="000434B7"/>
    <w:rsid w:val="000437FC"/>
    <w:rsid w:val="00043C79"/>
    <w:rsid w:val="0004415C"/>
    <w:rsid w:val="00044A94"/>
    <w:rsid w:val="00045118"/>
    <w:rsid w:val="000453FA"/>
    <w:rsid w:val="00046068"/>
    <w:rsid w:val="0004648C"/>
    <w:rsid w:val="00047779"/>
    <w:rsid w:val="00047828"/>
    <w:rsid w:val="00047869"/>
    <w:rsid w:val="000504B3"/>
    <w:rsid w:val="00050DA8"/>
    <w:rsid w:val="00050F0D"/>
    <w:rsid w:val="00051825"/>
    <w:rsid w:val="00051E4B"/>
    <w:rsid w:val="0005205A"/>
    <w:rsid w:val="0005254E"/>
    <w:rsid w:val="00052577"/>
    <w:rsid w:val="000529DC"/>
    <w:rsid w:val="000529F6"/>
    <w:rsid w:val="000532FD"/>
    <w:rsid w:val="00053B5D"/>
    <w:rsid w:val="00053F6A"/>
    <w:rsid w:val="0005438E"/>
    <w:rsid w:val="00055E27"/>
    <w:rsid w:val="000566CB"/>
    <w:rsid w:val="000570A4"/>
    <w:rsid w:val="000572A3"/>
    <w:rsid w:val="000572F3"/>
    <w:rsid w:val="0005775C"/>
    <w:rsid w:val="000577B3"/>
    <w:rsid w:val="00057A60"/>
    <w:rsid w:val="00057AA9"/>
    <w:rsid w:val="00057F53"/>
    <w:rsid w:val="00060553"/>
    <w:rsid w:val="0006069B"/>
    <w:rsid w:val="0006074C"/>
    <w:rsid w:val="000608CE"/>
    <w:rsid w:val="00060A1D"/>
    <w:rsid w:val="00060DF4"/>
    <w:rsid w:val="00060EEC"/>
    <w:rsid w:val="00062BB7"/>
    <w:rsid w:val="00062C05"/>
    <w:rsid w:val="0006345B"/>
    <w:rsid w:val="00063E1B"/>
    <w:rsid w:val="000640D4"/>
    <w:rsid w:val="000643A0"/>
    <w:rsid w:val="000644E8"/>
    <w:rsid w:val="00065233"/>
    <w:rsid w:val="0006524A"/>
    <w:rsid w:val="000657EE"/>
    <w:rsid w:val="00065B46"/>
    <w:rsid w:val="000664FA"/>
    <w:rsid w:val="00066AF1"/>
    <w:rsid w:val="00067D97"/>
    <w:rsid w:val="00070874"/>
    <w:rsid w:val="000718E4"/>
    <w:rsid w:val="00072572"/>
    <w:rsid w:val="00073725"/>
    <w:rsid w:val="000739B1"/>
    <w:rsid w:val="00074567"/>
    <w:rsid w:val="00074E98"/>
    <w:rsid w:val="00075059"/>
    <w:rsid w:val="00075AE1"/>
    <w:rsid w:val="0007790F"/>
    <w:rsid w:val="0008271F"/>
    <w:rsid w:val="00083077"/>
    <w:rsid w:val="0008515A"/>
    <w:rsid w:val="000853F6"/>
    <w:rsid w:val="000856AB"/>
    <w:rsid w:val="00085B13"/>
    <w:rsid w:val="00086C4C"/>
    <w:rsid w:val="000870E3"/>
    <w:rsid w:val="00087C64"/>
    <w:rsid w:val="00090069"/>
    <w:rsid w:val="00090C0D"/>
    <w:rsid w:val="0009113C"/>
    <w:rsid w:val="00091A16"/>
    <w:rsid w:val="00091CC1"/>
    <w:rsid w:val="0009217C"/>
    <w:rsid w:val="000921ED"/>
    <w:rsid w:val="000924F5"/>
    <w:rsid w:val="000925DB"/>
    <w:rsid w:val="000929F3"/>
    <w:rsid w:val="00092A33"/>
    <w:rsid w:val="00092C25"/>
    <w:rsid w:val="00092EEC"/>
    <w:rsid w:val="00093622"/>
    <w:rsid w:val="00093696"/>
    <w:rsid w:val="00094A6D"/>
    <w:rsid w:val="00094CB0"/>
    <w:rsid w:val="00094F57"/>
    <w:rsid w:val="00096041"/>
    <w:rsid w:val="00097D81"/>
    <w:rsid w:val="00097E1B"/>
    <w:rsid w:val="000A104F"/>
    <w:rsid w:val="000A127E"/>
    <w:rsid w:val="000A12DC"/>
    <w:rsid w:val="000A1411"/>
    <w:rsid w:val="000A17A3"/>
    <w:rsid w:val="000A1CE7"/>
    <w:rsid w:val="000A28C3"/>
    <w:rsid w:val="000A463C"/>
    <w:rsid w:val="000A47F9"/>
    <w:rsid w:val="000A4CC1"/>
    <w:rsid w:val="000A5238"/>
    <w:rsid w:val="000A5C0A"/>
    <w:rsid w:val="000A5DE8"/>
    <w:rsid w:val="000A6301"/>
    <w:rsid w:val="000A73AC"/>
    <w:rsid w:val="000A7E7F"/>
    <w:rsid w:val="000B05A4"/>
    <w:rsid w:val="000B0761"/>
    <w:rsid w:val="000B0A9B"/>
    <w:rsid w:val="000B1B97"/>
    <w:rsid w:val="000B28C2"/>
    <w:rsid w:val="000B2FA5"/>
    <w:rsid w:val="000B329E"/>
    <w:rsid w:val="000B3376"/>
    <w:rsid w:val="000B396E"/>
    <w:rsid w:val="000B3CC0"/>
    <w:rsid w:val="000B4993"/>
    <w:rsid w:val="000B4A17"/>
    <w:rsid w:val="000B5325"/>
    <w:rsid w:val="000B55EF"/>
    <w:rsid w:val="000B57EC"/>
    <w:rsid w:val="000B592E"/>
    <w:rsid w:val="000B5A73"/>
    <w:rsid w:val="000B5CDE"/>
    <w:rsid w:val="000B69CF"/>
    <w:rsid w:val="000B6C82"/>
    <w:rsid w:val="000B72ED"/>
    <w:rsid w:val="000C0938"/>
    <w:rsid w:val="000C1984"/>
    <w:rsid w:val="000C19DD"/>
    <w:rsid w:val="000C1D87"/>
    <w:rsid w:val="000C2141"/>
    <w:rsid w:val="000C24D0"/>
    <w:rsid w:val="000C2702"/>
    <w:rsid w:val="000C2732"/>
    <w:rsid w:val="000C32C0"/>
    <w:rsid w:val="000C3A39"/>
    <w:rsid w:val="000C3C0D"/>
    <w:rsid w:val="000C43B7"/>
    <w:rsid w:val="000C4994"/>
    <w:rsid w:val="000C5790"/>
    <w:rsid w:val="000C5834"/>
    <w:rsid w:val="000C5948"/>
    <w:rsid w:val="000C59F8"/>
    <w:rsid w:val="000C5A9E"/>
    <w:rsid w:val="000C5E8F"/>
    <w:rsid w:val="000C6FDC"/>
    <w:rsid w:val="000D0015"/>
    <w:rsid w:val="000D075C"/>
    <w:rsid w:val="000D0C01"/>
    <w:rsid w:val="000D14E9"/>
    <w:rsid w:val="000D17D9"/>
    <w:rsid w:val="000D1BF0"/>
    <w:rsid w:val="000D23A4"/>
    <w:rsid w:val="000D2596"/>
    <w:rsid w:val="000D2937"/>
    <w:rsid w:val="000D2DCF"/>
    <w:rsid w:val="000D2FC8"/>
    <w:rsid w:val="000D37FA"/>
    <w:rsid w:val="000D399B"/>
    <w:rsid w:val="000D3A88"/>
    <w:rsid w:val="000D3B56"/>
    <w:rsid w:val="000D3D02"/>
    <w:rsid w:val="000D3DBF"/>
    <w:rsid w:val="000D47B5"/>
    <w:rsid w:val="000D4EBE"/>
    <w:rsid w:val="000D58EC"/>
    <w:rsid w:val="000D5A99"/>
    <w:rsid w:val="000D5F27"/>
    <w:rsid w:val="000D6112"/>
    <w:rsid w:val="000D6167"/>
    <w:rsid w:val="000D6BC3"/>
    <w:rsid w:val="000D6C69"/>
    <w:rsid w:val="000D747F"/>
    <w:rsid w:val="000D777C"/>
    <w:rsid w:val="000E155A"/>
    <w:rsid w:val="000E1C51"/>
    <w:rsid w:val="000E302F"/>
    <w:rsid w:val="000E3A72"/>
    <w:rsid w:val="000E3EE7"/>
    <w:rsid w:val="000E4993"/>
    <w:rsid w:val="000E4EE3"/>
    <w:rsid w:val="000E525E"/>
    <w:rsid w:val="000E5F70"/>
    <w:rsid w:val="000E632F"/>
    <w:rsid w:val="000E76CF"/>
    <w:rsid w:val="000E7D8B"/>
    <w:rsid w:val="000F074B"/>
    <w:rsid w:val="000F1906"/>
    <w:rsid w:val="000F1F17"/>
    <w:rsid w:val="000F3011"/>
    <w:rsid w:val="000F342C"/>
    <w:rsid w:val="000F3A58"/>
    <w:rsid w:val="000F3A78"/>
    <w:rsid w:val="000F5281"/>
    <w:rsid w:val="000F58BB"/>
    <w:rsid w:val="000F5EB2"/>
    <w:rsid w:val="000F64C8"/>
    <w:rsid w:val="000F69E1"/>
    <w:rsid w:val="000F6F22"/>
    <w:rsid w:val="000F7CAE"/>
    <w:rsid w:val="000F7F46"/>
    <w:rsid w:val="0010031C"/>
    <w:rsid w:val="001004A1"/>
    <w:rsid w:val="001011DB"/>
    <w:rsid w:val="00102564"/>
    <w:rsid w:val="00102D71"/>
    <w:rsid w:val="0010357B"/>
    <w:rsid w:val="00103B07"/>
    <w:rsid w:val="001054B1"/>
    <w:rsid w:val="00105878"/>
    <w:rsid w:val="00105D61"/>
    <w:rsid w:val="001061A6"/>
    <w:rsid w:val="001063C1"/>
    <w:rsid w:val="001067CF"/>
    <w:rsid w:val="00107241"/>
    <w:rsid w:val="0011037F"/>
    <w:rsid w:val="00110AA2"/>
    <w:rsid w:val="00110B07"/>
    <w:rsid w:val="00110EE4"/>
    <w:rsid w:val="0011135B"/>
    <w:rsid w:val="001116E0"/>
    <w:rsid w:val="00111CE0"/>
    <w:rsid w:val="00111D84"/>
    <w:rsid w:val="0011250A"/>
    <w:rsid w:val="001125DE"/>
    <w:rsid w:val="00112E26"/>
    <w:rsid w:val="00112E80"/>
    <w:rsid w:val="00113170"/>
    <w:rsid w:val="00113E93"/>
    <w:rsid w:val="001142FF"/>
    <w:rsid w:val="001146A7"/>
    <w:rsid w:val="001147AD"/>
    <w:rsid w:val="001162A4"/>
    <w:rsid w:val="00116B89"/>
    <w:rsid w:val="00117429"/>
    <w:rsid w:val="0012013D"/>
    <w:rsid w:val="00121C81"/>
    <w:rsid w:val="00122567"/>
    <w:rsid w:val="00123AF8"/>
    <w:rsid w:val="00123EC8"/>
    <w:rsid w:val="00124478"/>
    <w:rsid w:val="0012497C"/>
    <w:rsid w:val="00124D69"/>
    <w:rsid w:val="00125E93"/>
    <w:rsid w:val="001269A7"/>
    <w:rsid w:val="00130886"/>
    <w:rsid w:val="0013092F"/>
    <w:rsid w:val="00130D5E"/>
    <w:rsid w:val="00130E57"/>
    <w:rsid w:val="00132EC7"/>
    <w:rsid w:val="0013435C"/>
    <w:rsid w:val="001347AD"/>
    <w:rsid w:val="00134B6D"/>
    <w:rsid w:val="00135307"/>
    <w:rsid w:val="00135BA0"/>
    <w:rsid w:val="00135D55"/>
    <w:rsid w:val="00137258"/>
    <w:rsid w:val="00137A52"/>
    <w:rsid w:val="00137C50"/>
    <w:rsid w:val="00137D37"/>
    <w:rsid w:val="00140166"/>
    <w:rsid w:val="00140CF5"/>
    <w:rsid w:val="00140D75"/>
    <w:rsid w:val="00141BD0"/>
    <w:rsid w:val="00141FBA"/>
    <w:rsid w:val="00142589"/>
    <w:rsid w:val="0014282C"/>
    <w:rsid w:val="00142949"/>
    <w:rsid w:val="00142CD0"/>
    <w:rsid w:val="00142E0B"/>
    <w:rsid w:val="00143979"/>
    <w:rsid w:val="00143B18"/>
    <w:rsid w:val="001455FF"/>
    <w:rsid w:val="001458C0"/>
    <w:rsid w:val="00146918"/>
    <w:rsid w:val="001470B3"/>
    <w:rsid w:val="001476A7"/>
    <w:rsid w:val="0014795B"/>
    <w:rsid w:val="00150B81"/>
    <w:rsid w:val="00150DD7"/>
    <w:rsid w:val="0015110C"/>
    <w:rsid w:val="001514A9"/>
    <w:rsid w:val="0015181F"/>
    <w:rsid w:val="0015187F"/>
    <w:rsid w:val="00151E33"/>
    <w:rsid w:val="001520AD"/>
    <w:rsid w:val="00152EA1"/>
    <w:rsid w:val="001531D9"/>
    <w:rsid w:val="00153205"/>
    <w:rsid w:val="00153870"/>
    <w:rsid w:val="00153880"/>
    <w:rsid w:val="00154C6C"/>
    <w:rsid w:val="0015564E"/>
    <w:rsid w:val="00155685"/>
    <w:rsid w:val="001560C5"/>
    <w:rsid w:val="00156D57"/>
    <w:rsid w:val="00157C2D"/>
    <w:rsid w:val="0016022A"/>
    <w:rsid w:val="00160E52"/>
    <w:rsid w:val="001612B8"/>
    <w:rsid w:val="0016432A"/>
    <w:rsid w:val="00164515"/>
    <w:rsid w:val="001649A5"/>
    <w:rsid w:val="00166D17"/>
    <w:rsid w:val="00167728"/>
    <w:rsid w:val="00167A69"/>
    <w:rsid w:val="00167B09"/>
    <w:rsid w:val="00170A8B"/>
    <w:rsid w:val="00171712"/>
    <w:rsid w:val="0017221B"/>
    <w:rsid w:val="00172EFC"/>
    <w:rsid w:val="0017406E"/>
    <w:rsid w:val="00174480"/>
    <w:rsid w:val="001749B9"/>
    <w:rsid w:val="001750AE"/>
    <w:rsid w:val="00175FC1"/>
    <w:rsid w:val="00176312"/>
    <w:rsid w:val="001763C3"/>
    <w:rsid w:val="0017646B"/>
    <w:rsid w:val="00176B46"/>
    <w:rsid w:val="00177FFE"/>
    <w:rsid w:val="0018005D"/>
    <w:rsid w:val="00180E67"/>
    <w:rsid w:val="001816BA"/>
    <w:rsid w:val="00181F0A"/>
    <w:rsid w:val="00182C10"/>
    <w:rsid w:val="00182DA9"/>
    <w:rsid w:val="00182E26"/>
    <w:rsid w:val="0018358F"/>
    <w:rsid w:val="00183FE6"/>
    <w:rsid w:val="0018414A"/>
    <w:rsid w:val="00185C18"/>
    <w:rsid w:val="00185DE1"/>
    <w:rsid w:val="0018611E"/>
    <w:rsid w:val="00187102"/>
    <w:rsid w:val="0018738D"/>
    <w:rsid w:val="00187854"/>
    <w:rsid w:val="0019092C"/>
    <w:rsid w:val="0019094F"/>
    <w:rsid w:val="001913C1"/>
    <w:rsid w:val="001914E2"/>
    <w:rsid w:val="001937CE"/>
    <w:rsid w:val="0019480D"/>
    <w:rsid w:val="00194F9A"/>
    <w:rsid w:val="00195505"/>
    <w:rsid w:val="001959D5"/>
    <w:rsid w:val="00195BFA"/>
    <w:rsid w:val="00195C62"/>
    <w:rsid w:val="00196EE7"/>
    <w:rsid w:val="001A00CC"/>
    <w:rsid w:val="001A0704"/>
    <w:rsid w:val="001A09AE"/>
    <w:rsid w:val="001A2C2C"/>
    <w:rsid w:val="001A2DA4"/>
    <w:rsid w:val="001A387D"/>
    <w:rsid w:val="001A3B9E"/>
    <w:rsid w:val="001A45B0"/>
    <w:rsid w:val="001A4D8C"/>
    <w:rsid w:val="001A505B"/>
    <w:rsid w:val="001A571E"/>
    <w:rsid w:val="001A62FE"/>
    <w:rsid w:val="001A6D22"/>
    <w:rsid w:val="001A6D5C"/>
    <w:rsid w:val="001A7910"/>
    <w:rsid w:val="001A799C"/>
    <w:rsid w:val="001A7C34"/>
    <w:rsid w:val="001A7D96"/>
    <w:rsid w:val="001B043B"/>
    <w:rsid w:val="001B06C9"/>
    <w:rsid w:val="001B0863"/>
    <w:rsid w:val="001B0C1A"/>
    <w:rsid w:val="001B2187"/>
    <w:rsid w:val="001B23B3"/>
    <w:rsid w:val="001B2BE9"/>
    <w:rsid w:val="001B3F37"/>
    <w:rsid w:val="001B42DC"/>
    <w:rsid w:val="001B4DAE"/>
    <w:rsid w:val="001B50EE"/>
    <w:rsid w:val="001B519E"/>
    <w:rsid w:val="001B64DC"/>
    <w:rsid w:val="001B6779"/>
    <w:rsid w:val="001B7635"/>
    <w:rsid w:val="001B7881"/>
    <w:rsid w:val="001C08E8"/>
    <w:rsid w:val="001C0C7D"/>
    <w:rsid w:val="001C13C3"/>
    <w:rsid w:val="001C1D6F"/>
    <w:rsid w:val="001C1E90"/>
    <w:rsid w:val="001C1F9F"/>
    <w:rsid w:val="001C238B"/>
    <w:rsid w:val="001C24BA"/>
    <w:rsid w:val="001C2EAC"/>
    <w:rsid w:val="001C3107"/>
    <w:rsid w:val="001C3250"/>
    <w:rsid w:val="001C4815"/>
    <w:rsid w:val="001C50D2"/>
    <w:rsid w:val="001C667F"/>
    <w:rsid w:val="001C7EBB"/>
    <w:rsid w:val="001D021D"/>
    <w:rsid w:val="001D0A5C"/>
    <w:rsid w:val="001D0DD4"/>
    <w:rsid w:val="001D18DC"/>
    <w:rsid w:val="001D1CC1"/>
    <w:rsid w:val="001D2728"/>
    <w:rsid w:val="001D2A0E"/>
    <w:rsid w:val="001D5F35"/>
    <w:rsid w:val="001D63FE"/>
    <w:rsid w:val="001D68C7"/>
    <w:rsid w:val="001D6C25"/>
    <w:rsid w:val="001D71EA"/>
    <w:rsid w:val="001D720C"/>
    <w:rsid w:val="001D7E7B"/>
    <w:rsid w:val="001D7EC5"/>
    <w:rsid w:val="001E01A2"/>
    <w:rsid w:val="001E07F7"/>
    <w:rsid w:val="001E086F"/>
    <w:rsid w:val="001E08A3"/>
    <w:rsid w:val="001E0F9D"/>
    <w:rsid w:val="001E0FF3"/>
    <w:rsid w:val="001E10D1"/>
    <w:rsid w:val="001E128D"/>
    <w:rsid w:val="001E2B1F"/>
    <w:rsid w:val="001E2BDC"/>
    <w:rsid w:val="001E2C2D"/>
    <w:rsid w:val="001E2D20"/>
    <w:rsid w:val="001E37BA"/>
    <w:rsid w:val="001E3EDC"/>
    <w:rsid w:val="001E46AD"/>
    <w:rsid w:val="001E4C1D"/>
    <w:rsid w:val="001E562A"/>
    <w:rsid w:val="001E5EDC"/>
    <w:rsid w:val="001E6359"/>
    <w:rsid w:val="001E6B8F"/>
    <w:rsid w:val="001E6C4F"/>
    <w:rsid w:val="001E7150"/>
    <w:rsid w:val="001E7C72"/>
    <w:rsid w:val="001E7E32"/>
    <w:rsid w:val="001F051E"/>
    <w:rsid w:val="001F160C"/>
    <w:rsid w:val="001F1F5D"/>
    <w:rsid w:val="001F2E72"/>
    <w:rsid w:val="001F3FC1"/>
    <w:rsid w:val="001F47B9"/>
    <w:rsid w:val="001F4E1E"/>
    <w:rsid w:val="001F57DA"/>
    <w:rsid w:val="001F5E05"/>
    <w:rsid w:val="001F75E0"/>
    <w:rsid w:val="00200B35"/>
    <w:rsid w:val="002013C9"/>
    <w:rsid w:val="002018B6"/>
    <w:rsid w:val="00201A04"/>
    <w:rsid w:val="0020260E"/>
    <w:rsid w:val="00202752"/>
    <w:rsid w:val="00202785"/>
    <w:rsid w:val="00203977"/>
    <w:rsid w:val="00203A7A"/>
    <w:rsid w:val="002040F4"/>
    <w:rsid w:val="00204523"/>
    <w:rsid w:val="00205AA8"/>
    <w:rsid w:val="00205D1D"/>
    <w:rsid w:val="00205ECA"/>
    <w:rsid w:val="00206B42"/>
    <w:rsid w:val="00207FA4"/>
    <w:rsid w:val="00210527"/>
    <w:rsid w:val="00212861"/>
    <w:rsid w:val="002130C3"/>
    <w:rsid w:val="0021358E"/>
    <w:rsid w:val="00213716"/>
    <w:rsid w:val="00213BC6"/>
    <w:rsid w:val="00213F97"/>
    <w:rsid w:val="0021489E"/>
    <w:rsid w:val="00216C02"/>
    <w:rsid w:val="00217234"/>
    <w:rsid w:val="00217CE9"/>
    <w:rsid w:val="0022013B"/>
    <w:rsid w:val="00220717"/>
    <w:rsid w:val="002210F8"/>
    <w:rsid w:val="00221A06"/>
    <w:rsid w:val="00221FE6"/>
    <w:rsid w:val="002222E6"/>
    <w:rsid w:val="00222923"/>
    <w:rsid w:val="00223933"/>
    <w:rsid w:val="00225026"/>
    <w:rsid w:val="002254A6"/>
    <w:rsid w:val="0022666D"/>
    <w:rsid w:val="00226825"/>
    <w:rsid w:val="0022684B"/>
    <w:rsid w:val="002273AF"/>
    <w:rsid w:val="002313FB"/>
    <w:rsid w:val="00232D1A"/>
    <w:rsid w:val="00232F80"/>
    <w:rsid w:val="00233DD4"/>
    <w:rsid w:val="00233ECC"/>
    <w:rsid w:val="00234128"/>
    <w:rsid w:val="00234733"/>
    <w:rsid w:val="00234C76"/>
    <w:rsid w:val="00234F6E"/>
    <w:rsid w:val="00235832"/>
    <w:rsid w:val="00235856"/>
    <w:rsid w:val="00235B9E"/>
    <w:rsid w:val="00235BB3"/>
    <w:rsid w:val="00235D89"/>
    <w:rsid w:val="00235F4B"/>
    <w:rsid w:val="00236247"/>
    <w:rsid w:val="00236736"/>
    <w:rsid w:val="00236BF8"/>
    <w:rsid w:val="00236CD5"/>
    <w:rsid w:val="00237345"/>
    <w:rsid w:val="00237553"/>
    <w:rsid w:val="00237B7C"/>
    <w:rsid w:val="0024085F"/>
    <w:rsid w:val="00240A3F"/>
    <w:rsid w:val="00240F7C"/>
    <w:rsid w:val="00241323"/>
    <w:rsid w:val="002415BC"/>
    <w:rsid w:val="002415FF"/>
    <w:rsid w:val="00241B4C"/>
    <w:rsid w:val="002421EF"/>
    <w:rsid w:val="00242AE4"/>
    <w:rsid w:val="00242CDD"/>
    <w:rsid w:val="0024408D"/>
    <w:rsid w:val="0024530E"/>
    <w:rsid w:val="0024570A"/>
    <w:rsid w:val="002458DE"/>
    <w:rsid w:val="00245AAC"/>
    <w:rsid w:val="00245B2B"/>
    <w:rsid w:val="00246066"/>
    <w:rsid w:val="002473DF"/>
    <w:rsid w:val="002475F6"/>
    <w:rsid w:val="002478C3"/>
    <w:rsid w:val="00247D3C"/>
    <w:rsid w:val="00250809"/>
    <w:rsid w:val="00250E68"/>
    <w:rsid w:val="00251711"/>
    <w:rsid w:val="00251E4B"/>
    <w:rsid w:val="00252192"/>
    <w:rsid w:val="00252E57"/>
    <w:rsid w:val="002533AC"/>
    <w:rsid w:val="00253C4F"/>
    <w:rsid w:val="00255E34"/>
    <w:rsid w:val="00255F69"/>
    <w:rsid w:val="00257031"/>
    <w:rsid w:val="002574A1"/>
    <w:rsid w:val="00260299"/>
    <w:rsid w:val="002602B4"/>
    <w:rsid w:val="002605DC"/>
    <w:rsid w:val="00261CB7"/>
    <w:rsid w:val="00262A07"/>
    <w:rsid w:val="002633FD"/>
    <w:rsid w:val="00263B73"/>
    <w:rsid w:val="00264364"/>
    <w:rsid w:val="002649D0"/>
    <w:rsid w:val="00265CDB"/>
    <w:rsid w:val="002661CA"/>
    <w:rsid w:val="0026636D"/>
    <w:rsid w:val="00266CD1"/>
    <w:rsid w:val="002676DE"/>
    <w:rsid w:val="00267C0A"/>
    <w:rsid w:val="00267C93"/>
    <w:rsid w:val="00270339"/>
    <w:rsid w:val="00270AE3"/>
    <w:rsid w:val="002712C7"/>
    <w:rsid w:val="00271507"/>
    <w:rsid w:val="0027220A"/>
    <w:rsid w:val="00272311"/>
    <w:rsid w:val="00272424"/>
    <w:rsid w:val="00273C4F"/>
    <w:rsid w:val="00274CFF"/>
    <w:rsid w:val="00274D6F"/>
    <w:rsid w:val="00275977"/>
    <w:rsid w:val="00275A45"/>
    <w:rsid w:val="00276C56"/>
    <w:rsid w:val="002770FE"/>
    <w:rsid w:val="002774FD"/>
    <w:rsid w:val="00281F4F"/>
    <w:rsid w:val="00282054"/>
    <w:rsid w:val="0028503C"/>
    <w:rsid w:val="00285AAB"/>
    <w:rsid w:val="0028620D"/>
    <w:rsid w:val="00286809"/>
    <w:rsid w:val="00286C3D"/>
    <w:rsid w:val="00286D28"/>
    <w:rsid w:val="0029050D"/>
    <w:rsid w:val="00291385"/>
    <w:rsid w:val="0029336D"/>
    <w:rsid w:val="002950A9"/>
    <w:rsid w:val="0029653F"/>
    <w:rsid w:val="0029715E"/>
    <w:rsid w:val="00297385"/>
    <w:rsid w:val="00297EB2"/>
    <w:rsid w:val="002A0396"/>
    <w:rsid w:val="002A0913"/>
    <w:rsid w:val="002A14CE"/>
    <w:rsid w:val="002A15BA"/>
    <w:rsid w:val="002A1F1D"/>
    <w:rsid w:val="002A2183"/>
    <w:rsid w:val="002A2F74"/>
    <w:rsid w:val="002A36D4"/>
    <w:rsid w:val="002A3A7A"/>
    <w:rsid w:val="002A4314"/>
    <w:rsid w:val="002A4935"/>
    <w:rsid w:val="002A4FF4"/>
    <w:rsid w:val="002A5402"/>
    <w:rsid w:val="002A63A0"/>
    <w:rsid w:val="002A6497"/>
    <w:rsid w:val="002A7C68"/>
    <w:rsid w:val="002B13C3"/>
    <w:rsid w:val="002B1861"/>
    <w:rsid w:val="002B1D59"/>
    <w:rsid w:val="002B1E86"/>
    <w:rsid w:val="002B2327"/>
    <w:rsid w:val="002B2507"/>
    <w:rsid w:val="002B3662"/>
    <w:rsid w:val="002B4139"/>
    <w:rsid w:val="002B4E49"/>
    <w:rsid w:val="002B55A0"/>
    <w:rsid w:val="002B5D4B"/>
    <w:rsid w:val="002B618E"/>
    <w:rsid w:val="002B670D"/>
    <w:rsid w:val="002B730F"/>
    <w:rsid w:val="002C00CB"/>
    <w:rsid w:val="002C08AE"/>
    <w:rsid w:val="002C0B08"/>
    <w:rsid w:val="002C0E04"/>
    <w:rsid w:val="002C10EA"/>
    <w:rsid w:val="002C173E"/>
    <w:rsid w:val="002C238A"/>
    <w:rsid w:val="002C2D32"/>
    <w:rsid w:val="002C2F89"/>
    <w:rsid w:val="002C3A25"/>
    <w:rsid w:val="002C4605"/>
    <w:rsid w:val="002C4C9C"/>
    <w:rsid w:val="002C4E1D"/>
    <w:rsid w:val="002C5953"/>
    <w:rsid w:val="002C5A87"/>
    <w:rsid w:val="002C5D49"/>
    <w:rsid w:val="002C5FE2"/>
    <w:rsid w:val="002C6039"/>
    <w:rsid w:val="002D0424"/>
    <w:rsid w:val="002D1A34"/>
    <w:rsid w:val="002D1B2C"/>
    <w:rsid w:val="002D220E"/>
    <w:rsid w:val="002D32A1"/>
    <w:rsid w:val="002D392F"/>
    <w:rsid w:val="002D3B1E"/>
    <w:rsid w:val="002D3D54"/>
    <w:rsid w:val="002D4583"/>
    <w:rsid w:val="002D49F4"/>
    <w:rsid w:val="002D500C"/>
    <w:rsid w:val="002D5CF4"/>
    <w:rsid w:val="002D6055"/>
    <w:rsid w:val="002D60CC"/>
    <w:rsid w:val="002D6241"/>
    <w:rsid w:val="002D6AF4"/>
    <w:rsid w:val="002D7073"/>
    <w:rsid w:val="002D7347"/>
    <w:rsid w:val="002D77DB"/>
    <w:rsid w:val="002D7A63"/>
    <w:rsid w:val="002E031E"/>
    <w:rsid w:val="002E23A4"/>
    <w:rsid w:val="002E4207"/>
    <w:rsid w:val="002E5848"/>
    <w:rsid w:val="002E5D5E"/>
    <w:rsid w:val="002E5E3D"/>
    <w:rsid w:val="002E62D1"/>
    <w:rsid w:val="002E71B9"/>
    <w:rsid w:val="002E7900"/>
    <w:rsid w:val="002E795E"/>
    <w:rsid w:val="002F07D2"/>
    <w:rsid w:val="002F126B"/>
    <w:rsid w:val="002F1D99"/>
    <w:rsid w:val="002F2033"/>
    <w:rsid w:val="002F329C"/>
    <w:rsid w:val="002F3B54"/>
    <w:rsid w:val="002F48BD"/>
    <w:rsid w:val="002F4970"/>
    <w:rsid w:val="002F4C5D"/>
    <w:rsid w:val="002F4C62"/>
    <w:rsid w:val="002F5157"/>
    <w:rsid w:val="002F5DCB"/>
    <w:rsid w:val="002F5F21"/>
    <w:rsid w:val="002F61C9"/>
    <w:rsid w:val="002F73DE"/>
    <w:rsid w:val="002F7455"/>
    <w:rsid w:val="002F76AB"/>
    <w:rsid w:val="002F79B6"/>
    <w:rsid w:val="003001BC"/>
    <w:rsid w:val="00300EBE"/>
    <w:rsid w:val="003011A6"/>
    <w:rsid w:val="003014BB"/>
    <w:rsid w:val="00301C90"/>
    <w:rsid w:val="00301DC7"/>
    <w:rsid w:val="00302616"/>
    <w:rsid w:val="003028DA"/>
    <w:rsid w:val="003028FD"/>
    <w:rsid w:val="00302E94"/>
    <w:rsid w:val="00302F43"/>
    <w:rsid w:val="003031ED"/>
    <w:rsid w:val="00303B07"/>
    <w:rsid w:val="00303C71"/>
    <w:rsid w:val="00304BAF"/>
    <w:rsid w:val="003053AB"/>
    <w:rsid w:val="00306F13"/>
    <w:rsid w:val="00307001"/>
    <w:rsid w:val="00307C39"/>
    <w:rsid w:val="003101B4"/>
    <w:rsid w:val="0031043D"/>
    <w:rsid w:val="003111B1"/>
    <w:rsid w:val="003117EB"/>
    <w:rsid w:val="00311B10"/>
    <w:rsid w:val="00311B24"/>
    <w:rsid w:val="00311BA2"/>
    <w:rsid w:val="003120BB"/>
    <w:rsid w:val="003121EC"/>
    <w:rsid w:val="00312378"/>
    <w:rsid w:val="0031237B"/>
    <w:rsid w:val="00312C80"/>
    <w:rsid w:val="00313121"/>
    <w:rsid w:val="0031404B"/>
    <w:rsid w:val="0031504A"/>
    <w:rsid w:val="003151AA"/>
    <w:rsid w:val="0031670E"/>
    <w:rsid w:val="00316D26"/>
    <w:rsid w:val="003205B1"/>
    <w:rsid w:val="00320B68"/>
    <w:rsid w:val="003217E3"/>
    <w:rsid w:val="003233CE"/>
    <w:rsid w:val="00323DC4"/>
    <w:rsid w:val="003242BE"/>
    <w:rsid w:val="00324363"/>
    <w:rsid w:val="00324688"/>
    <w:rsid w:val="00325226"/>
    <w:rsid w:val="00325361"/>
    <w:rsid w:val="003263C9"/>
    <w:rsid w:val="003267D8"/>
    <w:rsid w:val="00327673"/>
    <w:rsid w:val="0032770B"/>
    <w:rsid w:val="00327DE9"/>
    <w:rsid w:val="003302B3"/>
    <w:rsid w:val="0033031B"/>
    <w:rsid w:val="00331665"/>
    <w:rsid w:val="003318BB"/>
    <w:rsid w:val="00331E9A"/>
    <w:rsid w:val="0033271E"/>
    <w:rsid w:val="00333CD6"/>
    <w:rsid w:val="0033446D"/>
    <w:rsid w:val="00334515"/>
    <w:rsid w:val="003345E0"/>
    <w:rsid w:val="0033496B"/>
    <w:rsid w:val="00335A50"/>
    <w:rsid w:val="00335C85"/>
    <w:rsid w:val="00335DB7"/>
    <w:rsid w:val="003363C8"/>
    <w:rsid w:val="003368DF"/>
    <w:rsid w:val="0034078B"/>
    <w:rsid w:val="00341152"/>
    <w:rsid w:val="00341570"/>
    <w:rsid w:val="00341F1F"/>
    <w:rsid w:val="00342004"/>
    <w:rsid w:val="0034230C"/>
    <w:rsid w:val="0034360E"/>
    <w:rsid w:val="003443A7"/>
    <w:rsid w:val="003455BA"/>
    <w:rsid w:val="003457BA"/>
    <w:rsid w:val="0034711C"/>
    <w:rsid w:val="003477A2"/>
    <w:rsid w:val="00350339"/>
    <w:rsid w:val="0035057B"/>
    <w:rsid w:val="00351D5E"/>
    <w:rsid w:val="00353C52"/>
    <w:rsid w:val="0035441A"/>
    <w:rsid w:val="00354752"/>
    <w:rsid w:val="00354B02"/>
    <w:rsid w:val="00355297"/>
    <w:rsid w:val="00355310"/>
    <w:rsid w:val="00355392"/>
    <w:rsid w:val="00355C7F"/>
    <w:rsid w:val="00355F28"/>
    <w:rsid w:val="0035673E"/>
    <w:rsid w:val="003571E2"/>
    <w:rsid w:val="00357C60"/>
    <w:rsid w:val="00362094"/>
    <w:rsid w:val="003623C5"/>
    <w:rsid w:val="003625D6"/>
    <w:rsid w:val="00362E95"/>
    <w:rsid w:val="0036331C"/>
    <w:rsid w:val="00363DB9"/>
    <w:rsid w:val="003641EC"/>
    <w:rsid w:val="003658A7"/>
    <w:rsid w:val="003660BD"/>
    <w:rsid w:val="00366632"/>
    <w:rsid w:val="00366898"/>
    <w:rsid w:val="00366D90"/>
    <w:rsid w:val="0036741A"/>
    <w:rsid w:val="00367E1A"/>
    <w:rsid w:val="00367EA7"/>
    <w:rsid w:val="003709D9"/>
    <w:rsid w:val="003709FE"/>
    <w:rsid w:val="00370AF6"/>
    <w:rsid w:val="003711EC"/>
    <w:rsid w:val="003721DE"/>
    <w:rsid w:val="003727C6"/>
    <w:rsid w:val="00372E6F"/>
    <w:rsid w:val="00373780"/>
    <w:rsid w:val="00373E68"/>
    <w:rsid w:val="003750F5"/>
    <w:rsid w:val="003752FA"/>
    <w:rsid w:val="003755F0"/>
    <w:rsid w:val="00375C7E"/>
    <w:rsid w:val="003772A4"/>
    <w:rsid w:val="003778C2"/>
    <w:rsid w:val="00381AAE"/>
    <w:rsid w:val="0038284D"/>
    <w:rsid w:val="003837E4"/>
    <w:rsid w:val="00383E89"/>
    <w:rsid w:val="00384A76"/>
    <w:rsid w:val="00384F4A"/>
    <w:rsid w:val="00385775"/>
    <w:rsid w:val="00385864"/>
    <w:rsid w:val="0038634E"/>
    <w:rsid w:val="0038636A"/>
    <w:rsid w:val="00386D19"/>
    <w:rsid w:val="0038715B"/>
    <w:rsid w:val="003876A5"/>
    <w:rsid w:val="003879EC"/>
    <w:rsid w:val="003904D0"/>
    <w:rsid w:val="003913A5"/>
    <w:rsid w:val="003913D4"/>
    <w:rsid w:val="00391994"/>
    <w:rsid w:val="00391AA5"/>
    <w:rsid w:val="00391D72"/>
    <w:rsid w:val="003921FE"/>
    <w:rsid w:val="00392423"/>
    <w:rsid w:val="00392B12"/>
    <w:rsid w:val="00392EA6"/>
    <w:rsid w:val="003933D0"/>
    <w:rsid w:val="00394FE9"/>
    <w:rsid w:val="0039567D"/>
    <w:rsid w:val="003964D5"/>
    <w:rsid w:val="00396C5D"/>
    <w:rsid w:val="00396FB2"/>
    <w:rsid w:val="00396FD7"/>
    <w:rsid w:val="00397487"/>
    <w:rsid w:val="003A03E8"/>
    <w:rsid w:val="003A0A83"/>
    <w:rsid w:val="003A1508"/>
    <w:rsid w:val="003A1589"/>
    <w:rsid w:val="003A1BC2"/>
    <w:rsid w:val="003A1D02"/>
    <w:rsid w:val="003A1D26"/>
    <w:rsid w:val="003A2093"/>
    <w:rsid w:val="003A42B7"/>
    <w:rsid w:val="003A431D"/>
    <w:rsid w:val="003A443A"/>
    <w:rsid w:val="003A4492"/>
    <w:rsid w:val="003A4A8C"/>
    <w:rsid w:val="003A4AAA"/>
    <w:rsid w:val="003A50F9"/>
    <w:rsid w:val="003A54C9"/>
    <w:rsid w:val="003A5595"/>
    <w:rsid w:val="003A5A50"/>
    <w:rsid w:val="003A6A33"/>
    <w:rsid w:val="003A6ACA"/>
    <w:rsid w:val="003A7D47"/>
    <w:rsid w:val="003A7EA4"/>
    <w:rsid w:val="003B03FA"/>
    <w:rsid w:val="003B04FC"/>
    <w:rsid w:val="003B09D6"/>
    <w:rsid w:val="003B127D"/>
    <w:rsid w:val="003B147E"/>
    <w:rsid w:val="003B19FD"/>
    <w:rsid w:val="003B1CE7"/>
    <w:rsid w:val="003B3394"/>
    <w:rsid w:val="003B38E4"/>
    <w:rsid w:val="003B407E"/>
    <w:rsid w:val="003B422A"/>
    <w:rsid w:val="003B45BF"/>
    <w:rsid w:val="003B48E6"/>
    <w:rsid w:val="003B4CB7"/>
    <w:rsid w:val="003B5C20"/>
    <w:rsid w:val="003B635F"/>
    <w:rsid w:val="003B66E6"/>
    <w:rsid w:val="003B6EB9"/>
    <w:rsid w:val="003B7B2B"/>
    <w:rsid w:val="003B7E4B"/>
    <w:rsid w:val="003C0BDD"/>
    <w:rsid w:val="003C1A28"/>
    <w:rsid w:val="003C22CD"/>
    <w:rsid w:val="003C2BF4"/>
    <w:rsid w:val="003C2D65"/>
    <w:rsid w:val="003C3B71"/>
    <w:rsid w:val="003C51A0"/>
    <w:rsid w:val="003C5775"/>
    <w:rsid w:val="003C5824"/>
    <w:rsid w:val="003C63B4"/>
    <w:rsid w:val="003D0648"/>
    <w:rsid w:val="003D0DA1"/>
    <w:rsid w:val="003D0F6C"/>
    <w:rsid w:val="003D106E"/>
    <w:rsid w:val="003D1473"/>
    <w:rsid w:val="003D29D0"/>
    <w:rsid w:val="003D2EFB"/>
    <w:rsid w:val="003D372D"/>
    <w:rsid w:val="003D3B05"/>
    <w:rsid w:val="003D4159"/>
    <w:rsid w:val="003D4B40"/>
    <w:rsid w:val="003D4FB3"/>
    <w:rsid w:val="003D534D"/>
    <w:rsid w:val="003D5841"/>
    <w:rsid w:val="003D58AF"/>
    <w:rsid w:val="003D5924"/>
    <w:rsid w:val="003D667B"/>
    <w:rsid w:val="003D66BD"/>
    <w:rsid w:val="003D6E59"/>
    <w:rsid w:val="003D7539"/>
    <w:rsid w:val="003D75C4"/>
    <w:rsid w:val="003D7BF5"/>
    <w:rsid w:val="003D7DED"/>
    <w:rsid w:val="003E08A3"/>
    <w:rsid w:val="003E0979"/>
    <w:rsid w:val="003E0FB6"/>
    <w:rsid w:val="003E2130"/>
    <w:rsid w:val="003E22A8"/>
    <w:rsid w:val="003E240D"/>
    <w:rsid w:val="003E2D50"/>
    <w:rsid w:val="003E2D9A"/>
    <w:rsid w:val="003E3BE5"/>
    <w:rsid w:val="003E4DD1"/>
    <w:rsid w:val="003E528C"/>
    <w:rsid w:val="003E53BE"/>
    <w:rsid w:val="003E56DB"/>
    <w:rsid w:val="003E5780"/>
    <w:rsid w:val="003E5802"/>
    <w:rsid w:val="003E5E58"/>
    <w:rsid w:val="003E6DB8"/>
    <w:rsid w:val="003E7B3A"/>
    <w:rsid w:val="003F0539"/>
    <w:rsid w:val="003F0B50"/>
    <w:rsid w:val="003F165E"/>
    <w:rsid w:val="003F19BA"/>
    <w:rsid w:val="003F21B2"/>
    <w:rsid w:val="003F4415"/>
    <w:rsid w:val="003F517C"/>
    <w:rsid w:val="003F560C"/>
    <w:rsid w:val="003F6040"/>
    <w:rsid w:val="003F6711"/>
    <w:rsid w:val="003F68C7"/>
    <w:rsid w:val="003F6B4E"/>
    <w:rsid w:val="00400356"/>
    <w:rsid w:val="0040047E"/>
    <w:rsid w:val="00400484"/>
    <w:rsid w:val="004005AE"/>
    <w:rsid w:val="00401369"/>
    <w:rsid w:val="00401512"/>
    <w:rsid w:val="00402BA5"/>
    <w:rsid w:val="00402F8F"/>
    <w:rsid w:val="00403050"/>
    <w:rsid w:val="0040358E"/>
    <w:rsid w:val="00403AE2"/>
    <w:rsid w:val="00403E8D"/>
    <w:rsid w:val="00403ECE"/>
    <w:rsid w:val="0040408A"/>
    <w:rsid w:val="0040428B"/>
    <w:rsid w:val="00404576"/>
    <w:rsid w:val="0040475E"/>
    <w:rsid w:val="004050B8"/>
    <w:rsid w:val="00405265"/>
    <w:rsid w:val="00405BB8"/>
    <w:rsid w:val="00405CD0"/>
    <w:rsid w:val="004067BA"/>
    <w:rsid w:val="00406FDE"/>
    <w:rsid w:val="004075EA"/>
    <w:rsid w:val="00407C3E"/>
    <w:rsid w:val="004105CA"/>
    <w:rsid w:val="004109E2"/>
    <w:rsid w:val="004116CC"/>
    <w:rsid w:val="0041186E"/>
    <w:rsid w:val="004118E5"/>
    <w:rsid w:val="00412F0A"/>
    <w:rsid w:val="00412F2E"/>
    <w:rsid w:val="00413902"/>
    <w:rsid w:val="0041398F"/>
    <w:rsid w:val="00413B1A"/>
    <w:rsid w:val="0041424C"/>
    <w:rsid w:val="004148DC"/>
    <w:rsid w:val="0041525B"/>
    <w:rsid w:val="00415A9E"/>
    <w:rsid w:val="00415F3C"/>
    <w:rsid w:val="00416A54"/>
    <w:rsid w:val="00416B40"/>
    <w:rsid w:val="00417657"/>
    <w:rsid w:val="00417A48"/>
    <w:rsid w:val="00417AB9"/>
    <w:rsid w:val="00417D64"/>
    <w:rsid w:val="004227B1"/>
    <w:rsid w:val="004230B3"/>
    <w:rsid w:val="00423220"/>
    <w:rsid w:val="00425F56"/>
    <w:rsid w:val="0042603D"/>
    <w:rsid w:val="00426CEA"/>
    <w:rsid w:val="004277A8"/>
    <w:rsid w:val="0043024A"/>
    <w:rsid w:val="00430414"/>
    <w:rsid w:val="00430CA5"/>
    <w:rsid w:val="00430E62"/>
    <w:rsid w:val="00431B5F"/>
    <w:rsid w:val="0043312F"/>
    <w:rsid w:val="004331A6"/>
    <w:rsid w:val="00433343"/>
    <w:rsid w:val="004337EA"/>
    <w:rsid w:val="00433B2A"/>
    <w:rsid w:val="00433DAA"/>
    <w:rsid w:val="00433DD5"/>
    <w:rsid w:val="00434858"/>
    <w:rsid w:val="0043528E"/>
    <w:rsid w:val="00435440"/>
    <w:rsid w:val="00435941"/>
    <w:rsid w:val="00435C55"/>
    <w:rsid w:val="00436530"/>
    <w:rsid w:val="00436729"/>
    <w:rsid w:val="004368B9"/>
    <w:rsid w:val="00437889"/>
    <w:rsid w:val="0044029D"/>
    <w:rsid w:val="00440347"/>
    <w:rsid w:val="00440D93"/>
    <w:rsid w:val="00442E41"/>
    <w:rsid w:val="004433C2"/>
    <w:rsid w:val="004436FA"/>
    <w:rsid w:val="00443E06"/>
    <w:rsid w:val="0044589D"/>
    <w:rsid w:val="004459C1"/>
    <w:rsid w:val="00445CC5"/>
    <w:rsid w:val="0044677D"/>
    <w:rsid w:val="00447138"/>
    <w:rsid w:val="00447612"/>
    <w:rsid w:val="00447AC0"/>
    <w:rsid w:val="00450464"/>
    <w:rsid w:val="00450E2E"/>
    <w:rsid w:val="00451791"/>
    <w:rsid w:val="00451C0B"/>
    <w:rsid w:val="00451FCA"/>
    <w:rsid w:val="004535E5"/>
    <w:rsid w:val="00453CB1"/>
    <w:rsid w:val="004547E4"/>
    <w:rsid w:val="00454CE9"/>
    <w:rsid w:val="004552CA"/>
    <w:rsid w:val="00455B6B"/>
    <w:rsid w:val="00456270"/>
    <w:rsid w:val="00456FDA"/>
    <w:rsid w:val="0045735B"/>
    <w:rsid w:val="0045794D"/>
    <w:rsid w:val="00457A02"/>
    <w:rsid w:val="00457C42"/>
    <w:rsid w:val="00460850"/>
    <w:rsid w:val="00460966"/>
    <w:rsid w:val="004616A4"/>
    <w:rsid w:val="00461AB6"/>
    <w:rsid w:val="00463B29"/>
    <w:rsid w:val="00464184"/>
    <w:rsid w:val="004649AF"/>
    <w:rsid w:val="00465B4B"/>
    <w:rsid w:val="00465CFA"/>
    <w:rsid w:val="00465F10"/>
    <w:rsid w:val="00465F7E"/>
    <w:rsid w:val="00465FF5"/>
    <w:rsid w:val="004663F3"/>
    <w:rsid w:val="00466D73"/>
    <w:rsid w:val="00466E38"/>
    <w:rsid w:val="004676B8"/>
    <w:rsid w:val="00470D8F"/>
    <w:rsid w:val="00471631"/>
    <w:rsid w:val="00471E8B"/>
    <w:rsid w:val="00471F77"/>
    <w:rsid w:val="00472BF4"/>
    <w:rsid w:val="00473438"/>
    <w:rsid w:val="0047351A"/>
    <w:rsid w:val="00473C30"/>
    <w:rsid w:val="004742B5"/>
    <w:rsid w:val="00474ECF"/>
    <w:rsid w:val="0047503C"/>
    <w:rsid w:val="00475991"/>
    <w:rsid w:val="00475C27"/>
    <w:rsid w:val="0047644F"/>
    <w:rsid w:val="00477128"/>
    <w:rsid w:val="00477519"/>
    <w:rsid w:val="00477DC0"/>
    <w:rsid w:val="00477E17"/>
    <w:rsid w:val="00480008"/>
    <w:rsid w:val="0048028A"/>
    <w:rsid w:val="004803E4"/>
    <w:rsid w:val="0048066C"/>
    <w:rsid w:val="00480699"/>
    <w:rsid w:val="00480CD1"/>
    <w:rsid w:val="004811CE"/>
    <w:rsid w:val="00481342"/>
    <w:rsid w:val="00481F6D"/>
    <w:rsid w:val="004820C0"/>
    <w:rsid w:val="0048257D"/>
    <w:rsid w:val="004835FD"/>
    <w:rsid w:val="0048364D"/>
    <w:rsid w:val="004839C5"/>
    <w:rsid w:val="00484778"/>
    <w:rsid w:val="00484CCA"/>
    <w:rsid w:val="00484FB5"/>
    <w:rsid w:val="00485DD5"/>
    <w:rsid w:val="00486265"/>
    <w:rsid w:val="0048631E"/>
    <w:rsid w:val="00486DD9"/>
    <w:rsid w:val="0048719C"/>
    <w:rsid w:val="00490408"/>
    <w:rsid w:val="00490555"/>
    <w:rsid w:val="00491795"/>
    <w:rsid w:val="004919FF"/>
    <w:rsid w:val="00492D78"/>
    <w:rsid w:val="00495A11"/>
    <w:rsid w:val="00495E98"/>
    <w:rsid w:val="00496D81"/>
    <w:rsid w:val="00496E05"/>
    <w:rsid w:val="004971EC"/>
    <w:rsid w:val="00497376"/>
    <w:rsid w:val="004974F8"/>
    <w:rsid w:val="004A091D"/>
    <w:rsid w:val="004A0BDB"/>
    <w:rsid w:val="004A11E7"/>
    <w:rsid w:val="004A13B3"/>
    <w:rsid w:val="004A168A"/>
    <w:rsid w:val="004A20E3"/>
    <w:rsid w:val="004A26D1"/>
    <w:rsid w:val="004A2F24"/>
    <w:rsid w:val="004A4813"/>
    <w:rsid w:val="004A487C"/>
    <w:rsid w:val="004A7351"/>
    <w:rsid w:val="004A797E"/>
    <w:rsid w:val="004B01F7"/>
    <w:rsid w:val="004B04AC"/>
    <w:rsid w:val="004B087E"/>
    <w:rsid w:val="004B1B1B"/>
    <w:rsid w:val="004B1BF0"/>
    <w:rsid w:val="004B1D37"/>
    <w:rsid w:val="004B2D78"/>
    <w:rsid w:val="004B3278"/>
    <w:rsid w:val="004B32EA"/>
    <w:rsid w:val="004B3A9B"/>
    <w:rsid w:val="004B49E0"/>
    <w:rsid w:val="004B4EC3"/>
    <w:rsid w:val="004B5A5E"/>
    <w:rsid w:val="004B5F5E"/>
    <w:rsid w:val="004B668F"/>
    <w:rsid w:val="004B676F"/>
    <w:rsid w:val="004B6774"/>
    <w:rsid w:val="004B6A73"/>
    <w:rsid w:val="004B7611"/>
    <w:rsid w:val="004B7E95"/>
    <w:rsid w:val="004C04B8"/>
    <w:rsid w:val="004C0827"/>
    <w:rsid w:val="004C150F"/>
    <w:rsid w:val="004C154D"/>
    <w:rsid w:val="004C15DE"/>
    <w:rsid w:val="004C1DAA"/>
    <w:rsid w:val="004C23ED"/>
    <w:rsid w:val="004C2BC9"/>
    <w:rsid w:val="004C36C5"/>
    <w:rsid w:val="004C36DD"/>
    <w:rsid w:val="004C378C"/>
    <w:rsid w:val="004C3D2A"/>
    <w:rsid w:val="004C3FE7"/>
    <w:rsid w:val="004C43CC"/>
    <w:rsid w:val="004C4B38"/>
    <w:rsid w:val="004C4EC2"/>
    <w:rsid w:val="004C569C"/>
    <w:rsid w:val="004C591C"/>
    <w:rsid w:val="004C6767"/>
    <w:rsid w:val="004C73E0"/>
    <w:rsid w:val="004C7EBA"/>
    <w:rsid w:val="004D03B7"/>
    <w:rsid w:val="004D06D7"/>
    <w:rsid w:val="004D080A"/>
    <w:rsid w:val="004D14CA"/>
    <w:rsid w:val="004D22B3"/>
    <w:rsid w:val="004D247E"/>
    <w:rsid w:val="004D26FD"/>
    <w:rsid w:val="004D2938"/>
    <w:rsid w:val="004D34FF"/>
    <w:rsid w:val="004D3584"/>
    <w:rsid w:val="004D41E2"/>
    <w:rsid w:val="004D56AC"/>
    <w:rsid w:val="004D66AD"/>
    <w:rsid w:val="004D73A4"/>
    <w:rsid w:val="004D7604"/>
    <w:rsid w:val="004D7689"/>
    <w:rsid w:val="004E0BB7"/>
    <w:rsid w:val="004E1601"/>
    <w:rsid w:val="004E19A0"/>
    <w:rsid w:val="004E231B"/>
    <w:rsid w:val="004E3D73"/>
    <w:rsid w:val="004E4513"/>
    <w:rsid w:val="004E4685"/>
    <w:rsid w:val="004E5670"/>
    <w:rsid w:val="004E653C"/>
    <w:rsid w:val="004E659F"/>
    <w:rsid w:val="004E7008"/>
    <w:rsid w:val="004E75A5"/>
    <w:rsid w:val="004E7686"/>
    <w:rsid w:val="004F001A"/>
    <w:rsid w:val="004F0604"/>
    <w:rsid w:val="004F1897"/>
    <w:rsid w:val="004F1EE6"/>
    <w:rsid w:val="004F209F"/>
    <w:rsid w:val="004F25B4"/>
    <w:rsid w:val="004F2915"/>
    <w:rsid w:val="004F2BC8"/>
    <w:rsid w:val="004F2F6C"/>
    <w:rsid w:val="004F34DC"/>
    <w:rsid w:val="004F3CE6"/>
    <w:rsid w:val="004F3CEF"/>
    <w:rsid w:val="004F4247"/>
    <w:rsid w:val="004F480C"/>
    <w:rsid w:val="004F536B"/>
    <w:rsid w:val="004F55E8"/>
    <w:rsid w:val="004F592E"/>
    <w:rsid w:val="004F5A50"/>
    <w:rsid w:val="004F68CC"/>
    <w:rsid w:val="004F6DBD"/>
    <w:rsid w:val="004F7494"/>
    <w:rsid w:val="004F74A4"/>
    <w:rsid w:val="005003F0"/>
    <w:rsid w:val="00500726"/>
    <w:rsid w:val="0050084E"/>
    <w:rsid w:val="00501217"/>
    <w:rsid w:val="005013C7"/>
    <w:rsid w:val="0050207C"/>
    <w:rsid w:val="00502770"/>
    <w:rsid w:val="00502C1F"/>
    <w:rsid w:val="00502DA7"/>
    <w:rsid w:val="00503E4E"/>
    <w:rsid w:val="0050539C"/>
    <w:rsid w:val="0050542F"/>
    <w:rsid w:val="00505DB1"/>
    <w:rsid w:val="005066D4"/>
    <w:rsid w:val="00506DC0"/>
    <w:rsid w:val="00507212"/>
    <w:rsid w:val="00507892"/>
    <w:rsid w:val="00507B6A"/>
    <w:rsid w:val="00507DC7"/>
    <w:rsid w:val="00510B19"/>
    <w:rsid w:val="00510B9C"/>
    <w:rsid w:val="00510E43"/>
    <w:rsid w:val="00510FEC"/>
    <w:rsid w:val="00511E97"/>
    <w:rsid w:val="00512A23"/>
    <w:rsid w:val="0051317C"/>
    <w:rsid w:val="005131A9"/>
    <w:rsid w:val="00513811"/>
    <w:rsid w:val="00513BD4"/>
    <w:rsid w:val="00513E56"/>
    <w:rsid w:val="0051411A"/>
    <w:rsid w:val="00514350"/>
    <w:rsid w:val="00515314"/>
    <w:rsid w:val="00516073"/>
    <w:rsid w:val="00516995"/>
    <w:rsid w:val="005169BD"/>
    <w:rsid w:val="00516C51"/>
    <w:rsid w:val="00516D72"/>
    <w:rsid w:val="00516DE0"/>
    <w:rsid w:val="00517B1B"/>
    <w:rsid w:val="005203BF"/>
    <w:rsid w:val="005204FA"/>
    <w:rsid w:val="00520E87"/>
    <w:rsid w:val="00521083"/>
    <w:rsid w:val="00521C6C"/>
    <w:rsid w:val="005235C4"/>
    <w:rsid w:val="00523FD4"/>
    <w:rsid w:val="00524D6C"/>
    <w:rsid w:val="00524E01"/>
    <w:rsid w:val="005258A1"/>
    <w:rsid w:val="00525D57"/>
    <w:rsid w:val="00525E02"/>
    <w:rsid w:val="005261DE"/>
    <w:rsid w:val="00526920"/>
    <w:rsid w:val="005269E8"/>
    <w:rsid w:val="00526D7E"/>
    <w:rsid w:val="00527516"/>
    <w:rsid w:val="005304E7"/>
    <w:rsid w:val="00530B38"/>
    <w:rsid w:val="0053146A"/>
    <w:rsid w:val="0053153F"/>
    <w:rsid w:val="005316F9"/>
    <w:rsid w:val="00531858"/>
    <w:rsid w:val="00531E7F"/>
    <w:rsid w:val="0053235D"/>
    <w:rsid w:val="0053244E"/>
    <w:rsid w:val="005331DD"/>
    <w:rsid w:val="00533693"/>
    <w:rsid w:val="00533DA6"/>
    <w:rsid w:val="00533DF5"/>
    <w:rsid w:val="005343D9"/>
    <w:rsid w:val="005345B4"/>
    <w:rsid w:val="00534971"/>
    <w:rsid w:val="00534A62"/>
    <w:rsid w:val="00535C19"/>
    <w:rsid w:val="0053644D"/>
    <w:rsid w:val="00536822"/>
    <w:rsid w:val="00537AA1"/>
    <w:rsid w:val="00537FF9"/>
    <w:rsid w:val="005411A7"/>
    <w:rsid w:val="00541210"/>
    <w:rsid w:val="005416EE"/>
    <w:rsid w:val="00541950"/>
    <w:rsid w:val="00541CF5"/>
    <w:rsid w:val="005422B2"/>
    <w:rsid w:val="0054357F"/>
    <w:rsid w:val="00543E55"/>
    <w:rsid w:val="005445BA"/>
    <w:rsid w:val="00544CDA"/>
    <w:rsid w:val="005465D8"/>
    <w:rsid w:val="005467A9"/>
    <w:rsid w:val="00546B9D"/>
    <w:rsid w:val="00546FC2"/>
    <w:rsid w:val="0055092A"/>
    <w:rsid w:val="005516A8"/>
    <w:rsid w:val="005531C6"/>
    <w:rsid w:val="00554552"/>
    <w:rsid w:val="00554DC8"/>
    <w:rsid w:val="0055524E"/>
    <w:rsid w:val="00555271"/>
    <w:rsid w:val="005558D2"/>
    <w:rsid w:val="00555AEB"/>
    <w:rsid w:val="00555B7F"/>
    <w:rsid w:val="00556780"/>
    <w:rsid w:val="00556F15"/>
    <w:rsid w:val="00556F5F"/>
    <w:rsid w:val="0055715A"/>
    <w:rsid w:val="00557EB4"/>
    <w:rsid w:val="00560592"/>
    <w:rsid w:val="005610F4"/>
    <w:rsid w:val="00561319"/>
    <w:rsid w:val="00561C66"/>
    <w:rsid w:val="00561FDA"/>
    <w:rsid w:val="00562297"/>
    <w:rsid w:val="00562558"/>
    <w:rsid w:val="00563421"/>
    <w:rsid w:val="00563853"/>
    <w:rsid w:val="00563A0D"/>
    <w:rsid w:val="00563BD0"/>
    <w:rsid w:val="00563F0E"/>
    <w:rsid w:val="00564553"/>
    <w:rsid w:val="00564A62"/>
    <w:rsid w:val="00566694"/>
    <w:rsid w:val="00566F35"/>
    <w:rsid w:val="005670DB"/>
    <w:rsid w:val="00567297"/>
    <w:rsid w:val="00567308"/>
    <w:rsid w:val="00570077"/>
    <w:rsid w:val="005700B9"/>
    <w:rsid w:val="005705A8"/>
    <w:rsid w:val="00570C8A"/>
    <w:rsid w:val="00570F95"/>
    <w:rsid w:val="00571CB6"/>
    <w:rsid w:val="00571ECC"/>
    <w:rsid w:val="00571F95"/>
    <w:rsid w:val="00572123"/>
    <w:rsid w:val="00572E28"/>
    <w:rsid w:val="00573032"/>
    <w:rsid w:val="005732B8"/>
    <w:rsid w:val="00574BEB"/>
    <w:rsid w:val="0057570F"/>
    <w:rsid w:val="005757F0"/>
    <w:rsid w:val="00575C9E"/>
    <w:rsid w:val="00576404"/>
    <w:rsid w:val="005764E4"/>
    <w:rsid w:val="00576920"/>
    <w:rsid w:val="00576DD4"/>
    <w:rsid w:val="0057740F"/>
    <w:rsid w:val="005778D4"/>
    <w:rsid w:val="00580113"/>
    <w:rsid w:val="00580DA2"/>
    <w:rsid w:val="005813FF"/>
    <w:rsid w:val="00581A19"/>
    <w:rsid w:val="005823B0"/>
    <w:rsid w:val="00582C93"/>
    <w:rsid w:val="00583CB4"/>
    <w:rsid w:val="00583FF3"/>
    <w:rsid w:val="005842F7"/>
    <w:rsid w:val="00585870"/>
    <w:rsid w:val="00585D64"/>
    <w:rsid w:val="005861E7"/>
    <w:rsid w:val="00586597"/>
    <w:rsid w:val="00587010"/>
    <w:rsid w:val="00587092"/>
    <w:rsid w:val="0058780B"/>
    <w:rsid w:val="0059000B"/>
    <w:rsid w:val="00590BA7"/>
    <w:rsid w:val="00591406"/>
    <w:rsid w:val="00591856"/>
    <w:rsid w:val="00591952"/>
    <w:rsid w:val="00592285"/>
    <w:rsid w:val="00592E65"/>
    <w:rsid w:val="00593573"/>
    <w:rsid w:val="00593BE1"/>
    <w:rsid w:val="00593D59"/>
    <w:rsid w:val="00593E21"/>
    <w:rsid w:val="005949FE"/>
    <w:rsid w:val="00594AED"/>
    <w:rsid w:val="00595143"/>
    <w:rsid w:val="00595C51"/>
    <w:rsid w:val="00595EEA"/>
    <w:rsid w:val="00596313"/>
    <w:rsid w:val="00597987"/>
    <w:rsid w:val="00597D49"/>
    <w:rsid w:val="005A0042"/>
    <w:rsid w:val="005A01F6"/>
    <w:rsid w:val="005A0650"/>
    <w:rsid w:val="005A079E"/>
    <w:rsid w:val="005A0E2B"/>
    <w:rsid w:val="005A1C90"/>
    <w:rsid w:val="005A2C27"/>
    <w:rsid w:val="005A32D2"/>
    <w:rsid w:val="005A363A"/>
    <w:rsid w:val="005A388A"/>
    <w:rsid w:val="005A4709"/>
    <w:rsid w:val="005A4FA9"/>
    <w:rsid w:val="005A5439"/>
    <w:rsid w:val="005A6716"/>
    <w:rsid w:val="005A73DB"/>
    <w:rsid w:val="005A746B"/>
    <w:rsid w:val="005A75B4"/>
    <w:rsid w:val="005A7673"/>
    <w:rsid w:val="005B14D2"/>
    <w:rsid w:val="005B27A7"/>
    <w:rsid w:val="005B2D71"/>
    <w:rsid w:val="005B4037"/>
    <w:rsid w:val="005B46DE"/>
    <w:rsid w:val="005B543D"/>
    <w:rsid w:val="005B5502"/>
    <w:rsid w:val="005B702D"/>
    <w:rsid w:val="005B7B36"/>
    <w:rsid w:val="005B7F59"/>
    <w:rsid w:val="005C0353"/>
    <w:rsid w:val="005C0644"/>
    <w:rsid w:val="005C086B"/>
    <w:rsid w:val="005C0F72"/>
    <w:rsid w:val="005C1773"/>
    <w:rsid w:val="005C23DF"/>
    <w:rsid w:val="005C2911"/>
    <w:rsid w:val="005C2A36"/>
    <w:rsid w:val="005C2DED"/>
    <w:rsid w:val="005C3F01"/>
    <w:rsid w:val="005C3FCA"/>
    <w:rsid w:val="005C4A4C"/>
    <w:rsid w:val="005C4B3E"/>
    <w:rsid w:val="005C4D04"/>
    <w:rsid w:val="005C5286"/>
    <w:rsid w:val="005C552B"/>
    <w:rsid w:val="005C56EB"/>
    <w:rsid w:val="005C63FC"/>
    <w:rsid w:val="005C6801"/>
    <w:rsid w:val="005C7B61"/>
    <w:rsid w:val="005D03B0"/>
    <w:rsid w:val="005D1611"/>
    <w:rsid w:val="005D214D"/>
    <w:rsid w:val="005D234C"/>
    <w:rsid w:val="005D3097"/>
    <w:rsid w:val="005D3889"/>
    <w:rsid w:val="005D459D"/>
    <w:rsid w:val="005D5486"/>
    <w:rsid w:val="005D552D"/>
    <w:rsid w:val="005D5A5C"/>
    <w:rsid w:val="005D670F"/>
    <w:rsid w:val="005D6E31"/>
    <w:rsid w:val="005D7106"/>
    <w:rsid w:val="005D71E4"/>
    <w:rsid w:val="005D7C32"/>
    <w:rsid w:val="005E039A"/>
    <w:rsid w:val="005E1110"/>
    <w:rsid w:val="005E3292"/>
    <w:rsid w:val="005E37B1"/>
    <w:rsid w:val="005E38EC"/>
    <w:rsid w:val="005E3D8A"/>
    <w:rsid w:val="005E4080"/>
    <w:rsid w:val="005E4BD0"/>
    <w:rsid w:val="005E5007"/>
    <w:rsid w:val="005E5057"/>
    <w:rsid w:val="005E53CF"/>
    <w:rsid w:val="005E6DBC"/>
    <w:rsid w:val="005E7D9A"/>
    <w:rsid w:val="005F0933"/>
    <w:rsid w:val="005F0FDB"/>
    <w:rsid w:val="005F18CB"/>
    <w:rsid w:val="005F2316"/>
    <w:rsid w:val="005F2BE5"/>
    <w:rsid w:val="005F3634"/>
    <w:rsid w:val="005F4327"/>
    <w:rsid w:val="005F48A9"/>
    <w:rsid w:val="005F4F4A"/>
    <w:rsid w:val="005F4F88"/>
    <w:rsid w:val="005F5203"/>
    <w:rsid w:val="005F5C7A"/>
    <w:rsid w:val="005F5E5C"/>
    <w:rsid w:val="005F679B"/>
    <w:rsid w:val="005F70DD"/>
    <w:rsid w:val="005F718E"/>
    <w:rsid w:val="005F7C12"/>
    <w:rsid w:val="005F7D2F"/>
    <w:rsid w:val="00600373"/>
    <w:rsid w:val="00600ABF"/>
    <w:rsid w:val="00600E09"/>
    <w:rsid w:val="00600EA4"/>
    <w:rsid w:val="0060104F"/>
    <w:rsid w:val="006013C6"/>
    <w:rsid w:val="00601DF2"/>
    <w:rsid w:val="00602464"/>
    <w:rsid w:val="00602D1D"/>
    <w:rsid w:val="006032F8"/>
    <w:rsid w:val="006036E2"/>
    <w:rsid w:val="006037B2"/>
    <w:rsid w:val="00603BFD"/>
    <w:rsid w:val="00604378"/>
    <w:rsid w:val="00604B83"/>
    <w:rsid w:val="00605350"/>
    <w:rsid w:val="00605E05"/>
    <w:rsid w:val="006061D8"/>
    <w:rsid w:val="006064DF"/>
    <w:rsid w:val="00606DDA"/>
    <w:rsid w:val="006075A6"/>
    <w:rsid w:val="006076DF"/>
    <w:rsid w:val="006101D4"/>
    <w:rsid w:val="006102DD"/>
    <w:rsid w:val="00610383"/>
    <w:rsid w:val="00610768"/>
    <w:rsid w:val="00610827"/>
    <w:rsid w:val="0061090A"/>
    <w:rsid w:val="00611163"/>
    <w:rsid w:val="006115A2"/>
    <w:rsid w:val="00611A92"/>
    <w:rsid w:val="00611AE0"/>
    <w:rsid w:val="00611F05"/>
    <w:rsid w:val="00612097"/>
    <w:rsid w:val="00612A99"/>
    <w:rsid w:val="00612EF2"/>
    <w:rsid w:val="0061340A"/>
    <w:rsid w:val="00613A09"/>
    <w:rsid w:val="006142E3"/>
    <w:rsid w:val="0061478F"/>
    <w:rsid w:val="00614A87"/>
    <w:rsid w:val="00614FAC"/>
    <w:rsid w:val="00615277"/>
    <w:rsid w:val="00615669"/>
    <w:rsid w:val="006157D2"/>
    <w:rsid w:val="00616F68"/>
    <w:rsid w:val="00617384"/>
    <w:rsid w:val="0061756A"/>
    <w:rsid w:val="0062071D"/>
    <w:rsid w:val="00621116"/>
    <w:rsid w:val="006217E7"/>
    <w:rsid w:val="006220CF"/>
    <w:rsid w:val="00622C85"/>
    <w:rsid w:val="00622E14"/>
    <w:rsid w:val="006230E7"/>
    <w:rsid w:val="006236A4"/>
    <w:rsid w:val="00623955"/>
    <w:rsid w:val="00623F65"/>
    <w:rsid w:val="00624766"/>
    <w:rsid w:val="00624A5A"/>
    <w:rsid w:val="00624BA0"/>
    <w:rsid w:val="00624C35"/>
    <w:rsid w:val="00625056"/>
    <w:rsid w:val="006264C6"/>
    <w:rsid w:val="00626585"/>
    <w:rsid w:val="0062663E"/>
    <w:rsid w:val="00626FD1"/>
    <w:rsid w:val="00630670"/>
    <w:rsid w:val="00630BB0"/>
    <w:rsid w:val="00633242"/>
    <w:rsid w:val="006336C6"/>
    <w:rsid w:val="0063381A"/>
    <w:rsid w:val="00635121"/>
    <w:rsid w:val="00635209"/>
    <w:rsid w:val="0063528D"/>
    <w:rsid w:val="0063575F"/>
    <w:rsid w:val="00635D37"/>
    <w:rsid w:val="00635E9B"/>
    <w:rsid w:val="006361C0"/>
    <w:rsid w:val="00636E99"/>
    <w:rsid w:val="00636FD8"/>
    <w:rsid w:val="00637996"/>
    <w:rsid w:val="00637F1E"/>
    <w:rsid w:val="00640555"/>
    <w:rsid w:val="00641C92"/>
    <w:rsid w:val="00642094"/>
    <w:rsid w:val="0064230A"/>
    <w:rsid w:val="00642428"/>
    <w:rsid w:val="006429D7"/>
    <w:rsid w:val="00643294"/>
    <w:rsid w:val="00644E77"/>
    <w:rsid w:val="006450E8"/>
    <w:rsid w:val="00646060"/>
    <w:rsid w:val="00646994"/>
    <w:rsid w:val="006469B0"/>
    <w:rsid w:val="00647333"/>
    <w:rsid w:val="0064777B"/>
    <w:rsid w:val="00647B9E"/>
    <w:rsid w:val="00650270"/>
    <w:rsid w:val="00650625"/>
    <w:rsid w:val="00650646"/>
    <w:rsid w:val="00651E46"/>
    <w:rsid w:val="00652672"/>
    <w:rsid w:val="0065405B"/>
    <w:rsid w:val="00655C10"/>
    <w:rsid w:val="00655C3C"/>
    <w:rsid w:val="0065618C"/>
    <w:rsid w:val="00656864"/>
    <w:rsid w:val="00657800"/>
    <w:rsid w:val="00657BE4"/>
    <w:rsid w:val="00660097"/>
    <w:rsid w:val="006602F3"/>
    <w:rsid w:val="00661089"/>
    <w:rsid w:val="006610A5"/>
    <w:rsid w:val="006618E2"/>
    <w:rsid w:val="00661B53"/>
    <w:rsid w:val="0066250A"/>
    <w:rsid w:val="00662731"/>
    <w:rsid w:val="00663193"/>
    <w:rsid w:val="006643BF"/>
    <w:rsid w:val="00664BD2"/>
    <w:rsid w:val="00664CBD"/>
    <w:rsid w:val="00664E17"/>
    <w:rsid w:val="00664EF1"/>
    <w:rsid w:val="006658F6"/>
    <w:rsid w:val="00666928"/>
    <w:rsid w:val="00667088"/>
    <w:rsid w:val="00667215"/>
    <w:rsid w:val="006674CD"/>
    <w:rsid w:val="00667819"/>
    <w:rsid w:val="00667B49"/>
    <w:rsid w:val="00670A20"/>
    <w:rsid w:val="006721CE"/>
    <w:rsid w:val="006724C1"/>
    <w:rsid w:val="00672DFF"/>
    <w:rsid w:val="006734FD"/>
    <w:rsid w:val="006744FD"/>
    <w:rsid w:val="00675A7A"/>
    <w:rsid w:val="0067636D"/>
    <w:rsid w:val="00676664"/>
    <w:rsid w:val="006769FF"/>
    <w:rsid w:val="00676B50"/>
    <w:rsid w:val="006773F9"/>
    <w:rsid w:val="006779A1"/>
    <w:rsid w:val="00677DD5"/>
    <w:rsid w:val="00681A15"/>
    <w:rsid w:val="006822C0"/>
    <w:rsid w:val="00682443"/>
    <w:rsid w:val="00682507"/>
    <w:rsid w:val="006826A5"/>
    <w:rsid w:val="006828A5"/>
    <w:rsid w:val="0068367F"/>
    <w:rsid w:val="00683CF1"/>
    <w:rsid w:val="00683F4D"/>
    <w:rsid w:val="0068466D"/>
    <w:rsid w:val="006847E1"/>
    <w:rsid w:val="0068553C"/>
    <w:rsid w:val="00685DE6"/>
    <w:rsid w:val="00685FCD"/>
    <w:rsid w:val="00686146"/>
    <w:rsid w:val="0068618F"/>
    <w:rsid w:val="00686522"/>
    <w:rsid w:val="00686F85"/>
    <w:rsid w:val="00687C5E"/>
    <w:rsid w:val="006902DA"/>
    <w:rsid w:val="006914F3"/>
    <w:rsid w:val="00691A57"/>
    <w:rsid w:val="00691C25"/>
    <w:rsid w:val="00691C9E"/>
    <w:rsid w:val="00692154"/>
    <w:rsid w:val="006921CC"/>
    <w:rsid w:val="00692220"/>
    <w:rsid w:val="0069231A"/>
    <w:rsid w:val="00693C30"/>
    <w:rsid w:val="00693DE3"/>
    <w:rsid w:val="006946BD"/>
    <w:rsid w:val="00694EF3"/>
    <w:rsid w:val="0069523D"/>
    <w:rsid w:val="00695C0B"/>
    <w:rsid w:val="0069756E"/>
    <w:rsid w:val="00697A7C"/>
    <w:rsid w:val="00697B7F"/>
    <w:rsid w:val="006A0419"/>
    <w:rsid w:val="006A100C"/>
    <w:rsid w:val="006A183B"/>
    <w:rsid w:val="006A1ED9"/>
    <w:rsid w:val="006A2537"/>
    <w:rsid w:val="006A2715"/>
    <w:rsid w:val="006A3ABD"/>
    <w:rsid w:val="006A4255"/>
    <w:rsid w:val="006A53A3"/>
    <w:rsid w:val="006A5417"/>
    <w:rsid w:val="006A6032"/>
    <w:rsid w:val="006A6161"/>
    <w:rsid w:val="006A6F05"/>
    <w:rsid w:val="006A700A"/>
    <w:rsid w:val="006A77BB"/>
    <w:rsid w:val="006A7BF3"/>
    <w:rsid w:val="006B0160"/>
    <w:rsid w:val="006B100A"/>
    <w:rsid w:val="006B15F4"/>
    <w:rsid w:val="006B1BCF"/>
    <w:rsid w:val="006B1C16"/>
    <w:rsid w:val="006B2FDD"/>
    <w:rsid w:val="006B316A"/>
    <w:rsid w:val="006B3307"/>
    <w:rsid w:val="006B38CC"/>
    <w:rsid w:val="006B3E48"/>
    <w:rsid w:val="006B416B"/>
    <w:rsid w:val="006B44DC"/>
    <w:rsid w:val="006B4958"/>
    <w:rsid w:val="006B4E54"/>
    <w:rsid w:val="006B50D7"/>
    <w:rsid w:val="006B5723"/>
    <w:rsid w:val="006B58C2"/>
    <w:rsid w:val="006B6068"/>
    <w:rsid w:val="006B60F1"/>
    <w:rsid w:val="006B7047"/>
    <w:rsid w:val="006B74CF"/>
    <w:rsid w:val="006B779D"/>
    <w:rsid w:val="006C00D9"/>
    <w:rsid w:val="006C0622"/>
    <w:rsid w:val="006C0793"/>
    <w:rsid w:val="006C10D4"/>
    <w:rsid w:val="006C1B4F"/>
    <w:rsid w:val="006C1D64"/>
    <w:rsid w:val="006C20B8"/>
    <w:rsid w:val="006C2229"/>
    <w:rsid w:val="006C2C4F"/>
    <w:rsid w:val="006C2CFA"/>
    <w:rsid w:val="006C3150"/>
    <w:rsid w:val="006C47ED"/>
    <w:rsid w:val="006C54D3"/>
    <w:rsid w:val="006C5A90"/>
    <w:rsid w:val="006C5B1E"/>
    <w:rsid w:val="006C60A0"/>
    <w:rsid w:val="006C620C"/>
    <w:rsid w:val="006C7089"/>
    <w:rsid w:val="006C74E8"/>
    <w:rsid w:val="006C7505"/>
    <w:rsid w:val="006C772E"/>
    <w:rsid w:val="006C7F11"/>
    <w:rsid w:val="006D006B"/>
    <w:rsid w:val="006D07AD"/>
    <w:rsid w:val="006D1D5C"/>
    <w:rsid w:val="006D2BB8"/>
    <w:rsid w:val="006D2EE8"/>
    <w:rsid w:val="006D2F43"/>
    <w:rsid w:val="006D35F7"/>
    <w:rsid w:val="006D3836"/>
    <w:rsid w:val="006D3B52"/>
    <w:rsid w:val="006D3FF6"/>
    <w:rsid w:val="006D46DC"/>
    <w:rsid w:val="006D552D"/>
    <w:rsid w:val="006D648A"/>
    <w:rsid w:val="006D6541"/>
    <w:rsid w:val="006D6BBD"/>
    <w:rsid w:val="006D7F9B"/>
    <w:rsid w:val="006E0213"/>
    <w:rsid w:val="006E023A"/>
    <w:rsid w:val="006E027C"/>
    <w:rsid w:val="006E0FFC"/>
    <w:rsid w:val="006E14C2"/>
    <w:rsid w:val="006E175F"/>
    <w:rsid w:val="006E1909"/>
    <w:rsid w:val="006E2F62"/>
    <w:rsid w:val="006E3185"/>
    <w:rsid w:val="006E37F3"/>
    <w:rsid w:val="006E3B4C"/>
    <w:rsid w:val="006E439B"/>
    <w:rsid w:val="006E4724"/>
    <w:rsid w:val="006E4DFB"/>
    <w:rsid w:val="006E65D7"/>
    <w:rsid w:val="006E7219"/>
    <w:rsid w:val="006E782A"/>
    <w:rsid w:val="006E7C7C"/>
    <w:rsid w:val="006E7E64"/>
    <w:rsid w:val="006E7F18"/>
    <w:rsid w:val="006F0A13"/>
    <w:rsid w:val="006F1EDC"/>
    <w:rsid w:val="006F2400"/>
    <w:rsid w:val="006F2845"/>
    <w:rsid w:val="006F3531"/>
    <w:rsid w:val="006F4185"/>
    <w:rsid w:val="006F46E9"/>
    <w:rsid w:val="006F4A23"/>
    <w:rsid w:val="006F5007"/>
    <w:rsid w:val="006F5386"/>
    <w:rsid w:val="006F58C6"/>
    <w:rsid w:val="006F5E59"/>
    <w:rsid w:val="006F693E"/>
    <w:rsid w:val="006F6D00"/>
    <w:rsid w:val="006F6FEF"/>
    <w:rsid w:val="007009F5"/>
    <w:rsid w:val="0070126C"/>
    <w:rsid w:val="0070150D"/>
    <w:rsid w:val="007021BD"/>
    <w:rsid w:val="007025C3"/>
    <w:rsid w:val="0070298D"/>
    <w:rsid w:val="00702E59"/>
    <w:rsid w:val="00702F81"/>
    <w:rsid w:val="00703508"/>
    <w:rsid w:val="00703D99"/>
    <w:rsid w:val="00704351"/>
    <w:rsid w:val="00704722"/>
    <w:rsid w:val="00704955"/>
    <w:rsid w:val="007049A0"/>
    <w:rsid w:val="00705CC3"/>
    <w:rsid w:val="0070619A"/>
    <w:rsid w:val="00707D3F"/>
    <w:rsid w:val="00707DE7"/>
    <w:rsid w:val="00710BFC"/>
    <w:rsid w:val="007112AC"/>
    <w:rsid w:val="00711A67"/>
    <w:rsid w:val="00712CDE"/>
    <w:rsid w:val="00713015"/>
    <w:rsid w:val="007130AE"/>
    <w:rsid w:val="007130DC"/>
    <w:rsid w:val="0071317C"/>
    <w:rsid w:val="00713DEF"/>
    <w:rsid w:val="00715593"/>
    <w:rsid w:val="007155CB"/>
    <w:rsid w:val="007156AC"/>
    <w:rsid w:val="00715AF2"/>
    <w:rsid w:val="0071614B"/>
    <w:rsid w:val="00716652"/>
    <w:rsid w:val="00716B2C"/>
    <w:rsid w:val="00717520"/>
    <w:rsid w:val="00717941"/>
    <w:rsid w:val="00717D96"/>
    <w:rsid w:val="007200BF"/>
    <w:rsid w:val="00720299"/>
    <w:rsid w:val="00720499"/>
    <w:rsid w:val="00720B63"/>
    <w:rsid w:val="00720CF2"/>
    <w:rsid w:val="0072200E"/>
    <w:rsid w:val="00722559"/>
    <w:rsid w:val="007229C6"/>
    <w:rsid w:val="00722B90"/>
    <w:rsid w:val="00723CA0"/>
    <w:rsid w:val="00724100"/>
    <w:rsid w:val="007259DF"/>
    <w:rsid w:val="00725CB6"/>
    <w:rsid w:val="00726888"/>
    <w:rsid w:val="00727047"/>
    <w:rsid w:val="00727E24"/>
    <w:rsid w:val="0073060F"/>
    <w:rsid w:val="007306BE"/>
    <w:rsid w:val="007308AB"/>
    <w:rsid w:val="007318DF"/>
    <w:rsid w:val="0073275B"/>
    <w:rsid w:val="00733805"/>
    <w:rsid w:val="00733BE4"/>
    <w:rsid w:val="00733C98"/>
    <w:rsid w:val="00733DA3"/>
    <w:rsid w:val="00733F01"/>
    <w:rsid w:val="00733F13"/>
    <w:rsid w:val="00734B45"/>
    <w:rsid w:val="00734C8D"/>
    <w:rsid w:val="00735059"/>
    <w:rsid w:val="0073537A"/>
    <w:rsid w:val="007353FA"/>
    <w:rsid w:val="007357DF"/>
    <w:rsid w:val="00735D13"/>
    <w:rsid w:val="00735FE3"/>
    <w:rsid w:val="007371AB"/>
    <w:rsid w:val="00737EF6"/>
    <w:rsid w:val="00740538"/>
    <w:rsid w:val="0074128A"/>
    <w:rsid w:val="00741362"/>
    <w:rsid w:val="00741CCE"/>
    <w:rsid w:val="0074247B"/>
    <w:rsid w:val="00742819"/>
    <w:rsid w:val="00742D41"/>
    <w:rsid w:val="00743779"/>
    <w:rsid w:val="00743BF4"/>
    <w:rsid w:val="00744745"/>
    <w:rsid w:val="007450A0"/>
    <w:rsid w:val="00745A62"/>
    <w:rsid w:val="00746419"/>
    <w:rsid w:val="00746A29"/>
    <w:rsid w:val="007472B4"/>
    <w:rsid w:val="00750276"/>
    <w:rsid w:val="00750CE2"/>
    <w:rsid w:val="00750DCE"/>
    <w:rsid w:val="00751504"/>
    <w:rsid w:val="00751B54"/>
    <w:rsid w:val="007521B2"/>
    <w:rsid w:val="0075250B"/>
    <w:rsid w:val="0075277A"/>
    <w:rsid w:val="00752DC6"/>
    <w:rsid w:val="00753180"/>
    <w:rsid w:val="00755C75"/>
    <w:rsid w:val="007560F4"/>
    <w:rsid w:val="007569B7"/>
    <w:rsid w:val="00756BC2"/>
    <w:rsid w:val="00756D39"/>
    <w:rsid w:val="00756DA1"/>
    <w:rsid w:val="007578C9"/>
    <w:rsid w:val="00757F9E"/>
    <w:rsid w:val="0076186E"/>
    <w:rsid w:val="007623E9"/>
    <w:rsid w:val="00762953"/>
    <w:rsid w:val="00763153"/>
    <w:rsid w:val="00764560"/>
    <w:rsid w:val="00764F0B"/>
    <w:rsid w:val="0076547D"/>
    <w:rsid w:val="0076551C"/>
    <w:rsid w:val="00766E5B"/>
    <w:rsid w:val="0076794A"/>
    <w:rsid w:val="007704DF"/>
    <w:rsid w:val="00770FEB"/>
    <w:rsid w:val="00771B9B"/>
    <w:rsid w:val="00772742"/>
    <w:rsid w:val="00772C83"/>
    <w:rsid w:val="00772F31"/>
    <w:rsid w:val="00773AAE"/>
    <w:rsid w:val="007741AF"/>
    <w:rsid w:val="0077572D"/>
    <w:rsid w:val="00776799"/>
    <w:rsid w:val="00776DEC"/>
    <w:rsid w:val="007775F8"/>
    <w:rsid w:val="00777BD1"/>
    <w:rsid w:val="00777DBC"/>
    <w:rsid w:val="00780475"/>
    <w:rsid w:val="0078144A"/>
    <w:rsid w:val="007817E4"/>
    <w:rsid w:val="00781B03"/>
    <w:rsid w:val="0078232E"/>
    <w:rsid w:val="00782702"/>
    <w:rsid w:val="00782B53"/>
    <w:rsid w:val="00783A00"/>
    <w:rsid w:val="00783E76"/>
    <w:rsid w:val="0078464C"/>
    <w:rsid w:val="00784C42"/>
    <w:rsid w:val="00786441"/>
    <w:rsid w:val="00786D47"/>
    <w:rsid w:val="007874D0"/>
    <w:rsid w:val="00787C5B"/>
    <w:rsid w:val="00787D24"/>
    <w:rsid w:val="00790292"/>
    <w:rsid w:val="00790536"/>
    <w:rsid w:val="00790C84"/>
    <w:rsid w:val="00790F18"/>
    <w:rsid w:val="007911EE"/>
    <w:rsid w:val="00791298"/>
    <w:rsid w:val="007914FD"/>
    <w:rsid w:val="007915CC"/>
    <w:rsid w:val="0079232C"/>
    <w:rsid w:val="00792999"/>
    <w:rsid w:val="00792A1D"/>
    <w:rsid w:val="00793D88"/>
    <w:rsid w:val="00794107"/>
    <w:rsid w:val="00795094"/>
    <w:rsid w:val="00795573"/>
    <w:rsid w:val="007956AD"/>
    <w:rsid w:val="007957BF"/>
    <w:rsid w:val="00795839"/>
    <w:rsid w:val="007967F2"/>
    <w:rsid w:val="00796C58"/>
    <w:rsid w:val="00796CD5"/>
    <w:rsid w:val="00796E45"/>
    <w:rsid w:val="007972B0"/>
    <w:rsid w:val="0079743E"/>
    <w:rsid w:val="007A0325"/>
    <w:rsid w:val="007A0D24"/>
    <w:rsid w:val="007A1AFB"/>
    <w:rsid w:val="007A1B47"/>
    <w:rsid w:val="007A25B1"/>
    <w:rsid w:val="007A2850"/>
    <w:rsid w:val="007A3824"/>
    <w:rsid w:val="007A3A96"/>
    <w:rsid w:val="007A5509"/>
    <w:rsid w:val="007A573B"/>
    <w:rsid w:val="007A5FB9"/>
    <w:rsid w:val="007A6155"/>
    <w:rsid w:val="007A64F1"/>
    <w:rsid w:val="007A6CB8"/>
    <w:rsid w:val="007A6CC3"/>
    <w:rsid w:val="007A749E"/>
    <w:rsid w:val="007B02D3"/>
    <w:rsid w:val="007B0601"/>
    <w:rsid w:val="007B0A75"/>
    <w:rsid w:val="007B0BDA"/>
    <w:rsid w:val="007B0F3A"/>
    <w:rsid w:val="007B16D4"/>
    <w:rsid w:val="007B298D"/>
    <w:rsid w:val="007B2E8F"/>
    <w:rsid w:val="007B324C"/>
    <w:rsid w:val="007B3D12"/>
    <w:rsid w:val="007B3F8D"/>
    <w:rsid w:val="007B442A"/>
    <w:rsid w:val="007B572F"/>
    <w:rsid w:val="007B5834"/>
    <w:rsid w:val="007B5EDC"/>
    <w:rsid w:val="007B62F1"/>
    <w:rsid w:val="007B62F6"/>
    <w:rsid w:val="007B66AE"/>
    <w:rsid w:val="007B7396"/>
    <w:rsid w:val="007C0372"/>
    <w:rsid w:val="007C0B3C"/>
    <w:rsid w:val="007C1E81"/>
    <w:rsid w:val="007C21FF"/>
    <w:rsid w:val="007C2F6E"/>
    <w:rsid w:val="007C3F55"/>
    <w:rsid w:val="007C4FA3"/>
    <w:rsid w:val="007C51F4"/>
    <w:rsid w:val="007C55A1"/>
    <w:rsid w:val="007C5874"/>
    <w:rsid w:val="007C58EF"/>
    <w:rsid w:val="007C5B65"/>
    <w:rsid w:val="007C6F30"/>
    <w:rsid w:val="007D03E8"/>
    <w:rsid w:val="007D13F0"/>
    <w:rsid w:val="007D185F"/>
    <w:rsid w:val="007D1886"/>
    <w:rsid w:val="007D1ACA"/>
    <w:rsid w:val="007D1F95"/>
    <w:rsid w:val="007D2238"/>
    <w:rsid w:val="007D2DB9"/>
    <w:rsid w:val="007D2F79"/>
    <w:rsid w:val="007D3944"/>
    <w:rsid w:val="007D3CA2"/>
    <w:rsid w:val="007D3E63"/>
    <w:rsid w:val="007D4644"/>
    <w:rsid w:val="007D490E"/>
    <w:rsid w:val="007D4F02"/>
    <w:rsid w:val="007D5DA6"/>
    <w:rsid w:val="007D6176"/>
    <w:rsid w:val="007D6611"/>
    <w:rsid w:val="007D6819"/>
    <w:rsid w:val="007D6822"/>
    <w:rsid w:val="007D68E0"/>
    <w:rsid w:val="007D6EB5"/>
    <w:rsid w:val="007D71B5"/>
    <w:rsid w:val="007D7FE0"/>
    <w:rsid w:val="007E013F"/>
    <w:rsid w:val="007E0B21"/>
    <w:rsid w:val="007E0D39"/>
    <w:rsid w:val="007E0D5D"/>
    <w:rsid w:val="007E15A8"/>
    <w:rsid w:val="007E25E6"/>
    <w:rsid w:val="007E295D"/>
    <w:rsid w:val="007E2A52"/>
    <w:rsid w:val="007E35AC"/>
    <w:rsid w:val="007E403F"/>
    <w:rsid w:val="007E4E33"/>
    <w:rsid w:val="007E4F4A"/>
    <w:rsid w:val="007E57C7"/>
    <w:rsid w:val="007E5910"/>
    <w:rsid w:val="007E68F7"/>
    <w:rsid w:val="007E6BCD"/>
    <w:rsid w:val="007E78E7"/>
    <w:rsid w:val="007E7E8D"/>
    <w:rsid w:val="007F03DA"/>
    <w:rsid w:val="007F05D3"/>
    <w:rsid w:val="007F079F"/>
    <w:rsid w:val="007F083E"/>
    <w:rsid w:val="007F1285"/>
    <w:rsid w:val="007F1321"/>
    <w:rsid w:val="007F1B6E"/>
    <w:rsid w:val="007F208D"/>
    <w:rsid w:val="007F210F"/>
    <w:rsid w:val="007F2239"/>
    <w:rsid w:val="007F3542"/>
    <w:rsid w:val="007F37EE"/>
    <w:rsid w:val="007F40E4"/>
    <w:rsid w:val="007F42C6"/>
    <w:rsid w:val="007F47BF"/>
    <w:rsid w:val="007F5775"/>
    <w:rsid w:val="007F5871"/>
    <w:rsid w:val="007F6D32"/>
    <w:rsid w:val="007F7064"/>
    <w:rsid w:val="007F7519"/>
    <w:rsid w:val="007F79DB"/>
    <w:rsid w:val="008003C5"/>
    <w:rsid w:val="00800B7B"/>
    <w:rsid w:val="00800D48"/>
    <w:rsid w:val="00800E0E"/>
    <w:rsid w:val="00802B8D"/>
    <w:rsid w:val="00802F77"/>
    <w:rsid w:val="00803482"/>
    <w:rsid w:val="0080373E"/>
    <w:rsid w:val="0080376F"/>
    <w:rsid w:val="0080421F"/>
    <w:rsid w:val="00804495"/>
    <w:rsid w:val="008048D4"/>
    <w:rsid w:val="00804E47"/>
    <w:rsid w:val="00804FAF"/>
    <w:rsid w:val="0080550C"/>
    <w:rsid w:val="00805DAE"/>
    <w:rsid w:val="00806633"/>
    <w:rsid w:val="00806A0B"/>
    <w:rsid w:val="00810513"/>
    <w:rsid w:val="00810580"/>
    <w:rsid w:val="00811A9B"/>
    <w:rsid w:val="00811B9E"/>
    <w:rsid w:val="00812448"/>
    <w:rsid w:val="0081247C"/>
    <w:rsid w:val="008132C3"/>
    <w:rsid w:val="0081352A"/>
    <w:rsid w:val="0081362F"/>
    <w:rsid w:val="00813970"/>
    <w:rsid w:val="00814661"/>
    <w:rsid w:val="00814831"/>
    <w:rsid w:val="00814852"/>
    <w:rsid w:val="00814891"/>
    <w:rsid w:val="00814DD9"/>
    <w:rsid w:val="0081578F"/>
    <w:rsid w:val="008157BA"/>
    <w:rsid w:val="0081599F"/>
    <w:rsid w:val="0081607F"/>
    <w:rsid w:val="008162CF"/>
    <w:rsid w:val="0081795C"/>
    <w:rsid w:val="00817DFB"/>
    <w:rsid w:val="00820031"/>
    <w:rsid w:val="00820388"/>
    <w:rsid w:val="0082078F"/>
    <w:rsid w:val="00820916"/>
    <w:rsid w:val="00821678"/>
    <w:rsid w:val="00821E93"/>
    <w:rsid w:val="008224E3"/>
    <w:rsid w:val="008225A4"/>
    <w:rsid w:val="00822C55"/>
    <w:rsid w:val="008236D9"/>
    <w:rsid w:val="00823DC9"/>
    <w:rsid w:val="00825654"/>
    <w:rsid w:val="00825834"/>
    <w:rsid w:val="008258A0"/>
    <w:rsid w:val="00825ED0"/>
    <w:rsid w:val="00826237"/>
    <w:rsid w:val="00826C56"/>
    <w:rsid w:val="008271EE"/>
    <w:rsid w:val="008275CB"/>
    <w:rsid w:val="00830904"/>
    <w:rsid w:val="00830AF2"/>
    <w:rsid w:val="00831A6E"/>
    <w:rsid w:val="00832084"/>
    <w:rsid w:val="00832AA2"/>
    <w:rsid w:val="00833AB4"/>
    <w:rsid w:val="00834CA7"/>
    <w:rsid w:val="00835861"/>
    <w:rsid w:val="00835920"/>
    <w:rsid w:val="00836614"/>
    <w:rsid w:val="00836670"/>
    <w:rsid w:val="00836702"/>
    <w:rsid w:val="0083673D"/>
    <w:rsid w:val="00836AE9"/>
    <w:rsid w:val="00836F1F"/>
    <w:rsid w:val="008376D7"/>
    <w:rsid w:val="00837797"/>
    <w:rsid w:val="00837A17"/>
    <w:rsid w:val="008425CC"/>
    <w:rsid w:val="00842C8F"/>
    <w:rsid w:val="00842F1D"/>
    <w:rsid w:val="00843306"/>
    <w:rsid w:val="00843711"/>
    <w:rsid w:val="008438AF"/>
    <w:rsid w:val="00843A36"/>
    <w:rsid w:val="00843A94"/>
    <w:rsid w:val="00843E65"/>
    <w:rsid w:val="00843EA2"/>
    <w:rsid w:val="00845385"/>
    <w:rsid w:val="00845BB0"/>
    <w:rsid w:val="0084603C"/>
    <w:rsid w:val="00846438"/>
    <w:rsid w:val="00850CC1"/>
    <w:rsid w:val="008513F5"/>
    <w:rsid w:val="00851B51"/>
    <w:rsid w:val="00852B08"/>
    <w:rsid w:val="00852D51"/>
    <w:rsid w:val="00853DF1"/>
    <w:rsid w:val="008548CD"/>
    <w:rsid w:val="0085582E"/>
    <w:rsid w:val="00855A9F"/>
    <w:rsid w:val="00855B0A"/>
    <w:rsid w:val="0085637F"/>
    <w:rsid w:val="0085661B"/>
    <w:rsid w:val="008566AE"/>
    <w:rsid w:val="00856EE3"/>
    <w:rsid w:val="00857742"/>
    <w:rsid w:val="00857A44"/>
    <w:rsid w:val="008606FC"/>
    <w:rsid w:val="008614BE"/>
    <w:rsid w:val="00861720"/>
    <w:rsid w:val="0086234E"/>
    <w:rsid w:val="008629A9"/>
    <w:rsid w:val="00862C0F"/>
    <w:rsid w:val="00862C8F"/>
    <w:rsid w:val="00862D6F"/>
    <w:rsid w:val="00862F24"/>
    <w:rsid w:val="008631CD"/>
    <w:rsid w:val="00863344"/>
    <w:rsid w:val="00863957"/>
    <w:rsid w:val="00863B23"/>
    <w:rsid w:val="00863B50"/>
    <w:rsid w:val="00864E47"/>
    <w:rsid w:val="0086592A"/>
    <w:rsid w:val="0086682C"/>
    <w:rsid w:val="00867B47"/>
    <w:rsid w:val="00870297"/>
    <w:rsid w:val="008708F7"/>
    <w:rsid w:val="00870BFF"/>
    <w:rsid w:val="008711F5"/>
    <w:rsid w:val="00872543"/>
    <w:rsid w:val="00872889"/>
    <w:rsid w:val="00872AA2"/>
    <w:rsid w:val="00872C31"/>
    <w:rsid w:val="00873AD8"/>
    <w:rsid w:val="00874096"/>
    <w:rsid w:val="00874E82"/>
    <w:rsid w:val="00875582"/>
    <w:rsid w:val="00875F55"/>
    <w:rsid w:val="008763F4"/>
    <w:rsid w:val="00876490"/>
    <w:rsid w:val="0087754A"/>
    <w:rsid w:val="0088019C"/>
    <w:rsid w:val="00880299"/>
    <w:rsid w:val="008804FD"/>
    <w:rsid w:val="00881BBD"/>
    <w:rsid w:val="008836D0"/>
    <w:rsid w:val="008839FE"/>
    <w:rsid w:val="00883B6A"/>
    <w:rsid w:val="008847F4"/>
    <w:rsid w:val="00884972"/>
    <w:rsid w:val="00885483"/>
    <w:rsid w:val="0088562E"/>
    <w:rsid w:val="00886288"/>
    <w:rsid w:val="00886918"/>
    <w:rsid w:val="00887021"/>
    <w:rsid w:val="008907E8"/>
    <w:rsid w:val="00890B62"/>
    <w:rsid w:val="00891548"/>
    <w:rsid w:val="00893272"/>
    <w:rsid w:val="008933E0"/>
    <w:rsid w:val="00893DB3"/>
    <w:rsid w:val="008941EE"/>
    <w:rsid w:val="00894692"/>
    <w:rsid w:val="00894F69"/>
    <w:rsid w:val="0089630C"/>
    <w:rsid w:val="00896438"/>
    <w:rsid w:val="00896812"/>
    <w:rsid w:val="00897135"/>
    <w:rsid w:val="00897A81"/>
    <w:rsid w:val="00897AB4"/>
    <w:rsid w:val="008A01CF"/>
    <w:rsid w:val="008A0C39"/>
    <w:rsid w:val="008A1199"/>
    <w:rsid w:val="008A1352"/>
    <w:rsid w:val="008A1926"/>
    <w:rsid w:val="008A2BC4"/>
    <w:rsid w:val="008A399F"/>
    <w:rsid w:val="008A3EE3"/>
    <w:rsid w:val="008A4A7B"/>
    <w:rsid w:val="008A62AA"/>
    <w:rsid w:val="008A6576"/>
    <w:rsid w:val="008A71CC"/>
    <w:rsid w:val="008A764F"/>
    <w:rsid w:val="008B0B60"/>
    <w:rsid w:val="008B10B7"/>
    <w:rsid w:val="008B1E76"/>
    <w:rsid w:val="008B2544"/>
    <w:rsid w:val="008B2CB3"/>
    <w:rsid w:val="008B2F43"/>
    <w:rsid w:val="008B39A3"/>
    <w:rsid w:val="008B4CC1"/>
    <w:rsid w:val="008B5048"/>
    <w:rsid w:val="008B5EA8"/>
    <w:rsid w:val="008B6125"/>
    <w:rsid w:val="008B64DF"/>
    <w:rsid w:val="008B656D"/>
    <w:rsid w:val="008B76B5"/>
    <w:rsid w:val="008C03B9"/>
    <w:rsid w:val="008C0B5E"/>
    <w:rsid w:val="008C14DE"/>
    <w:rsid w:val="008C16BF"/>
    <w:rsid w:val="008C22CB"/>
    <w:rsid w:val="008C2B1D"/>
    <w:rsid w:val="008C2F09"/>
    <w:rsid w:val="008C34CB"/>
    <w:rsid w:val="008C34D9"/>
    <w:rsid w:val="008C3B52"/>
    <w:rsid w:val="008C3C12"/>
    <w:rsid w:val="008C3D7A"/>
    <w:rsid w:val="008C5662"/>
    <w:rsid w:val="008C599A"/>
    <w:rsid w:val="008C64B2"/>
    <w:rsid w:val="008C7238"/>
    <w:rsid w:val="008C77B2"/>
    <w:rsid w:val="008C7D23"/>
    <w:rsid w:val="008C7DEF"/>
    <w:rsid w:val="008D23BA"/>
    <w:rsid w:val="008D3EE2"/>
    <w:rsid w:val="008D4279"/>
    <w:rsid w:val="008D441A"/>
    <w:rsid w:val="008D4EB4"/>
    <w:rsid w:val="008D5843"/>
    <w:rsid w:val="008D66A9"/>
    <w:rsid w:val="008D73A1"/>
    <w:rsid w:val="008D74C3"/>
    <w:rsid w:val="008E171A"/>
    <w:rsid w:val="008E1F8A"/>
    <w:rsid w:val="008E2C75"/>
    <w:rsid w:val="008E3882"/>
    <w:rsid w:val="008E4F92"/>
    <w:rsid w:val="008E6D67"/>
    <w:rsid w:val="008E6E42"/>
    <w:rsid w:val="008E6F3D"/>
    <w:rsid w:val="008E7737"/>
    <w:rsid w:val="008E7B06"/>
    <w:rsid w:val="008E7BE9"/>
    <w:rsid w:val="008F07F1"/>
    <w:rsid w:val="008F0EB6"/>
    <w:rsid w:val="008F1848"/>
    <w:rsid w:val="008F1E44"/>
    <w:rsid w:val="008F1F15"/>
    <w:rsid w:val="008F2962"/>
    <w:rsid w:val="008F304F"/>
    <w:rsid w:val="008F4078"/>
    <w:rsid w:val="008F4579"/>
    <w:rsid w:val="008F4A53"/>
    <w:rsid w:val="008F4F2C"/>
    <w:rsid w:val="008F5D56"/>
    <w:rsid w:val="008F615E"/>
    <w:rsid w:val="008F61D4"/>
    <w:rsid w:val="008F6492"/>
    <w:rsid w:val="008F7284"/>
    <w:rsid w:val="00900198"/>
    <w:rsid w:val="00900BAD"/>
    <w:rsid w:val="0090121D"/>
    <w:rsid w:val="00901816"/>
    <w:rsid w:val="00901EAF"/>
    <w:rsid w:val="00903351"/>
    <w:rsid w:val="00903599"/>
    <w:rsid w:val="00903E09"/>
    <w:rsid w:val="00904903"/>
    <w:rsid w:val="00904A14"/>
    <w:rsid w:val="009054C0"/>
    <w:rsid w:val="00905643"/>
    <w:rsid w:val="00905D36"/>
    <w:rsid w:val="00905F10"/>
    <w:rsid w:val="00905F81"/>
    <w:rsid w:val="00905FE0"/>
    <w:rsid w:val="009065D6"/>
    <w:rsid w:val="0090680C"/>
    <w:rsid w:val="00906ADC"/>
    <w:rsid w:val="00907430"/>
    <w:rsid w:val="009076D5"/>
    <w:rsid w:val="0091011E"/>
    <w:rsid w:val="00910249"/>
    <w:rsid w:val="00910836"/>
    <w:rsid w:val="00910A2E"/>
    <w:rsid w:val="0091108F"/>
    <w:rsid w:val="00911D1A"/>
    <w:rsid w:val="00911F16"/>
    <w:rsid w:val="009120E9"/>
    <w:rsid w:val="0091214E"/>
    <w:rsid w:val="00912578"/>
    <w:rsid w:val="00912C79"/>
    <w:rsid w:val="00913614"/>
    <w:rsid w:val="009147B5"/>
    <w:rsid w:val="00915A49"/>
    <w:rsid w:val="00915BFD"/>
    <w:rsid w:val="00915E56"/>
    <w:rsid w:val="009165A3"/>
    <w:rsid w:val="00916FAE"/>
    <w:rsid w:val="00917C8A"/>
    <w:rsid w:val="00920059"/>
    <w:rsid w:val="009202A7"/>
    <w:rsid w:val="009207F7"/>
    <w:rsid w:val="00920910"/>
    <w:rsid w:val="0092139A"/>
    <w:rsid w:val="00921AE0"/>
    <w:rsid w:val="00921CF3"/>
    <w:rsid w:val="00921F4D"/>
    <w:rsid w:val="009231D7"/>
    <w:rsid w:val="00923892"/>
    <w:rsid w:val="00923DB4"/>
    <w:rsid w:val="00923F21"/>
    <w:rsid w:val="00924C63"/>
    <w:rsid w:val="00924E7B"/>
    <w:rsid w:val="00925873"/>
    <w:rsid w:val="00926A08"/>
    <w:rsid w:val="00927E96"/>
    <w:rsid w:val="00930F66"/>
    <w:rsid w:val="00931502"/>
    <w:rsid w:val="009317A8"/>
    <w:rsid w:val="00932171"/>
    <w:rsid w:val="009327F8"/>
    <w:rsid w:val="009333B3"/>
    <w:rsid w:val="00933951"/>
    <w:rsid w:val="00933B4F"/>
    <w:rsid w:val="00933DFF"/>
    <w:rsid w:val="00934391"/>
    <w:rsid w:val="009343C8"/>
    <w:rsid w:val="00935172"/>
    <w:rsid w:val="0093551B"/>
    <w:rsid w:val="00936B17"/>
    <w:rsid w:val="0093704F"/>
    <w:rsid w:val="009372EB"/>
    <w:rsid w:val="0093749E"/>
    <w:rsid w:val="009374E3"/>
    <w:rsid w:val="0094003C"/>
    <w:rsid w:val="0094074B"/>
    <w:rsid w:val="00940792"/>
    <w:rsid w:val="0094094B"/>
    <w:rsid w:val="00940AD3"/>
    <w:rsid w:val="00940DE5"/>
    <w:rsid w:val="0094161D"/>
    <w:rsid w:val="0094195A"/>
    <w:rsid w:val="009425C4"/>
    <w:rsid w:val="009429D4"/>
    <w:rsid w:val="00942B85"/>
    <w:rsid w:val="00943739"/>
    <w:rsid w:val="00943E3D"/>
    <w:rsid w:val="00945ADF"/>
    <w:rsid w:val="00945F8D"/>
    <w:rsid w:val="00946C8A"/>
    <w:rsid w:val="00946E50"/>
    <w:rsid w:val="00947BBD"/>
    <w:rsid w:val="00947CD1"/>
    <w:rsid w:val="00947D75"/>
    <w:rsid w:val="00950491"/>
    <w:rsid w:val="00951461"/>
    <w:rsid w:val="00951688"/>
    <w:rsid w:val="0095169B"/>
    <w:rsid w:val="0095176F"/>
    <w:rsid w:val="00952BEA"/>
    <w:rsid w:val="00952F85"/>
    <w:rsid w:val="0095336B"/>
    <w:rsid w:val="00953989"/>
    <w:rsid w:val="00954384"/>
    <w:rsid w:val="0095439C"/>
    <w:rsid w:val="00954444"/>
    <w:rsid w:val="00954597"/>
    <w:rsid w:val="009553EC"/>
    <w:rsid w:val="0095559B"/>
    <w:rsid w:val="00955641"/>
    <w:rsid w:val="00955A01"/>
    <w:rsid w:val="00956052"/>
    <w:rsid w:val="00956A04"/>
    <w:rsid w:val="00957961"/>
    <w:rsid w:val="00957BB1"/>
    <w:rsid w:val="00960A36"/>
    <w:rsid w:val="00960CDD"/>
    <w:rsid w:val="009618A6"/>
    <w:rsid w:val="0096238F"/>
    <w:rsid w:val="00963542"/>
    <w:rsid w:val="009639CC"/>
    <w:rsid w:val="00963B09"/>
    <w:rsid w:val="00963EAE"/>
    <w:rsid w:val="0096437E"/>
    <w:rsid w:val="00964462"/>
    <w:rsid w:val="009649F9"/>
    <w:rsid w:val="009656A0"/>
    <w:rsid w:val="00965EB0"/>
    <w:rsid w:val="00966B04"/>
    <w:rsid w:val="00967218"/>
    <w:rsid w:val="0097381B"/>
    <w:rsid w:val="00973906"/>
    <w:rsid w:val="0097460E"/>
    <w:rsid w:val="00974AC8"/>
    <w:rsid w:val="00975147"/>
    <w:rsid w:val="0097531D"/>
    <w:rsid w:val="00975EF1"/>
    <w:rsid w:val="00975F49"/>
    <w:rsid w:val="0097799D"/>
    <w:rsid w:val="00977EB1"/>
    <w:rsid w:val="00980DD7"/>
    <w:rsid w:val="009812B6"/>
    <w:rsid w:val="009816FB"/>
    <w:rsid w:val="009822B0"/>
    <w:rsid w:val="00983863"/>
    <w:rsid w:val="0098386A"/>
    <w:rsid w:val="00983F74"/>
    <w:rsid w:val="00984314"/>
    <w:rsid w:val="00984EBE"/>
    <w:rsid w:val="00984F38"/>
    <w:rsid w:val="0098508E"/>
    <w:rsid w:val="009852E2"/>
    <w:rsid w:val="0098536D"/>
    <w:rsid w:val="00985719"/>
    <w:rsid w:val="009857A6"/>
    <w:rsid w:val="00985F4A"/>
    <w:rsid w:val="00986CD9"/>
    <w:rsid w:val="0098739F"/>
    <w:rsid w:val="009875ED"/>
    <w:rsid w:val="00987F00"/>
    <w:rsid w:val="00991400"/>
    <w:rsid w:val="00992088"/>
    <w:rsid w:val="00992D53"/>
    <w:rsid w:val="00993B87"/>
    <w:rsid w:val="0099411C"/>
    <w:rsid w:val="0099529B"/>
    <w:rsid w:val="009958B8"/>
    <w:rsid w:val="00995ADA"/>
    <w:rsid w:val="0099607C"/>
    <w:rsid w:val="00996205"/>
    <w:rsid w:val="009968A3"/>
    <w:rsid w:val="009968B6"/>
    <w:rsid w:val="00996B0C"/>
    <w:rsid w:val="0099795C"/>
    <w:rsid w:val="009A063B"/>
    <w:rsid w:val="009A13E5"/>
    <w:rsid w:val="009A162D"/>
    <w:rsid w:val="009A20C3"/>
    <w:rsid w:val="009A2C2D"/>
    <w:rsid w:val="009A30F0"/>
    <w:rsid w:val="009A38AB"/>
    <w:rsid w:val="009A4008"/>
    <w:rsid w:val="009A414F"/>
    <w:rsid w:val="009A4779"/>
    <w:rsid w:val="009A49C1"/>
    <w:rsid w:val="009A4D5B"/>
    <w:rsid w:val="009A506A"/>
    <w:rsid w:val="009A54EB"/>
    <w:rsid w:val="009A5A7C"/>
    <w:rsid w:val="009A5AB3"/>
    <w:rsid w:val="009A5D0C"/>
    <w:rsid w:val="009A600D"/>
    <w:rsid w:val="009A62EF"/>
    <w:rsid w:val="009A715B"/>
    <w:rsid w:val="009A7E53"/>
    <w:rsid w:val="009B0A44"/>
    <w:rsid w:val="009B0B27"/>
    <w:rsid w:val="009B0C0D"/>
    <w:rsid w:val="009B0FDE"/>
    <w:rsid w:val="009B198C"/>
    <w:rsid w:val="009B2205"/>
    <w:rsid w:val="009B2625"/>
    <w:rsid w:val="009B2A1D"/>
    <w:rsid w:val="009B2BB3"/>
    <w:rsid w:val="009B34F4"/>
    <w:rsid w:val="009B40D8"/>
    <w:rsid w:val="009B4287"/>
    <w:rsid w:val="009B5224"/>
    <w:rsid w:val="009B577E"/>
    <w:rsid w:val="009B6242"/>
    <w:rsid w:val="009B6632"/>
    <w:rsid w:val="009B714C"/>
    <w:rsid w:val="009B722A"/>
    <w:rsid w:val="009B72B9"/>
    <w:rsid w:val="009B72E6"/>
    <w:rsid w:val="009B7AA2"/>
    <w:rsid w:val="009B7D97"/>
    <w:rsid w:val="009B7F67"/>
    <w:rsid w:val="009C07B8"/>
    <w:rsid w:val="009C0E19"/>
    <w:rsid w:val="009C0F9D"/>
    <w:rsid w:val="009C1949"/>
    <w:rsid w:val="009C4703"/>
    <w:rsid w:val="009C4772"/>
    <w:rsid w:val="009C47DE"/>
    <w:rsid w:val="009C580A"/>
    <w:rsid w:val="009C5C9C"/>
    <w:rsid w:val="009C5D22"/>
    <w:rsid w:val="009D019B"/>
    <w:rsid w:val="009D0211"/>
    <w:rsid w:val="009D1B87"/>
    <w:rsid w:val="009D1F0B"/>
    <w:rsid w:val="009D3031"/>
    <w:rsid w:val="009D4531"/>
    <w:rsid w:val="009D466C"/>
    <w:rsid w:val="009D4CDC"/>
    <w:rsid w:val="009D5D16"/>
    <w:rsid w:val="009D6182"/>
    <w:rsid w:val="009E0D02"/>
    <w:rsid w:val="009E2864"/>
    <w:rsid w:val="009E2D36"/>
    <w:rsid w:val="009E3D82"/>
    <w:rsid w:val="009E4289"/>
    <w:rsid w:val="009E460B"/>
    <w:rsid w:val="009E5119"/>
    <w:rsid w:val="009E520B"/>
    <w:rsid w:val="009E5CFF"/>
    <w:rsid w:val="009E60A0"/>
    <w:rsid w:val="009E6F89"/>
    <w:rsid w:val="009E7FA0"/>
    <w:rsid w:val="009F019D"/>
    <w:rsid w:val="009F02F4"/>
    <w:rsid w:val="009F0508"/>
    <w:rsid w:val="009F050C"/>
    <w:rsid w:val="009F0EC0"/>
    <w:rsid w:val="009F0FCD"/>
    <w:rsid w:val="009F1586"/>
    <w:rsid w:val="009F21CF"/>
    <w:rsid w:val="009F3257"/>
    <w:rsid w:val="009F4045"/>
    <w:rsid w:val="009F492C"/>
    <w:rsid w:val="009F6110"/>
    <w:rsid w:val="009F6132"/>
    <w:rsid w:val="009F6BA9"/>
    <w:rsid w:val="009F6E73"/>
    <w:rsid w:val="009F761A"/>
    <w:rsid w:val="009F7A1D"/>
    <w:rsid w:val="009F7DAB"/>
    <w:rsid w:val="00A00104"/>
    <w:rsid w:val="00A009AA"/>
    <w:rsid w:val="00A01A2D"/>
    <w:rsid w:val="00A0253E"/>
    <w:rsid w:val="00A02E35"/>
    <w:rsid w:val="00A02EF5"/>
    <w:rsid w:val="00A035CA"/>
    <w:rsid w:val="00A03A00"/>
    <w:rsid w:val="00A03C7B"/>
    <w:rsid w:val="00A0477E"/>
    <w:rsid w:val="00A04B6B"/>
    <w:rsid w:val="00A04FE5"/>
    <w:rsid w:val="00A0542B"/>
    <w:rsid w:val="00A057DE"/>
    <w:rsid w:val="00A05D3A"/>
    <w:rsid w:val="00A06333"/>
    <w:rsid w:val="00A06443"/>
    <w:rsid w:val="00A06606"/>
    <w:rsid w:val="00A06C04"/>
    <w:rsid w:val="00A06E63"/>
    <w:rsid w:val="00A10549"/>
    <w:rsid w:val="00A1075A"/>
    <w:rsid w:val="00A10845"/>
    <w:rsid w:val="00A10C7A"/>
    <w:rsid w:val="00A10DD3"/>
    <w:rsid w:val="00A11760"/>
    <w:rsid w:val="00A11AB6"/>
    <w:rsid w:val="00A11B85"/>
    <w:rsid w:val="00A1205E"/>
    <w:rsid w:val="00A1389C"/>
    <w:rsid w:val="00A1422F"/>
    <w:rsid w:val="00A154A2"/>
    <w:rsid w:val="00A155A8"/>
    <w:rsid w:val="00A15815"/>
    <w:rsid w:val="00A15841"/>
    <w:rsid w:val="00A168C9"/>
    <w:rsid w:val="00A16938"/>
    <w:rsid w:val="00A17512"/>
    <w:rsid w:val="00A20272"/>
    <w:rsid w:val="00A204E9"/>
    <w:rsid w:val="00A211BC"/>
    <w:rsid w:val="00A22BDB"/>
    <w:rsid w:val="00A23478"/>
    <w:rsid w:val="00A23BB9"/>
    <w:rsid w:val="00A247B6"/>
    <w:rsid w:val="00A2480B"/>
    <w:rsid w:val="00A24CFF"/>
    <w:rsid w:val="00A258D2"/>
    <w:rsid w:val="00A25F67"/>
    <w:rsid w:val="00A261DE"/>
    <w:rsid w:val="00A2655D"/>
    <w:rsid w:val="00A26B1A"/>
    <w:rsid w:val="00A27B07"/>
    <w:rsid w:val="00A3018C"/>
    <w:rsid w:val="00A30319"/>
    <w:rsid w:val="00A303CB"/>
    <w:rsid w:val="00A305B1"/>
    <w:rsid w:val="00A30623"/>
    <w:rsid w:val="00A31759"/>
    <w:rsid w:val="00A32D1F"/>
    <w:rsid w:val="00A32D30"/>
    <w:rsid w:val="00A338E0"/>
    <w:rsid w:val="00A33C9D"/>
    <w:rsid w:val="00A343BE"/>
    <w:rsid w:val="00A346A1"/>
    <w:rsid w:val="00A34EB4"/>
    <w:rsid w:val="00A354CB"/>
    <w:rsid w:val="00A3561A"/>
    <w:rsid w:val="00A35B12"/>
    <w:rsid w:val="00A35C69"/>
    <w:rsid w:val="00A35E92"/>
    <w:rsid w:val="00A36151"/>
    <w:rsid w:val="00A36897"/>
    <w:rsid w:val="00A36BB3"/>
    <w:rsid w:val="00A36CFE"/>
    <w:rsid w:val="00A371F9"/>
    <w:rsid w:val="00A37269"/>
    <w:rsid w:val="00A4020B"/>
    <w:rsid w:val="00A403BC"/>
    <w:rsid w:val="00A40CDD"/>
    <w:rsid w:val="00A412CB"/>
    <w:rsid w:val="00A4173D"/>
    <w:rsid w:val="00A4191E"/>
    <w:rsid w:val="00A4287C"/>
    <w:rsid w:val="00A42B5E"/>
    <w:rsid w:val="00A43CBE"/>
    <w:rsid w:val="00A44456"/>
    <w:rsid w:val="00A44888"/>
    <w:rsid w:val="00A44966"/>
    <w:rsid w:val="00A455AD"/>
    <w:rsid w:val="00A46477"/>
    <w:rsid w:val="00A4682C"/>
    <w:rsid w:val="00A468B9"/>
    <w:rsid w:val="00A471BB"/>
    <w:rsid w:val="00A472BA"/>
    <w:rsid w:val="00A47E22"/>
    <w:rsid w:val="00A5009E"/>
    <w:rsid w:val="00A50282"/>
    <w:rsid w:val="00A526A5"/>
    <w:rsid w:val="00A53073"/>
    <w:rsid w:val="00A53478"/>
    <w:rsid w:val="00A542B0"/>
    <w:rsid w:val="00A567E6"/>
    <w:rsid w:val="00A5741E"/>
    <w:rsid w:val="00A57590"/>
    <w:rsid w:val="00A602A8"/>
    <w:rsid w:val="00A60479"/>
    <w:rsid w:val="00A60930"/>
    <w:rsid w:val="00A60DAC"/>
    <w:rsid w:val="00A61EB8"/>
    <w:rsid w:val="00A62555"/>
    <w:rsid w:val="00A64110"/>
    <w:rsid w:val="00A64297"/>
    <w:rsid w:val="00A66322"/>
    <w:rsid w:val="00A66A61"/>
    <w:rsid w:val="00A678AF"/>
    <w:rsid w:val="00A67BF6"/>
    <w:rsid w:val="00A702AD"/>
    <w:rsid w:val="00A71081"/>
    <w:rsid w:val="00A71295"/>
    <w:rsid w:val="00A71469"/>
    <w:rsid w:val="00A71C24"/>
    <w:rsid w:val="00A723E6"/>
    <w:rsid w:val="00A72E1B"/>
    <w:rsid w:val="00A7342C"/>
    <w:rsid w:val="00A73450"/>
    <w:rsid w:val="00A7345D"/>
    <w:rsid w:val="00A7351B"/>
    <w:rsid w:val="00A73952"/>
    <w:rsid w:val="00A73B00"/>
    <w:rsid w:val="00A7409E"/>
    <w:rsid w:val="00A75769"/>
    <w:rsid w:val="00A75F5F"/>
    <w:rsid w:val="00A765F5"/>
    <w:rsid w:val="00A7677C"/>
    <w:rsid w:val="00A76793"/>
    <w:rsid w:val="00A77B8E"/>
    <w:rsid w:val="00A77F67"/>
    <w:rsid w:val="00A802D0"/>
    <w:rsid w:val="00A805F5"/>
    <w:rsid w:val="00A81020"/>
    <w:rsid w:val="00A81219"/>
    <w:rsid w:val="00A8132B"/>
    <w:rsid w:val="00A81589"/>
    <w:rsid w:val="00A81DCA"/>
    <w:rsid w:val="00A83B15"/>
    <w:rsid w:val="00A83D79"/>
    <w:rsid w:val="00A842A6"/>
    <w:rsid w:val="00A84C7F"/>
    <w:rsid w:val="00A85BF4"/>
    <w:rsid w:val="00A862B5"/>
    <w:rsid w:val="00A86E52"/>
    <w:rsid w:val="00A87670"/>
    <w:rsid w:val="00A876C9"/>
    <w:rsid w:val="00A87964"/>
    <w:rsid w:val="00A87CAF"/>
    <w:rsid w:val="00A903A1"/>
    <w:rsid w:val="00A903EB"/>
    <w:rsid w:val="00A904A6"/>
    <w:rsid w:val="00A90B78"/>
    <w:rsid w:val="00A9159B"/>
    <w:rsid w:val="00A91800"/>
    <w:rsid w:val="00A92F01"/>
    <w:rsid w:val="00A93F09"/>
    <w:rsid w:val="00A94BE5"/>
    <w:rsid w:val="00A953FF"/>
    <w:rsid w:val="00A958EB"/>
    <w:rsid w:val="00A95C5D"/>
    <w:rsid w:val="00A960BB"/>
    <w:rsid w:val="00A96AEA"/>
    <w:rsid w:val="00A96C5B"/>
    <w:rsid w:val="00A96D8B"/>
    <w:rsid w:val="00A97804"/>
    <w:rsid w:val="00AA00D3"/>
    <w:rsid w:val="00AA0269"/>
    <w:rsid w:val="00AA02F1"/>
    <w:rsid w:val="00AA06E6"/>
    <w:rsid w:val="00AA0A83"/>
    <w:rsid w:val="00AA10E4"/>
    <w:rsid w:val="00AA12D8"/>
    <w:rsid w:val="00AA1413"/>
    <w:rsid w:val="00AA1BE0"/>
    <w:rsid w:val="00AA1C5F"/>
    <w:rsid w:val="00AA2031"/>
    <w:rsid w:val="00AA2831"/>
    <w:rsid w:val="00AA3478"/>
    <w:rsid w:val="00AA3B1B"/>
    <w:rsid w:val="00AA3BF4"/>
    <w:rsid w:val="00AA443D"/>
    <w:rsid w:val="00AA4EFC"/>
    <w:rsid w:val="00AA7925"/>
    <w:rsid w:val="00AB023D"/>
    <w:rsid w:val="00AB0BF5"/>
    <w:rsid w:val="00AB1001"/>
    <w:rsid w:val="00AB192D"/>
    <w:rsid w:val="00AB1C8F"/>
    <w:rsid w:val="00AB20C6"/>
    <w:rsid w:val="00AB3958"/>
    <w:rsid w:val="00AB3B21"/>
    <w:rsid w:val="00AB432C"/>
    <w:rsid w:val="00AB45EF"/>
    <w:rsid w:val="00AB4C74"/>
    <w:rsid w:val="00AB548B"/>
    <w:rsid w:val="00AB5963"/>
    <w:rsid w:val="00AB5F1A"/>
    <w:rsid w:val="00AB6831"/>
    <w:rsid w:val="00AB707B"/>
    <w:rsid w:val="00AB75A5"/>
    <w:rsid w:val="00AB75C0"/>
    <w:rsid w:val="00AB7630"/>
    <w:rsid w:val="00AB7C38"/>
    <w:rsid w:val="00AC00C0"/>
    <w:rsid w:val="00AC05AA"/>
    <w:rsid w:val="00AC0C37"/>
    <w:rsid w:val="00AC20D8"/>
    <w:rsid w:val="00AC2B25"/>
    <w:rsid w:val="00AC2C56"/>
    <w:rsid w:val="00AC3EE0"/>
    <w:rsid w:val="00AC3F6D"/>
    <w:rsid w:val="00AC4552"/>
    <w:rsid w:val="00AC5D98"/>
    <w:rsid w:val="00AC7003"/>
    <w:rsid w:val="00AC744D"/>
    <w:rsid w:val="00AC78A1"/>
    <w:rsid w:val="00AD086B"/>
    <w:rsid w:val="00AD0926"/>
    <w:rsid w:val="00AD10B2"/>
    <w:rsid w:val="00AD13F8"/>
    <w:rsid w:val="00AD230B"/>
    <w:rsid w:val="00AD2643"/>
    <w:rsid w:val="00AD29DC"/>
    <w:rsid w:val="00AD3936"/>
    <w:rsid w:val="00AD48E0"/>
    <w:rsid w:val="00AD5790"/>
    <w:rsid w:val="00AD5DF5"/>
    <w:rsid w:val="00AD6215"/>
    <w:rsid w:val="00AD688C"/>
    <w:rsid w:val="00AD71F5"/>
    <w:rsid w:val="00AD753C"/>
    <w:rsid w:val="00AD765E"/>
    <w:rsid w:val="00AD77CA"/>
    <w:rsid w:val="00AD7C2E"/>
    <w:rsid w:val="00AD7E7A"/>
    <w:rsid w:val="00AD7EF9"/>
    <w:rsid w:val="00AE1012"/>
    <w:rsid w:val="00AE122E"/>
    <w:rsid w:val="00AE12CF"/>
    <w:rsid w:val="00AE1A6F"/>
    <w:rsid w:val="00AE210A"/>
    <w:rsid w:val="00AE259C"/>
    <w:rsid w:val="00AE2ED5"/>
    <w:rsid w:val="00AE3060"/>
    <w:rsid w:val="00AE32CB"/>
    <w:rsid w:val="00AE3303"/>
    <w:rsid w:val="00AE4D1F"/>
    <w:rsid w:val="00AE4FDB"/>
    <w:rsid w:val="00AE514F"/>
    <w:rsid w:val="00AE5C59"/>
    <w:rsid w:val="00AE605D"/>
    <w:rsid w:val="00AE7061"/>
    <w:rsid w:val="00AE7134"/>
    <w:rsid w:val="00AE7D55"/>
    <w:rsid w:val="00AE7F33"/>
    <w:rsid w:val="00AF005F"/>
    <w:rsid w:val="00AF0518"/>
    <w:rsid w:val="00AF0F5A"/>
    <w:rsid w:val="00AF15A3"/>
    <w:rsid w:val="00AF1ECB"/>
    <w:rsid w:val="00AF210A"/>
    <w:rsid w:val="00AF3120"/>
    <w:rsid w:val="00AF314D"/>
    <w:rsid w:val="00AF39C2"/>
    <w:rsid w:val="00AF3DC4"/>
    <w:rsid w:val="00AF48B8"/>
    <w:rsid w:val="00AF5155"/>
    <w:rsid w:val="00AF5165"/>
    <w:rsid w:val="00AF5186"/>
    <w:rsid w:val="00AF568D"/>
    <w:rsid w:val="00AF56A4"/>
    <w:rsid w:val="00AF587A"/>
    <w:rsid w:val="00AF5AA5"/>
    <w:rsid w:val="00AF5B3D"/>
    <w:rsid w:val="00AF5C0F"/>
    <w:rsid w:val="00AF6550"/>
    <w:rsid w:val="00AF7007"/>
    <w:rsid w:val="00AF7D16"/>
    <w:rsid w:val="00B00D50"/>
    <w:rsid w:val="00B00DDC"/>
    <w:rsid w:val="00B01589"/>
    <w:rsid w:val="00B016CD"/>
    <w:rsid w:val="00B016DC"/>
    <w:rsid w:val="00B016F3"/>
    <w:rsid w:val="00B01B51"/>
    <w:rsid w:val="00B0276F"/>
    <w:rsid w:val="00B02A03"/>
    <w:rsid w:val="00B02ABA"/>
    <w:rsid w:val="00B02C9C"/>
    <w:rsid w:val="00B0327A"/>
    <w:rsid w:val="00B0338D"/>
    <w:rsid w:val="00B03768"/>
    <w:rsid w:val="00B03783"/>
    <w:rsid w:val="00B05046"/>
    <w:rsid w:val="00B052DA"/>
    <w:rsid w:val="00B05F5E"/>
    <w:rsid w:val="00B06F2C"/>
    <w:rsid w:val="00B07C7B"/>
    <w:rsid w:val="00B07FDD"/>
    <w:rsid w:val="00B100A2"/>
    <w:rsid w:val="00B108B3"/>
    <w:rsid w:val="00B10AB4"/>
    <w:rsid w:val="00B11A1A"/>
    <w:rsid w:val="00B11F4D"/>
    <w:rsid w:val="00B11FDF"/>
    <w:rsid w:val="00B12372"/>
    <w:rsid w:val="00B12542"/>
    <w:rsid w:val="00B1279E"/>
    <w:rsid w:val="00B130C8"/>
    <w:rsid w:val="00B13B98"/>
    <w:rsid w:val="00B15035"/>
    <w:rsid w:val="00B1572F"/>
    <w:rsid w:val="00B160BB"/>
    <w:rsid w:val="00B162A0"/>
    <w:rsid w:val="00B163F0"/>
    <w:rsid w:val="00B1699F"/>
    <w:rsid w:val="00B16BB4"/>
    <w:rsid w:val="00B1788D"/>
    <w:rsid w:val="00B17A8E"/>
    <w:rsid w:val="00B2030D"/>
    <w:rsid w:val="00B203A6"/>
    <w:rsid w:val="00B20698"/>
    <w:rsid w:val="00B215DF"/>
    <w:rsid w:val="00B22704"/>
    <w:rsid w:val="00B23461"/>
    <w:rsid w:val="00B23864"/>
    <w:rsid w:val="00B24E46"/>
    <w:rsid w:val="00B25061"/>
    <w:rsid w:val="00B25B9A"/>
    <w:rsid w:val="00B26A9D"/>
    <w:rsid w:val="00B26CD8"/>
    <w:rsid w:val="00B26DBC"/>
    <w:rsid w:val="00B2750B"/>
    <w:rsid w:val="00B276B1"/>
    <w:rsid w:val="00B27D91"/>
    <w:rsid w:val="00B305C7"/>
    <w:rsid w:val="00B320C3"/>
    <w:rsid w:val="00B32E07"/>
    <w:rsid w:val="00B3458A"/>
    <w:rsid w:val="00B3481D"/>
    <w:rsid w:val="00B348DE"/>
    <w:rsid w:val="00B36148"/>
    <w:rsid w:val="00B3647D"/>
    <w:rsid w:val="00B368A0"/>
    <w:rsid w:val="00B36B26"/>
    <w:rsid w:val="00B36FEA"/>
    <w:rsid w:val="00B37145"/>
    <w:rsid w:val="00B40576"/>
    <w:rsid w:val="00B40C7A"/>
    <w:rsid w:val="00B40EC1"/>
    <w:rsid w:val="00B40FE6"/>
    <w:rsid w:val="00B412F9"/>
    <w:rsid w:val="00B41A68"/>
    <w:rsid w:val="00B41E07"/>
    <w:rsid w:val="00B425CB"/>
    <w:rsid w:val="00B42DF7"/>
    <w:rsid w:val="00B4376C"/>
    <w:rsid w:val="00B4442C"/>
    <w:rsid w:val="00B4456B"/>
    <w:rsid w:val="00B447CC"/>
    <w:rsid w:val="00B44B06"/>
    <w:rsid w:val="00B455DC"/>
    <w:rsid w:val="00B465C2"/>
    <w:rsid w:val="00B46739"/>
    <w:rsid w:val="00B50F13"/>
    <w:rsid w:val="00B519FE"/>
    <w:rsid w:val="00B52184"/>
    <w:rsid w:val="00B52C78"/>
    <w:rsid w:val="00B538EE"/>
    <w:rsid w:val="00B53C99"/>
    <w:rsid w:val="00B54A7E"/>
    <w:rsid w:val="00B55604"/>
    <w:rsid w:val="00B55FF3"/>
    <w:rsid w:val="00B566CA"/>
    <w:rsid w:val="00B5713B"/>
    <w:rsid w:val="00B571CD"/>
    <w:rsid w:val="00B57856"/>
    <w:rsid w:val="00B57B4A"/>
    <w:rsid w:val="00B60347"/>
    <w:rsid w:val="00B6192B"/>
    <w:rsid w:val="00B62907"/>
    <w:rsid w:val="00B637DD"/>
    <w:rsid w:val="00B63A4A"/>
    <w:rsid w:val="00B64852"/>
    <w:rsid w:val="00B65696"/>
    <w:rsid w:val="00B6603E"/>
    <w:rsid w:val="00B67055"/>
    <w:rsid w:val="00B705E0"/>
    <w:rsid w:val="00B71953"/>
    <w:rsid w:val="00B71B87"/>
    <w:rsid w:val="00B724EA"/>
    <w:rsid w:val="00B72872"/>
    <w:rsid w:val="00B72AFB"/>
    <w:rsid w:val="00B72F2A"/>
    <w:rsid w:val="00B737DF"/>
    <w:rsid w:val="00B73BBE"/>
    <w:rsid w:val="00B743D3"/>
    <w:rsid w:val="00B7447D"/>
    <w:rsid w:val="00B74F50"/>
    <w:rsid w:val="00B7527E"/>
    <w:rsid w:val="00B757F9"/>
    <w:rsid w:val="00B775E1"/>
    <w:rsid w:val="00B77E39"/>
    <w:rsid w:val="00B800D7"/>
    <w:rsid w:val="00B814A1"/>
    <w:rsid w:val="00B81B53"/>
    <w:rsid w:val="00B81E64"/>
    <w:rsid w:val="00B82C93"/>
    <w:rsid w:val="00B83380"/>
    <w:rsid w:val="00B836B0"/>
    <w:rsid w:val="00B83EB4"/>
    <w:rsid w:val="00B84AAA"/>
    <w:rsid w:val="00B84D38"/>
    <w:rsid w:val="00B860FC"/>
    <w:rsid w:val="00B8623B"/>
    <w:rsid w:val="00B86295"/>
    <w:rsid w:val="00B87F4B"/>
    <w:rsid w:val="00B90E49"/>
    <w:rsid w:val="00B91A07"/>
    <w:rsid w:val="00B91BAE"/>
    <w:rsid w:val="00B91D95"/>
    <w:rsid w:val="00B92058"/>
    <w:rsid w:val="00B922EC"/>
    <w:rsid w:val="00B934FE"/>
    <w:rsid w:val="00B93E8D"/>
    <w:rsid w:val="00B93ED0"/>
    <w:rsid w:val="00B93F10"/>
    <w:rsid w:val="00B9467D"/>
    <w:rsid w:val="00B949D2"/>
    <w:rsid w:val="00B95CF8"/>
    <w:rsid w:val="00B9611A"/>
    <w:rsid w:val="00B97896"/>
    <w:rsid w:val="00B97D23"/>
    <w:rsid w:val="00BA01B0"/>
    <w:rsid w:val="00BA12A4"/>
    <w:rsid w:val="00BA136D"/>
    <w:rsid w:val="00BA28CC"/>
    <w:rsid w:val="00BA2A46"/>
    <w:rsid w:val="00BA4960"/>
    <w:rsid w:val="00BA50C9"/>
    <w:rsid w:val="00BA5331"/>
    <w:rsid w:val="00BA5EA5"/>
    <w:rsid w:val="00BA5EC9"/>
    <w:rsid w:val="00BA5ED1"/>
    <w:rsid w:val="00BA6711"/>
    <w:rsid w:val="00BA6994"/>
    <w:rsid w:val="00BA6B19"/>
    <w:rsid w:val="00BA7C27"/>
    <w:rsid w:val="00BA7E99"/>
    <w:rsid w:val="00BB01C4"/>
    <w:rsid w:val="00BB0E01"/>
    <w:rsid w:val="00BB1013"/>
    <w:rsid w:val="00BB1064"/>
    <w:rsid w:val="00BB1459"/>
    <w:rsid w:val="00BB149A"/>
    <w:rsid w:val="00BB149B"/>
    <w:rsid w:val="00BB24CF"/>
    <w:rsid w:val="00BB261C"/>
    <w:rsid w:val="00BB28A9"/>
    <w:rsid w:val="00BB2D72"/>
    <w:rsid w:val="00BB2F7D"/>
    <w:rsid w:val="00BB3493"/>
    <w:rsid w:val="00BB3E9A"/>
    <w:rsid w:val="00BB5ABD"/>
    <w:rsid w:val="00BB67BE"/>
    <w:rsid w:val="00BB67F0"/>
    <w:rsid w:val="00BB6A48"/>
    <w:rsid w:val="00BB7A0B"/>
    <w:rsid w:val="00BC0924"/>
    <w:rsid w:val="00BC09EF"/>
    <w:rsid w:val="00BC1D8F"/>
    <w:rsid w:val="00BC2ED6"/>
    <w:rsid w:val="00BC30A1"/>
    <w:rsid w:val="00BC3764"/>
    <w:rsid w:val="00BC440E"/>
    <w:rsid w:val="00BC508D"/>
    <w:rsid w:val="00BC55E1"/>
    <w:rsid w:val="00BC5AB1"/>
    <w:rsid w:val="00BC60E7"/>
    <w:rsid w:val="00BC6C04"/>
    <w:rsid w:val="00BC6DB8"/>
    <w:rsid w:val="00BC78A3"/>
    <w:rsid w:val="00BD03E3"/>
    <w:rsid w:val="00BD06C5"/>
    <w:rsid w:val="00BD0A97"/>
    <w:rsid w:val="00BD1BC0"/>
    <w:rsid w:val="00BD2639"/>
    <w:rsid w:val="00BD268A"/>
    <w:rsid w:val="00BD36D6"/>
    <w:rsid w:val="00BD370F"/>
    <w:rsid w:val="00BD3787"/>
    <w:rsid w:val="00BD3CFB"/>
    <w:rsid w:val="00BD4132"/>
    <w:rsid w:val="00BD447A"/>
    <w:rsid w:val="00BD4AAF"/>
    <w:rsid w:val="00BD4B6A"/>
    <w:rsid w:val="00BD4EE7"/>
    <w:rsid w:val="00BD56E5"/>
    <w:rsid w:val="00BD5A4A"/>
    <w:rsid w:val="00BD60AC"/>
    <w:rsid w:val="00BD64DF"/>
    <w:rsid w:val="00BD771D"/>
    <w:rsid w:val="00BD7F0D"/>
    <w:rsid w:val="00BD7FE5"/>
    <w:rsid w:val="00BE011C"/>
    <w:rsid w:val="00BE070F"/>
    <w:rsid w:val="00BE09BD"/>
    <w:rsid w:val="00BE1A4A"/>
    <w:rsid w:val="00BE3B42"/>
    <w:rsid w:val="00BE41B8"/>
    <w:rsid w:val="00BE4ADA"/>
    <w:rsid w:val="00BE4F50"/>
    <w:rsid w:val="00BE5606"/>
    <w:rsid w:val="00BE57B3"/>
    <w:rsid w:val="00BE639A"/>
    <w:rsid w:val="00BE6A30"/>
    <w:rsid w:val="00BE7967"/>
    <w:rsid w:val="00BF0AF4"/>
    <w:rsid w:val="00BF0D71"/>
    <w:rsid w:val="00BF0E55"/>
    <w:rsid w:val="00BF2DEA"/>
    <w:rsid w:val="00BF3A1E"/>
    <w:rsid w:val="00BF3D74"/>
    <w:rsid w:val="00BF4008"/>
    <w:rsid w:val="00BF4280"/>
    <w:rsid w:val="00BF4F9B"/>
    <w:rsid w:val="00BF5092"/>
    <w:rsid w:val="00BF5405"/>
    <w:rsid w:val="00BF5A47"/>
    <w:rsid w:val="00BF5C29"/>
    <w:rsid w:val="00BF6238"/>
    <w:rsid w:val="00BF6328"/>
    <w:rsid w:val="00BF6BCE"/>
    <w:rsid w:val="00BF7105"/>
    <w:rsid w:val="00BF768D"/>
    <w:rsid w:val="00BF78FF"/>
    <w:rsid w:val="00BF7BA0"/>
    <w:rsid w:val="00BF7F4C"/>
    <w:rsid w:val="00C000C1"/>
    <w:rsid w:val="00C00D96"/>
    <w:rsid w:val="00C01BEC"/>
    <w:rsid w:val="00C01E4A"/>
    <w:rsid w:val="00C02A16"/>
    <w:rsid w:val="00C02AB8"/>
    <w:rsid w:val="00C033BB"/>
    <w:rsid w:val="00C03B69"/>
    <w:rsid w:val="00C03E49"/>
    <w:rsid w:val="00C050D1"/>
    <w:rsid w:val="00C05457"/>
    <w:rsid w:val="00C0545C"/>
    <w:rsid w:val="00C05A1A"/>
    <w:rsid w:val="00C05CF2"/>
    <w:rsid w:val="00C06604"/>
    <w:rsid w:val="00C06BC5"/>
    <w:rsid w:val="00C07394"/>
    <w:rsid w:val="00C0791D"/>
    <w:rsid w:val="00C108BC"/>
    <w:rsid w:val="00C1153D"/>
    <w:rsid w:val="00C11C9C"/>
    <w:rsid w:val="00C11E69"/>
    <w:rsid w:val="00C1213A"/>
    <w:rsid w:val="00C1223E"/>
    <w:rsid w:val="00C12832"/>
    <w:rsid w:val="00C14905"/>
    <w:rsid w:val="00C14CFA"/>
    <w:rsid w:val="00C14D90"/>
    <w:rsid w:val="00C1527E"/>
    <w:rsid w:val="00C15A3C"/>
    <w:rsid w:val="00C165CD"/>
    <w:rsid w:val="00C16967"/>
    <w:rsid w:val="00C17448"/>
    <w:rsid w:val="00C204C0"/>
    <w:rsid w:val="00C20C69"/>
    <w:rsid w:val="00C20D93"/>
    <w:rsid w:val="00C22104"/>
    <w:rsid w:val="00C2244D"/>
    <w:rsid w:val="00C22C14"/>
    <w:rsid w:val="00C23463"/>
    <w:rsid w:val="00C2401F"/>
    <w:rsid w:val="00C24022"/>
    <w:rsid w:val="00C240E4"/>
    <w:rsid w:val="00C24D13"/>
    <w:rsid w:val="00C24DD9"/>
    <w:rsid w:val="00C25083"/>
    <w:rsid w:val="00C255E8"/>
    <w:rsid w:val="00C257BF"/>
    <w:rsid w:val="00C2602A"/>
    <w:rsid w:val="00C261D5"/>
    <w:rsid w:val="00C2633B"/>
    <w:rsid w:val="00C2657A"/>
    <w:rsid w:val="00C2707F"/>
    <w:rsid w:val="00C2725A"/>
    <w:rsid w:val="00C277B9"/>
    <w:rsid w:val="00C3054D"/>
    <w:rsid w:val="00C310F7"/>
    <w:rsid w:val="00C322D0"/>
    <w:rsid w:val="00C32A03"/>
    <w:rsid w:val="00C32B83"/>
    <w:rsid w:val="00C3308D"/>
    <w:rsid w:val="00C34DFF"/>
    <w:rsid w:val="00C353B5"/>
    <w:rsid w:val="00C35D64"/>
    <w:rsid w:val="00C35F3B"/>
    <w:rsid w:val="00C3603F"/>
    <w:rsid w:val="00C36655"/>
    <w:rsid w:val="00C37499"/>
    <w:rsid w:val="00C37A8B"/>
    <w:rsid w:val="00C4010A"/>
    <w:rsid w:val="00C40B68"/>
    <w:rsid w:val="00C40C14"/>
    <w:rsid w:val="00C40DF7"/>
    <w:rsid w:val="00C42CB6"/>
    <w:rsid w:val="00C42E10"/>
    <w:rsid w:val="00C431CE"/>
    <w:rsid w:val="00C4355D"/>
    <w:rsid w:val="00C437BC"/>
    <w:rsid w:val="00C44153"/>
    <w:rsid w:val="00C4438E"/>
    <w:rsid w:val="00C44C22"/>
    <w:rsid w:val="00C45763"/>
    <w:rsid w:val="00C459D4"/>
    <w:rsid w:val="00C45D2E"/>
    <w:rsid w:val="00C46E59"/>
    <w:rsid w:val="00C47E0A"/>
    <w:rsid w:val="00C50514"/>
    <w:rsid w:val="00C50B29"/>
    <w:rsid w:val="00C50D0C"/>
    <w:rsid w:val="00C521C8"/>
    <w:rsid w:val="00C52519"/>
    <w:rsid w:val="00C53326"/>
    <w:rsid w:val="00C53853"/>
    <w:rsid w:val="00C538A1"/>
    <w:rsid w:val="00C53FCD"/>
    <w:rsid w:val="00C54088"/>
    <w:rsid w:val="00C54615"/>
    <w:rsid w:val="00C56314"/>
    <w:rsid w:val="00C56402"/>
    <w:rsid w:val="00C56535"/>
    <w:rsid w:val="00C565A6"/>
    <w:rsid w:val="00C56D66"/>
    <w:rsid w:val="00C57CCC"/>
    <w:rsid w:val="00C57FC3"/>
    <w:rsid w:val="00C6005C"/>
    <w:rsid w:val="00C60D7C"/>
    <w:rsid w:val="00C62A5E"/>
    <w:rsid w:val="00C631BB"/>
    <w:rsid w:val="00C63233"/>
    <w:rsid w:val="00C637ED"/>
    <w:rsid w:val="00C63E75"/>
    <w:rsid w:val="00C644FC"/>
    <w:rsid w:val="00C64A3B"/>
    <w:rsid w:val="00C64C2C"/>
    <w:rsid w:val="00C65035"/>
    <w:rsid w:val="00C665E3"/>
    <w:rsid w:val="00C66646"/>
    <w:rsid w:val="00C66938"/>
    <w:rsid w:val="00C66A99"/>
    <w:rsid w:val="00C67500"/>
    <w:rsid w:val="00C70216"/>
    <w:rsid w:val="00C70D64"/>
    <w:rsid w:val="00C71812"/>
    <w:rsid w:val="00C72748"/>
    <w:rsid w:val="00C7350B"/>
    <w:rsid w:val="00C7371C"/>
    <w:rsid w:val="00C7388B"/>
    <w:rsid w:val="00C744B4"/>
    <w:rsid w:val="00C744C1"/>
    <w:rsid w:val="00C747D3"/>
    <w:rsid w:val="00C74B80"/>
    <w:rsid w:val="00C74D44"/>
    <w:rsid w:val="00C76396"/>
    <w:rsid w:val="00C764FD"/>
    <w:rsid w:val="00C77BD6"/>
    <w:rsid w:val="00C77C58"/>
    <w:rsid w:val="00C801D9"/>
    <w:rsid w:val="00C8050E"/>
    <w:rsid w:val="00C83125"/>
    <w:rsid w:val="00C836DF"/>
    <w:rsid w:val="00C83D74"/>
    <w:rsid w:val="00C856D0"/>
    <w:rsid w:val="00C85986"/>
    <w:rsid w:val="00C85C08"/>
    <w:rsid w:val="00C85D59"/>
    <w:rsid w:val="00C85F98"/>
    <w:rsid w:val="00C86087"/>
    <w:rsid w:val="00C86676"/>
    <w:rsid w:val="00C87092"/>
    <w:rsid w:val="00C90325"/>
    <w:rsid w:val="00C903FC"/>
    <w:rsid w:val="00C90C50"/>
    <w:rsid w:val="00C90FD0"/>
    <w:rsid w:val="00C91022"/>
    <w:rsid w:val="00C91526"/>
    <w:rsid w:val="00C9157F"/>
    <w:rsid w:val="00C92310"/>
    <w:rsid w:val="00C933C9"/>
    <w:rsid w:val="00C939C5"/>
    <w:rsid w:val="00C93E80"/>
    <w:rsid w:val="00C94E7C"/>
    <w:rsid w:val="00C950C4"/>
    <w:rsid w:val="00C9519F"/>
    <w:rsid w:val="00C9589E"/>
    <w:rsid w:val="00C964F8"/>
    <w:rsid w:val="00C96F19"/>
    <w:rsid w:val="00C97326"/>
    <w:rsid w:val="00C97684"/>
    <w:rsid w:val="00CA01D7"/>
    <w:rsid w:val="00CA162E"/>
    <w:rsid w:val="00CA191A"/>
    <w:rsid w:val="00CA2A0E"/>
    <w:rsid w:val="00CA2EFF"/>
    <w:rsid w:val="00CA3061"/>
    <w:rsid w:val="00CA3869"/>
    <w:rsid w:val="00CA41A5"/>
    <w:rsid w:val="00CA4C6A"/>
    <w:rsid w:val="00CA4D6D"/>
    <w:rsid w:val="00CA7A9A"/>
    <w:rsid w:val="00CB0146"/>
    <w:rsid w:val="00CB09FA"/>
    <w:rsid w:val="00CB0F4A"/>
    <w:rsid w:val="00CB10B2"/>
    <w:rsid w:val="00CB18F7"/>
    <w:rsid w:val="00CB1A13"/>
    <w:rsid w:val="00CB1B9D"/>
    <w:rsid w:val="00CB2C8E"/>
    <w:rsid w:val="00CB3369"/>
    <w:rsid w:val="00CB38C5"/>
    <w:rsid w:val="00CB38F7"/>
    <w:rsid w:val="00CB3998"/>
    <w:rsid w:val="00CB3F05"/>
    <w:rsid w:val="00CB4372"/>
    <w:rsid w:val="00CB43F1"/>
    <w:rsid w:val="00CB4825"/>
    <w:rsid w:val="00CB4913"/>
    <w:rsid w:val="00CB498D"/>
    <w:rsid w:val="00CB4C34"/>
    <w:rsid w:val="00CB4E83"/>
    <w:rsid w:val="00CB57FE"/>
    <w:rsid w:val="00CB5E63"/>
    <w:rsid w:val="00CB690D"/>
    <w:rsid w:val="00CB6F1C"/>
    <w:rsid w:val="00CB7E25"/>
    <w:rsid w:val="00CB7EA7"/>
    <w:rsid w:val="00CB7F00"/>
    <w:rsid w:val="00CC056C"/>
    <w:rsid w:val="00CC0895"/>
    <w:rsid w:val="00CC0D47"/>
    <w:rsid w:val="00CC0EBF"/>
    <w:rsid w:val="00CC1853"/>
    <w:rsid w:val="00CC1E92"/>
    <w:rsid w:val="00CC235C"/>
    <w:rsid w:val="00CC35BF"/>
    <w:rsid w:val="00CC3720"/>
    <w:rsid w:val="00CC467A"/>
    <w:rsid w:val="00CC468C"/>
    <w:rsid w:val="00CC5AB1"/>
    <w:rsid w:val="00CC5BB0"/>
    <w:rsid w:val="00CC5DAD"/>
    <w:rsid w:val="00CC5F4A"/>
    <w:rsid w:val="00CC649F"/>
    <w:rsid w:val="00CC6A52"/>
    <w:rsid w:val="00CC73D8"/>
    <w:rsid w:val="00CC7F49"/>
    <w:rsid w:val="00CD02D2"/>
    <w:rsid w:val="00CD18BB"/>
    <w:rsid w:val="00CD20E5"/>
    <w:rsid w:val="00CD2D39"/>
    <w:rsid w:val="00CD2FCE"/>
    <w:rsid w:val="00CD382F"/>
    <w:rsid w:val="00CD3BC3"/>
    <w:rsid w:val="00CD3CCA"/>
    <w:rsid w:val="00CD4B18"/>
    <w:rsid w:val="00CD5B94"/>
    <w:rsid w:val="00CD5CD1"/>
    <w:rsid w:val="00CD64EE"/>
    <w:rsid w:val="00CD6E33"/>
    <w:rsid w:val="00CD7103"/>
    <w:rsid w:val="00CD7D01"/>
    <w:rsid w:val="00CD7E36"/>
    <w:rsid w:val="00CE158E"/>
    <w:rsid w:val="00CE1B70"/>
    <w:rsid w:val="00CE2072"/>
    <w:rsid w:val="00CE26E7"/>
    <w:rsid w:val="00CE29E8"/>
    <w:rsid w:val="00CE3CA3"/>
    <w:rsid w:val="00CE4388"/>
    <w:rsid w:val="00CE44D4"/>
    <w:rsid w:val="00CE4CFF"/>
    <w:rsid w:val="00CE4F7A"/>
    <w:rsid w:val="00CE5488"/>
    <w:rsid w:val="00CE55A1"/>
    <w:rsid w:val="00CE6492"/>
    <w:rsid w:val="00CE7068"/>
    <w:rsid w:val="00CE7706"/>
    <w:rsid w:val="00CE7AE5"/>
    <w:rsid w:val="00CE7B82"/>
    <w:rsid w:val="00CF062A"/>
    <w:rsid w:val="00CF0C29"/>
    <w:rsid w:val="00CF0C2F"/>
    <w:rsid w:val="00CF2F9C"/>
    <w:rsid w:val="00CF3484"/>
    <w:rsid w:val="00CF38BE"/>
    <w:rsid w:val="00CF3B11"/>
    <w:rsid w:val="00CF3DF3"/>
    <w:rsid w:val="00CF3EFB"/>
    <w:rsid w:val="00CF462E"/>
    <w:rsid w:val="00CF4A05"/>
    <w:rsid w:val="00CF58CB"/>
    <w:rsid w:val="00CF5D85"/>
    <w:rsid w:val="00CF6384"/>
    <w:rsid w:val="00CF6581"/>
    <w:rsid w:val="00CF71D3"/>
    <w:rsid w:val="00CF7D74"/>
    <w:rsid w:val="00D00D15"/>
    <w:rsid w:val="00D01332"/>
    <w:rsid w:val="00D02026"/>
    <w:rsid w:val="00D02816"/>
    <w:rsid w:val="00D033E2"/>
    <w:rsid w:val="00D034FD"/>
    <w:rsid w:val="00D0358F"/>
    <w:rsid w:val="00D039F5"/>
    <w:rsid w:val="00D043C1"/>
    <w:rsid w:val="00D04ACD"/>
    <w:rsid w:val="00D054DD"/>
    <w:rsid w:val="00D055E8"/>
    <w:rsid w:val="00D056C7"/>
    <w:rsid w:val="00D0574A"/>
    <w:rsid w:val="00D060EB"/>
    <w:rsid w:val="00D10EAA"/>
    <w:rsid w:val="00D10F7C"/>
    <w:rsid w:val="00D117DC"/>
    <w:rsid w:val="00D12667"/>
    <w:rsid w:val="00D1283A"/>
    <w:rsid w:val="00D12B67"/>
    <w:rsid w:val="00D12F4D"/>
    <w:rsid w:val="00D13035"/>
    <w:rsid w:val="00D132C6"/>
    <w:rsid w:val="00D138EB"/>
    <w:rsid w:val="00D15650"/>
    <w:rsid w:val="00D168EF"/>
    <w:rsid w:val="00D16B99"/>
    <w:rsid w:val="00D179A7"/>
    <w:rsid w:val="00D17FD0"/>
    <w:rsid w:val="00D2009C"/>
    <w:rsid w:val="00D20754"/>
    <w:rsid w:val="00D20B2D"/>
    <w:rsid w:val="00D20CD0"/>
    <w:rsid w:val="00D20F14"/>
    <w:rsid w:val="00D212C5"/>
    <w:rsid w:val="00D21305"/>
    <w:rsid w:val="00D22C28"/>
    <w:rsid w:val="00D2370A"/>
    <w:rsid w:val="00D242A0"/>
    <w:rsid w:val="00D244CE"/>
    <w:rsid w:val="00D25513"/>
    <w:rsid w:val="00D25A33"/>
    <w:rsid w:val="00D25B1E"/>
    <w:rsid w:val="00D262C4"/>
    <w:rsid w:val="00D26D20"/>
    <w:rsid w:val="00D27E4B"/>
    <w:rsid w:val="00D27E8F"/>
    <w:rsid w:val="00D27F1C"/>
    <w:rsid w:val="00D30A0E"/>
    <w:rsid w:val="00D30FB8"/>
    <w:rsid w:val="00D3112B"/>
    <w:rsid w:val="00D31270"/>
    <w:rsid w:val="00D31537"/>
    <w:rsid w:val="00D3185E"/>
    <w:rsid w:val="00D32657"/>
    <w:rsid w:val="00D332C1"/>
    <w:rsid w:val="00D334FF"/>
    <w:rsid w:val="00D3353D"/>
    <w:rsid w:val="00D3355D"/>
    <w:rsid w:val="00D33C86"/>
    <w:rsid w:val="00D341E8"/>
    <w:rsid w:val="00D34442"/>
    <w:rsid w:val="00D35128"/>
    <w:rsid w:val="00D35747"/>
    <w:rsid w:val="00D36784"/>
    <w:rsid w:val="00D377EE"/>
    <w:rsid w:val="00D404B6"/>
    <w:rsid w:val="00D40FC4"/>
    <w:rsid w:val="00D41280"/>
    <w:rsid w:val="00D41797"/>
    <w:rsid w:val="00D41CBD"/>
    <w:rsid w:val="00D42FA8"/>
    <w:rsid w:val="00D437B1"/>
    <w:rsid w:val="00D438ED"/>
    <w:rsid w:val="00D43B33"/>
    <w:rsid w:val="00D44515"/>
    <w:rsid w:val="00D44871"/>
    <w:rsid w:val="00D459A6"/>
    <w:rsid w:val="00D45DCB"/>
    <w:rsid w:val="00D475FF"/>
    <w:rsid w:val="00D47C7C"/>
    <w:rsid w:val="00D503C5"/>
    <w:rsid w:val="00D51694"/>
    <w:rsid w:val="00D517CC"/>
    <w:rsid w:val="00D518A1"/>
    <w:rsid w:val="00D530D3"/>
    <w:rsid w:val="00D53210"/>
    <w:rsid w:val="00D53300"/>
    <w:rsid w:val="00D543E9"/>
    <w:rsid w:val="00D54B2D"/>
    <w:rsid w:val="00D54B61"/>
    <w:rsid w:val="00D55116"/>
    <w:rsid w:val="00D5535E"/>
    <w:rsid w:val="00D55A53"/>
    <w:rsid w:val="00D55BDC"/>
    <w:rsid w:val="00D56080"/>
    <w:rsid w:val="00D56464"/>
    <w:rsid w:val="00D5689C"/>
    <w:rsid w:val="00D56F65"/>
    <w:rsid w:val="00D579A6"/>
    <w:rsid w:val="00D57A88"/>
    <w:rsid w:val="00D57AA0"/>
    <w:rsid w:val="00D60BFD"/>
    <w:rsid w:val="00D6114F"/>
    <w:rsid w:val="00D611DF"/>
    <w:rsid w:val="00D62130"/>
    <w:rsid w:val="00D6331C"/>
    <w:rsid w:val="00D63AD0"/>
    <w:rsid w:val="00D63D58"/>
    <w:rsid w:val="00D64A1E"/>
    <w:rsid w:val="00D6575E"/>
    <w:rsid w:val="00D65ACE"/>
    <w:rsid w:val="00D65C6A"/>
    <w:rsid w:val="00D65DAC"/>
    <w:rsid w:val="00D67ABC"/>
    <w:rsid w:val="00D70040"/>
    <w:rsid w:val="00D70404"/>
    <w:rsid w:val="00D70697"/>
    <w:rsid w:val="00D710C1"/>
    <w:rsid w:val="00D7163E"/>
    <w:rsid w:val="00D72762"/>
    <w:rsid w:val="00D73686"/>
    <w:rsid w:val="00D73825"/>
    <w:rsid w:val="00D7423F"/>
    <w:rsid w:val="00D76576"/>
    <w:rsid w:val="00D76641"/>
    <w:rsid w:val="00D76988"/>
    <w:rsid w:val="00D77ABD"/>
    <w:rsid w:val="00D77CB1"/>
    <w:rsid w:val="00D77CFF"/>
    <w:rsid w:val="00D802D0"/>
    <w:rsid w:val="00D80432"/>
    <w:rsid w:val="00D80751"/>
    <w:rsid w:val="00D810DE"/>
    <w:rsid w:val="00D819F0"/>
    <w:rsid w:val="00D81A24"/>
    <w:rsid w:val="00D820A0"/>
    <w:rsid w:val="00D83B1F"/>
    <w:rsid w:val="00D83F2D"/>
    <w:rsid w:val="00D84563"/>
    <w:rsid w:val="00D849E0"/>
    <w:rsid w:val="00D84DC0"/>
    <w:rsid w:val="00D84EB8"/>
    <w:rsid w:val="00D851F7"/>
    <w:rsid w:val="00D857E2"/>
    <w:rsid w:val="00D87FFB"/>
    <w:rsid w:val="00D90DB9"/>
    <w:rsid w:val="00D90E5C"/>
    <w:rsid w:val="00D9123E"/>
    <w:rsid w:val="00D923D7"/>
    <w:rsid w:val="00D92B2F"/>
    <w:rsid w:val="00D92C54"/>
    <w:rsid w:val="00D93448"/>
    <w:rsid w:val="00D94232"/>
    <w:rsid w:val="00D943C7"/>
    <w:rsid w:val="00D95945"/>
    <w:rsid w:val="00D95DF3"/>
    <w:rsid w:val="00D95E44"/>
    <w:rsid w:val="00D9687E"/>
    <w:rsid w:val="00D96919"/>
    <w:rsid w:val="00D96CBF"/>
    <w:rsid w:val="00DA0070"/>
    <w:rsid w:val="00DA22E3"/>
    <w:rsid w:val="00DA2520"/>
    <w:rsid w:val="00DA2716"/>
    <w:rsid w:val="00DA2D03"/>
    <w:rsid w:val="00DA2D37"/>
    <w:rsid w:val="00DA3885"/>
    <w:rsid w:val="00DA3E8F"/>
    <w:rsid w:val="00DA4EB7"/>
    <w:rsid w:val="00DA5A8A"/>
    <w:rsid w:val="00DA67AF"/>
    <w:rsid w:val="00DA6D64"/>
    <w:rsid w:val="00DB0112"/>
    <w:rsid w:val="00DB0FCC"/>
    <w:rsid w:val="00DB0FF0"/>
    <w:rsid w:val="00DB138C"/>
    <w:rsid w:val="00DB1EFC"/>
    <w:rsid w:val="00DB1F2C"/>
    <w:rsid w:val="00DB2124"/>
    <w:rsid w:val="00DB249F"/>
    <w:rsid w:val="00DB37C6"/>
    <w:rsid w:val="00DB46E0"/>
    <w:rsid w:val="00DB5ACA"/>
    <w:rsid w:val="00DB5B87"/>
    <w:rsid w:val="00DB5F53"/>
    <w:rsid w:val="00DB612A"/>
    <w:rsid w:val="00DB6A1A"/>
    <w:rsid w:val="00DB6C96"/>
    <w:rsid w:val="00DB6FBC"/>
    <w:rsid w:val="00DB7999"/>
    <w:rsid w:val="00DB7C01"/>
    <w:rsid w:val="00DB7CF4"/>
    <w:rsid w:val="00DC0218"/>
    <w:rsid w:val="00DC0696"/>
    <w:rsid w:val="00DC071E"/>
    <w:rsid w:val="00DC0FC0"/>
    <w:rsid w:val="00DC17D8"/>
    <w:rsid w:val="00DC18E0"/>
    <w:rsid w:val="00DC19F5"/>
    <w:rsid w:val="00DC27A1"/>
    <w:rsid w:val="00DC431A"/>
    <w:rsid w:val="00DC49CD"/>
    <w:rsid w:val="00DC50A9"/>
    <w:rsid w:val="00DC7131"/>
    <w:rsid w:val="00DC7938"/>
    <w:rsid w:val="00DD102B"/>
    <w:rsid w:val="00DD116B"/>
    <w:rsid w:val="00DD1DC5"/>
    <w:rsid w:val="00DD2520"/>
    <w:rsid w:val="00DD32EB"/>
    <w:rsid w:val="00DD3353"/>
    <w:rsid w:val="00DD339D"/>
    <w:rsid w:val="00DD3C19"/>
    <w:rsid w:val="00DD4A1D"/>
    <w:rsid w:val="00DD5117"/>
    <w:rsid w:val="00DD57CA"/>
    <w:rsid w:val="00DD5E37"/>
    <w:rsid w:val="00DD5F7B"/>
    <w:rsid w:val="00DD64C5"/>
    <w:rsid w:val="00DD70A7"/>
    <w:rsid w:val="00DD70C5"/>
    <w:rsid w:val="00DD77A4"/>
    <w:rsid w:val="00DD7953"/>
    <w:rsid w:val="00DD7D44"/>
    <w:rsid w:val="00DE0080"/>
    <w:rsid w:val="00DE008E"/>
    <w:rsid w:val="00DE16B2"/>
    <w:rsid w:val="00DE1EEB"/>
    <w:rsid w:val="00DE1F3D"/>
    <w:rsid w:val="00DE2021"/>
    <w:rsid w:val="00DE37AB"/>
    <w:rsid w:val="00DE476D"/>
    <w:rsid w:val="00DE4FB1"/>
    <w:rsid w:val="00DE4FE2"/>
    <w:rsid w:val="00DE579D"/>
    <w:rsid w:val="00DE6362"/>
    <w:rsid w:val="00DE646F"/>
    <w:rsid w:val="00DE694F"/>
    <w:rsid w:val="00DE78A9"/>
    <w:rsid w:val="00DE7D96"/>
    <w:rsid w:val="00DF120F"/>
    <w:rsid w:val="00DF1807"/>
    <w:rsid w:val="00DF1AFE"/>
    <w:rsid w:val="00DF2119"/>
    <w:rsid w:val="00DF3914"/>
    <w:rsid w:val="00DF3E40"/>
    <w:rsid w:val="00DF3EED"/>
    <w:rsid w:val="00DF5D5A"/>
    <w:rsid w:val="00DF6FA7"/>
    <w:rsid w:val="00DF702F"/>
    <w:rsid w:val="00DF775E"/>
    <w:rsid w:val="00DF7898"/>
    <w:rsid w:val="00DF78F8"/>
    <w:rsid w:val="00DF7CA2"/>
    <w:rsid w:val="00E00446"/>
    <w:rsid w:val="00E007C4"/>
    <w:rsid w:val="00E00A12"/>
    <w:rsid w:val="00E010CC"/>
    <w:rsid w:val="00E01FA3"/>
    <w:rsid w:val="00E025F7"/>
    <w:rsid w:val="00E02E46"/>
    <w:rsid w:val="00E0394C"/>
    <w:rsid w:val="00E03A53"/>
    <w:rsid w:val="00E03B7F"/>
    <w:rsid w:val="00E0433C"/>
    <w:rsid w:val="00E04363"/>
    <w:rsid w:val="00E05535"/>
    <w:rsid w:val="00E0612F"/>
    <w:rsid w:val="00E06213"/>
    <w:rsid w:val="00E06377"/>
    <w:rsid w:val="00E10F3F"/>
    <w:rsid w:val="00E115EE"/>
    <w:rsid w:val="00E116FE"/>
    <w:rsid w:val="00E12A87"/>
    <w:rsid w:val="00E132CD"/>
    <w:rsid w:val="00E141CA"/>
    <w:rsid w:val="00E144D8"/>
    <w:rsid w:val="00E1466D"/>
    <w:rsid w:val="00E14A66"/>
    <w:rsid w:val="00E15178"/>
    <w:rsid w:val="00E15407"/>
    <w:rsid w:val="00E161DC"/>
    <w:rsid w:val="00E1655C"/>
    <w:rsid w:val="00E1704C"/>
    <w:rsid w:val="00E1777A"/>
    <w:rsid w:val="00E20A22"/>
    <w:rsid w:val="00E20A57"/>
    <w:rsid w:val="00E20D00"/>
    <w:rsid w:val="00E20ED6"/>
    <w:rsid w:val="00E2114A"/>
    <w:rsid w:val="00E21C90"/>
    <w:rsid w:val="00E229C8"/>
    <w:rsid w:val="00E22D5E"/>
    <w:rsid w:val="00E23097"/>
    <w:rsid w:val="00E24252"/>
    <w:rsid w:val="00E24642"/>
    <w:rsid w:val="00E24ED6"/>
    <w:rsid w:val="00E2536C"/>
    <w:rsid w:val="00E25AF9"/>
    <w:rsid w:val="00E26916"/>
    <w:rsid w:val="00E26C52"/>
    <w:rsid w:val="00E270D3"/>
    <w:rsid w:val="00E2751A"/>
    <w:rsid w:val="00E2755C"/>
    <w:rsid w:val="00E2768F"/>
    <w:rsid w:val="00E27BF8"/>
    <w:rsid w:val="00E30001"/>
    <w:rsid w:val="00E3087F"/>
    <w:rsid w:val="00E3163E"/>
    <w:rsid w:val="00E32AA0"/>
    <w:rsid w:val="00E33BFE"/>
    <w:rsid w:val="00E33DE9"/>
    <w:rsid w:val="00E34706"/>
    <w:rsid w:val="00E35AE5"/>
    <w:rsid w:val="00E36776"/>
    <w:rsid w:val="00E36C53"/>
    <w:rsid w:val="00E3789B"/>
    <w:rsid w:val="00E37F84"/>
    <w:rsid w:val="00E402CD"/>
    <w:rsid w:val="00E41E0C"/>
    <w:rsid w:val="00E425F6"/>
    <w:rsid w:val="00E43F64"/>
    <w:rsid w:val="00E449EB"/>
    <w:rsid w:val="00E466FE"/>
    <w:rsid w:val="00E468B0"/>
    <w:rsid w:val="00E4732F"/>
    <w:rsid w:val="00E509A0"/>
    <w:rsid w:val="00E518FF"/>
    <w:rsid w:val="00E51C90"/>
    <w:rsid w:val="00E521F5"/>
    <w:rsid w:val="00E52743"/>
    <w:rsid w:val="00E5299C"/>
    <w:rsid w:val="00E52F4D"/>
    <w:rsid w:val="00E545E9"/>
    <w:rsid w:val="00E54E07"/>
    <w:rsid w:val="00E5544D"/>
    <w:rsid w:val="00E55EF0"/>
    <w:rsid w:val="00E56151"/>
    <w:rsid w:val="00E56785"/>
    <w:rsid w:val="00E56DEC"/>
    <w:rsid w:val="00E56F17"/>
    <w:rsid w:val="00E57700"/>
    <w:rsid w:val="00E579DE"/>
    <w:rsid w:val="00E6005B"/>
    <w:rsid w:val="00E60856"/>
    <w:rsid w:val="00E61817"/>
    <w:rsid w:val="00E61BF5"/>
    <w:rsid w:val="00E620D6"/>
    <w:rsid w:val="00E62138"/>
    <w:rsid w:val="00E62EE5"/>
    <w:rsid w:val="00E64341"/>
    <w:rsid w:val="00E64490"/>
    <w:rsid w:val="00E64A9B"/>
    <w:rsid w:val="00E64C3E"/>
    <w:rsid w:val="00E64E4E"/>
    <w:rsid w:val="00E65E22"/>
    <w:rsid w:val="00E67000"/>
    <w:rsid w:val="00E673B3"/>
    <w:rsid w:val="00E67BFA"/>
    <w:rsid w:val="00E70183"/>
    <w:rsid w:val="00E70762"/>
    <w:rsid w:val="00E70D8B"/>
    <w:rsid w:val="00E71475"/>
    <w:rsid w:val="00E718BA"/>
    <w:rsid w:val="00E71F47"/>
    <w:rsid w:val="00E7221D"/>
    <w:rsid w:val="00E7244F"/>
    <w:rsid w:val="00E7279B"/>
    <w:rsid w:val="00E7328F"/>
    <w:rsid w:val="00E73989"/>
    <w:rsid w:val="00E744FE"/>
    <w:rsid w:val="00E7460D"/>
    <w:rsid w:val="00E74B76"/>
    <w:rsid w:val="00E759C8"/>
    <w:rsid w:val="00E76065"/>
    <w:rsid w:val="00E76432"/>
    <w:rsid w:val="00E76689"/>
    <w:rsid w:val="00E76F9A"/>
    <w:rsid w:val="00E775B8"/>
    <w:rsid w:val="00E80A37"/>
    <w:rsid w:val="00E80A6E"/>
    <w:rsid w:val="00E8140B"/>
    <w:rsid w:val="00E8243F"/>
    <w:rsid w:val="00E828A7"/>
    <w:rsid w:val="00E828AC"/>
    <w:rsid w:val="00E83248"/>
    <w:rsid w:val="00E83951"/>
    <w:rsid w:val="00E84319"/>
    <w:rsid w:val="00E84549"/>
    <w:rsid w:val="00E858BE"/>
    <w:rsid w:val="00E8592E"/>
    <w:rsid w:val="00E85C3B"/>
    <w:rsid w:val="00E85E79"/>
    <w:rsid w:val="00E85FC9"/>
    <w:rsid w:val="00E8662F"/>
    <w:rsid w:val="00E86706"/>
    <w:rsid w:val="00E868A0"/>
    <w:rsid w:val="00E86950"/>
    <w:rsid w:val="00E86FE1"/>
    <w:rsid w:val="00E8719E"/>
    <w:rsid w:val="00E901FA"/>
    <w:rsid w:val="00E91108"/>
    <w:rsid w:val="00E92576"/>
    <w:rsid w:val="00E92CC6"/>
    <w:rsid w:val="00E9328A"/>
    <w:rsid w:val="00E93E48"/>
    <w:rsid w:val="00E94246"/>
    <w:rsid w:val="00E946D7"/>
    <w:rsid w:val="00E94F4D"/>
    <w:rsid w:val="00E95520"/>
    <w:rsid w:val="00E956B0"/>
    <w:rsid w:val="00E95ABB"/>
    <w:rsid w:val="00E95C70"/>
    <w:rsid w:val="00E96591"/>
    <w:rsid w:val="00E969C5"/>
    <w:rsid w:val="00E96B81"/>
    <w:rsid w:val="00E96F85"/>
    <w:rsid w:val="00E96FF9"/>
    <w:rsid w:val="00E970BC"/>
    <w:rsid w:val="00E97AE6"/>
    <w:rsid w:val="00E97F47"/>
    <w:rsid w:val="00EA18D8"/>
    <w:rsid w:val="00EA3CAA"/>
    <w:rsid w:val="00EA44E0"/>
    <w:rsid w:val="00EA5407"/>
    <w:rsid w:val="00EA5D75"/>
    <w:rsid w:val="00EA5E6C"/>
    <w:rsid w:val="00EA5F5A"/>
    <w:rsid w:val="00EA6363"/>
    <w:rsid w:val="00EA73FA"/>
    <w:rsid w:val="00EB0BAC"/>
    <w:rsid w:val="00EB1D82"/>
    <w:rsid w:val="00EB1F52"/>
    <w:rsid w:val="00EB2126"/>
    <w:rsid w:val="00EB272A"/>
    <w:rsid w:val="00EB365F"/>
    <w:rsid w:val="00EB3DD1"/>
    <w:rsid w:val="00EB47F7"/>
    <w:rsid w:val="00EB4B11"/>
    <w:rsid w:val="00EB65A1"/>
    <w:rsid w:val="00EB6B66"/>
    <w:rsid w:val="00EB7DE8"/>
    <w:rsid w:val="00EC0ED8"/>
    <w:rsid w:val="00EC1221"/>
    <w:rsid w:val="00EC1450"/>
    <w:rsid w:val="00EC152D"/>
    <w:rsid w:val="00EC1ED6"/>
    <w:rsid w:val="00EC2085"/>
    <w:rsid w:val="00EC26F5"/>
    <w:rsid w:val="00EC2B61"/>
    <w:rsid w:val="00EC350C"/>
    <w:rsid w:val="00EC3917"/>
    <w:rsid w:val="00EC3B55"/>
    <w:rsid w:val="00EC3BD4"/>
    <w:rsid w:val="00EC50D8"/>
    <w:rsid w:val="00EC5BE2"/>
    <w:rsid w:val="00EC5D90"/>
    <w:rsid w:val="00EC6E6A"/>
    <w:rsid w:val="00EC7271"/>
    <w:rsid w:val="00EC72BB"/>
    <w:rsid w:val="00EC7928"/>
    <w:rsid w:val="00EC79A3"/>
    <w:rsid w:val="00ED0F5C"/>
    <w:rsid w:val="00ED173C"/>
    <w:rsid w:val="00ED1C05"/>
    <w:rsid w:val="00ED2106"/>
    <w:rsid w:val="00ED25A7"/>
    <w:rsid w:val="00ED2856"/>
    <w:rsid w:val="00ED295A"/>
    <w:rsid w:val="00ED2A2F"/>
    <w:rsid w:val="00ED322C"/>
    <w:rsid w:val="00ED3AC4"/>
    <w:rsid w:val="00ED3D89"/>
    <w:rsid w:val="00ED44B2"/>
    <w:rsid w:val="00ED5675"/>
    <w:rsid w:val="00ED58FE"/>
    <w:rsid w:val="00ED5A75"/>
    <w:rsid w:val="00ED5DDF"/>
    <w:rsid w:val="00ED5EEE"/>
    <w:rsid w:val="00ED61CE"/>
    <w:rsid w:val="00ED6AA4"/>
    <w:rsid w:val="00ED71A7"/>
    <w:rsid w:val="00EE0E17"/>
    <w:rsid w:val="00EE11C4"/>
    <w:rsid w:val="00EE19E4"/>
    <w:rsid w:val="00EE2639"/>
    <w:rsid w:val="00EE266D"/>
    <w:rsid w:val="00EE2F60"/>
    <w:rsid w:val="00EE2F8C"/>
    <w:rsid w:val="00EE35A5"/>
    <w:rsid w:val="00EE4D60"/>
    <w:rsid w:val="00EE5AFE"/>
    <w:rsid w:val="00EE6B2A"/>
    <w:rsid w:val="00EE736F"/>
    <w:rsid w:val="00EE7D26"/>
    <w:rsid w:val="00EE7EA6"/>
    <w:rsid w:val="00EF0282"/>
    <w:rsid w:val="00EF114D"/>
    <w:rsid w:val="00EF12A1"/>
    <w:rsid w:val="00EF167B"/>
    <w:rsid w:val="00EF1A98"/>
    <w:rsid w:val="00EF2004"/>
    <w:rsid w:val="00EF2517"/>
    <w:rsid w:val="00EF3ACC"/>
    <w:rsid w:val="00EF3E96"/>
    <w:rsid w:val="00EF4BCF"/>
    <w:rsid w:val="00EF4EC9"/>
    <w:rsid w:val="00EF5476"/>
    <w:rsid w:val="00EF6823"/>
    <w:rsid w:val="00EF6CDA"/>
    <w:rsid w:val="00EF7C05"/>
    <w:rsid w:val="00F0004F"/>
    <w:rsid w:val="00F00505"/>
    <w:rsid w:val="00F02F92"/>
    <w:rsid w:val="00F042D7"/>
    <w:rsid w:val="00F043FB"/>
    <w:rsid w:val="00F04523"/>
    <w:rsid w:val="00F06725"/>
    <w:rsid w:val="00F06840"/>
    <w:rsid w:val="00F06857"/>
    <w:rsid w:val="00F06ABF"/>
    <w:rsid w:val="00F06E1C"/>
    <w:rsid w:val="00F06F6F"/>
    <w:rsid w:val="00F071DC"/>
    <w:rsid w:val="00F07611"/>
    <w:rsid w:val="00F07CAA"/>
    <w:rsid w:val="00F07CEC"/>
    <w:rsid w:val="00F07F25"/>
    <w:rsid w:val="00F10D33"/>
    <w:rsid w:val="00F10F9F"/>
    <w:rsid w:val="00F11246"/>
    <w:rsid w:val="00F12AC5"/>
    <w:rsid w:val="00F12AD9"/>
    <w:rsid w:val="00F13B4A"/>
    <w:rsid w:val="00F13CD9"/>
    <w:rsid w:val="00F14161"/>
    <w:rsid w:val="00F143E1"/>
    <w:rsid w:val="00F14486"/>
    <w:rsid w:val="00F1458F"/>
    <w:rsid w:val="00F145A1"/>
    <w:rsid w:val="00F1588E"/>
    <w:rsid w:val="00F15D5A"/>
    <w:rsid w:val="00F16077"/>
    <w:rsid w:val="00F167C8"/>
    <w:rsid w:val="00F16C33"/>
    <w:rsid w:val="00F17CA0"/>
    <w:rsid w:val="00F20AC4"/>
    <w:rsid w:val="00F20F1F"/>
    <w:rsid w:val="00F2130D"/>
    <w:rsid w:val="00F21727"/>
    <w:rsid w:val="00F21947"/>
    <w:rsid w:val="00F2222C"/>
    <w:rsid w:val="00F22860"/>
    <w:rsid w:val="00F22936"/>
    <w:rsid w:val="00F22C2E"/>
    <w:rsid w:val="00F23D5F"/>
    <w:rsid w:val="00F240D6"/>
    <w:rsid w:val="00F24A84"/>
    <w:rsid w:val="00F24EFB"/>
    <w:rsid w:val="00F251CB"/>
    <w:rsid w:val="00F252E3"/>
    <w:rsid w:val="00F25380"/>
    <w:rsid w:val="00F2580E"/>
    <w:rsid w:val="00F26B16"/>
    <w:rsid w:val="00F27576"/>
    <w:rsid w:val="00F27A95"/>
    <w:rsid w:val="00F27D61"/>
    <w:rsid w:val="00F30BC8"/>
    <w:rsid w:val="00F30C20"/>
    <w:rsid w:val="00F31A94"/>
    <w:rsid w:val="00F337C1"/>
    <w:rsid w:val="00F33ABD"/>
    <w:rsid w:val="00F33BA8"/>
    <w:rsid w:val="00F34134"/>
    <w:rsid w:val="00F344CB"/>
    <w:rsid w:val="00F34C27"/>
    <w:rsid w:val="00F356DA"/>
    <w:rsid w:val="00F368D4"/>
    <w:rsid w:val="00F377B3"/>
    <w:rsid w:val="00F40612"/>
    <w:rsid w:val="00F40852"/>
    <w:rsid w:val="00F40BA4"/>
    <w:rsid w:val="00F41217"/>
    <w:rsid w:val="00F420C6"/>
    <w:rsid w:val="00F425DD"/>
    <w:rsid w:val="00F42D45"/>
    <w:rsid w:val="00F435F8"/>
    <w:rsid w:val="00F4370C"/>
    <w:rsid w:val="00F4388F"/>
    <w:rsid w:val="00F440C8"/>
    <w:rsid w:val="00F443CB"/>
    <w:rsid w:val="00F44708"/>
    <w:rsid w:val="00F4473A"/>
    <w:rsid w:val="00F448EB"/>
    <w:rsid w:val="00F44D1F"/>
    <w:rsid w:val="00F44F42"/>
    <w:rsid w:val="00F44F89"/>
    <w:rsid w:val="00F44FD9"/>
    <w:rsid w:val="00F45031"/>
    <w:rsid w:val="00F455E3"/>
    <w:rsid w:val="00F45B3F"/>
    <w:rsid w:val="00F46534"/>
    <w:rsid w:val="00F47A41"/>
    <w:rsid w:val="00F5014D"/>
    <w:rsid w:val="00F50793"/>
    <w:rsid w:val="00F507B8"/>
    <w:rsid w:val="00F5137A"/>
    <w:rsid w:val="00F52E59"/>
    <w:rsid w:val="00F53270"/>
    <w:rsid w:val="00F54A74"/>
    <w:rsid w:val="00F55402"/>
    <w:rsid w:val="00F55B88"/>
    <w:rsid w:val="00F5603F"/>
    <w:rsid w:val="00F56C49"/>
    <w:rsid w:val="00F56E75"/>
    <w:rsid w:val="00F572F0"/>
    <w:rsid w:val="00F60811"/>
    <w:rsid w:val="00F60B25"/>
    <w:rsid w:val="00F60D1F"/>
    <w:rsid w:val="00F60D6E"/>
    <w:rsid w:val="00F6179A"/>
    <w:rsid w:val="00F61B93"/>
    <w:rsid w:val="00F61E02"/>
    <w:rsid w:val="00F61F71"/>
    <w:rsid w:val="00F62426"/>
    <w:rsid w:val="00F62AC1"/>
    <w:rsid w:val="00F64255"/>
    <w:rsid w:val="00F6472C"/>
    <w:rsid w:val="00F64819"/>
    <w:rsid w:val="00F64B80"/>
    <w:rsid w:val="00F65374"/>
    <w:rsid w:val="00F6552F"/>
    <w:rsid w:val="00F668B7"/>
    <w:rsid w:val="00F66BCB"/>
    <w:rsid w:val="00F66D50"/>
    <w:rsid w:val="00F66F32"/>
    <w:rsid w:val="00F67217"/>
    <w:rsid w:val="00F672A5"/>
    <w:rsid w:val="00F675B9"/>
    <w:rsid w:val="00F67723"/>
    <w:rsid w:val="00F67796"/>
    <w:rsid w:val="00F67951"/>
    <w:rsid w:val="00F71085"/>
    <w:rsid w:val="00F71288"/>
    <w:rsid w:val="00F71F8D"/>
    <w:rsid w:val="00F7266F"/>
    <w:rsid w:val="00F72681"/>
    <w:rsid w:val="00F734C2"/>
    <w:rsid w:val="00F738C6"/>
    <w:rsid w:val="00F73C49"/>
    <w:rsid w:val="00F747F7"/>
    <w:rsid w:val="00F74955"/>
    <w:rsid w:val="00F751A8"/>
    <w:rsid w:val="00F75E0D"/>
    <w:rsid w:val="00F76117"/>
    <w:rsid w:val="00F7626E"/>
    <w:rsid w:val="00F76A61"/>
    <w:rsid w:val="00F77236"/>
    <w:rsid w:val="00F7733D"/>
    <w:rsid w:val="00F77656"/>
    <w:rsid w:val="00F77B6D"/>
    <w:rsid w:val="00F77D54"/>
    <w:rsid w:val="00F8008C"/>
    <w:rsid w:val="00F8034B"/>
    <w:rsid w:val="00F8098E"/>
    <w:rsid w:val="00F80B0F"/>
    <w:rsid w:val="00F81650"/>
    <w:rsid w:val="00F81813"/>
    <w:rsid w:val="00F81A83"/>
    <w:rsid w:val="00F81E30"/>
    <w:rsid w:val="00F8203D"/>
    <w:rsid w:val="00F82100"/>
    <w:rsid w:val="00F83086"/>
    <w:rsid w:val="00F83896"/>
    <w:rsid w:val="00F84E13"/>
    <w:rsid w:val="00F85609"/>
    <w:rsid w:val="00F85C78"/>
    <w:rsid w:val="00F861DD"/>
    <w:rsid w:val="00F86AE7"/>
    <w:rsid w:val="00F87EC4"/>
    <w:rsid w:val="00F9036C"/>
    <w:rsid w:val="00F9074F"/>
    <w:rsid w:val="00F90B55"/>
    <w:rsid w:val="00F92B51"/>
    <w:rsid w:val="00F938E2"/>
    <w:rsid w:val="00F93F17"/>
    <w:rsid w:val="00F93FCC"/>
    <w:rsid w:val="00F94819"/>
    <w:rsid w:val="00F94ACD"/>
    <w:rsid w:val="00F97166"/>
    <w:rsid w:val="00F973A7"/>
    <w:rsid w:val="00F9748D"/>
    <w:rsid w:val="00F9778F"/>
    <w:rsid w:val="00F97BEA"/>
    <w:rsid w:val="00FA0A69"/>
    <w:rsid w:val="00FA0B52"/>
    <w:rsid w:val="00FA0FF1"/>
    <w:rsid w:val="00FA1481"/>
    <w:rsid w:val="00FA188A"/>
    <w:rsid w:val="00FA2E7D"/>
    <w:rsid w:val="00FA30A4"/>
    <w:rsid w:val="00FA3BB8"/>
    <w:rsid w:val="00FA3BD9"/>
    <w:rsid w:val="00FA4D68"/>
    <w:rsid w:val="00FA56CD"/>
    <w:rsid w:val="00FA71C7"/>
    <w:rsid w:val="00FA77FB"/>
    <w:rsid w:val="00FB0D8C"/>
    <w:rsid w:val="00FB18B9"/>
    <w:rsid w:val="00FB1CA3"/>
    <w:rsid w:val="00FB281A"/>
    <w:rsid w:val="00FB28C5"/>
    <w:rsid w:val="00FB48C1"/>
    <w:rsid w:val="00FB553F"/>
    <w:rsid w:val="00FB57C5"/>
    <w:rsid w:val="00FB594E"/>
    <w:rsid w:val="00FB75B2"/>
    <w:rsid w:val="00FC0BC9"/>
    <w:rsid w:val="00FC0C8D"/>
    <w:rsid w:val="00FC0D8C"/>
    <w:rsid w:val="00FC13EA"/>
    <w:rsid w:val="00FC18B8"/>
    <w:rsid w:val="00FC1A0C"/>
    <w:rsid w:val="00FC270E"/>
    <w:rsid w:val="00FC2C24"/>
    <w:rsid w:val="00FC2E8C"/>
    <w:rsid w:val="00FC3B7C"/>
    <w:rsid w:val="00FC4030"/>
    <w:rsid w:val="00FC5E87"/>
    <w:rsid w:val="00FC628B"/>
    <w:rsid w:val="00FC6DB1"/>
    <w:rsid w:val="00FC70DE"/>
    <w:rsid w:val="00FC71B9"/>
    <w:rsid w:val="00FC7E6B"/>
    <w:rsid w:val="00FD0582"/>
    <w:rsid w:val="00FD06BF"/>
    <w:rsid w:val="00FD1567"/>
    <w:rsid w:val="00FD1D85"/>
    <w:rsid w:val="00FD1E96"/>
    <w:rsid w:val="00FD429B"/>
    <w:rsid w:val="00FD531D"/>
    <w:rsid w:val="00FD5395"/>
    <w:rsid w:val="00FD550D"/>
    <w:rsid w:val="00FD55BA"/>
    <w:rsid w:val="00FD560C"/>
    <w:rsid w:val="00FD560D"/>
    <w:rsid w:val="00FD5C9E"/>
    <w:rsid w:val="00FD6556"/>
    <w:rsid w:val="00FD65E6"/>
    <w:rsid w:val="00FD68EE"/>
    <w:rsid w:val="00FD6D51"/>
    <w:rsid w:val="00FD774C"/>
    <w:rsid w:val="00FD7DAD"/>
    <w:rsid w:val="00FE050F"/>
    <w:rsid w:val="00FE0FB1"/>
    <w:rsid w:val="00FE1CAD"/>
    <w:rsid w:val="00FE2199"/>
    <w:rsid w:val="00FE2825"/>
    <w:rsid w:val="00FE2F49"/>
    <w:rsid w:val="00FE30A9"/>
    <w:rsid w:val="00FE3142"/>
    <w:rsid w:val="00FE3F7F"/>
    <w:rsid w:val="00FE4033"/>
    <w:rsid w:val="00FE4240"/>
    <w:rsid w:val="00FE44E8"/>
    <w:rsid w:val="00FE4A08"/>
    <w:rsid w:val="00FE4B8F"/>
    <w:rsid w:val="00FE4D63"/>
    <w:rsid w:val="00FE5F05"/>
    <w:rsid w:val="00FE61BF"/>
    <w:rsid w:val="00FE7CDD"/>
    <w:rsid w:val="00FE7D72"/>
    <w:rsid w:val="00FF05DD"/>
    <w:rsid w:val="00FF08FC"/>
    <w:rsid w:val="00FF0A83"/>
    <w:rsid w:val="00FF0C3B"/>
    <w:rsid w:val="00FF1729"/>
    <w:rsid w:val="00FF1782"/>
    <w:rsid w:val="00FF1A28"/>
    <w:rsid w:val="00FF218A"/>
    <w:rsid w:val="00FF2580"/>
    <w:rsid w:val="00FF41C6"/>
    <w:rsid w:val="00FF4498"/>
    <w:rsid w:val="00FF46B4"/>
    <w:rsid w:val="00FF5483"/>
    <w:rsid w:val="00FF54BF"/>
    <w:rsid w:val="00FF59F0"/>
    <w:rsid w:val="00FF7249"/>
    <w:rsid w:val="00FF7323"/>
    <w:rsid w:val="00FF765D"/>
    <w:rsid w:val="0308F1DE"/>
    <w:rsid w:val="032617C2"/>
    <w:rsid w:val="03B006DA"/>
    <w:rsid w:val="06C9F056"/>
    <w:rsid w:val="0D468333"/>
    <w:rsid w:val="10DCEFA8"/>
    <w:rsid w:val="10DD7829"/>
    <w:rsid w:val="1297E0C5"/>
    <w:rsid w:val="12A76FAC"/>
    <w:rsid w:val="1535D61E"/>
    <w:rsid w:val="1BDD869E"/>
    <w:rsid w:val="20B5D635"/>
    <w:rsid w:val="2B6FC930"/>
    <w:rsid w:val="2CBDA118"/>
    <w:rsid w:val="323D23B5"/>
    <w:rsid w:val="34087113"/>
    <w:rsid w:val="350174AE"/>
    <w:rsid w:val="35A05A9E"/>
    <w:rsid w:val="3C84EAF9"/>
    <w:rsid w:val="3EAF66AB"/>
    <w:rsid w:val="40B63303"/>
    <w:rsid w:val="46F1DFDA"/>
    <w:rsid w:val="49EBCD17"/>
    <w:rsid w:val="4C1714E3"/>
    <w:rsid w:val="538CD1BB"/>
    <w:rsid w:val="59960A3C"/>
    <w:rsid w:val="5B668207"/>
    <w:rsid w:val="5DF0C184"/>
    <w:rsid w:val="5E0EC13D"/>
    <w:rsid w:val="5F7A90F5"/>
    <w:rsid w:val="6514F4FD"/>
    <w:rsid w:val="65CAF2C0"/>
    <w:rsid w:val="67BD3455"/>
    <w:rsid w:val="6B18DA11"/>
    <w:rsid w:val="7C6295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224F"/>
  <w15:chartTrackingRefBased/>
  <w15:docId w15:val="{4A263B5C-C4BE-458C-B76F-560A898F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E52"/>
    <w:pPr>
      <w:spacing w:after="0" w:line="360" w:lineRule="auto"/>
      <w:jc w:val="both"/>
    </w:pPr>
    <w:rPr>
      <w:rFonts w:ascii="Myriad Pro" w:hAnsi="Myriad Pro"/>
    </w:rPr>
  </w:style>
  <w:style w:type="paragraph" w:styleId="Heading1">
    <w:name w:val="heading 1"/>
    <w:basedOn w:val="Normal"/>
    <w:next w:val="Normal"/>
    <w:link w:val="Heading1Char"/>
    <w:uiPriority w:val="9"/>
    <w:qFormat/>
    <w:rsid w:val="0097531D"/>
    <w:pPr>
      <w:keepNext/>
      <w:keepLines/>
      <w:numPr>
        <w:numId w:val="2"/>
      </w:numPr>
      <w:ind w:left="0" w:firstLine="0"/>
      <w:contextualSpacing/>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563A0D"/>
    <w:pPr>
      <w:keepNext/>
      <w:keepLines/>
      <w:numPr>
        <w:ilvl w:val="1"/>
        <w:numId w:val="2"/>
      </w:numPr>
      <w:ind w:left="0" w:firstLine="576"/>
      <w:outlineLvl w:val="1"/>
    </w:pPr>
    <w:rPr>
      <w:rFonts w:eastAsiaTheme="majorEastAsia" w:cstheme="majorBidi"/>
      <w:b/>
      <w:i/>
      <w:color w:val="000000" w:themeColor="text1"/>
      <w:szCs w:val="32"/>
    </w:rPr>
  </w:style>
  <w:style w:type="paragraph" w:styleId="Heading3">
    <w:name w:val="heading 3"/>
    <w:basedOn w:val="Normal"/>
    <w:next w:val="Normal"/>
    <w:link w:val="Heading3Char"/>
    <w:uiPriority w:val="9"/>
    <w:unhideWhenUsed/>
    <w:qFormat/>
    <w:rsid w:val="00563A0D"/>
    <w:pPr>
      <w:keepNext/>
      <w:keepLines/>
      <w:numPr>
        <w:ilvl w:val="2"/>
        <w:numId w:val="2"/>
      </w:numPr>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unhideWhenUsed/>
    <w:qFormat/>
    <w:rsid w:val="00857742"/>
    <w:pPr>
      <w:keepNext/>
      <w:keepLines/>
      <w:numPr>
        <w:ilvl w:val="3"/>
        <w:numId w:val="2"/>
      </w:numPr>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781B03"/>
    <w:pPr>
      <w:keepNext/>
      <w:keepLines/>
      <w:numPr>
        <w:ilvl w:val="4"/>
        <w:numId w:val="2"/>
      </w:numPr>
      <w:ind w:left="0" w:firstLine="1008"/>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00E132CD"/>
    <w:pPr>
      <w:keepNext/>
      <w:keepLines/>
      <w:numPr>
        <w:numId w:val="4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E3D"/>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E3D"/>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E3D"/>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31D"/>
    <w:rPr>
      <w:rFonts w:ascii="Myriad Pro" w:eastAsiaTheme="majorEastAsia" w:hAnsi="Myriad Pro" w:cstheme="majorBidi"/>
      <w:b/>
      <w:color w:val="000000" w:themeColor="text1"/>
      <w:sz w:val="24"/>
      <w:szCs w:val="40"/>
    </w:rPr>
  </w:style>
  <w:style w:type="character" w:customStyle="1" w:styleId="Heading2Char">
    <w:name w:val="Heading 2 Char"/>
    <w:basedOn w:val="DefaultParagraphFont"/>
    <w:link w:val="Heading2"/>
    <w:uiPriority w:val="9"/>
    <w:rsid w:val="00563A0D"/>
    <w:rPr>
      <w:rFonts w:ascii="Myriad Pro" w:eastAsiaTheme="majorEastAsia" w:hAnsi="Myriad Pro" w:cstheme="majorBidi"/>
      <w:b/>
      <w:i/>
      <w:color w:val="000000" w:themeColor="text1"/>
      <w:szCs w:val="32"/>
    </w:rPr>
  </w:style>
  <w:style w:type="character" w:customStyle="1" w:styleId="Heading3Char">
    <w:name w:val="Heading 3 Char"/>
    <w:basedOn w:val="DefaultParagraphFont"/>
    <w:link w:val="Heading3"/>
    <w:uiPriority w:val="9"/>
    <w:rsid w:val="00563A0D"/>
    <w:rPr>
      <w:rFonts w:ascii="Myriad Pro" w:eastAsiaTheme="majorEastAsia" w:hAnsi="Myriad Pro" w:cstheme="majorBidi"/>
      <w:i/>
      <w:color w:val="000000" w:themeColor="text1"/>
      <w:szCs w:val="28"/>
    </w:rPr>
  </w:style>
  <w:style w:type="character" w:customStyle="1" w:styleId="Heading4Char">
    <w:name w:val="Heading 4 Char"/>
    <w:basedOn w:val="DefaultParagraphFont"/>
    <w:link w:val="Heading4"/>
    <w:uiPriority w:val="9"/>
    <w:rsid w:val="00857742"/>
    <w:rPr>
      <w:rFonts w:ascii="Myriad Pro" w:eastAsiaTheme="majorEastAsia" w:hAnsi="Myriad Pro" w:cstheme="majorBidi"/>
      <w:iCs/>
      <w:color w:val="000000" w:themeColor="text1"/>
    </w:rPr>
  </w:style>
  <w:style w:type="character" w:customStyle="1" w:styleId="Heading5Char">
    <w:name w:val="Heading 5 Char"/>
    <w:basedOn w:val="DefaultParagraphFont"/>
    <w:link w:val="Heading5"/>
    <w:uiPriority w:val="9"/>
    <w:rsid w:val="00781B03"/>
    <w:rPr>
      <w:rFonts w:ascii="Myriad Pro" w:eastAsiaTheme="majorEastAsia" w:hAnsi="Myriad Pro" w:cstheme="majorBidi"/>
      <w:color w:val="000000" w:themeColor="text1"/>
    </w:rPr>
  </w:style>
  <w:style w:type="character" w:customStyle="1" w:styleId="Heading6Char">
    <w:name w:val="Heading 6 Char"/>
    <w:basedOn w:val="DefaultParagraphFont"/>
    <w:link w:val="Heading6"/>
    <w:uiPriority w:val="9"/>
    <w:rsid w:val="0094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E3D"/>
    <w:rPr>
      <w:rFonts w:eastAsiaTheme="majorEastAsia" w:cstheme="majorBidi"/>
      <w:color w:val="272727" w:themeColor="text1" w:themeTint="D8"/>
    </w:rPr>
  </w:style>
  <w:style w:type="paragraph" w:styleId="Title">
    <w:name w:val="Title"/>
    <w:basedOn w:val="Normal"/>
    <w:next w:val="Normal"/>
    <w:link w:val="TitleChar"/>
    <w:uiPriority w:val="10"/>
    <w:qFormat/>
    <w:rsid w:val="0094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E3D"/>
    <w:pPr>
      <w:spacing w:before="160"/>
      <w:jc w:val="center"/>
    </w:pPr>
    <w:rPr>
      <w:i/>
      <w:iCs/>
      <w:color w:val="404040" w:themeColor="text1" w:themeTint="BF"/>
    </w:rPr>
  </w:style>
  <w:style w:type="character" w:customStyle="1" w:styleId="QuoteChar">
    <w:name w:val="Quote Char"/>
    <w:basedOn w:val="DefaultParagraphFont"/>
    <w:link w:val="Quote"/>
    <w:uiPriority w:val="29"/>
    <w:rsid w:val="00943E3D"/>
    <w:rPr>
      <w:i/>
      <w:iCs/>
      <w:color w:val="404040" w:themeColor="text1" w:themeTint="BF"/>
    </w:rPr>
  </w:style>
  <w:style w:type="paragraph" w:styleId="ListParagraph">
    <w:name w:val="List Paragraph"/>
    <w:aliases w:val="lp1,Dot 1,BẢNG,Thang2,List Paragraph1,list 123,Lít bullet 2,bullet,bullet 1,List Paragraph11,List Paragraph12,List Paragraph2,Paragraph,Norm,abc,Đoạn của Danh sách,Đoạn c𞹺Danh sách,List Paragraph111,Đoạn c���?nh sách,Nga 3,lp11,Nga"/>
    <w:basedOn w:val="Normal"/>
    <w:link w:val="ListParagraphChar"/>
    <w:uiPriority w:val="99"/>
    <w:qFormat/>
    <w:rsid w:val="00943E3D"/>
    <w:pPr>
      <w:ind w:left="720"/>
      <w:contextualSpacing/>
    </w:pPr>
  </w:style>
  <w:style w:type="character" w:styleId="IntenseEmphasis">
    <w:name w:val="Intense Emphasis"/>
    <w:basedOn w:val="DefaultParagraphFont"/>
    <w:uiPriority w:val="21"/>
    <w:qFormat/>
    <w:rsid w:val="00943E3D"/>
    <w:rPr>
      <w:i/>
      <w:iCs/>
      <w:color w:val="0F4761" w:themeColor="accent1" w:themeShade="BF"/>
    </w:rPr>
  </w:style>
  <w:style w:type="paragraph" w:styleId="IntenseQuote">
    <w:name w:val="Intense Quote"/>
    <w:basedOn w:val="Normal"/>
    <w:next w:val="Normal"/>
    <w:link w:val="IntenseQuoteChar"/>
    <w:uiPriority w:val="30"/>
    <w:qFormat/>
    <w:rsid w:val="00943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E3D"/>
    <w:rPr>
      <w:i/>
      <w:iCs/>
      <w:color w:val="0F4761" w:themeColor="accent1" w:themeShade="BF"/>
    </w:rPr>
  </w:style>
  <w:style w:type="character" w:styleId="IntenseReference">
    <w:name w:val="Intense Reference"/>
    <w:basedOn w:val="DefaultParagraphFont"/>
    <w:uiPriority w:val="32"/>
    <w:qFormat/>
    <w:rsid w:val="00943E3D"/>
    <w:rPr>
      <w:b/>
      <w:bCs/>
      <w:smallCaps/>
      <w:color w:val="0F4761" w:themeColor="accent1" w:themeShade="BF"/>
      <w:spacing w:val="5"/>
    </w:rPr>
  </w:style>
  <w:style w:type="paragraph" w:styleId="Header">
    <w:name w:val="header"/>
    <w:basedOn w:val="Normal"/>
    <w:link w:val="HeaderChar"/>
    <w:uiPriority w:val="99"/>
    <w:unhideWhenUsed/>
    <w:rsid w:val="00717520"/>
    <w:pPr>
      <w:tabs>
        <w:tab w:val="center" w:pos="4680"/>
        <w:tab w:val="right" w:pos="9360"/>
      </w:tabs>
      <w:spacing w:line="240" w:lineRule="auto"/>
    </w:pPr>
  </w:style>
  <w:style w:type="character" w:customStyle="1" w:styleId="HeaderChar">
    <w:name w:val="Header Char"/>
    <w:basedOn w:val="DefaultParagraphFont"/>
    <w:link w:val="Header"/>
    <w:uiPriority w:val="99"/>
    <w:rsid w:val="00717520"/>
  </w:style>
  <w:style w:type="paragraph" w:styleId="Footer">
    <w:name w:val="footer"/>
    <w:basedOn w:val="Normal"/>
    <w:link w:val="FooterChar"/>
    <w:uiPriority w:val="99"/>
    <w:unhideWhenUsed/>
    <w:rsid w:val="00717520"/>
    <w:pPr>
      <w:tabs>
        <w:tab w:val="center" w:pos="4680"/>
        <w:tab w:val="right" w:pos="9360"/>
      </w:tabs>
      <w:spacing w:line="240" w:lineRule="auto"/>
    </w:pPr>
  </w:style>
  <w:style w:type="character" w:customStyle="1" w:styleId="FooterChar">
    <w:name w:val="Footer Char"/>
    <w:basedOn w:val="DefaultParagraphFont"/>
    <w:link w:val="Footer"/>
    <w:uiPriority w:val="99"/>
    <w:rsid w:val="00717520"/>
  </w:style>
  <w:style w:type="table" w:styleId="TableGrid">
    <w:name w:val="Table Grid"/>
    <w:aliases w:val="Signature Table"/>
    <w:basedOn w:val="TableNormal"/>
    <w:uiPriority w:val="39"/>
    <w:rsid w:val="007308AB"/>
    <w:pPr>
      <w:spacing w:after="0" w:line="240" w:lineRule="auto"/>
    </w:pPr>
    <w:rPr>
      <w:rFonts w:ascii="Myriad Pro" w:hAnsi="Myriad Pro"/>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3">
    <w:name w:val="Body Text 3"/>
    <w:basedOn w:val="Normal"/>
    <w:link w:val="BodyText3Char"/>
    <w:uiPriority w:val="99"/>
    <w:unhideWhenUsed/>
    <w:rsid w:val="007308AB"/>
    <w:pPr>
      <w:spacing w:after="120"/>
    </w:pPr>
    <w:rPr>
      <w:rFonts w:eastAsiaTheme="minorEastAsia"/>
      <w:kern w:val="0"/>
      <w:sz w:val="16"/>
      <w:szCs w:val="16"/>
      <w:lang w:eastAsia="zh-CN"/>
      <w14:ligatures w14:val="none"/>
    </w:rPr>
  </w:style>
  <w:style w:type="character" w:customStyle="1" w:styleId="BodyText3Char">
    <w:name w:val="Body Text 3 Char"/>
    <w:basedOn w:val="DefaultParagraphFont"/>
    <w:link w:val="BodyText3"/>
    <w:uiPriority w:val="99"/>
    <w:rsid w:val="007308AB"/>
    <w:rPr>
      <w:rFonts w:eastAsiaTheme="minorEastAsia"/>
      <w:kern w:val="0"/>
      <w:sz w:val="16"/>
      <w:szCs w:val="16"/>
      <w:lang w:eastAsia="zh-CN"/>
      <w14:ligatures w14:val="none"/>
    </w:rPr>
  </w:style>
  <w:style w:type="paragraph" w:customStyle="1" w:styleId="zDocRevwH1">
    <w:name w:val="zDocRevwH1"/>
    <w:basedOn w:val="Normal"/>
    <w:uiPriority w:val="11"/>
    <w:rsid w:val="007308AB"/>
    <w:pPr>
      <w:spacing w:before="720" w:after="130" w:line="240" w:lineRule="auto"/>
    </w:pPr>
    <w:rPr>
      <w:rFonts w:eastAsia="Times New Roman" w:cs="Times New Roman"/>
      <w:b/>
      <w:color w:val="00338D"/>
      <w:kern w:val="0"/>
      <w:sz w:val="32"/>
      <w:lang w:eastAsia="en-AU"/>
      <w14:ligatures w14:val="none"/>
    </w:rPr>
  </w:style>
  <w:style w:type="paragraph" w:customStyle="1" w:styleId="zDocRevwH2">
    <w:name w:val="zDocRevwH2"/>
    <w:basedOn w:val="Normal"/>
    <w:uiPriority w:val="11"/>
    <w:rsid w:val="007308AB"/>
    <w:pPr>
      <w:spacing w:before="130" w:after="130" w:line="240" w:lineRule="auto"/>
    </w:pPr>
    <w:rPr>
      <w:rFonts w:eastAsia="Times New Roman" w:cs="Times New Roman"/>
      <w:b/>
      <w:color w:val="00338D"/>
      <w:kern w:val="0"/>
      <w:sz w:val="28"/>
      <w:lang w:eastAsia="en-AU"/>
      <w14:ligatures w14:val="none"/>
    </w:rPr>
  </w:style>
  <w:style w:type="character" w:customStyle="1" w:styleId="ListParagraphChar">
    <w:name w:val="List Paragraph Char"/>
    <w:aliases w:val="lp1 Char,Dot 1 Char,BẢNG Char,Thang2 Char,List Paragraph1 Char,list 123 Char,Lít bullet 2 Char,bullet Char,bullet 1 Char,List Paragraph11 Char,List Paragraph12 Char,List Paragraph2 Char,Paragraph Char,Norm Char,abc Char,Nga 3 Char"/>
    <w:link w:val="ListParagraph"/>
    <w:uiPriority w:val="34"/>
    <w:qFormat/>
    <w:locked/>
    <w:rsid w:val="00303C71"/>
  </w:style>
  <w:style w:type="character" w:styleId="Hyperlink">
    <w:name w:val="Hyperlink"/>
    <w:basedOn w:val="DefaultParagraphFont"/>
    <w:uiPriority w:val="99"/>
    <w:unhideWhenUsed/>
    <w:rsid w:val="00E8140B"/>
    <w:rPr>
      <w:color w:val="467886" w:themeColor="hyperlink"/>
      <w:u w:val="single"/>
    </w:rPr>
  </w:style>
  <w:style w:type="character" w:styleId="UnresolvedMention">
    <w:name w:val="Unresolved Mention"/>
    <w:basedOn w:val="DefaultParagraphFont"/>
    <w:uiPriority w:val="99"/>
    <w:semiHidden/>
    <w:unhideWhenUsed/>
    <w:rsid w:val="00E8140B"/>
    <w:rPr>
      <w:color w:val="605E5C"/>
      <w:shd w:val="clear" w:color="auto" w:fill="E1DFDD"/>
    </w:rPr>
  </w:style>
  <w:style w:type="character" w:styleId="CommentReference">
    <w:name w:val="annotation reference"/>
    <w:basedOn w:val="DefaultParagraphFont"/>
    <w:uiPriority w:val="99"/>
    <w:semiHidden/>
    <w:unhideWhenUsed/>
    <w:rsid w:val="007450A0"/>
    <w:rPr>
      <w:sz w:val="16"/>
      <w:szCs w:val="16"/>
    </w:rPr>
  </w:style>
  <w:style w:type="paragraph" w:styleId="CommentText">
    <w:name w:val="annotation text"/>
    <w:basedOn w:val="Normal"/>
    <w:link w:val="CommentTextChar"/>
    <w:uiPriority w:val="99"/>
    <w:unhideWhenUsed/>
    <w:rsid w:val="007450A0"/>
    <w:pPr>
      <w:spacing w:line="240" w:lineRule="auto"/>
    </w:pPr>
    <w:rPr>
      <w:sz w:val="20"/>
      <w:szCs w:val="20"/>
    </w:rPr>
  </w:style>
  <w:style w:type="character" w:customStyle="1" w:styleId="CommentTextChar">
    <w:name w:val="Comment Text Char"/>
    <w:basedOn w:val="DefaultParagraphFont"/>
    <w:link w:val="CommentText"/>
    <w:uiPriority w:val="99"/>
    <w:rsid w:val="007450A0"/>
    <w:rPr>
      <w:sz w:val="20"/>
      <w:szCs w:val="20"/>
    </w:rPr>
  </w:style>
  <w:style w:type="paragraph" w:styleId="CommentSubject">
    <w:name w:val="annotation subject"/>
    <w:basedOn w:val="CommentText"/>
    <w:next w:val="CommentText"/>
    <w:link w:val="CommentSubjectChar"/>
    <w:uiPriority w:val="99"/>
    <w:semiHidden/>
    <w:unhideWhenUsed/>
    <w:rsid w:val="007450A0"/>
    <w:rPr>
      <w:b/>
      <w:bCs/>
    </w:rPr>
  </w:style>
  <w:style w:type="character" w:customStyle="1" w:styleId="CommentSubjectChar">
    <w:name w:val="Comment Subject Char"/>
    <w:basedOn w:val="CommentTextChar"/>
    <w:link w:val="CommentSubject"/>
    <w:uiPriority w:val="99"/>
    <w:semiHidden/>
    <w:rsid w:val="007450A0"/>
    <w:rPr>
      <w:b/>
      <w:bCs/>
      <w:sz w:val="20"/>
      <w:szCs w:val="20"/>
    </w:rPr>
  </w:style>
  <w:style w:type="character" w:styleId="Mention">
    <w:name w:val="Mention"/>
    <w:basedOn w:val="DefaultParagraphFont"/>
    <w:uiPriority w:val="99"/>
    <w:unhideWhenUsed/>
    <w:rsid w:val="007450A0"/>
    <w:rPr>
      <w:color w:val="2B579A"/>
      <w:shd w:val="clear" w:color="auto" w:fill="E1DFDD"/>
    </w:rPr>
  </w:style>
  <w:style w:type="paragraph" w:styleId="TOC3">
    <w:name w:val="toc 3"/>
    <w:basedOn w:val="Normal"/>
    <w:next w:val="Normal"/>
    <w:autoRedefine/>
    <w:uiPriority w:val="39"/>
    <w:unhideWhenUsed/>
    <w:rsid w:val="00C63E75"/>
    <w:pPr>
      <w:tabs>
        <w:tab w:val="left" w:pos="1320"/>
        <w:tab w:val="right" w:leader="dot" w:pos="9350"/>
      </w:tabs>
      <w:spacing w:after="100"/>
      <w:ind w:left="440"/>
    </w:pPr>
    <w:rPr>
      <w:kern w:val="0"/>
      <w14:ligatures w14:val="none"/>
    </w:rPr>
  </w:style>
  <w:style w:type="paragraph" w:styleId="Revision">
    <w:name w:val="Revision"/>
    <w:hidden/>
    <w:uiPriority w:val="99"/>
    <w:semiHidden/>
    <w:rsid w:val="000C5E8F"/>
    <w:pPr>
      <w:spacing w:after="0" w:line="240" w:lineRule="auto"/>
    </w:pPr>
  </w:style>
  <w:style w:type="character" w:styleId="FollowedHyperlink">
    <w:name w:val="FollowedHyperlink"/>
    <w:basedOn w:val="DefaultParagraphFont"/>
    <w:uiPriority w:val="99"/>
    <w:semiHidden/>
    <w:unhideWhenUsed/>
    <w:rsid w:val="00623955"/>
    <w:rPr>
      <w:color w:val="96607D" w:themeColor="followedHyperlink"/>
      <w:u w:val="single"/>
    </w:rPr>
  </w:style>
  <w:style w:type="character" w:customStyle="1" w:styleId="ui-provider">
    <w:name w:val="ui-provider"/>
    <w:basedOn w:val="DefaultParagraphFont"/>
    <w:rsid w:val="005A1C90"/>
  </w:style>
  <w:style w:type="character" w:styleId="PlaceholderText">
    <w:name w:val="Placeholder Text"/>
    <w:basedOn w:val="DefaultParagraphFont"/>
    <w:uiPriority w:val="99"/>
    <w:semiHidden/>
    <w:rsid w:val="00D70404"/>
    <w:rPr>
      <w:color w:val="666666"/>
    </w:rPr>
  </w:style>
  <w:style w:type="paragraph" w:styleId="NoSpacing">
    <w:name w:val="No Spacing"/>
    <w:uiPriority w:val="1"/>
    <w:qFormat/>
    <w:rsid w:val="00831A6E"/>
    <w:pPr>
      <w:spacing w:after="0" w:line="240" w:lineRule="auto"/>
    </w:pPr>
    <w:rPr>
      <w:rFonts w:ascii="Myriad Pro" w:hAnsi="Myriad Pr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678424">
      <w:bodyDiv w:val="1"/>
      <w:marLeft w:val="0"/>
      <w:marRight w:val="0"/>
      <w:marTop w:val="0"/>
      <w:marBottom w:val="0"/>
      <w:divBdr>
        <w:top w:val="none" w:sz="0" w:space="0" w:color="auto"/>
        <w:left w:val="none" w:sz="0" w:space="0" w:color="auto"/>
        <w:bottom w:val="none" w:sz="0" w:space="0" w:color="auto"/>
        <w:right w:val="none" w:sz="0" w:space="0" w:color="auto"/>
      </w:divBdr>
    </w:div>
    <w:div w:id="1042562421">
      <w:bodyDiv w:val="1"/>
      <w:marLeft w:val="0"/>
      <w:marRight w:val="0"/>
      <w:marTop w:val="0"/>
      <w:marBottom w:val="0"/>
      <w:divBdr>
        <w:top w:val="none" w:sz="0" w:space="0" w:color="auto"/>
        <w:left w:val="none" w:sz="0" w:space="0" w:color="auto"/>
        <w:bottom w:val="none" w:sz="0" w:space="0" w:color="auto"/>
        <w:right w:val="none" w:sz="0" w:space="0" w:color="auto"/>
      </w:divBdr>
    </w:div>
    <w:div w:id="1419903222">
      <w:bodyDiv w:val="1"/>
      <w:marLeft w:val="0"/>
      <w:marRight w:val="0"/>
      <w:marTop w:val="0"/>
      <w:marBottom w:val="0"/>
      <w:divBdr>
        <w:top w:val="none" w:sz="0" w:space="0" w:color="auto"/>
        <w:left w:val="none" w:sz="0" w:space="0" w:color="auto"/>
        <w:bottom w:val="none" w:sz="0" w:space="0" w:color="auto"/>
        <w:right w:val="none" w:sz="0" w:space="0" w:color="auto"/>
      </w:divBdr>
    </w:div>
    <w:div w:id="176248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microsoft.com/office/2016/09/relationships/commentsIds" Target="commentsIds.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microsoft.com/office/2011/relationships/commentsExtended" Target="commentsExtended.xml"/><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comments" Target="comments.xm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8/08/relationships/commentsExtensible" Target="commentsExtensible.xml"/><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A2D3105BBD8E45B24A227BBC754F0F" ma:contentTypeVersion="15" ma:contentTypeDescription="Create a new document." ma:contentTypeScope="" ma:versionID="a9e6ee81978e1220c74fa4564f69b780">
  <xsd:schema xmlns:xsd="http://www.w3.org/2001/XMLSchema" xmlns:xs="http://www.w3.org/2001/XMLSchema" xmlns:p="http://schemas.microsoft.com/office/2006/metadata/properties" xmlns:ns2="3f3e79d2-f5e7-4c36-a218-4176ab7da680" xmlns:ns3="13b05826-9aea-4385-8161-d6c29381f0dd" targetNamespace="http://schemas.microsoft.com/office/2006/metadata/properties" ma:root="true" ma:fieldsID="0a67c009c7f73927f7cc1e6fbcf710ed" ns2:_="" ns3:_="">
    <xsd:import namespace="3f3e79d2-f5e7-4c36-a218-4176ab7da680"/>
    <xsd:import namespace="13b05826-9aea-4385-8161-d6c29381f0d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e79d2-f5e7-4c36-a218-4176ab7da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ed13284-67ce-48d8-bb3e-f23d08c235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b05826-9aea-4385-8161-d6c29381f0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9368e02-e7bd-4945-9658-949dd5ef23d6}" ma:internalName="TaxCatchAll" ma:showField="CatchAllData" ma:web="13b05826-9aea-4385-8161-d6c29381f0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3f3e79d2-f5e7-4c36-a218-4176ab7da680" xsi:nil="true"/>
    <TaxCatchAll xmlns="13b05826-9aea-4385-8161-d6c29381f0dd" xsi:nil="true"/>
    <lcf76f155ced4ddcb4097134ff3c332f xmlns="3f3e79d2-f5e7-4c36-a218-4176ab7da68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43F7A-84C4-44D9-AF5B-6CC241955AAA}"/>
</file>

<file path=customXml/itemProps2.xml><?xml version="1.0" encoding="utf-8"?>
<ds:datastoreItem xmlns:ds="http://schemas.openxmlformats.org/officeDocument/2006/customXml" ds:itemID="{E4FD5646-7B2F-4029-B671-2EF54A02610C}">
  <ds:schemaRefs>
    <ds:schemaRef ds:uri="http://schemas.microsoft.com/office/2006/metadata/properties"/>
    <ds:schemaRef ds:uri="http://schemas.microsoft.com/office/infopath/2007/PartnerControls"/>
    <ds:schemaRef ds:uri="89fb2359-cfc9-40ba-a902-6e206ae803c8"/>
  </ds:schemaRefs>
</ds:datastoreItem>
</file>

<file path=customXml/itemProps3.xml><?xml version="1.0" encoding="utf-8"?>
<ds:datastoreItem xmlns:ds="http://schemas.openxmlformats.org/officeDocument/2006/customXml" ds:itemID="{51E408A7-6C9B-4721-81DC-8475880F580A}">
  <ds:schemaRefs>
    <ds:schemaRef ds:uri="http://schemas.microsoft.com/sharepoint/v3/contenttype/forms"/>
  </ds:schemaRefs>
</ds:datastoreItem>
</file>

<file path=customXml/itemProps4.xml><?xml version="1.0" encoding="utf-8"?>
<ds:datastoreItem xmlns:ds="http://schemas.openxmlformats.org/officeDocument/2006/customXml" ds:itemID="{C43CB28A-6408-4B29-A414-C73414190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101</Pages>
  <Words>14417</Words>
  <Characters>82178</Characters>
  <Application>Microsoft Office Word</Application>
  <DocSecurity>0</DocSecurity>
  <Lines>684</Lines>
  <Paragraphs>192</Paragraphs>
  <ScaleCrop>false</ScaleCrop>
  <Company/>
  <LinksUpToDate>false</LinksUpToDate>
  <CharactersWithSpaces>96403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Thanh Trung</dc:creator>
  <cp:keywords/>
  <dc:description/>
  <cp:lastModifiedBy>Do Thanh Trung</cp:lastModifiedBy>
  <cp:revision>3064</cp:revision>
  <dcterms:created xsi:type="dcterms:W3CDTF">2024-04-25T18:54:00Z</dcterms:created>
  <dcterms:modified xsi:type="dcterms:W3CDTF">2025-10-16T07:11:00Z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0x0101003CA2D3105BBD8E45B24A227BBC754F0F</vt:lpwstr>
  </property>
  <property fmtid="{D5CDD505-2E9C-101B-9397-08002B2CF9AE}" pid="3" name="Order">
    <vt:r8>2600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